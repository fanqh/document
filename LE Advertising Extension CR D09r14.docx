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7" w:rightFromText="187" w:vertAnchor="page" w:horzAnchor="margin" w:tblpXSpec="center" w:tblpYSpec="center"/>
        <w:tblW w:w="10998" w:type="dxa"/>
        <w:jc w:val="center"/>
        <w:tblLayout w:type="fixed"/>
        <w:tblLook w:val="04A0" w:firstRow="1" w:lastRow="0" w:firstColumn="1" w:lastColumn="0" w:noHBand="0" w:noVBand="1"/>
      </w:tblPr>
      <w:tblGrid>
        <w:gridCol w:w="10998"/>
      </w:tblGrid>
      <w:tr w:rsidR="0063167D" w:rsidRPr="004853D4" w14:paraId="7D08B96A" w14:textId="77777777" w:rsidTr="00B217C1">
        <w:trPr>
          <w:jc w:val="center"/>
        </w:trPr>
        <w:tc>
          <w:tcPr>
            <w:tcW w:w="10998" w:type="dxa"/>
          </w:tcPr>
          <w:sdt>
            <w:sdtPr>
              <w:alias w:val="Title"/>
              <w:tag w:val=""/>
              <w:id w:val="1921987211"/>
              <w:placeholder>
                <w:docPart w:val="C91F0516F4E54F8990809E518496B374"/>
              </w:placeholder>
              <w:dataBinding w:prefixMappings="xmlns:ns0='http://purl.org/dc/elements/1.1/' xmlns:ns1='http://schemas.openxmlformats.org/package/2006/metadata/core-properties' " w:xpath="/ns1:coreProperties[1]/ns0:title[1]" w:storeItemID="{6C3C8BC8-F283-45AE-878A-BAB7291924A1}"/>
              <w:text/>
            </w:sdtPr>
            <w:sdtContent>
              <w:p w14:paraId="567C63AD" w14:textId="6EB15920" w:rsidR="0063167D" w:rsidRPr="004853D4" w:rsidRDefault="00A4250B" w:rsidP="001F0512">
                <w:pPr>
                  <w:pStyle w:val="Title"/>
                  <w:ind w:left="0"/>
                </w:pPr>
                <w:r>
                  <w:t>LE Advertising Extensions</w:t>
                </w:r>
              </w:p>
            </w:sdtContent>
          </w:sdt>
        </w:tc>
      </w:tr>
      <w:tr w:rsidR="0063167D" w:rsidRPr="004853D4" w14:paraId="3B3F713E" w14:textId="77777777" w:rsidTr="00B217C1">
        <w:trPr>
          <w:jc w:val="center"/>
        </w:trPr>
        <w:tc>
          <w:tcPr>
            <w:tcW w:w="10998" w:type="dxa"/>
          </w:tcPr>
          <w:p w14:paraId="52BE01FB" w14:textId="77777777" w:rsidR="0063167D" w:rsidRDefault="00024F7D" w:rsidP="00B217C1">
            <w:pPr>
              <w:pStyle w:val="Subtitle"/>
            </w:pPr>
            <w:sdt>
              <w:sdtPr>
                <w:rPr>
                  <w:i/>
                </w:rPr>
                <w:id w:val="-1898035045"/>
                <w:lock w:val="sdtContentLocked"/>
                <w:placeholder>
                  <w:docPart w:val="381DF0614AE94448ACCCC4F22F703DF4"/>
                </w:placeholder>
              </w:sdtPr>
              <w:sdtEndPr>
                <w:rPr>
                  <w:vertAlign w:val="superscript"/>
                </w:rPr>
              </w:sdtEndPr>
              <w:sdtContent>
                <w:r w:rsidR="000B3A87" w:rsidRPr="000B3A87">
                  <w:rPr>
                    <w:i/>
                  </w:rPr>
                  <w:t>Bluetooth</w:t>
                </w:r>
                <w:r w:rsidR="000B3A87" w:rsidRPr="000B3A87">
                  <w:rPr>
                    <w:i/>
                    <w:vertAlign w:val="superscript"/>
                  </w:rPr>
                  <w:t>®</w:t>
                </w:r>
              </w:sdtContent>
            </w:sdt>
            <w:r w:rsidR="000B3A87">
              <w:t xml:space="preserve"> </w:t>
            </w:r>
            <w:r w:rsidR="00F42BF9" w:rsidRPr="004853D4">
              <w:t>Specification Change Request</w:t>
            </w:r>
          </w:p>
          <w:p w14:paraId="5E5ED85E" w14:textId="77777777" w:rsidR="00926322" w:rsidRDefault="00926322" w:rsidP="00926322"/>
          <w:p w14:paraId="779F7459" w14:textId="77777777" w:rsidR="00B76198" w:rsidRPr="00926322" w:rsidRDefault="00B76198" w:rsidP="00926322"/>
        </w:tc>
      </w:tr>
      <w:tr w:rsidR="00B217C1" w:rsidRPr="004853D4" w14:paraId="67417CDE" w14:textId="77777777" w:rsidTr="00B217C1">
        <w:trPr>
          <w:jc w:val="center"/>
        </w:trPr>
        <w:tc>
          <w:tcPr>
            <w:tcW w:w="10998" w:type="dxa"/>
          </w:tcPr>
          <w:p w14:paraId="0BE83B8E" w14:textId="06B2759B" w:rsidR="00B217C1" w:rsidRPr="004853D4" w:rsidRDefault="00B217C1" w:rsidP="0084778B">
            <w:pPr>
              <w:pStyle w:val="CellBody"/>
              <w:numPr>
                <w:ilvl w:val="0"/>
                <w:numId w:val="10"/>
              </w:numPr>
              <w:spacing w:before="120" w:after="120"/>
            </w:pPr>
            <w:r w:rsidRPr="004853D4">
              <w:rPr>
                <w:rStyle w:val="Strong"/>
              </w:rPr>
              <w:t>Date</w:t>
            </w:r>
            <w:r w:rsidRPr="004853D4">
              <w:rPr>
                <w:color w:val="3C3C3C" w:themeColor="background2" w:themeShade="40"/>
              </w:rPr>
              <w:t xml:space="preserve"> </w:t>
            </w:r>
            <w:r w:rsidRPr="004853D4">
              <w:rPr>
                <w:rStyle w:val="Emphasis"/>
              </w:rPr>
              <w:t xml:space="preserve"> </w:t>
            </w:r>
            <w:sdt>
              <w:sdtPr>
                <w:rPr>
                  <w:rStyle w:val="Emphasis"/>
                </w:rPr>
                <w:alias w:val="Publish Date"/>
                <w:tag w:val=""/>
                <w:id w:val="1654027145"/>
                <w:lock w:val="sdtLocked"/>
                <w:placeholder>
                  <w:docPart w:val="B7A85C0424D64864A60FE144B3632371"/>
                </w:placeholder>
                <w:dataBinding w:prefixMappings="xmlns:ns0='http://schemas.microsoft.com/office/2006/coverPageProps' " w:xpath="/ns0:CoverPageProperties[1]/ns0:PublishDate[1]" w:storeItemID="{55AF091B-3C7A-41E3-B477-F2FDAA23CFDA}"/>
                <w:date w:fullDate="2016-04-19T00:00:00Z">
                  <w:dateFormat w:val="yyyy-MMM-dd"/>
                  <w:lid w:val="en-US"/>
                  <w:storeMappedDataAs w:val="dateTime"/>
                  <w:calendar w:val="gregorian"/>
                </w:date>
              </w:sdtPr>
              <w:sdtContent>
                <w:r w:rsidR="003736D3">
                  <w:rPr>
                    <w:rStyle w:val="Emphasis"/>
                  </w:rPr>
                  <w:t>2016-Apr-19</w:t>
                </w:r>
              </w:sdtContent>
            </w:sdt>
          </w:p>
        </w:tc>
      </w:tr>
      <w:tr w:rsidR="00B217C1" w:rsidRPr="004853D4" w14:paraId="447875FE" w14:textId="77777777" w:rsidTr="00B217C1">
        <w:trPr>
          <w:jc w:val="center"/>
        </w:trPr>
        <w:tc>
          <w:tcPr>
            <w:tcW w:w="10998" w:type="dxa"/>
          </w:tcPr>
          <w:p w14:paraId="56603906" w14:textId="77FD3242" w:rsidR="00B217C1" w:rsidRPr="004853D4" w:rsidRDefault="00B217C1" w:rsidP="002C08AE">
            <w:pPr>
              <w:pStyle w:val="CellBody"/>
              <w:numPr>
                <w:ilvl w:val="0"/>
                <w:numId w:val="10"/>
              </w:numPr>
              <w:spacing w:before="120" w:after="120"/>
            </w:pPr>
            <w:r w:rsidRPr="004853D4">
              <w:rPr>
                <w:rStyle w:val="Strong"/>
              </w:rPr>
              <w:t>Revision</w:t>
            </w:r>
            <w:r w:rsidRPr="004853D4">
              <w:rPr>
                <w:color w:val="3C3C3C" w:themeColor="background2" w:themeShade="40"/>
              </w:rPr>
              <w:t xml:space="preserve">  </w:t>
            </w:r>
            <w:sdt>
              <w:sdtPr>
                <w:rPr>
                  <w:rStyle w:val="Emphasis"/>
                </w:rPr>
                <w:alias w:val="Status"/>
                <w:tag w:val=""/>
                <w:id w:val="1443413583"/>
                <w:lock w:val="sdtLocked"/>
                <w:placeholder>
                  <w:docPart w:val="2F9779477D434D4096FE7AE0CDCCDF2D"/>
                </w:placeholder>
                <w:dataBinding w:prefixMappings="xmlns:ns0='http://purl.org/dc/elements/1.1/' xmlns:ns1='http://schemas.openxmlformats.org/package/2006/metadata/core-properties' " w:xpath="/ns1:coreProperties[1]/ns1:contentStatus[1]" w:storeItemID="{6C3C8BC8-F283-45AE-878A-BAB7291924A1}"/>
                <w:text/>
              </w:sdtPr>
              <w:sdtContent>
                <w:r w:rsidR="003736D3">
                  <w:rPr>
                    <w:rStyle w:val="Emphasis"/>
                  </w:rPr>
                  <w:t>D09r14</w:t>
                </w:r>
              </w:sdtContent>
            </w:sdt>
          </w:p>
        </w:tc>
      </w:tr>
      <w:tr w:rsidR="00B217C1" w:rsidRPr="004853D4" w14:paraId="081B7F62" w14:textId="77777777" w:rsidTr="00B217C1">
        <w:trPr>
          <w:jc w:val="center"/>
        </w:trPr>
        <w:tc>
          <w:tcPr>
            <w:tcW w:w="10998" w:type="dxa"/>
          </w:tcPr>
          <w:p w14:paraId="5C5370CE" w14:textId="77777777" w:rsidR="00B217C1" w:rsidRPr="004853D4" w:rsidRDefault="00B217C1" w:rsidP="00E40CCE">
            <w:pPr>
              <w:pStyle w:val="CellBody"/>
              <w:numPr>
                <w:ilvl w:val="0"/>
                <w:numId w:val="10"/>
              </w:numPr>
              <w:spacing w:before="120" w:after="120"/>
            </w:pPr>
            <w:r w:rsidRPr="004853D4">
              <w:rPr>
                <w:rStyle w:val="Strong"/>
              </w:rPr>
              <w:t>Group Prepared By</w:t>
            </w:r>
            <w:r w:rsidRPr="004853D4">
              <w:rPr>
                <w:rStyle w:val="Emphasis"/>
              </w:rPr>
              <w:t xml:space="preserve">  </w:t>
            </w:r>
            <w:r w:rsidR="00E40CCE">
              <w:rPr>
                <w:rStyle w:val="Emphasis"/>
              </w:rPr>
              <w:t>Core Specification Working Group</w:t>
            </w:r>
            <w:r w:rsidRPr="004853D4">
              <w:t xml:space="preserve"> </w:t>
            </w:r>
          </w:p>
        </w:tc>
      </w:tr>
      <w:tr w:rsidR="00A47CEE" w:rsidRPr="004853D4" w14:paraId="6F0BCA93" w14:textId="77777777" w:rsidTr="00B217C1">
        <w:trPr>
          <w:jc w:val="center"/>
        </w:trPr>
        <w:tc>
          <w:tcPr>
            <w:tcW w:w="10998" w:type="dxa"/>
          </w:tcPr>
          <w:p w14:paraId="21F27F56" w14:textId="77777777" w:rsidR="00A47CEE" w:rsidRPr="004853D4" w:rsidRDefault="00A47CEE" w:rsidP="005B5EAC">
            <w:pPr>
              <w:pStyle w:val="CellBody"/>
              <w:numPr>
                <w:ilvl w:val="0"/>
                <w:numId w:val="11"/>
              </w:numPr>
              <w:spacing w:before="120" w:after="120"/>
            </w:pPr>
            <w:r w:rsidRPr="004853D4">
              <w:rPr>
                <w:rStyle w:val="Strong"/>
              </w:rPr>
              <w:t>Feedback Email</w:t>
            </w:r>
            <w:r w:rsidRPr="004853D4">
              <w:rPr>
                <w:color w:val="3C3C3C" w:themeColor="background2" w:themeShade="40"/>
              </w:rPr>
              <w:t xml:space="preserve">  </w:t>
            </w:r>
            <w:r w:rsidR="005B5EAC">
              <w:rPr>
                <w:rStyle w:val="Emphasis"/>
              </w:rPr>
              <w:t>core</w:t>
            </w:r>
            <w:r w:rsidRPr="004853D4">
              <w:rPr>
                <w:rStyle w:val="Emphasis"/>
              </w:rPr>
              <w:t>-</w:t>
            </w:r>
            <w:r w:rsidR="0061176C" w:rsidRPr="004853D4">
              <w:rPr>
                <w:rStyle w:val="Emphasis"/>
              </w:rPr>
              <w:t>main</w:t>
            </w:r>
            <w:r w:rsidRPr="004853D4">
              <w:rPr>
                <w:rStyle w:val="Emphasis"/>
              </w:rPr>
              <w:t>@bluetooth.org</w:t>
            </w:r>
          </w:p>
        </w:tc>
      </w:tr>
      <w:tr w:rsidR="00F42BF9" w:rsidRPr="004853D4" w14:paraId="425147D1" w14:textId="77777777" w:rsidTr="00B217C1">
        <w:trPr>
          <w:jc w:val="center"/>
        </w:trPr>
        <w:tc>
          <w:tcPr>
            <w:tcW w:w="10998" w:type="dxa"/>
          </w:tcPr>
          <w:p w14:paraId="32675C6B" w14:textId="77777777" w:rsidR="00F42BF9" w:rsidRPr="004853D4" w:rsidRDefault="00F42BF9" w:rsidP="00075175">
            <w:pPr>
              <w:pStyle w:val="CellBody"/>
              <w:spacing w:before="120" w:after="120"/>
            </w:pPr>
          </w:p>
        </w:tc>
      </w:tr>
      <w:tr w:rsidR="000D5499" w:rsidRPr="004853D4" w14:paraId="1543A9D6" w14:textId="77777777" w:rsidTr="00B217C1">
        <w:trPr>
          <w:jc w:val="center"/>
        </w:trPr>
        <w:tc>
          <w:tcPr>
            <w:tcW w:w="10998" w:type="dxa"/>
          </w:tcPr>
          <w:p w14:paraId="433CF9B0" w14:textId="77777777" w:rsidR="000D5499" w:rsidRPr="004853D4" w:rsidRDefault="000D5499" w:rsidP="000D5499">
            <w:pPr>
              <w:pStyle w:val="CellBody"/>
              <w:spacing w:before="120" w:after="120"/>
              <w:ind w:left="360"/>
              <w:rPr>
                <w:rStyle w:val="Strong"/>
              </w:rPr>
            </w:pPr>
          </w:p>
        </w:tc>
      </w:tr>
      <w:tr w:rsidR="000D5499" w:rsidRPr="004853D4" w14:paraId="5B536556" w14:textId="77777777" w:rsidTr="00B217C1">
        <w:trPr>
          <w:jc w:val="center"/>
        </w:trPr>
        <w:tc>
          <w:tcPr>
            <w:tcW w:w="10998" w:type="dxa"/>
          </w:tcPr>
          <w:p w14:paraId="5FD72280" w14:textId="77777777" w:rsidR="000D5499" w:rsidRPr="004853D4" w:rsidRDefault="000D5499" w:rsidP="00926322">
            <w:pPr>
              <w:pStyle w:val="CellBody"/>
              <w:ind w:left="720"/>
            </w:pPr>
            <w:r w:rsidRPr="004853D4">
              <w:rPr>
                <w:rStyle w:val="Strong"/>
              </w:rPr>
              <w:t>Abstract</w:t>
            </w:r>
            <w:r w:rsidRPr="004853D4">
              <w:t xml:space="preserve">: </w:t>
            </w:r>
            <w:r w:rsidR="00CB4965" w:rsidRPr="004853D4">
              <w:br/>
            </w:r>
            <w:r w:rsidR="00E40CCE" w:rsidRPr="003C766F">
              <w:t xml:space="preserve"> This </w:t>
            </w:r>
            <w:r w:rsidR="00926322">
              <w:t>is the Change Request (CR) containing the removed, modified and added text for the Advertising Extension feature.</w:t>
            </w:r>
          </w:p>
        </w:tc>
      </w:tr>
    </w:tbl>
    <w:tbl>
      <w:tblPr>
        <w:tblStyle w:val="TableGrid"/>
        <w:tblpPr w:leftFromText="187" w:rightFromText="187" w:vertAnchor="page" w:horzAnchor="margin" w:tblpXSpec="center" w:tblpYSpec="center"/>
        <w:tblOverlap w:val="never"/>
        <w:tblW w:w="1099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998"/>
      </w:tblGrid>
      <w:tr w:rsidR="000D5499" w:rsidRPr="004853D4" w14:paraId="66D089CF" w14:textId="77777777" w:rsidTr="000D5499">
        <w:trPr>
          <w:jc w:val="center"/>
        </w:trPr>
        <w:tc>
          <w:tcPr>
            <w:tcW w:w="10998" w:type="dxa"/>
            <w:tcMar>
              <w:left w:w="864" w:type="dxa"/>
              <w:right w:w="864" w:type="dxa"/>
            </w:tcMar>
          </w:tcPr>
          <w:p w14:paraId="2963701B" w14:textId="77777777" w:rsidR="000D5499" w:rsidRPr="004853D4" w:rsidRDefault="000D5499" w:rsidP="000D5499">
            <w:pPr>
              <w:pStyle w:val="CellBody"/>
              <w:ind w:left="-756"/>
              <w:rPr>
                <w:rStyle w:val="Strong"/>
              </w:rPr>
            </w:pPr>
          </w:p>
        </w:tc>
      </w:tr>
    </w:tbl>
    <w:p w14:paraId="6943A768" w14:textId="77777777" w:rsidR="004E282C" w:rsidRPr="00673535" w:rsidRDefault="004E282C" w:rsidP="00750DEF">
      <w:pPr>
        <w:sectPr w:rsidR="004E282C" w:rsidRPr="00673535" w:rsidSect="002375B4">
          <w:headerReference w:type="even" r:id="rId9"/>
          <w:headerReference w:type="default" r:id="rId10"/>
          <w:footerReference w:type="default" r:id="rId11"/>
          <w:headerReference w:type="first" r:id="rId12"/>
          <w:pgSz w:w="12240" w:h="15840" w:code="1"/>
          <w:pgMar w:top="720" w:right="1440" w:bottom="720" w:left="1440" w:header="720" w:footer="720" w:gutter="0"/>
          <w:cols w:space="720"/>
          <w:docGrid w:linePitch="360"/>
        </w:sectPr>
      </w:pPr>
    </w:p>
    <w:p w14:paraId="637A3F7C" w14:textId="77777777" w:rsidR="00F42BF9" w:rsidRPr="004853D4" w:rsidRDefault="00F42BF9" w:rsidP="00F42BF9">
      <w:pPr>
        <w:pStyle w:val="TableTitle"/>
      </w:pPr>
      <w:r w:rsidRPr="004853D4">
        <w:lastRenderedPageBreak/>
        <w:t xml:space="preserve">Reference to </w:t>
      </w:r>
      <w:r w:rsidRPr="004853D4">
        <w:rPr>
          <w:i w:val="0"/>
        </w:rPr>
        <w:t>Bluetooth</w:t>
      </w:r>
      <w:r w:rsidRPr="004853D4">
        <w:t xml:space="preserve"> Specification</w:t>
      </w:r>
    </w:p>
    <w:tbl>
      <w:tblPr>
        <w:tblStyle w:val="Bluetoothheadingformatting"/>
        <w:tblW w:w="0" w:type="auto"/>
        <w:tblLook w:val="0420" w:firstRow="1" w:lastRow="0" w:firstColumn="0" w:lastColumn="0" w:noHBand="0" w:noVBand="1"/>
      </w:tblPr>
      <w:tblGrid>
        <w:gridCol w:w="1942"/>
        <w:gridCol w:w="1047"/>
        <w:gridCol w:w="6217"/>
      </w:tblGrid>
      <w:tr w:rsidR="00113CBC" w:rsidRPr="004853D4" w14:paraId="4037ED0D" w14:textId="77777777" w:rsidTr="00B03027">
        <w:trPr>
          <w:cnfStyle w:val="100000000000" w:firstRow="1" w:lastRow="0" w:firstColumn="0" w:lastColumn="0" w:oddVBand="0" w:evenVBand="0" w:oddHBand="0" w:evenHBand="0" w:firstRowFirstColumn="0" w:firstRowLastColumn="0" w:lastRowFirstColumn="0" w:lastRowLastColumn="0"/>
        </w:trPr>
        <w:tc>
          <w:tcPr>
            <w:tcW w:w="1942" w:type="dxa"/>
          </w:tcPr>
          <w:p w14:paraId="63E257CE" w14:textId="77777777" w:rsidR="00F42BF9" w:rsidRPr="004853D4" w:rsidRDefault="00F42BF9" w:rsidP="0061176C">
            <w:pPr>
              <w:spacing w:before="96"/>
            </w:pPr>
            <w:r w:rsidRPr="004853D4">
              <w:t>Volume Number</w:t>
            </w:r>
          </w:p>
        </w:tc>
        <w:tc>
          <w:tcPr>
            <w:tcW w:w="1047" w:type="dxa"/>
          </w:tcPr>
          <w:p w14:paraId="7D4F58EB" w14:textId="77777777" w:rsidR="00F42BF9" w:rsidRPr="004853D4" w:rsidRDefault="00F42BF9" w:rsidP="0061176C">
            <w:pPr>
              <w:spacing w:before="96"/>
            </w:pPr>
            <w:r w:rsidRPr="004853D4">
              <w:t>Part</w:t>
            </w:r>
          </w:p>
        </w:tc>
        <w:tc>
          <w:tcPr>
            <w:tcW w:w="6217" w:type="dxa"/>
          </w:tcPr>
          <w:p w14:paraId="68131C77" w14:textId="77777777" w:rsidR="00F42BF9" w:rsidRPr="004853D4" w:rsidRDefault="00F42BF9" w:rsidP="0061176C">
            <w:pPr>
              <w:spacing w:before="96"/>
            </w:pPr>
            <w:r w:rsidRPr="004853D4">
              <w:t>Page / Section / Paragraph / Table / Figure / Equation</w:t>
            </w:r>
          </w:p>
        </w:tc>
      </w:tr>
      <w:tr w:rsidR="00F42BF9" w:rsidRPr="004853D4" w14:paraId="24D1D16E" w14:textId="77777777" w:rsidTr="00B03027">
        <w:tc>
          <w:tcPr>
            <w:tcW w:w="1942" w:type="dxa"/>
          </w:tcPr>
          <w:p w14:paraId="3C8DF42C" w14:textId="77777777" w:rsidR="00F42BF9" w:rsidRPr="004853D4" w:rsidRDefault="005B5EAC" w:rsidP="0061176C">
            <w:pPr>
              <w:spacing w:before="96"/>
            </w:pPr>
            <w:r>
              <w:t>1</w:t>
            </w:r>
          </w:p>
        </w:tc>
        <w:tc>
          <w:tcPr>
            <w:tcW w:w="1047" w:type="dxa"/>
          </w:tcPr>
          <w:p w14:paraId="2CDD1DC4" w14:textId="77777777" w:rsidR="00F42BF9" w:rsidRPr="004853D4" w:rsidRDefault="005B5EAC" w:rsidP="0061176C">
            <w:pPr>
              <w:spacing w:before="96"/>
            </w:pPr>
            <w:r>
              <w:t>A</w:t>
            </w:r>
          </w:p>
        </w:tc>
        <w:tc>
          <w:tcPr>
            <w:tcW w:w="6217" w:type="dxa"/>
          </w:tcPr>
          <w:p w14:paraId="39CBC39E" w14:textId="77777777" w:rsidR="00F42BF9" w:rsidRDefault="005B5EAC" w:rsidP="0061176C">
            <w:pPr>
              <w:spacing w:before="96"/>
            </w:pPr>
            <w:r>
              <w:t>3.3.2.2</w:t>
            </w:r>
          </w:p>
          <w:p w14:paraId="591C4EF3" w14:textId="77777777" w:rsidR="005B5EAC" w:rsidRDefault="005B5EAC" w:rsidP="0061176C">
            <w:pPr>
              <w:spacing w:before="96"/>
            </w:pPr>
            <w:r>
              <w:t>4.2.2.2</w:t>
            </w:r>
          </w:p>
          <w:p w14:paraId="2E0DB637" w14:textId="77777777" w:rsidR="005B5EAC" w:rsidRDefault="005B5EAC" w:rsidP="0061176C">
            <w:pPr>
              <w:spacing w:before="96"/>
            </w:pPr>
            <w:r>
              <w:t>4.2.2.3</w:t>
            </w:r>
          </w:p>
          <w:p w14:paraId="5F143212" w14:textId="77777777" w:rsidR="005B5EAC" w:rsidRPr="004853D4" w:rsidRDefault="005B5EAC" w:rsidP="0061176C">
            <w:pPr>
              <w:spacing w:before="96"/>
            </w:pPr>
            <w:r>
              <w:t>4.2.2.4</w:t>
            </w:r>
          </w:p>
        </w:tc>
      </w:tr>
      <w:tr w:rsidR="000A35F9" w:rsidRPr="004853D4" w14:paraId="7D5AEF18" w14:textId="77777777" w:rsidTr="00B03027">
        <w:tc>
          <w:tcPr>
            <w:tcW w:w="1942" w:type="dxa"/>
          </w:tcPr>
          <w:p w14:paraId="205C2A3A" w14:textId="77777777" w:rsidR="000A35F9" w:rsidRDefault="000A35F9" w:rsidP="0061176C">
            <w:pPr>
              <w:spacing w:before="96"/>
            </w:pPr>
            <w:r>
              <w:t>1</w:t>
            </w:r>
          </w:p>
        </w:tc>
        <w:tc>
          <w:tcPr>
            <w:tcW w:w="1047" w:type="dxa"/>
          </w:tcPr>
          <w:p w14:paraId="0ACCAE91" w14:textId="77777777" w:rsidR="000A35F9" w:rsidRDefault="000A35F9" w:rsidP="0061176C">
            <w:pPr>
              <w:spacing w:before="96"/>
            </w:pPr>
            <w:r>
              <w:t>E</w:t>
            </w:r>
          </w:p>
        </w:tc>
        <w:tc>
          <w:tcPr>
            <w:tcW w:w="6217" w:type="dxa"/>
          </w:tcPr>
          <w:p w14:paraId="6951ACB1" w14:textId="77777777" w:rsidR="000A35F9" w:rsidRDefault="000A35F9" w:rsidP="0061176C">
            <w:pPr>
              <w:spacing w:before="96"/>
            </w:pPr>
            <w:r>
              <w:t>New Section</w:t>
            </w:r>
          </w:p>
        </w:tc>
      </w:tr>
      <w:tr w:rsidR="000A35F9" w:rsidRPr="004853D4" w14:paraId="77CFC655" w14:textId="77777777" w:rsidTr="00B03027">
        <w:tc>
          <w:tcPr>
            <w:tcW w:w="1942" w:type="dxa"/>
          </w:tcPr>
          <w:p w14:paraId="24936208" w14:textId="77777777" w:rsidR="000A35F9" w:rsidRDefault="000A35F9" w:rsidP="0061176C">
            <w:pPr>
              <w:spacing w:before="96"/>
            </w:pPr>
            <w:r>
              <w:t>2</w:t>
            </w:r>
          </w:p>
        </w:tc>
        <w:tc>
          <w:tcPr>
            <w:tcW w:w="1047" w:type="dxa"/>
          </w:tcPr>
          <w:p w14:paraId="45249F8D" w14:textId="77777777" w:rsidR="000A35F9" w:rsidRDefault="000A35F9" w:rsidP="0061176C">
            <w:pPr>
              <w:spacing w:before="96"/>
            </w:pPr>
            <w:r>
              <w:t>D</w:t>
            </w:r>
          </w:p>
        </w:tc>
        <w:tc>
          <w:tcPr>
            <w:tcW w:w="6217" w:type="dxa"/>
          </w:tcPr>
          <w:p w14:paraId="2909CB7A" w14:textId="77777777" w:rsidR="000A35F9" w:rsidRDefault="000A35F9" w:rsidP="0061176C">
            <w:pPr>
              <w:spacing w:before="96"/>
            </w:pPr>
            <w:r>
              <w:t>2.3</w:t>
            </w:r>
          </w:p>
        </w:tc>
      </w:tr>
      <w:tr w:rsidR="005B5EAC" w:rsidRPr="004853D4" w14:paraId="61585204" w14:textId="77777777" w:rsidTr="00B03027">
        <w:tc>
          <w:tcPr>
            <w:tcW w:w="1942" w:type="dxa"/>
          </w:tcPr>
          <w:p w14:paraId="78F8A1DD" w14:textId="77777777" w:rsidR="005B5EAC" w:rsidRDefault="005B5EAC" w:rsidP="0061176C">
            <w:pPr>
              <w:spacing w:before="96"/>
            </w:pPr>
            <w:r>
              <w:t>2</w:t>
            </w:r>
          </w:p>
        </w:tc>
        <w:tc>
          <w:tcPr>
            <w:tcW w:w="1047" w:type="dxa"/>
          </w:tcPr>
          <w:p w14:paraId="75668634" w14:textId="77777777" w:rsidR="005B5EAC" w:rsidRDefault="005B5EAC" w:rsidP="0061176C">
            <w:pPr>
              <w:spacing w:before="96"/>
            </w:pPr>
            <w:r>
              <w:t>E</w:t>
            </w:r>
          </w:p>
        </w:tc>
        <w:tc>
          <w:tcPr>
            <w:tcW w:w="6217" w:type="dxa"/>
          </w:tcPr>
          <w:p w14:paraId="793780E2" w14:textId="77777777" w:rsidR="005B5EAC" w:rsidRDefault="005B5EAC" w:rsidP="0061176C">
            <w:pPr>
              <w:spacing w:before="96"/>
            </w:pPr>
            <w:r>
              <w:t>Various</w:t>
            </w:r>
          </w:p>
        </w:tc>
      </w:tr>
      <w:tr w:rsidR="005B5EAC" w:rsidRPr="004853D4" w14:paraId="2C6D0611" w14:textId="77777777" w:rsidTr="00B03027">
        <w:tc>
          <w:tcPr>
            <w:tcW w:w="1942" w:type="dxa"/>
          </w:tcPr>
          <w:p w14:paraId="144F3D4C" w14:textId="77777777" w:rsidR="005B5EAC" w:rsidRDefault="005B5EAC" w:rsidP="0061176C">
            <w:pPr>
              <w:spacing w:before="96"/>
            </w:pPr>
            <w:r>
              <w:t>3</w:t>
            </w:r>
          </w:p>
        </w:tc>
        <w:tc>
          <w:tcPr>
            <w:tcW w:w="1047" w:type="dxa"/>
          </w:tcPr>
          <w:p w14:paraId="3EEF37EB" w14:textId="77777777" w:rsidR="005B5EAC" w:rsidRDefault="005B5EAC" w:rsidP="0061176C">
            <w:pPr>
              <w:spacing w:before="96"/>
            </w:pPr>
            <w:r>
              <w:t>C</w:t>
            </w:r>
          </w:p>
        </w:tc>
        <w:tc>
          <w:tcPr>
            <w:tcW w:w="6217" w:type="dxa"/>
          </w:tcPr>
          <w:p w14:paraId="7A410BC2" w14:textId="77777777" w:rsidR="005B5EAC" w:rsidRDefault="005B5EAC" w:rsidP="0061176C">
            <w:pPr>
              <w:spacing w:before="96"/>
            </w:pPr>
            <w:r>
              <w:t>Various</w:t>
            </w:r>
          </w:p>
        </w:tc>
      </w:tr>
      <w:tr w:rsidR="005B5EAC" w:rsidRPr="004853D4" w14:paraId="20E0194D" w14:textId="77777777" w:rsidTr="00B03027">
        <w:tc>
          <w:tcPr>
            <w:tcW w:w="1942" w:type="dxa"/>
          </w:tcPr>
          <w:p w14:paraId="6D8E85ED" w14:textId="77777777" w:rsidR="005B5EAC" w:rsidRDefault="00D0491C" w:rsidP="0061176C">
            <w:pPr>
              <w:spacing w:before="96"/>
            </w:pPr>
            <w:r>
              <w:t>6</w:t>
            </w:r>
          </w:p>
        </w:tc>
        <w:tc>
          <w:tcPr>
            <w:tcW w:w="1047" w:type="dxa"/>
          </w:tcPr>
          <w:p w14:paraId="0FB4C771" w14:textId="77777777" w:rsidR="005B5EAC" w:rsidRDefault="00D0491C" w:rsidP="0061176C">
            <w:pPr>
              <w:spacing w:before="96"/>
            </w:pPr>
            <w:r>
              <w:t>B</w:t>
            </w:r>
          </w:p>
        </w:tc>
        <w:tc>
          <w:tcPr>
            <w:tcW w:w="6217" w:type="dxa"/>
          </w:tcPr>
          <w:p w14:paraId="2553F4B9" w14:textId="77777777" w:rsidR="005B5EAC" w:rsidRDefault="00D0491C" w:rsidP="0061176C">
            <w:pPr>
              <w:spacing w:before="96"/>
            </w:pPr>
            <w:r>
              <w:t>Various</w:t>
            </w:r>
          </w:p>
        </w:tc>
      </w:tr>
      <w:tr w:rsidR="008E62FC" w:rsidRPr="004853D4" w14:paraId="6D991613" w14:textId="77777777" w:rsidTr="00B03027">
        <w:tc>
          <w:tcPr>
            <w:tcW w:w="1942" w:type="dxa"/>
          </w:tcPr>
          <w:p w14:paraId="50376C5F" w14:textId="77777777" w:rsidR="008E62FC" w:rsidRDefault="008E62FC" w:rsidP="0061176C">
            <w:pPr>
              <w:spacing w:before="96"/>
            </w:pPr>
            <w:r>
              <w:t>6</w:t>
            </w:r>
          </w:p>
        </w:tc>
        <w:tc>
          <w:tcPr>
            <w:tcW w:w="1047" w:type="dxa"/>
          </w:tcPr>
          <w:p w14:paraId="79456AB3" w14:textId="77777777" w:rsidR="008E62FC" w:rsidRDefault="008E62FC" w:rsidP="0061176C">
            <w:pPr>
              <w:spacing w:before="96"/>
            </w:pPr>
            <w:r>
              <w:t>D</w:t>
            </w:r>
          </w:p>
        </w:tc>
        <w:tc>
          <w:tcPr>
            <w:tcW w:w="6217" w:type="dxa"/>
          </w:tcPr>
          <w:p w14:paraId="771B4E55" w14:textId="77777777" w:rsidR="008E62FC" w:rsidRDefault="008E62FC" w:rsidP="0061176C">
            <w:pPr>
              <w:spacing w:before="96"/>
            </w:pPr>
            <w:r>
              <w:t>Various</w:t>
            </w:r>
          </w:p>
        </w:tc>
      </w:tr>
      <w:tr w:rsidR="000A35F9" w:rsidRPr="004853D4" w14:paraId="10CEB6B3" w14:textId="77777777" w:rsidTr="00B03027">
        <w:tc>
          <w:tcPr>
            <w:tcW w:w="1942" w:type="dxa"/>
          </w:tcPr>
          <w:p w14:paraId="24F0D934" w14:textId="77777777" w:rsidR="000A35F9" w:rsidRDefault="000A35F9" w:rsidP="0061176C">
            <w:pPr>
              <w:spacing w:before="96"/>
            </w:pPr>
            <w:r>
              <w:t>CSS</w:t>
            </w:r>
          </w:p>
        </w:tc>
        <w:tc>
          <w:tcPr>
            <w:tcW w:w="1047" w:type="dxa"/>
          </w:tcPr>
          <w:p w14:paraId="46C974EF" w14:textId="77777777" w:rsidR="000A35F9" w:rsidRDefault="000A35F9" w:rsidP="0061176C">
            <w:pPr>
              <w:spacing w:before="96"/>
            </w:pPr>
            <w:r>
              <w:t>A</w:t>
            </w:r>
          </w:p>
        </w:tc>
        <w:tc>
          <w:tcPr>
            <w:tcW w:w="6217" w:type="dxa"/>
          </w:tcPr>
          <w:p w14:paraId="3997D4E2" w14:textId="77777777" w:rsidR="000A35F9" w:rsidRDefault="000A35F9" w:rsidP="0061176C">
            <w:pPr>
              <w:spacing w:before="96"/>
            </w:pPr>
            <w:r>
              <w:t>1</w:t>
            </w:r>
          </w:p>
        </w:tc>
      </w:tr>
      <w:tr w:rsidR="000A35F9" w:rsidRPr="004853D4" w14:paraId="455ED1C6" w14:textId="77777777" w:rsidTr="00B03027">
        <w:tc>
          <w:tcPr>
            <w:tcW w:w="1942" w:type="dxa"/>
          </w:tcPr>
          <w:p w14:paraId="6543A746" w14:textId="77777777" w:rsidR="000A35F9" w:rsidRDefault="000A35F9" w:rsidP="0061176C">
            <w:pPr>
              <w:spacing w:before="96"/>
            </w:pPr>
            <w:r>
              <w:t>CSS</w:t>
            </w:r>
          </w:p>
        </w:tc>
        <w:tc>
          <w:tcPr>
            <w:tcW w:w="1047" w:type="dxa"/>
          </w:tcPr>
          <w:p w14:paraId="6F7515BF" w14:textId="77777777" w:rsidR="000A35F9" w:rsidRDefault="000A35F9" w:rsidP="0061176C">
            <w:pPr>
              <w:spacing w:before="96"/>
            </w:pPr>
            <w:r>
              <w:t>New Part</w:t>
            </w:r>
          </w:p>
        </w:tc>
        <w:tc>
          <w:tcPr>
            <w:tcW w:w="6217" w:type="dxa"/>
          </w:tcPr>
          <w:p w14:paraId="79D0411C" w14:textId="77777777" w:rsidR="000A35F9" w:rsidRDefault="000A35F9" w:rsidP="0061176C">
            <w:pPr>
              <w:spacing w:before="96"/>
            </w:pPr>
            <w:r>
              <w:t>New Section</w:t>
            </w:r>
          </w:p>
        </w:tc>
      </w:tr>
    </w:tbl>
    <w:p w14:paraId="61A2637B" w14:textId="77777777" w:rsidR="00F42BF9" w:rsidRPr="004853D4" w:rsidRDefault="00F42BF9" w:rsidP="00F42BF9"/>
    <w:tbl>
      <w:tblPr>
        <w:tblStyle w:val="Bluetoothheadingformatting"/>
        <w:tblW w:w="0" w:type="auto"/>
        <w:tblLook w:val="0420" w:firstRow="1" w:lastRow="0" w:firstColumn="0" w:lastColumn="0" w:noHBand="0" w:noVBand="1"/>
      </w:tblPr>
      <w:tblGrid>
        <w:gridCol w:w="2934"/>
        <w:gridCol w:w="3224"/>
        <w:gridCol w:w="3048"/>
      </w:tblGrid>
      <w:tr w:rsidR="00F42BF9" w:rsidRPr="004853D4" w14:paraId="1D15A542" w14:textId="77777777" w:rsidTr="0061176C">
        <w:trPr>
          <w:cnfStyle w:val="100000000000" w:firstRow="1" w:lastRow="0" w:firstColumn="0" w:lastColumn="0" w:oddVBand="0" w:evenVBand="0" w:oddHBand="0" w:evenHBand="0" w:firstRowFirstColumn="0" w:firstRowLastColumn="0" w:lastRowFirstColumn="0" w:lastRowLastColumn="0"/>
        </w:trPr>
        <w:tc>
          <w:tcPr>
            <w:tcW w:w="3078" w:type="dxa"/>
          </w:tcPr>
          <w:p w14:paraId="2DCF5B9F" w14:textId="77777777" w:rsidR="00F42BF9" w:rsidRPr="004853D4" w:rsidRDefault="00F42BF9" w:rsidP="0061176C">
            <w:pPr>
              <w:spacing w:before="96"/>
            </w:pPr>
            <w:r w:rsidRPr="004853D4">
              <w:t>Owner of Part</w:t>
            </w:r>
          </w:p>
        </w:tc>
        <w:tc>
          <w:tcPr>
            <w:tcW w:w="3306" w:type="dxa"/>
          </w:tcPr>
          <w:p w14:paraId="06FAB8DC" w14:textId="77777777" w:rsidR="00F42BF9" w:rsidRPr="004853D4" w:rsidRDefault="00F42BF9" w:rsidP="0061176C">
            <w:pPr>
              <w:spacing w:before="96"/>
            </w:pPr>
            <w:r w:rsidRPr="004853D4">
              <w:t>Email Address</w:t>
            </w:r>
          </w:p>
        </w:tc>
        <w:tc>
          <w:tcPr>
            <w:tcW w:w="3192" w:type="dxa"/>
          </w:tcPr>
          <w:p w14:paraId="5B927815" w14:textId="77777777" w:rsidR="00F42BF9" w:rsidRPr="004853D4" w:rsidRDefault="00F42BF9" w:rsidP="0061176C">
            <w:pPr>
              <w:spacing w:before="96"/>
            </w:pPr>
            <w:r w:rsidRPr="004853D4">
              <w:t>Related Errata</w:t>
            </w:r>
          </w:p>
        </w:tc>
      </w:tr>
      <w:tr w:rsidR="00F42BF9" w:rsidRPr="004853D4" w14:paraId="3D810B90" w14:textId="77777777" w:rsidTr="0061176C">
        <w:tc>
          <w:tcPr>
            <w:tcW w:w="3078" w:type="dxa"/>
          </w:tcPr>
          <w:p w14:paraId="62719078" w14:textId="77777777" w:rsidR="00F42BF9" w:rsidRPr="004853D4" w:rsidRDefault="005B5EAC" w:rsidP="0061176C">
            <w:pPr>
              <w:spacing w:before="96"/>
            </w:pPr>
            <w:r>
              <w:t>CSWG</w:t>
            </w:r>
          </w:p>
        </w:tc>
        <w:tc>
          <w:tcPr>
            <w:tcW w:w="3306" w:type="dxa"/>
          </w:tcPr>
          <w:p w14:paraId="39C02DFA" w14:textId="77777777" w:rsidR="00F42BF9" w:rsidRPr="004853D4" w:rsidRDefault="005B5EAC" w:rsidP="0061176C">
            <w:pPr>
              <w:spacing w:before="96"/>
            </w:pPr>
            <w:r>
              <w:t>core-main@bluetooth.org</w:t>
            </w:r>
          </w:p>
        </w:tc>
        <w:tc>
          <w:tcPr>
            <w:tcW w:w="3192" w:type="dxa"/>
          </w:tcPr>
          <w:p w14:paraId="1CB09641" w14:textId="77777777" w:rsidR="00F42BF9" w:rsidRPr="004853D4" w:rsidRDefault="005B5EAC" w:rsidP="0061176C">
            <w:pPr>
              <w:spacing w:before="96"/>
            </w:pPr>
            <w:r>
              <w:t>NA</w:t>
            </w:r>
          </w:p>
        </w:tc>
      </w:tr>
    </w:tbl>
    <w:p w14:paraId="1AA565E3" w14:textId="77777777" w:rsidR="00F42BF9" w:rsidRPr="004853D4" w:rsidRDefault="00F42BF9" w:rsidP="00F42BF9"/>
    <w:p w14:paraId="56426F62" w14:textId="77777777" w:rsidR="00F42BF9" w:rsidRPr="004853D4" w:rsidRDefault="00F42BF9" w:rsidP="00F42BF9">
      <w:pPr>
        <w:pStyle w:val="TableTitle"/>
      </w:pPr>
      <w:r w:rsidRPr="004853D4">
        <w:t>Revision History</w:t>
      </w:r>
    </w:p>
    <w:tbl>
      <w:tblPr>
        <w:tblStyle w:val="Bluetoothheadingformatting"/>
        <w:tblW w:w="0" w:type="auto"/>
        <w:tblLook w:val="0420" w:firstRow="1" w:lastRow="0" w:firstColumn="0" w:lastColumn="0" w:noHBand="0" w:noVBand="1"/>
      </w:tblPr>
      <w:tblGrid>
        <w:gridCol w:w="1952"/>
        <w:gridCol w:w="1738"/>
        <w:gridCol w:w="5516"/>
      </w:tblGrid>
      <w:tr w:rsidR="00D727CA" w:rsidRPr="004853D4" w14:paraId="2D6D4C30" w14:textId="77777777" w:rsidTr="00FC57D8">
        <w:trPr>
          <w:cnfStyle w:val="100000000000" w:firstRow="1" w:lastRow="0" w:firstColumn="0" w:lastColumn="0" w:oddVBand="0" w:evenVBand="0" w:oddHBand="0" w:evenHBand="0" w:firstRowFirstColumn="0" w:firstRowLastColumn="0" w:lastRowFirstColumn="0" w:lastRowLastColumn="0"/>
        </w:trPr>
        <w:tc>
          <w:tcPr>
            <w:tcW w:w="1952" w:type="dxa"/>
          </w:tcPr>
          <w:p w14:paraId="4DB7EC1A" w14:textId="77777777" w:rsidR="00D727CA" w:rsidRPr="004853D4" w:rsidRDefault="009B046C" w:rsidP="009B046C">
            <w:pPr>
              <w:spacing w:before="96"/>
            </w:pPr>
            <w:r>
              <w:t>R</w:t>
            </w:r>
            <w:r w:rsidR="00D727CA" w:rsidRPr="004853D4">
              <w:t>evision History</w:t>
            </w:r>
          </w:p>
        </w:tc>
        <w:tc>
          <w:tcPr>
            <w:tcW w:w="1738" w:type="dxa"/>
          </w:tcPr>
          <w:p w14:paraId="23E971B2" w14:textId="77777777" w:rsidR="00D727CA" w:rsidRPr="004853D4" w:rsidRDefault="00D727CA" w:rsidP="0061176C">
            <w:pPr>
              <w:spacing w:before="96"/>
            </w:pPr>
            <w:r w:rsidRPr="004853D4">
              <w:t>Date</w:t>
            </w:r>
          </w:p>
        </w:tc>
        <w:tc>
          <w:tcPr>
            <w:tcW w:w="5516" w:type="dxa"/>
          </w:tcPr>
          <w:p w14:paraId="4DBB81BF" w14:textId="77777777" w:rsidR="00D727CA" w:rsidRPr="004853D4" w:rsidRDefault="00D727CA" w:rsidP="0061176C">
            <w:pPr>
              <w:spacing w:before="96"/>
            </w:pPr>
            <w:r w:rsidRPr="004853D4">
              <w:t>Comments</w:t>
            </w:r>
          </w:p>
        </w:tc>
      </w:tr>
      <w:tr w:rsidR="00FC57D8" w:rsidRPr="004853D4" w14:paraId="10584EC2" w14:textId="77777777" w:rsidTr="00FC57D8">
        <w:tc>
          <w:tcPr>
            <w:tcW w:w="1952" w:type="dxa"/>
          </w:tcPr>
          <w:p w14:paraId="55109212" w14:textId="77777777" w:rsidR="00FC57D8" w:rsidRPr="004853D4" w:rsidRDefault="00FC57D8" w:rsidP="00FC57D8">
            <w:pPr>
              <w:spacing w:before="96"/>
            </w:pPr>
            <w:r>
              <w:t>D09R01</w:t>
            </w:r>
          </w:p>
        </w:tc>
        <w:tc>
          <w:tcPr>
            <w:tcW w:w="1738" w:type="dxa"/>
          </w:tcPr>
          <w:p w14:paraId="77C0A510" w14:textId="77777777" w:rsidR="00FC57D8" w:rsidRPr="004853D4" w:rsidRDefault="00FC57D8" w:rsidP="00FC57D8">
            <w:pPr>
              <w:spacing w:before="96"/>
            </w:pPr>
            <w:r>
              <w:t>2015-10-16</w:t>
            </w:r>
          </w:p>
        </w:tc>
        <w:tc>
          <w:tcPr>
            <w:tcW w:w="5516" w:type="dxa"/>
          </w:tcPr>
          <w:p w14:paraId="34893F90" w14:textId="77777777" w:rsidR="00FC57D8" w:rsidRPr="004853D4" w:rsidRDefault="00FC57D8" w:rsidP="00FC57D8">
            <w:pPr>
              <w:spacing w:before="96"/>
            </w:pPr>
            <w:r>
              <w:t>Initial Draft</w:t>
            </w:r>
          </w:p>
        </w:tc>
      </w:tr>
      <w:tr w:rsidR="00783733" w:rsidRPr="004853D4" w14:paraId="0D5A54BC" w14:textId="77777777" w:rsidTr="00FC57D8">
        <w:tc>
          <w:tcPr>
            <w:tcW w:w="1952" w:type="dxa"/>
          </w:tcPr>
          <w:p w14:paraId="26D21AFB" w14:textId="77777777" w:rsidR="00783733" w:rsidRDefault="00783733" w:rsidP="0061176C">
            <w:pPr>
              <w:spacing w:before="96"/>
            </w:pPr>
            <w:r>
              <w:t>D09R02</w:t>
            </w:r>
          </w:p>
        </w:tc>
        <w:tc>
          <w:tcPr>
            <w:tcW w:w="1738" w:type="dxa"/>
          </w:tcPr>
          <w:p w14:paraId="6561D2FE" w14:textId="77777777" w:rsidR="00783733" w:rsidRDefault="00783733" w:rsidP="00226DB3">
            <w:pPr>
              <w:spacing w:before="96"/>
            </w:pPr>
            <w:r>
              <w:t>2015-11-10</w:t>
            </w:r>
          </w:p>
        </w:tc>
        <w:tc>
          <w:tcPr>
            <w:tcW w:w="5516" w:type="dxa"/>
          </w:tcPr>
          <w:p w14:paraId="74E842DF" w14:textId="77777777" w:rsidR="00783733" w:rsidRDefault="00783733" w:rsidP="005858AA">
            <w:pPr>
              <w:spacing w:before="96"/>
            </w:pPr>
            <w:r>
              <w:t>BARB comment resolutions to the FIPD (partial), GAP updates, other reviewer comment resolutions.</w:t>
            </w:r>
          </w:p>
        </w:tc>
      </w:tr>
      <w:tr w:rsidR="000E624C" w:rsidRPr="004853D4" w14:paraId="214D4CA0" w14:textId="77777777" w:rsidTr="00FC57D8">
        <w:tc>
          <w:tcPr>
            <w:tcW w:w="1952" w:type="dxa"/>
          </w:tcPr>
          <w:p w14:paraId="5D715D2D" w14:textId="77777777" w:rsidR="000E624C" w:rsidRDefault="000E624C" w:rsidP="0061176C">
            <w:pPr>
              <w:spacing w:before="96"/>
            </w:pPr>
            <w:r>
              <w:t>D09r03</w:t>
            </w:r>
          </w:p>
        </w:tc>
        <w:tc>
          <w:tcPr>
            <w:tcW w:w="1738" w:type="dxa"/>
          </w:tcPr>
          <w:p w14:paraId="61107FFB" w14:textId="77777777" w:rsidR="000E624C" w:rsidRDefault="000E624C" w:rsidP="00226DB3">
            <w:pPr>
              <w:spacing w:before="96"/>
            </w:pPr>
            <w:r>
              <w:t>2015-11-23</w:t>
            </w:r>
          </w:p>
        </w:tc>
        <w:tc>
          <w:tcPr>
            <w:tcW w:w="5516" w:type="dxa"/>
          </w:tcPr>
          <w:p w14:paraId="510AAAF5" w14:textId="77777777" w:rsidR="000E624C" w:rsidRDefault="000E624C" w:rsidP="005858AA">
            <w:pPr>
              <w:spacing w:before="96"/>
            </w:pPr>
            <w:r>
              <w:t>BARB comment resolutions to the FIPD (complete), updates from F2F meeting, RSSI filtering additions</w:t>
            </w:r>
          </w:p>
        </w:tc>
      </w:tr>
      <w:tr w:rsidR="000422DB" w:rsidRPr="004853D4" w14:paraId="4DA4056A" w14:textId="77777777" w:rsidTr="00FC57D8">
        <w:tc>
          <w:tcPr>
            <w:tcW w:w="1952" w:type="dxa"/>
          </w:tcPr>
          <w:p w14:paraId="2D8164E0" w14:textId="77777777" w:rsidR="000422DB" w:rsidRDefault="000422DB" w:rsidP="0061176C">
            <w:pPr>
              <w:spacing w:before="96"/>
            </w:pPr>
            <w:r>
              <w:t>D09r04</w:t>
            </w:r>
          </w:p>
        </w:tc>
        <w:tc>
          <w:tcPr>
            <w:tcW w:w="1738" w:type="dxa"/>
          </w:tcPr>
          <w:p w14:paraId="5807BB8B" w14:textId="77777777" w:rsidR="000422DB" w:rsidRDefault="000422DB" w:rsidP="00226DB3">
            <w:pPr>
              <w:spacing w:before="96"/>
            </w:pPr>
            <w:r>
              <w:t>2015-11-24</w:t>
            </w:r>
          </w:p>
        </w:tc>
        <w:tc>
          <w:tcPr>
            <w:tcW w:w="5516" w:type="dxa"/>
          </w:tcPr>
          <w:p w14:paraId="3BB298FD" w14:textId="77777777" w:rsidR="000422DB" w:rsidRDefault="000422DB" w:rsidP="005858AA">
            <w:pPr>
              <w:spacing w:before="96"/>
            </w:pPr>
            <w:r>
              <w:t>Cleanup based on comments received by the CSWG</w:t>
            </w:r>
          </w:p>
        </w:tc>
      </w:tr>
      <w:tr w:rsidR="00E02FEF" w:rsidRPr="004853D4" w14:paraId="2C8B9D0D" w14:textId="77777777" w:rsidTr="00FC57D8">
        <w:tc>
          <w:tcPr>
            <w:tcW w:w="1952" w:type="dxa"/>
          </w:tcPr>
          <w:p w14:paraId="287095BE" w14:textId="77777777" w:rsidR="00E02FEF" w:rsidRDefault="00E02FEF" w:rsidP="0061176C">
            <w:pPr>
              <w:spacing w:before="96"/>
            </w:pPr>
            <w:r>
              <w:t>D09r05</w:t>
            </w:r>
          </w:p>
        </w:tc>
        <w:tc>
          <w:tcPr>
            <w:tcW w:w="1738" w:type="dxa"/>
          </w:tcPr>
          <w:p w14:paraId="022D5286" w14:textId="77777777" w:rsidR="00E02FEF" w:rsidRDefault="00CA66A7" w:rsidP="00226DB3">
            <w:pPr>
              <w:spacing w:before="96"/>
            </w:pPr>
            <w:r>
              <w:t>2015-12-22</w:t>
            </w:r>
          </w:p>
        </w:tc>
        <w:tc>
          <w:tcPr>
            <w:tcW w:w="5516" w:type="dxa"/>
          </w:tcPr>
          <w:p w14:paraId="1FC39082" w14:textId="77777777" w:rsidR="00E02FEF" w:rsidRDefault="00E02FEF" w:rsidP="001F0512">
            <w:pPr>
              <w:spacing w:before="96"/>
            </w:pPr>
            <w:r>
              <w:t>Resolved comments from CSWG reviews</w:t>
            </w:r>
          </w:p>
        </w:tc>
      </w:tr>
      <w:tr w:rsidR="00FC57D8" w:rsidRPr="004853D4" w14:paraId="68CFDF16" w14:textId="77777777" w:rsidTr="00FC57D8">
        <w:tc>
          <w:tcPr>
            <w:tcW w:w="1952" w:type="dxa"/>
          </w:tcPr>
          <w:p w14:paraId="0314D3B1" w14:textId="77777777" w:rsidR="00FC57D8" w:rsidRDefault="00FC57D8" w:rsidP="0061176C">
            <w:pPr>
              <w:spacing w:before="96"/>
            </w:pPr>
            <w:r>
              <w:t>D09r06</w:t>
            </w:r>
          </w:p>
        </w:tc>
        <w:tc>
          <w:tcPr>
            <w:tcW w:w="1738" w:type="dxa"/>
          </w:tcPr>
          <w:p w14:paraId="5109EA37" w14:textId="77777777" w:rsidR="00FC57D8" w:rsidRDefault="00FC57D8" w:rsidP="00226DB3">
            <w:pPr>
              <w:spacing w:before="96"/>
            </w:pPr>
            <w:r>
              <w:t>201</w:t>
            </w:r>
            <w:r w:rsidR="001A4DC5">
              <w:t>6</w:t>
            </w:r>
            <w:r>
              <w:t>-01-19</w:t>
            </w:r>
          </w:p>
        </w:tc>
        <w:tc>
          <w:tcPr>
            <w:tcW w:w="5516" w:type="dxa"/>
          </w:tcPr>
          <w:p w14:paraId="046B33AD" w14:textId="77777777" w:rsidR="00FC57D8" w:rsidRPr="00BD3B4B" w:rsidRDefault="00FC57D8" w:rsidP="00B36F6A">
            <w:pPr>
              <w:pStyle w:val="ListParagraph"/>
              <w:numPr>
                <w:ilvl w:val="0"/>
                <w:numId w:val="26"/>
              </w:numPr>
              <w:spacing w:before="96"/>
            </w:pPr>
            <w:r w:rsidRPr="00BD3B4B">
              <w:rPr>
                <w:szCs w:val="24"/>
              </w:rPr>
              <w:t>Resolved additional comments from CSWG</w:t>
            </w:r>
          </w:p>
          <w:p w14:paraId="1FAA2959" w14:textId="77777777" w:rsidR="00BD3B4B" w:rsidRPr="00BD3B4B" w:rsidRDefault="00FC57D8" w:rsidP="00B36F6A">
            <w:pPr>
              <w:pStyle w:val="ListParagraph"/>
              <w:numPr>
                <w:ilvl w:val="0"/>
                <w:numId w:val="26"/>
              </w:numPr>
              <w:spacing w:before="96"/>
            </w:pPr>
            <w:r w:rsidRPr="00BD3B4B">
              <w:rPr>
                <w:szCs w:val="24"/>
              </w:rPr>
              <w:t>Incorporated RSSI contribution</w:t>
            </w:r>
          </w:p>
          <w:p w14:paraId="5E010955" w14:textId="77777777" w:rsidR="00FC57D8" w:rsidRPr="00BD3B4B" w:rsidRDefault="00FC57D8" w:rsidP="00B36F6A">
            <w:pPr>
              <w:pStyle w:val="ListParagraph"/>
              <w:numPr>
                <w:ilvl w:val="0"/>
                <w:numId w:val="26"/>
              </w:numPr>
              <w:spacing w:before="96"/>
            </w:pPr>
            <w:r w:rsidRPr="00BD3B4B">
              <w:rPr>
                <w:szCs w:val="24"/>
              </w:rPr>
              <w:t>Resolved Periodic HCI command</w:t>
            </w:r>
            <w:r w:rsidR="00BD3B4B">
              <w:rPr>
                <w:szCs w:val="24"/>
              </w:rPr>
              <w:t>s issues</w:t>
            </w:r>
          </w:p>
        </w:tc>
      </w:tr>
      <w:tr w:rsidR="001A4DC5" w:rsidRPr="004853D4" w14:paraId="20D8B13F" w14:textId="77777777" w:rsidTr="00FC57D8">
        <w:tc>
          <w:tcPr>
            <w:tcW w:w="1952" w:type="dxa"/>
          </w:tcPr>
          <w:p w14:paraId="09AE4DB3" w14:textId="77777777" w:rsidR="001A4DC5" w:rsidRDefault="001A4DC5" w:rsidP="0061176C">
            <w:pPr>
              <w:spacing w:before="96"/>
            </w:pPr>
            <w:r>
              <w:lastRenderedPageBreak/>
              <w:t>D09r07</w:t>
            </w:r>
          </w:p>
        </w:tc>
        <w:tc>
          <w:tcPr>
            <w:tcW w:w="1738" w:type="dxa"/>
          </w:tcPr>
          <w:p w14:paraId="7EE7856B" w14:textId="77777777" w:rsidR="001A4DC5" w:rsidRDefault="001A4DC5" w:rsidP="00226DB3">
            <w:pPr>
              <w:spacing w:before="96"/>
            </w:pPr>
            <w:r>
              <w:t>2016-02-10</w:t>
            </w:r>
          </w:p>
        </w:tc>
        <w:tc>
          <w:tcPr>
            <w:tcW w:w="5516" w:type="dxa"/>
          </w:tcPr>
          <w:p w14:paraId="12F65F52" w14:textId="77777777" w:rsidR="001A4DC5" w:rsidRDefault="001A4DC5" w:rsidP="00B36F6A">
            <w:pPr>
              <w:pStyle w:val="ListParagraph"/>
              <w:numPr>
                <w:ilvl w:val="0"/>
                <w:numId w:val="26"/>
              </w:numPr>
              <w:spacing w:before="96"/>
              <w:rPr>
                <w:szCs w:val="24"/>
              </w:rPr>
            </w:pPr>
            <w:r>
              <w:rPr>
                <w:szCs w:val="24"/>
              </w:rPr>
              <w:t>Reso</w:t>
            </w:r>
            <w:r w:rsidR="00676DCE">
              <w:rPr>
                <w:szCs w:val="24"/>
              </w:rPr>
              <w:t>l</w:t>
            </w:r>
            <w:r>
              <w:rPr>
                <w:szCs w:val="24"/>
              </w:rPr>
              <w:t xml:space="preserve">ved </w:t>
            </w:r>
            <w:r w:rsidR="00676DCE">
              <w:rPr>
                <w:szCs w:val="24"/>
              </w:rPr>
              <w:t xml:space="preserve">many </w:t>
            </w:r>
            <w:r>
              <w:rPr>
                <w:szCs w:val="24"/>
              </w:rPr>
              <w:t>CSWG comments</w:t>
            </w:r>
            <w:r w:rsidR="00676DCE">
              <w:rPr>
                <w:szCs w:val="24"/>
              </w:rPr>
              <w:t xml:space="preserve"> at F2F</w:t>
            </w:r>
          </w:p>
          <w:p w14:paraId="10B39399" w14:textId="77777777" w:rsidR="001A4DC5" w:rsidRDefault="00981EAC" w:rsidP="00B36F6A">
            <w:pPr>
              <w:pStyle w:val="ListParagraph"/>
              <w:numPr>
                <w:ilvl w:val="0"/>
                <w:numId w:val="26"/>
              </w:numPr>
              <w:spacing w:before="96"/>
              <w:rPr>
                <w:szCs w:val="24"/>
              </w:rPr>
            </w:pPr>
            <w:r>
              <w:rPr>
                <w:szCs w:val="24"/>
              </w:rPr>
              <w:t>Removed RSSI filtering text – this feature split into a separate CR</w:t>
            </w:r>
          </w:p>
          <w:p w14:paraId="54322102" w14:textId="77777777" w:rsidR="00981EAC" w:rsidRDefault="00676DCE" w:rsidP="00B36F6A">
            <w:pPr>
              <w:pStyle w:val="ListParagraph"/>
              <w:numPr>
                <w:ilvl w:val="0"/>
                <w:numId w:val="26"/>
              </w:numPr>
              <w:spacing w:before="96"/>
              <w:rPr>
                <w:szCs w:val="24"/>
              </w:rPr>
            </w:pPr>
            <w:r>
              <w:rPr>
                <w:szCs w:val="24"/>
              </w:rPr>
              <w:t>Removed Periodic_Advertising_ID</w:t>
            </w:r>
          </w:p>
          <w:p w14:paraId="22292E0F" w14:textId="77777777" w:rsidR="00676DCE" w:rsidRPr="00770EFE" w:rsidRDefault="00676DCE" w:rsidP="00B36F6A">
            <w:pPr>
              <w:pStyle w:val="ListParagraph"/>
              <w:numPr>
                <w:ilvl w:val="0"/>
                <w:numId w:val="26"/>
              </w:numPr>
              <w:spacing w:before="96"/>
              <w:rPr>
                <w:szCs w:val="24"/>
              </w:rPr>
            </w:pPr>
            <w:r>
              <w:rPr>
                <w:szCs w:val="24"/>
              </w:rPr>
              <w:t>Added text for chaining advertising data</w:t>
            </w:r>
          </w:p>
        </w:tc>
      </w:tr>
      <w:tr w:rsidR="00DB6D5B" w:rsidRPr="004853D4" w14:paraId="6FA206D2" w14:textId="77777777" w:rsidTr="00FC57D8">
        <w:tc>
          <w:tcPr>
            <w:tcW w:w="1952" w:type="dxa"/>
          </w:tcPr>
          <w:p w14:paraId="34146F6A" w14:textId="77777777" w:rsidR="00DB6D5B" w:rsidRDefault="00DB6D5B" w:rsidP="0061176C">
            <w:pPr>
              <w:spacing w:before="96"/>
            </w:pPr>
            <w:r>
              <w:t>D09r08</w:t>
            </w:r>
          </w:p>
        </w:tc>
        <w:tc>
          <w:tcPr>
            <w:tcW w:w="1738" w:type="dxa"/>
          </w:tcPr>
          <w:p w14:paraId="0F0311D3" w14:textId="77777777" w:rsidR="00DB6D5B" w:rsidRDefault="00DB6D5B" w:rsidP="00226DB3">
            <w:pPr>
              <w:spacing w:before="96"/>
            </w:pPr>
            <w:r>
              <w:t>2016-02-18</w:t>
            </w:r>
          </w:p>
        </w:tc>
        <w:tc>
          <w:tcPr>
            <w:tcW w:w="5516" w:type="dxa"/>
          </w:tcPr>
          <w:p w14:paraId="03CF76BD" w14:textId="77777777" w:rsidR="00DB6D5B" w:rsidRDefault="001C5991" w:rsidP="005C45EA">
            <w:pPr>
              <w:spacing w:before="96" w:after="0"/>
            </w:pPr>
            <w:r>
              <w:t>Resolved CSWG comments</w:t>
            </w:r>
          </w:p>
          <w:p w14:paraId="490AF525" w14:textId="77777777" w:rsidR="003836D3" w:rsidRDefault="003836D3" w:rsidP="00B36F6A">
            <w:pPr>
              <w:pStyle w:val="ListParagraph"/>
              <w:numPr>
                <w:ilvl w:val="0"/>
                <w:numId w:val="27"/>
              </w:numPr>
              <w:spacing w:before="96"/>
              <w:rPr>
                <w:szCs w:val="24"/>
              </w:rPr>
            </w:pPr>
            <w:r>
              <w:rPr>
                <w:szCs w:val="24"/>
              </w:rPr>
              <w:t>Renamed Periodic Advertising HCI events and command</w:t>
            </w:r>
          </w:p>
          <w:p w14:paraId="446B6708" w14:textId="77777777" w:rsidR="003836D3" w:rsidRDefault="003836D3" w:rsidP="00B36F6A">
            <w:pPr>
              <w:pStyle w:val="ListParagraph"/>
              <w:numPr>
                <w:ilvl w:val="0"/>
                <w:numId w:val="27"/>
              </w:numPr>
              <w:spacing w:before="96"/>
              <w:rPr>
                <w:szCs w:val="24"/>
              </w:rPr>
            </w:pPr>
            <w:r>
              <w:rPr>
                <w:szCs w:val="24"/>
              </w:rPr>
              <w:t>Added AUX_CHAIN_IND PDU</w:t>
            </w:r>
          </w:p>
          <w:p w14:paraId="675C6888" w14:textId="77777777" w:rsidR="003836D3" w:rsidRPr="003836D3" w:rsidRDefault="003836D3" w:rsidP="00B36F6A">
            <w:pPr>
              <w:pStyle w:val="ListParagraph"/>
              <w:numPr>
                <w:ilvl w:val="0"/>
                <w:numId w:val="27"/>
              </w:numPr>
              <w:spacing w:before="96"/>
              <w:rPr>
                <w:szCs w:val="24"/>
              </w:rPr>
            </w:pPr>
            <w:r>
              <w:rPr>
                <w:szCs w:val="24"/>
              </w:rPr>
              <w:t>Lots of HCI updates</w:t>
            </w:r>
          </w:p>
          <w:p w14:paraId="5F23264F" w14:textId="77777777" w:rsidR="003836D3" w:rsidRDefault="003836D3" w:rsidP="00B36F6A">
            <w:pPr>
              <w:pStyle w:val="ListParagraph"/>
              <w:numPr>
                <w:ilvl w:val="0"/>
                <w:numId w:val="27"/>
              </w:numPr>
              <w:spacing w:before="96"/>
              <w:rPr>
                <w:szCs w:val="24"/>
              </w:rPr>
            </w:pPr>
            <w:r>
              <w:rPr>
                <w:szCs w:val="24"/>
              </w:rPr>
              <w:t>Added CSS section</w:t>
            </w:r>
          </w:p>
          <w:p w14:paraId="62819D08" w14:textId="77777777" w:rsidR="003836D3" w:rsidRDefault="003836D3" w:rsidP="00B36F6A">
            <w:pPr>
              <w:pStyle w:val="ListParagraph"/>
              <w:numPr>
                <w:ilvl w:val="0"/>
                <w:numId w:val="27"/>
              </w:numPr>
              <w:spacing w:before="96"/>
              <w:rPr>
                <w:szCs w:val="24"/>
              </w:rPr>
            </w:pPr>
            <w:r>
              <w:rPr>
                <w:szCs w:val="24"/>
              </w:rPr>
              <w:t>Remove RSSI filtering text</w:t>
            </w:r>
          </w:p>
          <w:p w14:paraId="2172312C" w14:textId="77777777" w:rsidR="00C735FC" w:rsidRDefault="00C735FC" w:rsidP="00B36F6A">
            <w:pPr>
              <w:pStyle w:val="ListParagraph"/>
              <w:numPr>
                <w:ilvl w:val="0"/>
                <w:numId w:val="27"/>
              </w:numPr>
              <w:spacing w:before="96"/>
              <w:rPr>
                <w:szCs w:val="24"/>
              </w:rPr>
            </w:pPr>
            <w:r>
              <w:rPr>
                <w:szCs w:val="24"/>
              </w:rPr>
              <w:t>A</w:t>
            </w:r>
            <w:r w:rsidR="005F7372">
              <w:rPr>
                <w:szCs w:val="24"/>
              </w:rPr>
              <w:t>ux</w:t>
            </w:r>
            <w:r>
              <w:rPr>
                <w:szCs w:val="24"/>
              </w:rPr>
              <w:t xml:space="preserve"> Offset rounding support</w:t>
            </w:r>
          </w:p>
          <w:p w14:paraId="34D522BA" w14:textId="77777777" w:rsidR="009A4A8C" w:rsidRPr="003836D3" w:rsidRDefault="009A4A8C" w:rsidP="00B36F6A">
            <w:pPr>
              <w:pStyle w:val="ListParagraph"/>
              <w:numPr>
                <w:ilvl w:val="0"/>
                <w:numId w:val="27"/>
              </w:numPr>
              <w:spacing w:before="96"/>
              <w:rPr>
                <w:szCs w:val="24"/>
              </w:rPr>
            </w:pPr>
            <w:r>
              <w:rPr>
                <w:szCs w:val="24"/>
              </w:rPr>
              <w:t>Colored supplimental text to indicate inclusion into 5.0 is optional</w:t>
            </w:r>
          </w:p>
        </w:tc>
      </w:tr>
      <w:tr w:rsidR="003836D3" w:rsidRPr="004853D4" w14:paraId="5E3C4C20" w14:textId="77777777" w:rsidTr="00FC57D8">
        <w:tc>
          <w:tcPr>
            <w:tcW w:w="1952" w:type="dxa"/>
          </w:tcPr>
          <w:p w14:paraId="35EC8A8B" w14:textId="77777777" w:rsidR="003836D3" w:rsidRDefault="003836D3" w:rsidP="0061176C">
            <w:pPr>
              <w:spacing w:before="96"/>
            </w:pPr>
            <w:r>
              <w:t>D09r09</w:t>
            </w:r>
          </w:p>
        </w:tc>
        <w:tc>
          <w:tcPr>
            <w:tcW w:w="1738" w:type="dxa"/>
          </w:tcPr>
          <w:p w14:paraId="4E8BD1D5" w14:textId="77777777" w:rsidR="003836D3" w:rsidRDefault="003836D3" w:rsidP="00226DB3">
            <w:pPr>
              <w:spacing w:before="96"/>
            </w:pPr>
            <w:r>
              <w:t>2016-02-19</w:t>
            </w:r>
          </w:p>
        </w:tc>
        <w:tc>
          <w:tcPr>
            <w:tcW w:w="5516" w:type="dxa"/>
          </w:tcPr>
          <w:p w14:paraId="64FDC253" w14:textId="77777777" w:rsidR="003836D3" w:rsidRDefault="003836D3" w:rsidP="005C45EA">
            <w:pPr>
              <w:spacing w:before="96" w:after="0"/>
            </w:pPr>
            <w:r>
              <w:t>Resolved CSWG comments</w:t>
            </w:r>
            <w:r w:rsidR="009A4A8C">
              <w:t>:</w:t>
            </w:r>
          </w:p>
          <w:p w14:paraId="7614E435" w14:textId="77777777" w:rsidR="003836D3" w:rsidRDefault="009A4A8C" w:rsidP="00B36F6A">
            <w:pPr>
              <w:pStyle w:val="ListParagraph"/>
              <w:numPr>
                <w:ilvl w:val="0"/>
                <w:numId w:val="28"/>
              </w:numPr>
              <w:spacing w:before="96"/>
              <w:rPr>
                <w:szCs w:val="24"/>
              </w:rPr>
            </w:pPr>
            <w:r>
              <w:rPr>
                <w:szCs w:val="24"/>
              </w:rPr>
              <w:t>Resolved a</w:t>
            </w:r>
            <w:r w:rsidR="003836D3">
              <w:rPr>
                <w:szCs w:val="24"/>
              </w:rPr>
              <w:t>ll HCI comments resolved</w:t>
            </w:r>
          </w:p>
          <w:p w14:paraId="1A83C156" w14:textId="77777777" w:rsidR="003836D3" w:rsidRDefault="009A4A8C" w:rsidP="00B36F6A">
            <w:pPr>
              <w:pStyle w:val="ListParagraph"/>
              <w:numPr>
                <w:ilvl w:val="0"/>
                <w:numId w:val="28"/>
              </w:numPr>
              <w:spacing w:before="96"/>
              <w:rPr>
                <w:szCs w:val="24"/>
              </w:rPr>
            </w:pPr>
            <w:r>
              <w:rPr>
                <w:szCs w:val="24"/>
              </w:rPr>
              <w:t>Resolved a</w:t>
            </w:r>
            <w:r w:rsidR="003836D3">
              <w:rPr>
                <w:szCs w:val="24"/>
              </w:rPr>
              <w:t>ll GAP comments resolved</w:t>
            </w:r>
          </w:p>
          <w:p w14:paraId="4B9CD24A" w14:textId="77777777" w:rsidR="003836D3" w:rsidRDefault="003836D3" w:rsidP="00B36F6A">
            <w:pPr>
              <w:pStyle w:val="ListParagraph"/>
              <w:numPr>
                <w:ilvl w:val="0"/>
                <w:numId w:val="28"/>
              </w:numPr>
              <w:spacing w:before="96"/>
              <w:rPr>
                <w:szCs w:val="24"/>
              </w:rPr>
            </w:pPr>
            <w:r>
              <w:rPr>
                <w:szCs w:val="24"/>
              </w:rPr>
              <w:t xml:space="preserve">Updated </w:t>
            </w:r>
            <w:r w:rsidR="009A4A8C">
              <w:rPr>
                <w:szCs w:val="24"/>
              </w:rPr>
              <w:t>“</w:t>
            </w:r>
            <w:r>
              <w:rPr>
                <w:szCs w:val="24"/>
              </w:rPr>
              <w:t>Changes since FIPD</w:t>
            </w:r>
            <w:r w:rsidR="009A4A8C">
              <w:rPr>
                <w:szCs w:val="24"/>
              </w:rPr>
              <w:t>”</w:t>
            </w:r>
            <w:r>
              <w:rPr>
                <w:szCs w:val="24"/>
              </w:rPr>
              <w:t xml:space="preserve"> section</w:t>
            </w:r>
          </w:p>
          <w:p w14:paraId="5A3C36C0" w14:textId="77777777" w:rsidR="003836D3" w:rsidRDefault="003836D3" w:rsidP="00B36F6A">
            <w:pPr>
              <w:pStyle w:val="ListParagraph"/>
              <w:numPr>
                <w:ilvl w:val="0"/>
                <w:numId w:val="28"/>
              </w:numPr>
              <w:spacing w:before="96"/>
              <w:rPr>
                <w:szCs w:val="24"/>
              </w:rPr>
            </w:pPr>
            <w:r>
              <w:rPr>
                <w:szCs w:val="24"/>
              </w:rPr>
              <w:t>Updated RF Path Compensation HCI Commands</w:t>
            </w:r>
          </w:p>
          <w:p w14:paraId="530D43BB" w14:textId="77777777" w:rsidR="00C735FC" w:rsidRDefault="00C735FC" w:rsidP="00B36F6A">
            <w:pPr>
              <w:pStyle w:val="ListParagraph"/>
              <w:numPr>
                <w:ilvl w:val="0"/>
                <w:numId w:val="28"/>
              </w:numPr>
              <w:spacing w:before="96"/>
              <w:rPr>
                <w:szCs w:val="24"/>
              </w:rPr>
            </w:pPr>
            <w:r>
              <w:rPr>
                <w:szCs w:val="24"/>
              </w:rPr>
              <w:t>Connect Request mandated for connectable ADV_EXT_IND</w:t>
            </w:r>
          </w:p>
          <w:p w14:paraId="3EEC50EC" w14:textId="77777777" w:rsidR="00C735FC" w:rsidRDefault="00C735FC" w:rsidP="00B36F6A">
            <w:pPr>
              <w:pStyle w:val="ListParagraph"/>
              <w:numPr>
                <w:ilvl w:val="0"/>
                <w:numId w:val="28"/>
              </w:numPr>
              <w:spacing w:before="96"/>
              <w:rPr>
                <w:szCs w:val="24"/>
              </w:rPr>
            </w:pPr>
            <w:r>
              <w:rPr>
                <w:szCs w:val="24"/>
              </w:rPr>
              <w:t>AdvData fragmenting text updated in HCI and LL</w:t>
            </w:r>
          </w:p>
          <w:p w14:paraId="0AE94E78" w14:textId="77777777" w:rsidR="00C735FC" w:rsidRDefault="00C735FC" w:rsidP="00B36F6A">
            <w:pPr>
              <w:pStyle w:val="ListParagraph"/>
              <w:numPr>
                <w:ilvl w:val="0"/>
                <w:numId w:val="28"/>
              </w:numPr>
              <w:spacing w:before="96"/>
              <w:rPr>
                <w:szCs w:val="24"/>
              </w:rPr>
            </w:pPr>
            <w:r>
              <w:rPr>
                <w:szCs w:val="24"/>
              </w:rPr>
              <w:t>Added text requiring LL to support 255 octet Advertising Channel PDU payloads</w:t>
            </w:r>
          </w:p>
          <w:p w14:paraId="3374182D" w14:textId="77777777" w:rsidR="00DD77FE" w:rsidRDefault="00DD77FE" w:rsidP="00B36F6A">
            <w:pPr>
              <w:pStyle w:val="ListParagraph"/>
              <w:numPr>
                <w:ilvl w:val="0"/>
                <w:numId w:val="28"/>
              </w:numPr>
              <w:spacing w:before="96"/>
              <w:rPr>
                <w:szCs w:val="24"/>
              </w:rPr>
            </w:pPr>
            <w:r>
              <w:rPr>
                <w:szCs w:val="24"/>
              </w:rPr>
              <w:t>Periodic Advertiser and device filtering interaction</w:t>
            </w:r>
          </w:p>
          <w:p w14:paraId="07D0543D" w14:textId="77777777" w:rsidR="009A4A8C" w:rsidRPr="009A4A8C" w:rsidRDefault="00DD77FE" w:rsidP="00B36F6A">
            <w:pPr>
              <w:pStyle w:val="ListParagraph"/>
              <w:numPr>
                <w:ilvl w:val="0"/>
                <w:numId w:val="28"/>
              </w:numPr>
              <w:spacing w:before="96"/>
              <w:rPr>
                <w:szCs w:val="24"/>
              </w:rPr>
            </w:pPr>
            <w:r>
              <w:rPr>
                <w:szCs w:val="24"/>
              </w:rPr>
              <w:t xml:space="preserve">Extended Advertising Report event updated to only generate reports for advertisements with advertisers address (handles offloaded advertising </w:t>
            </w:r>
            <w:r w:rsidR="009A4A8C">
              <w:rPr>
                <w:szCs w:val="24"/>
              </w:rPr>
              <w:t>transparently)</w:t>
            </w:r>
          </w:p>
        </w:tc>
      </w:tr>
      <w:tr w:rsidR="008E62FC" w:rsidRPr="004853D4" w14:paraId="4087ECC0" w14:textId="77777777" w:rsidTr="00FC57D8">
        <w:tc>
          <w:tcPr>
            <w:tcW w:w="1952" w:type="dxa"/>
          </w:tcPr>
          <w:p w14:paraId="4A4148A8" w14:textId="77777777" w:rsidR="008E62FC" w:rsidRDefault="008E62FC" w:rsidP="0061176C">
            <w:pPr>
              <w:spacing w:before="96"/>
            </w:pPr>
            <w:r>
              <w:t>D09r10</w:t>
            </w:r>
          </w:p>
        </w:tc>
        <w:tc>
          <w:tcPr>
            <w:tcW w:w="1738" w:type="dxa"/>
          </w:tcPr>
          <w:p w14:paraId="458D377D" w14:textId="77777777" w:rsidR="008E62FC" w:rsidRDefault="008E62FC" w:rsidP="00226DB3">
            <w:pPr>
              <w:spacing w:before="96"/>
            </w:pPr>
            <w:r>
              <w:t>2016-02-24</w:t>
            </w:r>
          </w:p>
        </w:tc>
        <w:tc>
          <w:tcPr>
            <w:tcW w:w="5516" w:type="dxa"/>
          </w:tcPr>
          <w:p w14:paraId="559683CF" w14:textId="77777777" w:rsidR="008E62FC" w:rsidRDefault="008E62FC" w:rsidP="005C45EA">
            <w:pPr>
              <w:spacing w:before="96" w:after="0"/>
            </w:pPr>
            <w:r>
              <w:t>Resolved CSWG comments</w:t>
            </w:r>
          </w:p>
          <w:p w14:paraId="0A4B8E65" w14:textId="77777777" w:rsidR="008E62FC" w:rsidRDefault="008E62FC" w:rsidP="00B36F6A">
            <w:pPr>
              <w:pStyle w:val="ListParagraph"/>
              <w:numPr>
                <w:ilvl w:val="0"/>
                <w:numId w:val="32"/>
              </w:numPr>
              <w:spacing w:before="96"/>
              <w:rPr>
                <w:szCs w:val="24"/>
              </w:rPr>
            </w:pPr>
            <w:r>
              <w:rPr>
                <w:szCs w:val="24"/>
              </w:rPr>
              <w:t>Reorganized the events and commands into like groupings</w:t>
            </w:r>
          </w:p>
          <w:p w14:paraId="0FA26547" w14:textId="77777777" w:rsidR="008E62FC" w:rsidRDefault="008E62FC" w:rsidP="00B36F6A">
            <w:pPr>
              <w:pStyle w:val="ListParagraph"/>
              <w:numPr>
                <w:ilvl w:val="0"/>
                <w:numId w:val="32"/>
              </w:numPr>
              <w:spacing w:before="96"/>
              <w:rPr>
                <w:szCs w:val="24"/>
              </w:rPr>
            </w:pPr>
            <w:r>
              <w:rPr>
                <w:szCs w:val="24"/>
              </w:rPr>
              <w:t>Renamed “LE Advertising Set Ended Event” to “LE Advertising Set Terminated Event”</w:t>
            </w:r>
          </w:p>
          <w:p w14:paraId="64140B30" w14:textId="77777777" w:rsidR="008E62FC" w:rsidRDefault="008E62FC" w:rsidP="00B36F6A">
            <w:pPr>
              <w:pStyle w:val="ListParagraph"/>
              <w:numPr>
                <w:ilvl w:val="0"/>
                <w:numId w:val="32"/>
              </w:numPr>
              <w:spacing w:before="96"/>
              <w:rPr>
                <w:szCs w:val="24"/>
              </w:rPr>
            </w:pPr>
            <w:r>
              <w:rPr>
                <w:szCs w:val="24"/>
              </w:rPr>
              <w:t>Resolved most of the HCI comments</w:t>
            </w:r>
          </w:p>
          <w:p w14:paraId="6FFE2BB1" w14:textId="77777777" w:rsidR="008E62FC" w:rsidRDefault="008E62FC" w:rsidP="00B36F6A">
            <w:pPr>
              <w:pStyle w:val="ListParagraph"/>
              <w:numPr>
                <w:ilvl w:val="0"/>
                <w:numId w:val="32"/>
              </w:numPr>
              <w:spacing w:before="96"/>
              <w:rPr>
                <w:szCs w:val="24"/>
              </w:rPr>
            </w:pPr>
            <w:r>
              <w:rPr>
                <w:szCs w:val="24"/>
              </w:rPr>
              <w:t>Resolved most of the GAP comments</w:t>
            </w:r>
          </w:p>
          <w:p w14:paraId="04DF1DCA" w14:textId="77777777" w:rsidR="008E62FC" w:rsidRDefault="008E62FC" w:rsidP="00B36F6A">
            <w:pPr>
              <w:pStyle w:val="ListParagraph"/>
              <w:numPr>
                <w:ilvl w:val="0"/>
                <w:numId w:val="32"/>
              </w:numPr>
              <w:spacing w:before="96"/>
              <w:rPr>
                <w:szCs w:val="24"/>
              </w:rPr>
            </w:pPr>
            <w:r>
              <w:rPr>
                <w:szCs w:val="24"/>
              </w:rPr>
              <w:t>Resolved some of the LL comments</w:t>
            </w:r>
          </w:p>
          <w:p w14:paraId="7E8684DA" w14:textId="77777777" w:rsidR="009509CF" w:rsidRDefault="009509CF" w:rsidP="00B36F6A">
            <w:pPr>
              <w:pStyle w:val="ListParagraph"/>
              <w:numPr>
                <w:ilvl w:val="0"/>
                <w:numId w:val="32"/>
              </w:numPr>
              <w:spacing w:before="96"/>
              <w:rPr>
                <w:szCs w:val="24"/>
              </w:rPr>
            </w:pPr>
            <w:r>
              <w:rPr>
                <w:szCs w:val="24"/>
              </w:rPr>
              <w:t>Added Volume 1, Part E section on naming conventions</w:t>
            </w:r>
          </w:p>
          <w:p w14:paraId="09A3A16D" w14:textId="77777777" w:rsidR="009509CF" w:rsidRDefault="009509CF" w:rsidP="00B36F6A">
            <w:pPr>
              <w:pStyle w:val="ListParagraph"/>
              <w:numPr>
                <w:ilvl w:val="0"/>
                <w:numId w:val="32"/>
              </w:numPr>
              <w:spacing w:before="96"/>
              <w:rPr>
                <w:szCs w:val="24"/>
              </w:rPr>
            </w:pPr>
            <w:r>
              <w:rPr>
                <w:szCs w:val="24"/>
              </w:rPr>
              <w:t>Added acronyms for Advertising Set ID (SID) and Advertising Data ID (DID) subfields of the ADI to make it easier to read parts of the text</w:t>
            </w:r>
          </w:p>
          <w:p w14:paraId="65747A62" w14:textId="77777777" w:rsidR="009509CF" w:rsidRPr="008E62FC" w:rsidRDefault="009509CF" w:rsidP="00B36F6A">
            <w:pPr>
              <w:pStyle w:val="ListParagraph"/>
              <w:numPr>
                <w:ilvl w:val="0"/>
                <w:numId w:val="32"/>
              </w:numPr>
              <w:spacing w:before="96"/>
              <w:rPr>
                <w:szCs w:val="24"/>
              </w:rPr>
            </w:pPr>
            <w:r>
              <w:rPr>
                <w:szCs w:val="24"/>
              </w:rPr>
              <w:t>Changed the scanner’s periodic advertising HCI commands/events to use Advertiser SID (from the ADI in the PDU) instead of Advertiser Set ID to avoid confusion with the advertising device’s periodic advertising HCI commands.</w:t>
            </w:r>
          </w:p>
        </w:tc>
      </w:tr>
      <w:tr w:rsidR="0058593E" w:rsidRPr="004853D4" w14:paraId="324B4331" w14:textId="77777777" w:rsidTr="00FC57D8">
        <w:tc>
          <w:tcPr>
            <w:tcW w:w="1952" w:type="dxa"/>
          </w:tcPr>
          <w:p w14:paraId="399251D9" w14:textId="77777777" w:rsidR="0058593E" w:rsidRDefault="0058593E" w:rsidP="0061176C">
            <w:pPr>
              <w:spacing w:before="96"/>
            </w:pPr>
            <w:r>
              <w:t>D09r11</w:t>
            </w:r>
          </w:p>
        </w:tc>
        <w:tc>
          <w:tcPr>
            <w:tcW w:w="1738" w:type="dxa"/>
          </w:tcPr>
          <w:p w14:paraId="3D5AD257" w14:textId="77777777" w:rsidR="0058593E" w:rsidRDefault="0058593E" w:rsidP="00226DB3">
            <w:pPr>
              <w:spacing w:before="96"/>
            </w:pPr>
            <w:r>
              <w:t>2016-02-26</w:t>
            </w:r>
          </w:p>
        </w:tc>
        <w:tc>
          <w:tcPr>
            <w:tcW w:w="5516" w:type="dxa"/>
          </w:tcPr>
          <w:p w14:paraId="60442BA5" w14:textId="77777777" w:rsidR="0058593E" w:rsidRDefault="0058593E" w:rsidP="005C45EA">
            <w:pPr>
              <w:spacing w:before="96" w:after="0"/>
            </w:pPr>
            <w:r>
              <w:t>Resolved CSWG comments</w:t>
            </w:r>
          </w:p>
        </w:tc>
      </w:tr>
      <w:tr w:rsidR="00417552" w:rsidRPr="004853D4" w14:paraId="19BF79DE" w14:textId="77777777" w:rsidTr="00FC57D8">
        <w:tc>
          <w:tcPr>
            <w:tcW w:w="1952" w:type="dxa"/>
          </w:tcPr>
          <w:p w14:paraId="0C5D7802" w14:textId="77777777" w:rsidR="00417552" w:rsidRDefault="00417552" w:rsidP="0061176C">
            <w:pPr>
              <w:spacing w:before="96"/>
            </w:pPr>
            <w:r>
              <w:t>D09r12</w:t>
            </w:r>
          </w:p>
        </w:tc>
        <w:tc>
          <w:tcPr>
            <w:tcW w:w="1738" w:type="dxa"/>
          </w:tcPr>
          <w:p w14:paraId="78D1A9F5" w14:textId="77777777" w:rsidR="00417552" w:rsidRDefault="00417552" w:rsidP="00226DB3">
            <w:pPr>
              <w:spacing w:before="96"/>
            </w:pPr>
            <w:r>
              <w:t>2016-03-01</w:t>
            </w:r>
          </w:p>
        </w:tc>
        <w:tc>
          <w:tcPr>
            <w:tcW w:w="5516" w:type="dxa"/>
          </w:tcPr>
          <w:p w14:paraId="1E7215EA" w14:textId="77777777" w:rsidR="00417552" w:rsidRDefault="00417552" w:rsidP="005C45EA">
            <w:pPr>
              <w:spacing w:before="96" w:after="0"/>
            </w:pPr>
            <w:r>
              <w:t>BARB review version</w:t>
            </w:r>
          </w:p>
        </w:tc>
      </w:tr>
      <w:tr w:rsidR="00A3294A" w:rsidRPr="004853D4" w14:paraId="3FCFE14D" w14:textId="77777777" w:rsidTr="00FC57D8">
        <w:tc>
          <w:tcPr>
            <w:tcW w:w="1952" w:type="dxa"/>
          </w:tcPr>
          <w:p w14:paraId="61B2F48A" w14:textId="77777777" w:rsidR="00A3294A" w:rsidRDefault="00A3294A" w:rsidP="0061176C">
            <w:pPr>
              <w:spacing w:before="96"/>
            </w:pPr>
            <w:r>
              <w:t>D09r13</w:t>
            </w:r>
          </w:p>
        </w:tc>
        <w:tc>
          <w:tcPr>
            <w:tcW w:w="1738" w:type="dxa"/>
          </w:tcPr>
          <w:p w14:paraId="295C497F" w14:textId="77777777" w:rsidR="00A3294A" w:rsidRDefault="00A3294A" w:rsidP="00226DB3">
            <w:pPr>
              <w:spacing w:before="96"/>
            </w:pPr>
            <w:r>
              <w:t>2016-04-08</w:t>
            </w:r>
          </w:p>
        </w:tc>
        <w:tc>
          <w:tcPr>
            <w:tcW w:w="5516" w:type="dxa"/>
          </w:tcPr>
          <w:p w14:paraId="547C4E2C" w14:textId="77777777" w:rsidR="00A3294A" w:rsidRDefault="00A3294A" w:rsidP="005C45EA">
            <w:pPr>
              <w:spacing w:before="96" w:after="0"/>
            </w:pPr>
            <w:r>
              <w:t>BARB resolutions</w:t>
            </w:r>
          </w:p>
        </w:tc>
      </w:tr>
      <w:tr w:rsidR="003736D3" w:rsidRPr="004853D4" w14:paraId="0E2446BF" w14:textId="77777777" w:rsidTr="00FC57D8">
        <w:tc>
          <w:tcPr>
            <w:tcW w:w="1952" w:type="dxa"/>
          </w:tcPr>
          <w:p w14:paraId="33638696" w14:textId="1A71E6D7" w:rsidR="003736D3" w:rsidRDefault="003736D3" w:rsidP="0061176C">
            <w:pPr>
              <w:spacing w:before="96"/>
            </w:pPr>
            <w:r>
              <w:t>D09r14</w:t>
            </w:r>
          </w:p>
        </w:tc>
        <w:tc>
          <w:tcPr>
            <w:tcW w:w="1738" w:type="dxa"/>
          </w:tcPr>
          <w:p w14:paraId="0C2EF06D" w14:textId="1EB18E0A" w:rsidR="003736D3" w:rsidRDefault="003736D3" w:rsidP="00226DB3">
            <w:pPr>
              <w:spacing w:before="96"/>
            </w:pPr>
            <w:r>
              <w:t>2016-04-19</w:t>
            </w:r>
          </w:p>
        </w:tc>
        <w:tc>
          <w:tcPr>
            <w:tcW w:w="5516" w:type="dxa"/>
          </w:tcPr>
          <w:p w14:paraId="7FCA4775" w14:textId="1CA2D77F" w:rsidR="003736D3" w:rsidRDefault="003736D3" w:rsidP="005C45EA">
            <w:pPr>
              <w:spacing w:before="96" w:after="0"/>
            </w:pPr>
            <w:r>
              <w:t>CSWG F2F resolutions</w:t>
            </w:r>
          </w:p>
        </w:tc>
      </w:tr>
    </w:tbl>
    <w:p w14:paraId="25030F5B" w14:textId="77777777" w:rsidR="00F42BF9" w:rsidRPr="004853D4" w:rsidRDefault="00F42BF9" w:rsidP="00F42BF9"/>
    <w:p w14:paraId="0170DB5F" w14:textId="77777777" w:rsidR="000B3A87" w:rsidRDefault="00F42BF9" w:rsidP="00D0491C">
      <w:pPr>
        <w:pStyle w:val="TableTitle"/>
        <w:rPr>
          <w:rFonts w:cs="Arial"/>
          <w:b/>
          <w:color w:val="6F6F6F" w:themeColor="text1" w:themeTint="BF"/>
          <w:sz w:val="16"/>
          <w:szCs w:val="16"/>
        </w:rPr>
      </w:pPr>
      <w:r w:rsidRPr="004853D4">
        <w:t>Contributors</w:t>
      </w:r>
    </w:p>
    <w:tbl>
      <w:tblPr>
        <w:tblStyle w:val="Bluetoothheadingformatting"/>
        <w:tblW w:w="0" w:type="auto"/>
        <w:tblLook w:val="0420" w:firstRow="1" w:lastRow="0" w:firstColumn="0" w:lastColumn="0" w:noHBand="0" w:noVBand="1"/>
      </w:tblPr>
      <w:tblGrid>
        <w:gridCol w:w="3502"/>
        <w:gridCol w:w="5704"/>
      </w:tblGrid>
      <w:tr w:rsidR="00D0491C" w:rsidRPr="00660343" w14:paraId="13B1CF00" w14:textId="77777777" w:rsidTr="00110414">
        <w:trPr>
          <w:cnfStyle w:val="100000000000" w:firstRow="1" w:lastRow="0" w:firstColumn="0" w:lastColumn="0" w:oddVBand="0" w:evenVBand="0" w:oddHBand="0" w:evenHBand="0" w:firstRowFirstColumn="0" w:firstRowLastColumn="0" w:lastRowFirstColumn="0" w:lastRowLastColumn="0"/>
          <w:tblHeader/>
        </w:trPr>
        <w:tc>
          <w:tcPr>
            <w:tcW w:w="3566" w:type="dxa"/>
          </w:tcPr>
          <w:p w14:paraId="619C7FA9" w14:textId="77777777" w:rsidR="00D0491C" w:rsidRPr="003C766F" w:rsidRDefault="00D0491C" w:rsidP="00366AB4">
            <w:pPr>
              <w:spacing w:before="96"/>
            </w:pPr>
            <w:r w:rsidRPr="00660343">
              <w:t>Name</w:t>
            </w:r>
          </w:p>
        </w:tc>
        <w:tc>
          <w:tcPr>
            <w:tcW w:w="5866" w:type="dxa"/>
          </w:tcPr>
          <w:p w14:paraId="4BDA606B" w14:textId="77777777" w:rsidR="00D0491C" w:rsidRPr="003C766F" w:rsidRDefault="00D0491C" w:rsidP="00366AB4">
            <w:pPr>
              <w:spacing w:before="96"/>
            </w:pPr>
            <w:r w:rsidRPr="00660343">
              <w:t>Company</w:t>
            </w:r>
          </w:p>
        </w:tc>
      </w:tr>
      <w:tr w:rsidR="00D0491C" w:rsidRPr="00660343" w14:paraId="39A99A69" w14:textId="77777777" w:rsidTr="00110414">
        <w:tc>
          <w:tcPr>
            <w:tcW w:w="3566" w:type="dxa"/>
          </w:tcPr>
          <w:p w14:paraId="275EFC95" w14:textId="77777777" w:rsidR="00D0491C" w:rsidRDefault="00D0491C" w:rsidP="00366AB4">
            <w:pPr>
              <w:spacing w:before="96"/>
            </w:pPr>
            <w:r>
              <w:t>Robin Heydon</w:t>
            </w:r>
          </w:p>
        </w:tc>
        <w:tc>
          <w:tcPr>
            <w:tcW w:w="5866" w:type="dxa"/>
          </w:tcPr>
          <w:p w14:paraId="020CA1D8" w14:textId="77777777" w:rsidR="00D0491C" w:rsidRDefault="00D0491C" w:rsidP="00366AB4">
            <w:pPr>
              <w:spacing w:before="96"/>
            </w:pPr>
            <w:r>
              <w:t>Qualcomm Technologies, Inc.</w:t>
            </w:r>
          </w:p>
        </w:tc>
      </w:tr>
      <w:tr w:rsidR="00D0491C" w:rsidRPr="00660343" w14:paraId="13AE7DA6" w14:textId="77777777" w:rsidTr="00110414">
        <w:tc>
          <w:tcPr>
            <w:tcW w:w="3566" w:type="dxa"/>
          </w:tcPr>
          <w:p w14:paraId="3A9577CD" w14:textId="77777777" w:rsidR="00D0491C" w:rsidRDefault="00D0491C" w:rsidP="00366AB4">
            <w:pPr>
              <w:spacing w:before="96"/>
            </w:pPr>
            <w:r>
              <w:t>Joel Linsky</w:t>
            </w:r>
          </w:p>
        </w:tc>
        <w:tc>
          <w:tcPr>
            <w:tcW w:w="5866" w:type="dxa"/>
          </w:tcPr>
          <w:p w14:paraId="1321D329" w14:textId="77777777" w:rsidR="00D0491C" w:rsidRDefault="00D0491C" w:rsidP="00366AB4">
            <w:pPr>
              <w:spacing w:before="96"/>
            </w:pPr>
            <w:r>
              <w:t>Qualcomm Atheros</w:t>
            </w:r>
          </w:p>
        </w:tc>
      </w:tr>
      <w:tr w:rsidR="001C5991" w:rsidRPr="00660343" w14:paraId="2F89BBCB" w14:textId="77777777" w:rsidTr="00110414">
        <w:tc>
          <w:tcPr>
            <w:tcW w:w="3566" w:type="dxa"/>
          </w:tcPr>
          <w:p w14:paraId="28171429" w14:textId="77777777" w:rsidR="001C5991" w:rsidRDefault="001C5991" w:rsidP="00366AB4">
            <w:pPr>
              <w:spacing w:before="96"/>
            </w:pPr>
            <w:r>
              <w:t>Joel Linsky</w:t>
            </w:r>
          </w:p>
        </w:tc>
        <w:tc>
          <w:tcPr>
            <w:tcW w:w="5866" w:type="dxa"/>
          </w:tcPr>
          <w:p w14:paraId="186D2DFB" w14:textId="77777777" w:rsidR="001C5991" w:rsidRDefault="001C5991" w:rsidP="00366AB4">
            <w:pPr>
              <w:spacing w:before="96"/>
            </w:pPr>
            <w:r>
              <w:t>Qualcomm Technologies, Inc.</w:t>
            </w:r>
          </w:p>
        </w:tc>
      </w:tr>
      <w:tr w:rsidR="00D0491C" w:rsidRPr="00660343" w14:paraId="30D864F9" w14:textId="77777777" w:rsidTr="00110414">
        <w:tc>
          <w:tcPr>
            <w:tcW w:w="3566" w:type="dxa"/>
          </w:tcPr>
          <w:p w14:paraId="51F62AC5" w14:textId="77777777" w:rsidR="00D0491C" w:rsidRDefault="00D0491C" w:rsidP="00366AB4">
            <w:pPr>
              <w:spacing w:before="96"/>
            </w:pPr>
            <w:r>
              <w:t>Brian Redding</w:t>
            </w:r>
          </w:p>
        </w:tc>
        <w:tc>
          <w:tcPr>
            <w:tcW w:w="5866" w:type="dxa"/>
          </w:tcPr>
          <w:p w14:paraId="6BD3A11A" w14:textId="77777777" w:rsidR="00D0491C" w:rsidRDefault="00D0491C" w:rsidP="00366AB4">
            <w:pPr>
              <w:spacing w:before="96"/>
            </w:pPr>
            <w:r>
              <w:t>Qualcomm Atheros</w:t>
            </w:r>
          </w:p>
        </w:tc>
      </w:tr>
      <w:tr w:rsidR="001C5991" w:rsidRPr="00660343" w14:paraId="3115630F" w14:textId="77777777" w:rsidTr="00110414">
        <w:tc>
          <w:tcPr>
            <w:tcW w:w="3566" w:type="dxa"/>
          </w:tcPr>
          <w:p w14:paraId="78A6681D" w14:textId="77777777" w:rsidR="001C5991" w:rsidRDefault="001C5991" w:rsidP="00366AB4">
            <w:pPr>
              <w:spacing w:before="96"/>
            </w:pPr>
            <w:r>
              <w:t>Brian Redding</w:t>
            </w:r>
          </w:p>
        </w:tc>
        <w:tc>
          <w:tcPr>
            <w:tcW w:w="5866" w:type="dxa"/>
          </w:tcPr>
          <w:p w14:paraId="22F52190" w14:textId="77777777" w:rsidR="001C5991" w:rsidRDefault="001C5991" w:rsidP="00366AB4">
            <w:pPr>
              <w:spacing w:before="96"/>
            </w:pPr>
            <w:r>
              <w:t>Qualcomm Technologies, Inc.</w:t>
            </w:r>
          </w:p>
        </w:tc>
      </w:tr>
      <w:tr w:rsidR="00D0491C" w:rsidRPr="00660343" w14:paraId="4841F577" w14:textId="77777777" w:rsidTr="00110414">
        <w:tc>
          <w:tcPr>
            <w:tcW w:w="3566" w:type="dxa"/>
          </w:tcPr>
          <w:p w14:paraId="1C8616CF" w14:textId="77777777" w:rsidR="00D0491C" w:rsidRDefault="00D0491C" w:rsidP="00366AB4">
            <w:pPr>
              <w:spacing w:before="96"/>
            </w:pPr>
            <w:r>
              <w:t>Tim Wei</w:t>
            </w:r>
          </w:p>
        </w:tc>
        <w:tc>
          <w:tcPr>
            <w:tcW w:w="5866" w:type="dxa"/>
          </w:tcPr>
          <w:p w14:paraId="5F25CD4D" w14:textId="77777777" w:rsidR="00D0491C" w:rsidRDefault="00D0491C" w:rsidP="00366AB4">
            <w:pPr>
              <w:spacing w:before="96"/>
            </w:pPr>
            <w:r>
              <w:t>IVT Corporation</w:t>
            </w:r>
          </w:p>
        </w:tc>
      </w:tr>
      <w:tr w:rsidR="00D0491C" w:rsidRPr="00660343" w14:paraId="307C1E60" w14:textId="77777777" w:rsidTr="00110414">
        <w:tc>
          <w:tcPr>
            <w:tcW w:w="3566" w:type="dxa"/>
          </w:tcPr>
          <w:p w14:paraId="25729EB0" w14:textId="77777777" w:rsidR="00D0491C" w:rsidRDefault="00D0491C" w:rsidP="00366AB4">
            <w:pPr>
              <w:spacing w:before="96"/>
            </w:pPr>
            <w:r>
              <w:t>Mayank Batra</w:t>
            </w:r>
          </w:p>
        </w:tc>
        <w:tc>
          <w:tcPr>
            <w:tcW w:w="5866" w:type="dxa"/>
          </w:tcPr>
          <w:p w14:paraId="393E9237" w14:textId="77777777" w:rsidR="00D0491C" w:rsidRDefault="00D0491C" w:rsidP="00366AB4">
            <w:pPr>
              <w:spacing w:before="96"/>
            </w:pPr>
            <w:r>
              <w:t>Qualcomm Technologies, Inc.</w:t>
            </w:r>
          </w:p>
        </w:tc>
      </w:tr>
      <w:tr w:rsidR="00D0491C" w:rsidRPr="00660343" w14:paraId="63658B5F" w14:textId="77777777" w:rsidTr="00110414">
        <w:tc>
          <w:tcPr>
            <w:tcW w:w="3566" w:type="dxa"/>
          </w:tcPr>
          <w:p w14:paraId="24A60CE9" w14:textId="77777777" w:rsidR="00D0491C" w:rsidRDefault="00D0491C" w:rsidP="00366AB4">
            <w:pPr>
              <w:spacing w:before="96"/>
            </w:pPr>
            <w:r>
              <w:t>Rasmus Abildgren</w:t>
            </w:r>
          </w:p>
        </w:tc>
        <w:tc>
          <w:tcPr>
            <w:tcW w:w="5866" w:type="dxa"/>
          </w:tcPr>
          <w:p w14:paraId="114A1DCA" w14:textId="77777777" w:rsidR="00D0491C" w:rsidRDefault="00D0491C" w:rsidP="00366AB4">
            <w:pPr>
              <w:spacing w:before="96"/>
            </w:pPr>
            <w:r>
              <w:t>Samsung</w:t>
            </w:r>
            <w:r w:rsidR="00700C2F">
              <w:t xml:space="preserve"> Electronics Co., Ltd.</w:t>
            </w:r>
          </w:p>
        </w:tc>
      </w:tr>
      <w:tr w:rsidR="00D0491C" w:rsidRPr="00660343" w14:paraId="0FCC6EA7" w14:textId="77777777" w:rsidTr="00110414">
        <w:tc>
          <w:tcPr>
            <w:tcW w:w="3566" w:type="dxa"/>
          </w:tcPr>
          <w:p w14:paraId="49A0B62B" w14:textId="77777777" w:rsidR="00D0491C" w:rsidRDefault="00D0491C" w:rsidP="00366AB4">
            <w:pPr>
              <w:spacing w:before="96"/>
            </w:pPr>
            <w:r>
              <w:t>Clive D.W. Feather</w:t>
            </w:r>
          </w:p>
        </w:tc>
        <w:tc>
          <w:tcPr>
            <w:tcW w:w="5866" w:type="dxa"/>
          </w:tcPr>
          <w:p w14:paraId="357976B9" w14:textId="77777777" w:rsidR="00D0491C" w:rsidRDefault="00D0491C" w:rsidP="00366AB4">
            <w:pPr>
              <w:spacing w:before="96"/>
            </w:pPr>
            <w:r>
              <w:t>Samsung</w:t>
            </w:r>
            <w:r w:rsidR="00700C2F">
              <w:t xml:space="preserve"> Electronics Co., Ltd.</w:t>
            </w:r>
          </w:p>
        </w:tc>
      </w:tr>
      <w:tr w:rsidR="00D0491C" w:rsidRPr="00660343" w14:paraId="30D6CA59" w14:textId="77777777" w:rsidTr="00110414">
        <w:tc>
          <w:tcPr>
            <w:tcW w:w="3566" w:type="dxa"/>
          </w:tcPr>
          <w:p w14:paraId="30BDAF2C" w14:textId="77777777" w:rsidR="00D0491C" w:rsidRDefault="00D0491C" w:rsidP="00366AB4">
            <w:pPr>
              <w:spacing w:before="96"/>
            </w:pPr>
            <w:r>
              <w:t>Marcel Holtmann</w:t>
            </w:r>
          </w:p>
        </w:tc>
        <w:tc>
          <w:tcPr>
            <w:tcW w:w="5866" w:type="dxa"/>
          </w:tcPr>
          <w:p w14:paraId="77F5EECB" w14:textId="77777777" w:rsidR="00D0491C" w:rsidRDefault="00D0491C" w:rsidP="00366AB4">
            <w:pPr>
              <w:spacing w:before="96"/>
            </w:pPr>
            <w:r>
              <w:t>Intel</w:t>
            </w:r>
          </w:p>
        </w:tc>
      </w:tr>
      <w:tr w:rsidR="00D0491C" w:rsidRPr="00660343" w14:paraId="3B47CD7A" w14:textId="77777777" w:rsidTr="00110414">
        <w:tc>
          <w:tcPr>
            <w:tcW w:w="3566" w:type="dxa"/>
          </w:tcPr>
          <w:p w14:paraId="3B1D81B0" w14:textId="77777777" w:rsidR="00D0491C" w:rsidRDefault="00D0491C" w:rsidP="00366AB4">
            <w:pPr>
              <w:spacing w:before="96"/>
            </w:pPr>
            <w:r>
              <w:t>Harish Balasubramaniam</w:t>
            </w:r>
          </w:p>
        </w:tc>
        <w:tc>
          <w:tcPr>
            <w:tcW w:w="5866" w:type="dxa"/>
          </w:tcPr>
          <w:p w14:paraId="7605101B" w14:textId="77777777" w:rsidR="00D0491C" w:rsidRDefault="00D0491C" w:rsidP="00366AB4">
            <w:pPr>
              <w:spacing w:before="96"/>
            </w:pPr>
            <w:r>
              <w:t>Intel</w:t>
            </w:r>
          </w:p>
        </w:tc>
      </w:tr>
      <w:tr w:rsidR="00D0491C" w:rsidRPr="00660343" w14:paraId="0B618237" w14:textId="77777777" w:rsidTr="00110414">
        <w:tc>
          <w:tcPr>
            <w:tcW w:w="3566" w:type="dxa"/>
          </w:tcPr>
          <w:p w14:paraId="4CA289ED" w14:textId="77777777" w:rsidR="00D0491C" w:rsidRDefault="00D0491C" w:rsidP="00366AB4">
            <w:pPr>
              <w:spacing w:before="96"/>
            </w:pPr>
            <w:r>
              <w:t>Jeff Solum</w:t>
            </w:r>
          </w:p>
        </w:tc>
        <w:tc>
          <w:tcPr>
            <w:tcW w:w="5866" w:type="dxa"/>
          </w:tcPr>
          <w:p w14:paraId="12922350" w14:textId="77777777" w:rsidR="00D0491C" w:rsidRDefault="00D0491C" w:rsidP="00366AB4">
            <w:pPr>
              <w:spacing w:before="96"/>
            </w:pPr>
            <w:r>
              <w:t>Starkey</w:t>
            </w:r>
          </w:p>
        </w:tc>
      </w:tr>
      <w:tr w:rsidR="00D0491C" w:rsidRPr="00660343" w14:paraId="0CD5997C" w14:textId="77777777" w:rsidTr="00110414">
        <w:tc>
          <w:tcPr>
            <w:tcW w:w="3566" w:type="dxa"/>
          </w:tcPr>
          <w:p w14:paraId="36CD3CC4" w14:textId="77777777" w:rsidR="00D0491C" w:rsidRDefault="00D0491C" w:rsidP="00366AB4">
            <w:pPr>
              <w:spacing w:before="96"/>
            </w:pPr>
            <w:r>
              <w:t>Bjarne Klemmensen</w:t>
            </w:r>
          </w:p>
        </w:tc>
        <w:tc>
          <w:tcPr>
            <w:tcW w:w="5866" w:type="dxa"/>
          </w:tcPr>
          <w:p w14:paraId="7AA0FB4C" w14:textId="77777777" w:rsidR="00D0491C" w:rsidRDefault="00D0491C" w:rsidP="00366AB4">
            <w:pPr>
              <w:spacing w:before="96"/>
            </w:pPr>
            <w:r>
              <w:t>Oticon A/S</w:t>
            </w:r>
          </w:p>
        </w:tc>
      </w:tr>
      <w:tr w:rsidR="00D0491C" w:rsidRPr="00660343" w14:paraId="58037BDC" w14:textId="77777777" w:rsidTr="00110414">
        <w:tc>
          <w:tcPr>
            <w:tcW w:w="3566" w:type="dxa"/>
          </w:tcPr>
          <w:p w14:paraId="796DDBB9" w14:textId="77777777" w:rsidR="00D0491C" w:rsidRDefault="00D0491C" w:rsidP="00366AB4">
            <w:pPr>
              <w:spacing w:before="96"/>
            </w:pPr>
            <w:r>
              <w:t>Angel Polo</w:t>
            </w:r>
          </w:p>
        </w:tc>
        <w:tc>
          <w:tcPr>
            <w:tcW w:w="5866" w:type="dxa"/>
          </w:tcPr>
          <w:p w14:paraId="06933276" w14:textId="77777777" w:rsidR="00D0491C" w:rsidRDefault="00D0491C" w:rsidP="00366AB4">
            <w:pPr>
              <w:spacing w:before="96"/>
            </w:pPr>
            <w:r>
              <w:t>Broadcom</w:t>
            </w:r>
          </w:p>
        </w:tc>
      </w:tr>
      <w:tr w:rsidR="00110414" w:rsidRPr="00660343" w14:paraId="4AD6CCB6" w14:textId="77777777" w:rsidTr="00110414">
        <w:tc>
          <w:tcPr>
            <w:tcW w:w="3566" w:type="dxa"/>
          </w:tcPr>
          <w:p w14:paraId="18B37A18" w14:textId="77777777" w:rsidR="00110414" w:rsidRDefault="00110414" w:rsidP="00366AB4">
            <w:pPr>
              <w:spacing w:before="96"/>
            </w:pPr>
            <w:r>
              <w:t>Jonathan Tanner</w:t>
            </w:r>
          </w:p>
        </w:tc>
        <w:tc>
          <w:tcPr>
            <w:tcW w:w="5866" w:type="dxa"/>
          </w:tcPr>
          <w:p w14:paraId="385FB606" w14:textId="77777777" w:rsidR="00110414" w:rsidRDefault="00110414" w:rsidP="00366AB4">
            <w:pPr>
              <w:spacing w:before="96"/>
            </w:pPr>
            <w:r>
              <w:t>Qualcomm Technologies, Inc.</w:t>
            </w:r>
          </w:p>
        </w:tc>
      </w:tr>
      <w:tr w:rsidR="00931302" w:rsidRPr="00660343" w14:paraId="6A161ADB" w14:textId="77777777" w:rsidTr="00110414">
        <w:tc>
          <w:tcPr>
            <w:tcW w:w="3566" w:type="dxa"/>
          </w:tcPr>
          <w:p w14:paraId="2D78355D" w14:textId="77777777" w:rsidR="00931302" w:rsidRDefault="00931302" w:rsidP="00366AB4">
            <w:pPr>
              <w:spacing w:before="96"/>
              <w:rPr>
                <w:lang w:eastAsia="zh-TW"/>
              </w:rPr>
            </w:pPr>
            <w:r>
              <w:rPr>
                <w:rFonts w:hint="eastAsia"/>
                <w:lang w:eastAsia="zh-TW"/>
              </w:rPr>
              <w:t>L.C. Ko</w:t>
            </w:r>
          </w:p>
        </w:tc>
        <w:tc>
          <w:tcPr>
            <w:tcW w:w="5866" w:type="dxa"/>
          </w:tcPr>
          <w:p w14:paraId="77A4030E" w14:textId="77777777" w:rsidR="00931302" w:rsidRDefault="00931302" w:rsidP="00366AB4">
            <w:pPr>
              <w:spacing w:before="96"/>
              <w:rPr>
                <w:lang w:eastAsia="zh-TW"/>
              </w:rPr>
            </w:pPr>
            <w:r>
              <w:rPr>
                <w:rFonts w:hint="eastAsia"/>
                <w:lang w:eastAsia="zh-TW"/>
              </w:rPr>
              <w:t>MediaTek</w:t>
            </w:r>
          </w:p>
        </w:tc>
      </w:tr>
    </w:tbl>
    <w:p w14:paraId="6D113D9D" w14:textId="77777777" w:rsidR="002B628B" w:rsidRDefault="002B628B">
      <w:pPr>
        <w:spacing w:after="200"/>
        <w:rPr>
          <w:rFonts w:cs="Arial"/>
          <w:b/>
          <w:color w:val="6F6F6F" w:themeColor="text1" w:themeTint="BF"/>
          <w:sz w:val="16"/>
          <w:szCs w:val="16"/>
        </w:rPr>
      </w:pPr>
      <w:r>
        <w:rPr>
          <w:rFonts w:cs="Arial"/>
          <w:b/>
          <w:color w:val="6F6F6F" w:themeColor="text1" w:themeTint="BF"/>
          <w:sz w:val="16"/>
          <w:szCs w:val="16"/>
        </w:rPr>
        <w:br w:type="page"/>
      </w:r>
    </w:p>
    <w:sdt>
      <w:sdtPr>
        <w:rPr>
          <w:rFonts w:cs="Arial"/>
          <w:b/>
          <w:color w:val="333333"/>
          <w:sz w:val="16"/>
          <w:szCs w:val="16"/>
        </w:rPr>
        <w:id w:val="613409014"/>
        <w:lock w:val="sdtContentLocked"/>
        <w:placeholder>
          <w:docPart w:val="381DF0614AE94448ACCCC4F22F703DF4"/>
        </w:placeholder>
      </w:sdtPr>
      <w:sdtEndPr>
        <w:rPr>
          <w:b w:val="0"/>
        </w:rPr>
      </w:sdtEndPr>
      <w:sdtContent>
        <w:p w14:paraId="4975AC1E" w14:textId="77777777" w:rsidR="002B628B" w:rsidRPr="00DF773A" w:rsidRDefault="002B628B" w:rsidP="00ED3861">
          <w:pPr>
            <w:spacing w:after="80" w:line="240" w:lineRule="auto"/>
            <w:jc w:val="both"/>
            <w:rPr>
              <w:rFonts w:cs="Arial"/>
              <w:b/>
              <w:color w:val="333333"/>
              <w:sz w:val="16"/>
              <w:szCs w:val="16"/>
            </w:rPr>
          </w:pPr>
          <w:r w:rsidRPr="00DF773A">
            <w:rPr>
              <w:rFonts w:cs="Arial"/>
              <w:b/>
              <w:color w:val="333333"/>
              <w:sz w:val="16"/>
              <w:szCs w:val="16"/>
            </w:rPr>
            <w:t>DISCLAIMER AND COPYRIGHT NOTICE</w:t>
          </w:r>
        </w:p>
        <w:p w14:paraId="4258CCF2" w14:textId="77777777" w:rsidR="002B628B" w:rsidRPr="00761EC4" w:rsidRDefault="002B628B" w:rsidP="00ED3861">
          <w:pPr>
            <w:spacing w:after="80" w:line="240" w:lineRule="auto"/>
            <w:jc w:val="both"/>
            <w:rPr>
              <w:sz w:val="16"/>
              <w:szCs w:val="16"/>
            </w:rPr>
          </w:pPr>
        </w:p>
        <w:p w14:paraId="63BB35C8" w14:textId="77777777" w:rsidR="002B628B" w:rsidRPr="00DF773A" w:rsidRDefault="002B628B" w:rsidP="00ED3861">
          <w:pPr>
            <w:spacing w:after="80" w:line="240" w:lineRule="auto"/>
            <w:jc w:val="both"/>
            <w:rPr>
              <w:rFonts w:cs="Arial"/>
              <w:color w:val="333333"/>
              <w:sz w:val="16"/>
              <w:szCs w:val="16"/>
            </w:rPr>
          </w:pPr>
          <w:r w:rsidRPr="00DF773A">
            <w:rPr>
              <w:rFonts w:cs="Arial"/>
              <w:color w:val="333333"/>
              <w:sz w:val="16"/>
              <w:szCs w:val="16"/>
            </w:rPr>
            <w:t>This disclaimer applies to all draft specifications and final specifications adopted by the Bluetooth SIG Board of Directors (both of which are hereinafter referred to herein as a Bluetooth “Specification”). Your use of this Specification in any way is subject to your compliance with all conditions of such use, and your acceptance of all disclaimers and limitations as to such use, co</w:t>
          </w:r>
          <w:r>
            <w:rPr>
              <w:rFonts w:cs="Arial"/>
              <w:color w:val="333333"/>
              <w:sz w:val="16"/>
              <w:szCs w:val="16"/>
            </w:rPr>
            <w:t xml:space="preserve">ntained in this Specification. </w:t>
          </w:r>
          <w:r w:rsidRPr="00DF773A">
            <w:rPr>
              <w:rFonts w:cs="Arial"/>
              <w:color w:val="333333"/>
              <w:sz w:val="16"/>
              <w:szCs w:val="16"/>
            </w:rPr>
            <w:t xml:space="preserve">Any user of this Specification is advised to seek appropriate legal, engineering or other professional advice regarding the use, interpretation or effect of this Specification on any matters discussed in this Specification. </w:t>
          </w:r>
        </w:p>
        <w:p w14:paraId="200B19A4" w14:textId="77777777" w:rsidR="002B628B" w:rsidRPr="00DF773A" w:rsidRDefault="002B628B" w:rsidP="00ED3861">
          <w:pPr>
            <w:spacing w:after="80"/>
            <w:jc w:val="both"/>
            <w:rPr>
              <w:rFonts w:cs="Arial"/>
              <w:color w:val="333333"/>
              <w:sz w:val="16"/>
              <w:szCs w:val="16"/>
            </w:rPr>
          </w:pPr>
          <w:r w:rsidRPr="00DF773A">
            <w:rPr>
              <w:rFonts w:cs="Arial"/>
              <w:color w:val="333333"/>
              <w:sz w:val="16"/>
              <w:szCs w:val="16"/>
            </w:rPr>
            <w:t xml:space="preserve">Use of Bluetooth Specifications and any related intellectual property is governed by the Promoters Membership Agreement among the Promoter Members and Bluetooth SIG (the “Promoters Agreement”), certain membership agreements between Bluetooth SIG and its Adopter and Associate Members, including, but not limited to, the Membership Application, the Bluetooth Patent/Copyright License Agreement and the Bluetooth Trademark License Agreement (collectively, the “Membership Agreements”) and the Bluetooth Specification Early Adopters Agreements (1.2 Early Adopters Agreements) among Early Adopter members of the unincorporated Bluetooth SIG and the Promoter Members (the “Early Adopters Agreement”). Certain rights and obligations of the Promoter Members under the Early Adopters Agreements have been assigned to Bluetooth SIG by the Promoter Members. </w:t>
          </w:r>
        </w:p>
        <w:p w14:paraId="64E37634" w14:textId="77777777" w:rsidR="002B628B" w:rsidRPr="00DF773A" w:rsidRDefault="002B628B" w:rsidP="00ED3861">
          <w:pPr>
            <w:spacing w:after="80"/>
            <w:jc w:val="both"/>
            <w:rPr>
              <w:rFonts w:cs="Arial"/>
              <w:color w:val="333333"/>
              <w:sz w:val="16"/>
              <w:szCs w:val="16"/>
            </w:rPr>
          </w:pPr>
          <w:r w:rsidRPr="00DF773A">
            <w:rPr>
              <w:rFonts w:cs="Arial"/>
              <w:color w:val="333333"/>
              <w:sz w:val="16"/>
              <w:szCs w:val="16"/>
            </w:rPr>
            <w:t>Use of the Specification by anyone who is not a member of Bluetooth SIG or a party to an Early Adopters Agreement (each such person or party, a “Member”) is prohibited. The use of any portion of a Bluetooth Specification may involve the use of intellectual property rights ("IPR"), including pending or issued patents, or copyrights or other rights. Bluetooth SIG has made no search or investigation for such rights and disclaims any undertaking or duty to do so. The legal rights and obligations of each Member are governed by the applicable Membership Agreements, Early Adopters Agreement or Promoters Agreement. No license, express or implied, by estoppel or otherwise, to any intellectual property rights are granted herein.</w:t>
          </w:r>
        </w:p>
        <w:p w14:paraId="053A89A1" w14:textId="77777777" w:rsidR="002B628B" w:rsidRPr="00DF773A" w:rsidRDefault="002B628B" w:rsidP="00ED3861">
          <w:pPr>
            <w:spacing w:after="80"/>
            <w:jc w:val="both"/>
            <w:rPr>
              <w:rFonts w:cs="Arial"/>
              <w:color w:val="333333"/>
              <w:sz w:val="16"/>
              <w:szCs w:val="16"/>
            </w:rPr>
          </w:pPr>
          <w:r w:rsidRPr="00DF773A">
            <w:rPr>
              <w:rFonts w:cs="Arial"/>
              <w:color w:val="333333"/>
              <w:sz w:val="16"/>
              <w:szCs w:val="16"/>
            </w:rPr>
            <w:t>Any use of the Specification not in compliance with the terms of the applicable Membership Agreements, Early Adopters Agreement or Promoters Agreement is prohibited and any such prohibited use may result in (i) termination of the applicable Membership Agreements or Early Adopters Agreement and (ii) liability claims by Bluetooth SIG or any of its Members for patent, copyright and/or trademark infringement claims permitted by the applicable agreement or by applicable law.</w:t>
          </w:r>
        </w:p>
        <w:p w14:paraId="31BE85B5" w14:textId="77777777" w:rsidR="002B628B" w:rsidRPr="00DF773A" w:rsidRDefault="002B628B" w:rsidP="00ED3861">
          <w:pPr>
            <w:spacing w:after="80"/>
            <w:jc w:val="both"/>
            <w:rPr>
              <w:rFonts w:cs="Arial"/>
              <w:color w:val="333333"/>
              <w:sz w:val="16"/>
              <w:szCs w:val="16"/>
            </w:rPr>
          </w:pPr>
          <w:r w:rsidRPr="00DF773A">
            <w:rPr>
              <w:rFonts w:cs="Arial"/>
              <w:color w:val="333333"/>
              <w:sz w:val="16"/>
              <w:szCs w:val="16"/>
            </w:rPr>
            <w:t xml:space="preserve">THE SPECIFICATION IS PROVIDED “AS IS” WITH NO WARRANTIES WHATSOEVER, INCLUDING ANY WARRANTY OF MERCHANTABILITY, NONINFRINGEMENT, FITNESS FOR ANY PARTICULAR PURPOSE, SATISFACTORY QUALITY, OR REASONABLE SKILL OR CARE, OR ANY WARRANTY ARISING OUT OF ANY COURSE OF DEALING, USAGE, TRADE PRACTICE, PROPOSAL, SPECIFICATION OR SAMPLE. </w:t>
          </w:r>
        </w:p>
        <w:p w14:paraId="751C4EA3" w14:textId="77777777" w:rsidR="002B628B" w:rsidRPr="00DF773A" w:rsidRDefault="002B628B" w:rsidP="00ED3861">
          <w:pPr>
            <w:spacing w:after="80"/>
            <w:jc w:val="both"/>
            <w:rPr>
              <w:rFonts w:cs="Arial"/>
              <w:color w:val="333333"/>
              <w:sz w:val="16"/>
              <w:szCs w:val="16"/>
            </w:rPr>
          </w:pPr>
          <w:r w:rsidRPr="00DF773A">
            <w:rPr>
              <w:rFonts w:cs="Arial"/>
              <w:color w:val="333333"/>
              <w:sz w:val="16"/>
              <w:szCs w:val="16"/>
            </w:rPr>
            <w:t xml:space="preserve">Each Member hereby acknowledges that products equipped with the Bluetooth wireless technology ("Bluetooth Products") may be subject to various regulatory controls under the laws and regulations applicable to products using wireless non licensed spectrum of various governments worldwide. Such laws and regulatory controls may govern, among other things, the combination, operation, use, implementation and distribution of Bluetooth Products. Examples of such laws and regulatory controls include, but are not limited to, airline regulatory controls, telecommunications regulations, technology transfer controls and health and safety regulations. Each Member is solely responsible for the compliance by their Bluetooth Products with any such laws and regulations and for obtaining any and all required authorizations, permits, or licenses for their Bluetooth Products related to such regulations within the applicable jurisdictions. Each Member acknowledges that nothing in the Specification provides any information or assistance in connection with securing such compliance, authorizations or licenses. NOTHING IN THE SPECIFICATION CREATES ANY WARRANTIES, EITHER EXPRESS OR IMPLIED, REGARDING SUCH LAWS OR REGULATIONS. </w:t>
          </w:r>
        </w:p>
        <w:p w14:paraId="5A01B3E8" w14:textId="77777777" w:rsidR="002B628B" w:rsidRPr="00DF773A" w:rsidRDefault="002B628B" w:rsidP="00ED3861">
          <w:pPr>
            <w:spacing w:after="80"/>
            <w:jc w:val="both"/>
            <w:rPr>
              <w:rFonts w:cs="Arial"/>
              <w:color w:val="333333"/>
              <w:sz w:val="16"/>
              <w:szCs w:val="16"/>
            </w:rPr>
          </w:pPr>
          <w:r w:rsidRPr="00DF773A">
            <w:rPr>
              <w:rFonts w:cs="Arial"/>
              <w:color w:val="333333"/>
              <w:sz w:val="16"/>
              <w:szCs w:val="16"/>
            </w:rPr>
            <w:t xml:space="preserve">ALL LIABILITY, INCLUDING LIABILITY FOR INFRINGEMENT OF ANY INTELLECTUAL PROPERTY RIGHTS OR FOR NONCOMPLIANCE WITH LAWS, RELATING TO USE OF THE SPECIFICATION IS EXPRESSLY DISCLAIMED. To the extent not prohibited by law, in no event will Bluetooth SIG or its Members or their affiliates be liable for any damages, including without limitation, lost revenue, profits, data or programs, or business interruption, or for special, indirect, consequential, incidental or punitive damages, however caused and regardless of the theory of liability, arising out of or related to any furnishing, practicing, modifying, use or the performance or implementation of the contents of this Specification, even if Bluetooth SIG or its Members or their affiliates have been advised of the possibility of such damages. BY USE OF THE SPECIFICATION, EACH MEMBER EXPRESSLY WAIVES ANY CLAIM AGAINST BLUETOOTH SIG AND ITS MEMBERS OR THEIR AFFILATES RELATED TO USE OF THE SPECIFICATION. </w:t>
          </w:r>
        </w:p>
        <w:p w14:paraId="0E5FAC51" w14:textId="77777777" w:rsidR="002B628B" w:rsidRPr="00DF773A" w:rsidRDefault="002B628B" w:rsidP="00ED3861">
          <w:pPr>
            <w:spacing w:after="80"/>
            <w:jc w:val="both"/>
            <w:rPr>
              <w:rFonts w:cs="Arial"/>
              <w:color w:val="333333"/>
              <w:sz w:val="16"/>
              <w:szCs w:val="16"/>
            </w:rPr>
          </w:pPr>
          <w:r w:rsidRPr="00DF773A">
            <w:rPr>
              <w:rFonts w:cs="Arial"/>
              <w:color w:val="333333"/>
              <w:sz w:val="16"/>
              <w:szCs w:val="16"/>
            </w:rPr>
            <w:t xml:space="preserve">If this Specification is an intermediate draft, it is for comment only. No products should be designed based on it except solely to verify the prototyping specification at SIG sponsored IOP events and it does not represent any commitment to release or implement any portion of the intermediate draft, which may be withdrawn, modified, or replaced at any time in the adopted Specification. </w:t>
          </w:r>
        </w:p>
        <w:p w14:paraId="07625B86" w14:textId="77777777" w:rsidR="002B628B" w:rsidRPr="00DF773A" w:rsidRDefault="002B628B" w:rsidP="00ED3861">
          <w:pPr>
            <w:spacing w:after="80"/>
            <w:jc w:val="both"/>
            <w:rPr>
              <w:rFonts w:cs="Arial"/>
              <w:color w:val="333333"/>
              <w:sz w:val="16"/>
              <w:szCs w:val="16"/>
            </w:rPr>
          </w:pPr>
          <w:r w:rsidRPr="00DF773A">
            <w:rPr>
              <w:rFonts w:cs="Arial"/>
              <w:color w:val="333333"/>
              <w:sz w:val="16"/>
              <w:szCs w:val="16"/>
            </w:rPr>
            <w:t xml:space="preserve">Bluetooth SIG reserves the right to adopt any changes or alterations to the Specification it deems necessary or appropriate.  </w:t>
          </w:r>
        </w:p>
      </w:sdtContent>
    </w:sdt>
    <w:p w14:paraId="635DCAB7" w14:textId="77777777" w:rsidR="00ED3861" w:rsidRPr="00ED3861" w:rsidRDefault="00FF68FD" w:rsidP="00ED3861">
      <w:pPr>
        <w:spacing w:after="0" w:line="264" w:lineRule="auto"/>
        <w:jc w:val="both"/>
        <w:rPr>
          <w:rFonts w:cs="Arial"/>
          <w:b/>
          <w:color w:val="333333"/>
          <w:sz w:val="16"/>
          <w:szCs w:val="16"/>
        </w:rPr>
      </w:pPr>
      <w:r>
        <w:rPr>
          <w:rFonts w:cs="Arial"/>
          <w:b/>
          <w:color w:val="333333"/>
          <w:sz w:val="16"/>
          <w:szCs w:val="16"/>
        </w:rPr>
        <w:t xml:space="preserve">Copyright © </w:t>
      </w:r>
      <w:r w:rsidR="002B628B" w:rsidRPr="00DF773A">
        <w:rPr>
          <w:rFonts w:cs="Arial"/>
          <w:b/>
          <w:color w:val="333333"/>
          <w:sz w:val="16"/>
          <w:szCs w:val="16"/>
        </w:rPr>
        <w:t>201</w:t>
      </w:r>
      <w:r w:rsidR="009B0C83">
        <w:rPr>
          <w:rFonts w:cs="Arial"/>
          <w:b/>
          <w:color w:val="333333"/>
          <w:sz w:val="16"/>
          <w:szCs w:val="16"/>
        </w:rPr>
        <w:t>5</w:t>
      </w:r>
      <w:r w:rsidR="00D819B8">
        <w:rPr>
          <w:rFonts w:cs="Arial"/>
          <w:b/>
          <w:color w:val="333333"/>
          <w:sz w:val="16"/>
          <w:szCs w:val="16"/>
        </w:rPr>
        <w:t>-2016</w:t>
      </w:r>
      <w:r w:rsidR="002B628B" w:rsidRPr="00DF773A">
        <w:rPr>
          <w:rFonts w:cs="Arial"/>
          <w:b/>
          <w:color w:val="333333"/>
          <w:sz w:val="16"/>
          <w:szCs w:val="16"/>
        </w:rPr>
        <w:t xml:space="preserve">. </w:t>
      </w:r>
      <w:sdt>
        <w:sdtPr>
          <w:rPr>
            <w:rFonts w:cs="Arial"/>
            <w:b/>
            <w:color w:val="333333"/>
            <w:sz w:val="16"/>
            <w:szCs w:val="16"/>
          </w:rPr>
          <w:id w:val="-1293436818"/>
          <w:lock w:val="sdtContentLocked"/>
          <w:placeholder>
            <w:docPart w:val="381DF0614AE94448ACCCC4F22F703DF4"/>
          </w:placeholder>
        </w:sdtPr>
        <w:sdtContent>
          <w:r w:rsidR="002B628B" w:rsidRPr="00DF773A">
            <w:rPr>
              <w:rFonts w:cs="Arial"/>
              <w:b/>
              <w:color w:val="333333"/>
              <w:sz w:val="16"/>
              <w:szCs w:val="16"/>
            </w:rPr>
            <w:t xml:space="preserve">The Bluetooth word mark and logos are owned by Bluetooth SIG, Inc. All copyrights in the Bluetooth Specifications themselves are owned by Ericsson AB, Lenovo (Singapore) Pte. Ltd., Intel Corporation, Microsoft Corporation, </w:t>
          </w:r>
          <w:r w:rsidR="00C62A71">
            <w:rPr>
              <w:rFonts w:cs="Arial"/>
              <w:b/>
              <w:color w:val="333333"/>
              <w:sz w:val="16"/>
              <w:szCs w:val="16"/>
            </w:rPr>
            <w:t>Apple Inc.</w:t>
          </w:r>
          <w:r w:rsidR="002B628B" w:rsidRPr="00DF773A">
            <w:rPr>
              <w:rFonts w:cs="Arial"/>
              <w:b/>
              <w:color w:val="333333"/>
              <w:sz w:val="16"/>
              <w:szCs w:val="16"/>
            </w:rPr>
            <w:t>, Nokia Corporation and Toshiba Corporation. Other third-party brands and names are the property of their respective owners.</w:t>
          </w:r>
        </w:sdtContent>
      </w:sdt>
      <w:r w:rsidR="00ED3861">
        <w:br w:type="page"/>
      </w:r>
    </w:p>
    <w:sdt>
      <w:sdtPr>
        <w:rPr>
          <w:rFonts w:ascii="Arial" w:eastAsiaTheme="minorEastAsia" w:hAnsi="Arial" w:cstheme="minorBidi"/>
          <w:noProof/>
          <w:snapToGrid w:val="0"/>
          <w:color w:val="auto"/>
          <w:sz w:val="20"/>
          <w:szCs w:val="22"/>
        </w:rPr>
        <w:id w:val="-1726759983"/>
        <w:docPartObj>
          <w:docPartGallery w:val="Table of Contents"/>
          <w:docPartUnique/>
        </w:docPartObj>
      </w:sdtPr>
      <w:sdtEndPr>
        <w:rPr>
          <w:rFonts w:eastAsia="MS Mincho" w:cs="Times New Roman"/>
          <w:color w:val="2260A5" w:themeColor="accent1"/>
          <w:szCs w:val="20"/>
        </w:rPr>
      </w:sdtEndPr>
      <w:sdtContent>
        <w:sdt>
          <w:sdtPr>
            <w:rPr>
              <w:rFonts w:ascii="Arial" w:eastAsiaTheme="minorEastAsia" w:hAnsi="Arial" w:cstheme="minorBidi"/>
              <w:noProof/>
              <w:snapToGrid w:val="0"/>
              <w:color w:val="auto"/>
              <w:sz w:val="20"/>
              <w:szCs w:val="22"/>
            </w:rPr>
            <w:id w:val="-1298291586"/>
            <w:docPartObj>
              <w:docPartGallery w:val="Table of Contents"/>
              <w:docPartUnique/>
            </w:docPartObj>
          </w:sdtPr>
          <w:sdtEndPr>
            <w:rPr>
              <w:rFonts w:eastAsia="MS Mincho" w:cs="Times New Roman"/>
              <w:color w:val="2260A5" w:themeColor="accent1"/>
              <w:szCs w:val="20"/>
            </w:rPr>
          </w:sdtEndPr>
          <w:sdtContent>
            <w:p w14:paraId="2036C0AC" w14:textId="77777777" w:rsidR="004C67D5" w:rsidRPr="004853D4" w:rsidRDefault="004C67D5" w:rsidP="00ED3861">
              <w:pPr>
                <w:pStyle w:val="TOCHeading"/>
              </w:pPr>
              <w:r w:rsidRPr="004853D4">
                <w:t>Contents</w:t>
              </w:r>
            </w:p>
            <w:p w14:paraId="6F8A596D" w14:textId="77777777" w:rsidR="00082694" w:rsidRPr="004853D4" w:rsidRDefault="00024F7D">
              <w:pPr>
                <w:pStyle w:val="TOC1"/>
                <w:tabs>
                  <w:tab w:val="left" w:pos="400"/>
                  <w:tab w:val="right" w:leader="dot" w:pos="9350"/>
                </w:tabs>
                <w:rPr>
                  <w:rFonts w:ascii="Calibri" w:hAnsi="Calibri"/>
                  <w:noProof w:val="0"/>
                  <w:color w:val="3F3F3F" w:themeColor="text1"/>
                </w:rPr>
              </w:pPr>
            </w:p>
          </w:sdtContent>
        </w:sdt>
        <w:p w14:paraId="604F21B8" w14:textId="77777777" w:rsidR="009E779F" w:rsidRDefault="00082694">
          <w:pPr>
            <w:pStyle w:val="TOC1"/>
            <w:tabs>
              <w:tab w:val="left" w:pos="400"/>
              <w:tab w:val="right" w:leader="dot" w:pos="9350"/>
            </w:tabs>
            <w:rPr>
              <w:rFonts w:asciiTheme="minorHAnsi" w:eastAsiaTheme="minorEastAsia" w:hAnsiTheme="minorHAnsi" w:cstheme="minorBidi"/>
              <w:b w:val="0"/>
              <w:bCs w:val="0"/>
              <w:snapToGrid/>
              <w:color w:val="auto"/>
              <w:sz w:val="22"/>
              <w:szCs w:val="22"/>
            </w:rPr>
          </w:pPr>
          <w:r w:rsidRPr="004853D4">
            <w:rPr>
              <w:rFonts w:ascii="Calibri" w:hAnsi="Calibri"/>
              <w:noProof w:val="0"/>
              <w:color w:val="3F3F3F" w:themeColor="text1"/>
            </w:rPr>
            <w:fldChar w:fldCharType="begin"/>
          </w:r>
          <w:r w:rsidR="004C67D5" w:rsidRPr="004853D4">
            <w:instrText xml:space="preserve"> TOC \o "1-3" \h \z \u </w:instrText>
          </w:r>
          <w:r w:rsidRPr="004853D4">
            <w:rPr>
              <w:rFonts w:ascii="Calibri" w:hAnsi="Calibri"/>
              <w:noProof w:val="0"/>
              <w:color w:val="3F3F3F" w:themeColor="text1"/>
            </w:rPr>
            <w:fldChar w:fldCharType="separate"/>
          </w:r>
          <w:hyperlink w:anchor="_Toc448771350" w:history="1">
            <w:r w:rsidR="009E779F" w:rsidRPr="0090262A">
              <w:rPr>
                <w:rStyle w:val="Hyperlink"/>
              </w:rPr>
              <w:t>1</w:t>
            </w:r>
            <w:r w:rsidR="009E779F">
              <w:rPr>
                <w:rFonts w:asciiTheme="minorHAnsi" w:eastAsiaTheme="minorEastAsia" w:hAnsiTheme="minorHAnsi" w:cstheme="minorBidi"/>
                <w:b w:val="0"/>
                <w:bCs w:val="0"/>
                <w:snapToGrid/>
                <w:color w:val="auto"/>
                <w:sz w:val="22"/>
                <w:szCs w:val="22"/>
              </w:rPr>
              <w:tab/>
            </w:r>
            <w:r w:rsidR="009E779F" w:rsidRPr="0090262A">
              <w:rPr>
                <w:rStyle w:val="Hyperlink"/>
              </w:rPr>
              <w:t>Change Overview</w:t>
            </w:r>
            <w:r w:rsidR="009E779F">
              <w:rPr>
                <w:webHidden/>
              </w:rPr>
              <w:tab/>
            </w:r>
            <w:r w:rsidR="009E779F">
              <w:rPr>
                <w:webHidden/>
              </w:rPr>
              <w:fldChar w:fldCharType="begin"/>
            </w:r>
            <w:r w:rsidR="009E779F">
              <w:rPr>
                <w:webHidden/>
              </w:rPr>
              <w:instrText xml:space="preserve"> PAGEREF _Toc448771350 \h </w:instrText>
            </w:r>
            <w:r w:rsidR="009E779F">
              <w:rPr>
                <w:webHidden/>
              </w:rPr>
            </w:r>
            <w:r w:rsidR="009E779F">
              <w:rPr>
                <w:webHidden/>
              </w:rPr>
              <w:fldChar w:fldCharType="separate"/>
            </w:r>
            <w:r w:rsidR="009E779F">
              <w:rPr>
                <w:webHidden/>
              </w:rPr>
              <w:t>11</w:t>
            </w:r>
            <w:r w:rsidR="009E779F">
              <w:rPr>
                <w:webHidden/>
              </w:rPr>
              <w:fldChar w:fldCharType="end"/>
            </w:r>
          </w:hyperlink>
        </w:p>
        <w:p w14:paraId="56CD7BD0" w14:textId="77777777" w:rsidR="009E779F" w:rsidRDefault="009E779F">
          <w:pPr>
            <w:pStyle w:val="TOC2"/>
            <w:rPr>
              <w:rFonts w:asciiTheme="minorHAnsi" w:eastAsiaTheme="minorEastAsia" w:hAnsiTheme="minorHAnsi" w:cstheme="minorBidi"/>
              <w:bCs w:val="0"/>
              <w:snapToGrid/>
              <w:color w:val="auto"/>
              <w:sz w:val="22"/>
              <w:szCs w:val="22"/>
            </w:rPr>
          </w:pPr>
          <w:hyperlink w:anchor="_Toc448771351" w:history="1">
            <w:r w:rsidRPr="0090262A">
              <w:rPr>
                <w:rStyle w:val="Hyperlink"/>
              </w:rPr>
              <w:t>1.1</w:t>
            </w:r>
            <w:r>
              <w:rPr>
                <w:rFonts w:asciiTheme="minorHAnsi" w:eastAsiaTheme="minorEastAsia" w:hAnsiTheme="minorHAnsi" w:cstheme="minorBidi"/>
                <w:bCs w:val="0"/>
                <w:snapToGrid/>
                <w:color w:val="auto"/>
                <w:sz w:val="22"/>
                <w:szCs w:val="22"/>
              </w:rPr>
              <w:tab/>
            </w:r>
            <w:r w:rsidRPr="0090262A">
              <w:rPr>
                <w:rStyle w:val="Hyperlink"/>
              </w:rPr>
              <w:t>Changes since FIPD</w:t>
            </w:r>
            <w:r>
              <w:rPr>
                <w:webHidden/>
              </w:rPr>
              <w:tab/>
            </w:r>
            <w:r>
              <w:rPr>
                <w:webHidden/>
              </w:rPr>
              <w:fldChar w:fldCharType="begin"/>
            </w:r>
            <w:r>
              <w:rPr>
                <w:webHidden/>
              </w:rPr>
              <w:instrText xml:space="preserve"> PAGEREF _Toc448771351 \h </w:instrText>
            </w:r>
            <w:r>
              <w:rPr>
                <w:webHidden/>
              </w:rPr>
            </w:r>
            <w:r>
              <w:rPr>
                <w:webHidden/>
              </w:rPr>
              <w:fldChar w:fldCharType="separate"/>
            </w:r>
            <w:r>
              <w:rPr>
                <w:webHidden/>
              </w:rPr>
              <w:t>11</w:t>
            </w:r>
            <w:r>
              <w:rPr>
                <w:webHidden/>
              </w:rPr>
              <w:fldChar w:fldCharType="end"/>
            </w:r>
          </w:hyperlink>
        </w:p>
        <w:p w14:paraId="2413D0F4" w14:textId="77777777" w:rsidR="009E779F" w:rsidRDefault="009E779F">
          <w:pPr>
            <w:pStyle w:val="TOC1"/>
            <w:tabs>
              <w:tab w:val="left" w:pos="400"/>
              <w:tab w:val="right" w:leader="dot" w:pos="9350"/>
            </w:tabs>
            <w:rPr>
              <w:rFonts w:asciiTheme="minorHAnsi" w:eastAsiaTheme="minorEastAsia" w:hAnsiTheme="minorHAnsi" w:cstheme="minorBidi"/>
              <w:b w:val="0"/>
              <w:bCs w:val="0"/>
              <w:snapToGrid/>
              <w:color w:val="auto"/>
              <w:sz w:val="22"/>
              <w:szCs w:val="22"/>
            </w:rPr>
          </w:pPr>
          <w:hyperlink w:anchor="_Toc448771352" w:history="1">
            <w:r w:rsidRPr="0090262A">
              <w:rPr>
                <w:rStyle w:val="Hyperlink"/>
              </w:rPr>
              <w:t>2</w:t>
            </w:r>
            <w:r>
              <w:rPr>
                <w:rFonts w:asciiTheme="minorHAnsi" w:eastAsiaTheme="minorEastAsia" w:hAnsiTheme="minorHAnsi" w:cstheme="minorBidi"/>
                <w:b w:val="0"/>
                <w:bCs w:val="0"/>
                <w:snapToGrid/>
                <w:color w:val="auto"/>
                <w:sz w:val="22"/>
                <w:szCs w:val="22"/>
              </w:rPr>
              <w:tab/>
            </w:r>
            <w:r w:rsidRPr="0090262A">
              <w:rPr>
                <w:rStyle w:val="Hyperlink"/>
              </w:rPr>
              <w:t>Change Request Instances</w:t>
            </w:r>
            <w:r>
              <w:rPr>
                <w:webHidden/>
              </w:rPr>
              <w:tab/>
            </w:r>
            <w:r>
              <w:rPr>
                <w:webHidden/>
              </w:rPr>
              <w:fldChar w:fldCharType="begin"/>
            </w:r>
            <w:r>
              <w:rPr>
                <w:webHidden/>
              </w:rPr>
              <w:instrText xml:space="preserve"> PAGEREF _Toc448771352 \h </w:instrText>
            </w:r>
            <w:r>
              <w:rPr>
                <w:webHidden/>
              </w:rPr>
            </w:r>
            <w:r>
              <w:rPr>
                <w:webHidden/>
              </w:rPr>
              <w:fldChar w:fldCharType="separate"/>
            </w:r>
            <w:r>
              <w:rPr>
                <w:webHidden/>
              </w:rPr>
              <w:t>12</w:t>
            </w:r>
            <w:r>
              <w:rPr>
                <w:webHidden/>
              </w:rPr>
              <w:fldChar w:fldCharType="end"/>
            </w:r>
          </w:hyperlink>
        </w:p>
        <w:p w14:paraId="2743D3D2" w14:textId="77777777" w:rsidR="009E779F" w:rsidRDefault="009E779F">
          <w:pPr>
            <w:pStyle w:val="TOC2"/>
            <w:rPr>
              <w:rFonts w:asciiTheme="minorHAnsi" w:eastAsiaTheme="minorEastAsia" w:hAnsiTheme="minorHAnsi" w:cstheme="minorBidi"/>
              <w:bCs w:val="0"/>
              <w:snapToGrid/>
              <w:color w:val="auto"/>
              <w:sz w:val="22"/>
              <w:szCs w:val="22"/>
            </w:rPr>
          </w:pPr>
          <w:hyperlink w:anchor="_Toc448771353" w:history="1">
            <w:r w:rsidRPr="0090262A">
              <w:rPr>
                <w:rStyle w:val="Hyperlink"/>
              </w:rPr>
              <w:t>2.1</w:t>
            </w:r>
            <w:r>
              <w:rPr>
                <w:rFonts w:asciiTheme="minorHAnsi" w:eastAsiaTheme="minorEastAsia" w:hAnsiTheme="minorHAnsi" w:cstheme="minorBidi"/>
                <w:bCs w:val="0"/>
                <w:snapToGrid/>
                <w:color w:val="auto"/>
                <w:sz w:val="22"/>
                <w:szCs w:val="22"/>
              </w:rPr>
              <w:tab/>
            </w:r>
            <w:r w:rsidRPr="0090262A">
              <w:rPr>
                <w:rStyle w:val="Hyperlink"/>
              </w:rPr>
              <w:t>Volume 1, Part A: Architecture</w:t>
            </w:r>
            <w:r>
              <w:rPr>
                <w:webHidden/>
              </w:rPr>
              <w:tab/>
            </w:r>
            <w:r>
              <w:rPr>
                <w:webHidden/>
              </w:rPr>
              <w:fldChar w:fldCharType="begin"/>
            </w:r>
            <w:r>
              <w:rPr>
                <w:webHidden/>
              </w:rPr>
              <w:instrText xml:space="preserve"> PAGEREF _Toc448771353 \h </w:instrText>
            </w:r>
            <w:r>
              <w:rPr>
                <w:webHidden/>
              </w:rPr>
            </w:r>
            <w:r>
              <w:rPr>
                <w:webHidden/>
              </w:rPr>
              <w:fldChar w:fldCharType="separate"/>
            </w:r>
            <w:r>
              <w:rPr>
                <w:webHidden/>
              </w:rPr>
              <w:t>12</w:t>
            </w:r>
            <w:r>
              <w:rPr>
                <w:webHidden/>
              </w:rPr>
              <w:fldChar w:fldCharType="end"/>
            </w:r>
          </w:hyperlink>
        </w:p>
        <w:p w14:paraId="7021D516"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354" w:history="1">
            <w:r w:rsidRPr="0090262A">
              <w:rPr>
                <w:rStyle w:val="Hyperlink"/>
                <w14:scene3d>
                  <w14:camera w14:prst="orthographicFront"/>
                  <w14:lightRig w14:rig="threePt" w14:dir="t">
                    <w14:rot w14:lat="0" w14:lon="0" w14:rev="0"/>
                  </w14:lightRig>
                </w14:scene3d>
              </w:rPr>
              <w:t>2.1.1</w:t>
            </w:r>
            <w:r>
              <w:rPr>
                <w:rFonts w:asciiTheme="minorHAnsi" w:eastAsiaTheme="minorEastAsia" w:hAnsiTheme="minorHAnsi" w:cstheme="minorBidi"/>
                <w:bCs w:val="0"/>
                <w:snapToGrid/>
                <w:color w:val="auto"/>
                <w:sz w:val="22"/>
                <w:szCs w:val="22"/>
              </w:rPr>
              <w:tab/>
            </w:r>
            <w:r w:rsidRPr="0090262A">
              <w:rPr>
                <w:rStyle w:val="Hyperlink"/>
              </w:rPr>
              <w:t>[Modified Section] 3.2.2 LE Generic Packet Structure</w:t>
            </w:r>
            <w:r>
              <w:rPr>
                <w:webHidden/>
              </w:rPr>
              <w:tab/>
            </w:r>
            <w:r>
              <w:rPr>
                <w:webHidden/>
              </w:rPr>
              <w:fldChar w:fldCharType="begin"/>
            </w:r>
            <w:r>
              <w:rPr>
                <w:webHidden/>
              </w:rPr>
              <w:instrText xml:space="preserve"> PAGEREF _Toc448771354 \h </w:instrText>
            </w:r>
            <w:r>
              <w:rPr>
                <w:webHidden/>
              </w:rPr>
            </w:r>
            <w:r>
              <w:rPr>
                <w:webHidden/>
              </w:rPr>
              <w:fldChar w:fldCharType="separate"/>
            </w:r>
            <w:r>
              <w:rPr>
                <w:webHidden/>
              </w:rPr>
              <w:t>12</w:t>
            </w:r>
            <w:r>
              <w:rPr>
                <w:webHidden/>
              </w:rPr>
              <w:fldChar w:fldCharType="end"/>
            </w:r>
          </w:hyperlink>
        </w:p>
        <w:p w14:paraId="5CF896DD"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355" w:history="1">
            <w:r w:rsidRPr="0090262A">
              <w:rPr>
                <w:rStyle w:val="Hyperlink"/>
                <w14:scene3d>
                  <w14:camera w14:prst="orthographicFront"/>
                  <w14:lightRig w14:rig="threePt" w14:dir="t">
                    <w14:rot w14:lat="0" w14:lon="0" w14:rev="0"/>
                  </w14:lightRig>
                </w14:scene3d>
              </w:rPr>
              <w:t>2.1.2</w:t>
            </w:r>
            <w:r>
              <w:rPr>
                <w:rFonts w:asciiTheme="minorHAnsi" w:eastAsiaTheme="minorEastAsia" w:hAnsiTheme="minorHAnsi" w:cstheme="minorBidi"/>
                <w:bCs w:val="0"/>
                <w:snapToGrid/>
                <w:color w:val="auto"/>
                <w:sz w:val="22"/>
                <w:szCs w:val="22"/>
              </w:rPr>
              <w:tab/>
            </w:r>
            <w:r w:rsidRPr="0090262A">
              <w:rPr>
                <w:rStyle w:val="Hyperlink"/>
              </w:rPr>
              <w:t>[Modified Section] Section 3.2.2 LE Generic Packet Structure</w:t>
            </w:r>
            <w:r>
              <w:rPr>
                <w:webHidden/>
              </w:rPr>
              <w:tab/>
            </w:r>
            <w:r>
              <w:rPr>
                <w:webHidden/>
              </w:rPr>
              <w:fldChar w:fldCharType="begin"/>
            </w:r>
            <w:r>
              <w:rPr>
                <w:webHidden/>
              </w:rPr>
              <w:instrText xml:space="preserve"> PAGEREF _Toc448771355 \h </w:instrText>
            </w:r>
            <w:r>
              <w:rPr>
                <w:webHidden/>
              </w:rPr>
            </w:r>
            <w:r>
              <w:rPr>
                <w:webHidden/>
              </w:rPr>
              <w:fldChar w:fldCharType="separate"/>
            </w:r>
            <w:r>
              <w:rPr>
                <w:webHidden/>
              </w:rPr>
              <w:t>13</w:t>
            </w:r>
            <w:r>
              <w:rPr>
                <w:webHidden/>
              </w:rPr>
              <w:fldChar w:fldCharType="end"/>
            </w:r>
          </w:hyperlink>
        </w:p>
        <w:p w14:paraId="47C08F73"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356" w:history="1">
            <w:r w:rsidRPr="0090262A">
              <w:rPr>
                <w:rStyle w:val="Hyperlink"/>
                <w14:scene3d>
                  <w14:camera w14:prst="orthographicFront"/>
                  <w14:lightRig w14:rig="threePt" w14:dir="t">
                    <w14:rot w14:lat="0" w14:lon="0" w14:rev="0"/>
                  </w14:lightRig>
                </w14:scene3d>
              </w:rPr>
              <w:t>2.1.3</w:t>
            </w:r>
            <w:r>
              <w:rPr>
                <w:rFonts w:asciiTheme="minorHAnsi" w:eastAsiaTheme="minorEastAsia" w:hAnsiTheme="minorHAnsi" w:cstheme="minorBidi"/>
                <w:bCs w:val="0"/>
                <w:snapToGrid/>
                <w:color w:val="auto"/>
                <w:sz w:val="22"/>
                <w:szCs w:val="22"/>
              </w:rPr>
              <w:tab/>
            </w:r>
            <w:r w:rsidRPr="0090262A">
              <w:rPr>
                <w:rStyle w:val="Hyperlink"/>
              </w:rPr>
              <w:t>[Modified Section] Section 3.3.2.2 Advertising Channels</w:t>
            </w:r>
            <w:r>
              <w:rPr>
                <w:webHidden/>
              </w:rPr>
              <w:tab/>
            </w:r>
            <w:r>
              <w:rPr>
                <w:webHidden/>
              </w:rPr>
              <w:fldChar w:fldCharType="begin"/>
            </w:r>
            <w:r>
              <w:rPr>
                <w:webHidden/>
              </w:rPr>
              <w:instrText xml:space="preserve"> PAGEREF _Toc448771356 \h </w:instrText>
            </w:r>
            <w:r>
              <w:rPr>
                <w:webHidden/>
              </w:rPr>
            </w:r>
            <w:r>
              <w:rPr>
                <w:webHidden/>
              </w:rPr>
              <w:fldChar w:fldCharType="separate"/>
            </w:r>
            <w:r>
              <w:rPr>
                <w:webHidden/>
              </w:rPr>
              <w:t>13</w:t>
            </w:r>
            <w:r>
              <w:rPr>
                <w:webHidden/>
              </w:rPr>
              <w:fldChar w:fldCharType="end"/>
            </w:r>
          </w:hyperlink>
        </w:p>
        <w:p w14:paraId="414C0F96"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357" w:history="1">
            <w:r w:rsidRPr="0090262A">
              <w:rPr>
                <w:rStyle w:val="Hyperlink"/>
                <w14:scene3d>
                  <w14:camera w14:prst="orthographicFront"/>
                  <w14:lightRig w14:rig="threePt" w14:dir="t">
                    <w14:rot w14:lat="0" w14:lon="0" w14:rev="0"/>
                  </w14:lightRig>
                </w14:scene3d>
              </w:rPr>
              <w:t>2.1.4</w:t>
            </w:r>
            <w:r>
              <w:rPr>
                <w:rFonts w:asciiTheme="minorHAnsi" w:eastAsiaTheme="minorEastAsia" w:hAnsiTheme="minorHAnsi" w:cstheme="minorBidi"/>
                <w:bCs w:val="0"/>
                <w:snapToGrid/>
                <w:color w:val="auto"/>
                <w:sz w:val="22"/>
                <w:szCs w:val="22"/>
              </w:rPr>
              <w:tab/>
            </w:r>
            <w:r w:rsidRPr="0090262A">
              <w:rPr>
                <w:rStyle w:val="Hyperlink"/>
              </w:rPr>
              <w:t>[Modified Section] Section 4.2.2.2 Advertising Procedure</w:t>
            </w:r>
            <w:r>
              <w:rPr>
                <w:webHidden/>
              </w:rPr>
              <w:tab/>
            </w:r>
            <w:r>
              <w:rPr>
                <w:webHidden/>
              </w:rPr>
              <w:fldChar w:fldCharType="begin"/>
            </w:r>
            <w:r>
              <w:rPr>
                <w:webHidden/>
              </w:rPr>
              <w:instrText xml:space="preserve"> PAGEREF _Toc448771357 \h </w:instrText>
            </w:r>
            <w:r>
              <w:rPr>
                <w:webHidden/>
              </w:rPr>
            </w:r>
            <w:r>
              <w:rPr>
                <w:webHidden/>
              </w:rPr>
              <w:fldChar w:fldCharType="separate"/>
            </w:r>
            <w:r>
              <w:rPr>
                <w:webHidden/>
              </w:rPr>
              <w:t>15</w:t>
            </w:r>
            <w:r>
              <w:rPr>
                <w:webHidden/>
              </w:rPr>
              <w:fldChar w:fldCharType="end"/>
            </w:r>
          </w:hyperlink>
        </w:p>
        <w:p w14:paraId="1DFEBB0C"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358" w:history="1">
            <w:r w:rsidRPr="0090262A">
              <w:rPr>
                <w:rStyle w:val="Hyperlink"/>
                <w14:scene3d>
                  <w14:camera w14:prst="orthographicFront"/>
                  <w14:lightRig w14:rig="threePt" w14:dir="t">
                    <w14:rot w14:lat="0" w14:lon="0" w14:rev="0"/>
                  </w14:lightRig>
                </w14:scene3d>
              </w:rPr>
              <w:t>2.1.5</w:t>
            </w:r>
            <w:r>
              <w:rPr>
                <w:rFonts w:asciiTheme="minorHAnsi" w:eastAsiaTheme="minorEastAsia" w:hAnsiTheme="minorHAnsi" w:cstheme="minorBidi"/>
                <w:bCs w:val="0"/>
                <w:snapToGrid/>
                <w:color w:val="auto"/>
                <w:sz w:val="22"/>
                <w:szCs w:val="22"/>
              </w:rPr>
              <w:tab/>
            </w:r>
            <w:r w:rsidRPr="0090262A">
              <w:rPr>
                <w:rStyle w:val="Hyperlink"/>
              </w:rPr>
              <w:t>[Modified Section] Section 4.2.2.3 Scanning Procedure</w:t>
            </w:r>
            <w:r>
              <w:rPr>
                <w:webHidden/>
              </w:rPr>
              <w:tab/>
            </w:r>
            <w:r>
              <w:rPr>
                <w:webHidden/>
              </w:rPr>
              <w:fldChar w:fldCharType="begin"/>
            </w:r>
            <w:r>
              <w:rPr>
                <w:webHidden/>
              </w:rPr>
              <w:instrText xml:space="preserve"> PAGEREF _Toc448771358 \h </w:instrText>
            </w:r>
            <w:r>
              <w:rPr>
                <w:webHidden/>
              </w:rPr>
            </w:r>
            <w:r>
              <w:rPr>
                <w:webHidden/>
              </w:rPr>
              <w:fldChar w:fldCharType="separate"/>
            </w:r>
            <w:r>
              <w:rPr>
                <w:webHidden/>
              </w:rPr>
              <w:t>16</w:t>
            </w:r>
            <w:r>
              <w:rPr>
                <w:webHidden/>
              </w:rPr>
              <w:fldChar w:fldCharType="end"/>
            </w:r>
          </w:hyperlink>
        </w:p>
        <w:p w14:paraId="505A6EC2"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359" w:history="1">
            <w:r w:rsidRPr="0090262A">
              <w:rPr>
                <w:rStyle w:val="Hyperlink"/>
                <w14:scene3d>
                  <w14:camera w14:prst="orthographicFront"/>
                  <w14:lightRig w14:rig="threePt" w14:dir="t">
                    <w14:rot w14:lat="0" w14:lon="0" w14:rev="0"/>
                  </w14:lightRig>
                </w14:scene3d>
              </w:rPr>
              <w:t>2.1.6</w:t>
            </w:r>
            <w:r>
              <w:rPr>
                <w:rFonts w:asciiTheme="minorHAnsi" w:eastAsiaTheme="minorEastAsia" w:hAnsiTheme="minorHAnsi" w:cstheme="minorBidi"/>
                <w:bCs w:val="0"/>
                <w:snapToGrid/>
                <w:color w:val="auto"/>
                <w:sz w:val="22"/>
                <w:szCs w:val="22"/>
              </w:rPr>
              <w:tab/>
            </w:r>
            <w:r w:rsidRPr="0090262A">
              <w:rPr>
                <w:rStyle w:val="Hyperlink"/>
              </w:rPr>
              <w:t>[Modified Section] Section 4.2.2.5 Connecting Procedure</w:t>
            </w:r>
            <w:r>
              <w:rPr>
                <w:webHidden/>
              </w:rPr>
              <w:tab/>
            </w:r>
            <w:r>
              <w:rPr>
                <w:webHidden/>
              </w:rPr>
              <w:fldChar w:fldCharType="begin"/>
            </w:r>
            <w:r>
              <w:rPr>
                <w:webHidden/>
              </w:rPr>
              <w:instrText xml:space="preserve"> PAGEREF _Toc448771359 \h </w:instrText>
            </w:r>
            <w:r>
              <w:rPr>
                <w:webHidden/>
              </w:rPr>
            </w:r>
            <w:r>
              <w:rPr>
                <w:webHidden/>
              </w:rPr>
              <w:fldChar w:fldCharType="separate"/>
            </w:r>
            <w:r>
              <w:rPr>
                <w:webHidden/>
              </w:rPr>
              <w:t>17</w:t>
            </w:r>
            <w:r>
              <w:rPr>
                <w:webHidden/>
              </w:rPr>
              <w:fldChar w:fldCharType="end"/>
            </w:r>
          </w:hyperlink>
        </w:p>
        <w:p w14:paraId="3857F98B" w14:textId="77777777" w:rsidR="009E779F" w:rsidRDefault="009E779F">
          <w:pPr>
            <w:pStyle w:val="TOC2"/>
            <w:rPr>
              <w:rFonts w:asciiTheme="minorHAnsi" w:eastAsiaTheme="minorEastAsia" w:hAnsiTheme="minorHAnsi" w:cstheme="minorBidi"/>
              <w:bCs w:val="0"/>
              <w:snapToGrid/>
              <w:color w:val="auto"/>
              <w:sz w:val="22"/>
              <w:szCs w:val="22"/>
            </w:rPr>
          </w:pPr>
          <w:hyperlink w:anchor="_Toc448771360" w:history="1">
            <w:r w:rsidRPr="0090262A">
              <w:rPr>
                <w:rStyle w:val="Hyperlink"/>
              </w:rPr>
              <w:t>2.2</w:t>
            </w:r>
            <w:r>
              <w:rPr>
                <w:rFonts w:asciiTheme="minorHAnsi" w:eastAsiaTheme="minorEastAsia" w:hAnsiTheme="minorHAnsi" w:cstheme="minorBidi"/>
                <w:bCs w:val="0"/>
                <w:snapToGrid/>
                <w:color w:val="auto"/>
                <w:sz w:val="22"/>
                <w:szCs w:val="22"/>
              </w:rPr>
              <w:tab/>
            </w:r>
            <w:r w:rsidRPr="0090262A">
              <w:rPr>
                <w:rStyle w:val="Hyperlink"/>
              </w:rPr>
              <w:t>Volume 1, Part E: General Terminology and Interpretation</w:t>
            </w:r>
            <w:r>
              <w:rPr>
                <w:webHidden/>
              </w:rPr>
              <w:tab/>
            </w:r>
            <w:r>
              <w:rPr>
                <w:webHidden/>
              </w:rPr>
              <w:fldChar w:fldCharType="begin"/>
            </w:r>
            <w:r>
              <w:rPr>
                <w:webHidden/>
              </w:rPr>
              <w:instrText xml:space="preserve"> PAGEREF _Toc448771360 \h </w:instrText>
            </w:r>
            <w:r>
              <w:rPr>
                <w:webHidden/>
              </w:rPr>
            </w:r>
            <w:r>
              <w:rPr>
                <w:webHidden/>
              </w:rPr>
              <w:fldChar w:fldCharType="separate"/>
            </w:r>
            <w:r>
              <w:rPr>
                <w:webHidden/>
              </w:rPr>
              <w:t>17</w:t>
            </w:r>
            <w:r>
              <w:rPr>
                <w:webHidden/>
              </w:rPr>
              <w:fldChar w:fldCharType="end"/>
            </w:r>
          </w:hyperlink>
        </w:p>
        <w:p w14:paraId="220D2702"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361" w:history="1">
            <w:r w:rsidRPr="0090262A">
              <w:rPr>
                <w:rStyle w:val="Hyperlink"/>
                <w14:scene3d>
                  <w14:camera w14:prst="orthographicFront"/>
                  <w14:lightRig w14:rig="threePt" w14:dir="t">
                    <w14:rot w14:lat="0" w14:lon="0" w14:rev="0"/>
                  </w14:lightRig>
                </w14:scene3d>
              </w:rPr>
              <w:t>2.2.1</w:t>
            </w:r>
            <w:r>
              <w:rPr>
                <w:rFonts w:asciiTheme="minorHAnsi" w:eastAsiaTheme="minorEastAsia" w:hAnsiTheme="minorHAnsi" w:cstheme="minorBidi"/>
                <w:bCs w:val="0"/>
                <w:snapToGrid/>
                <w:color w:val="auto"/>
                <w:sz w:val="22"/>
                <w:szCs w:val="22"/>
              </w:rPr>
              <w:tab/>
            </w:r>
            <w:r w:rsidRPr="0090262A">
              <w:rPr>
                <w:rStyle w:val="Hyperlink"/>
              </w:rPr>
              <w:t>[New Section] X Naming Conventions</w:t>
            </w:r>
            <w:r>
              <w:rPr>
                <w:webHidden/>
              </w:rPr>
              <w:tab/>
            </w:r>
            <w:r>
              <w:rPr>
                <w:webHidden/>
              </w:rPr>
              <w:fldChar w:fldCharType="begin"/>
            </w:r>
            <w:r>
              <w:rPr>
                <w:webHidden/>
              </w:rPr>
              <w:instrText xml:space="preserve"> PAGEREF _Toc448771361 \h </w:instrText>
            </w:r>
            <w:r>
              <w:rPr>
                <w:webHidden/>
              </w:rPr>
            </w:r>
            <w:r>
              <w:rPr>
                <w:webHidden/>
              </w:rPr>
              <w:fldChar w:fldCharType="separate"/>
            </w:r>
            <w:r>
              <w:rPr>
                <w:webHidden/>
              </w:rPr>
              <w:t>17</w:t>
            </w:r>
            <w:r>
              <w:rPr>
                <w:webHidden/>
              </w:rPr>
              <w:fldChar w:fldCharType="end"/>
            </w:r>
          </w:hyperlink>
        </w:p>
        <w:p w14:paraId="6D9E4593" w14:textId="77777777" w:rsidR="009E779F" w:rsidRDefault="009E779F">
          <w:pPr>
            <w:pStyle w:val="TOC2"/>
            <w:rPr>
              <w:rFonts w:asciiTheme="minorHAnsi" w:eastAsiaTheme="minorEastAsia" w:hAnsiTheme="minorHAnsi" w:cstheme="minorBidi"/>
              <w:bCs w:val="0"/>
              <w:snapToGrid/>
              <w:color w:val="auto"/>
              <w:sz w:val="22"/>
              <w:szCs w:val="22"/>
            </w:rPr>
          </w:pPr>
          <w:hyperlink w:anchor="_Toc448771362" w:history="1">
            <w:r w:rsidRPr="0090262A">
              <w:rPr>
                <w:rStyle w:val="Hyperlink"/>
              </w:rPr>
              <w:t>2.3</w:t>
            </w:r>
            <w:r>
              <w:rPr>
                <w:rFonts w:asciiTheme="minorHAnsi" w:eastAsiaTheme="minorEastAsia" w:hAnsiTheme="minorHAnsi" w:cstheme="minorBidi"/>
                <w:bCs w:val="0"/>
                <w:snapToGrid/>
                <w:color w:val="auto"/>
                <w:sz w:val="22"/>
                <w:szCs w:val="22"/>
              </w:rPr>
              <w:tab/>
            </w:r>
            <w:r w:rsidRPr="0090262A">
              <w:rPr>
                <w:rStyle w:val="Hyperlink"/>
              </w:rPr>
              <w:t>Volume 2, Part D: Error Codes</w:t>
            </w:r>
            <w:r>
              <w:rPr>
                <w:webHidden/>
              </w:rPr>
              <w:tab/>
            </w:r>
            <w:r>
              <w:rPr>
                <w:webHidden/>
              </w:rPr>
              <w:fldChar w:fldCharType="begin"/>
            </w:r>
            <w:r>
              <w:rPr>
                <w:webHidden/>
              </w:rPr>
              <w:instrText xml:space="preserve"> PAGEREF _Toc448771362 \h </w:instrText>
            </w:r>
            <w:r>
              <w:rPr>
                <w:webHidden/>
              </w:rPr>
            </w:r>
            <w:r>
              <w:rPr>
                <w:webHidden/>
              </w:rPr>
              <w:fldChar w:fldCharType="separate"/>
            </w:r>
            <w:r>
              <w:rPr>
                <w:webHidden/>
              </w:rPr>
              <w:t>20</w:t>
            </w:r>
            <w:r>
              <w:rPr>
                <w:webHidden/>
              </w:rPr>
              <w:fldChar w:fldCharType="end"/>
            </w:r>
          </w:hyperlink>
        </w:p>
        <w:p w14:paraId="6BE00E0A"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363" w:history="1">
            <w:r w:rsidRPr="0090262A">
              <w:rPr>
                <w:rStyle w:val="Hyperlink"/>
                <w14:scene3d>
                  <w14:camera w14:prst="orthographicFront"/>
                  <w14:lightRig w14:rig="threePt" w14:dir="t">
                    <w14:rot w14:lat="0" w14:lon="0" w14:rev="0"/>
                  </w14:lightRig>
                </w14:scene3d>
              </w:rPr>
              <w:t>2.3.1</w:t>
            </w:r>
            <w:r>
              <w:rPr>
                <w:rFonts w:asciiTheme="minorHAnsi" w:eastAsiaTheme="minorEastAsia" w:hAnsiTheme="minorHAnsi" w:cstheme="minorBidi"/>
                <w:bCs w:val="0"/>
                <w:snapToGrid/>
                <w:color w:val="auto"/>
                <w:sz w:val="22"/>
                <w:szCs w:val="22"/>
              </w:rPr>
              <w:tab/>
            </w:r>
            <w:r w:rsidRPr="0090262A">
              <w:rPr>
                <w:rStyle w:val="Hyperlink"/>
              </w:rPr>
              <w:t>[Modified Section] 1.3 List of Error Codes</w:t>
            </w:r>
            <w:r>
              <w:rPr>
                <w:webHidden/>
              </w:rPr>
              <w:tab/>
            </w:r>
            <w:r>
              <w:rPr>
                <w:webHidden/>
              </w:rPr>
              <w:fldChar w:fldCharType="begin"/>
            </w:r>
            <w:r>
              <w:rPr>
                <w:webHidden/>
              </w:rPr>
              <w:instrText xml:space="preserve"> PAGEREF _Toc448771363 \h </w:instrText>
            </w:r>
            <w:r>
              <w:rPr>
                <w:webHidden/>
              </w:rPr>
            </w:r>
            <w:r>
              <w:rPr>
                <w:webHidden/>
              </w:rPr>
              <w:fldChar w:fldCharType="separate"/>
            </w:r>
            <w:r>
              <w:rPr>
                <w:webHidden/>
              </w:rPr>
              <w:t>20</w:t>
            </w:r>
            <w:r>
              <w:rPr>
                <w:webHidden/>
              </w:rPr>
              <w:fldChar w:fldCharType="end"/>
            </w:r>
          </w:hyperlink>
        </w:p>
        <w:p w14:paraId="0D87765E"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364" w:history="1">
            <w:r w:rsidRPr="0090262A">
              <w:rPr>
                <w:rStyle w:val="Hyperlink"/>
                <w14:scene3d>
                  <w14:camera w14:prst="orthographicFront"/>
                  <w14:lightRig w14:rig="threePt" w14:dir="t">
                    <w14:rot w14:lat="0" w14:lon="0" w14:rev="0"/>
                  </w14:lightRig>
                </w14:scene3d>
              </w:rPr>
              <w:t>2.3.2</w:t>
            </w:r>
            <w:r>
              <w:rPr>
                <w:rFonts w:asciiTheme="minorHAnsi" w:eastAsiaTheme="minorEastAsia" w:hAnsiTheme="minorHAnsi" w:cstheme="minorBidi"/>
                <w:bCs w:val="0"/>
                <w:snapToGrid/>
                <w:color w:val="auto"/>
                <w:sz w:val="22"/>
                <w:szCs w:val="22"/>
              </w:rPr>
              <w:tab/>
            </w:r>
            <w:r w:rsidRPr="0090262A">
              <w:rPr>
                <w:rStyle w:val="Hyperlink"/>
              </w:rPr>
              <w:t>[Modified Section] 2.13 Request Rejected due to Limited Resources</w:t>
            </w:r>
            <w:r>
              <w:rPr>
                <w:webHidden/>
              </w:rPr>
              <w:tab/>
            </w:r>
            <w:r>
              <w:rPr>
                <w:webHidden/>
              </w:rPr>
              <w:fldChar w:fldCharType="begin"/>
            </w:r>
            <w:r>
              <w:rPr>
                <w:webHidden/>
              </w:rPr>
              <w:instrText xml:space="preserve"> PAGEREF _Toc448771364 \h </w:instrText>
            </w:r>
            <w:r>
              <w:rPr>
                <w:webHidden/>
              </w:rPr>
            </w:r>
            <w:r>
              <w:rPr>
                <w:webHidden/>
              </w:rPr>
              <w:fldChar w:fldCharType="separate"/>
            </w:r>
            <w:r>
              <w:rPr>
                <w:webHidden/>
              </w:rPr>
              <w:t>20</w:t>
            </w:r>
            <w:r>
              <w:rPr>
                <w:webHidden/>
              </w:rPr>
              <w:fldChar w:fldCharType="end"/>
            </w:r>
          </w:hyperlink>
        </w:p>
        <w:p w14:paraId="20D4BACF"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365" w:history="1">
            <w:r w:rsidRPr="0090262A">
              <w:rPr>
                <w:rStyle w:val="Hyperlink"/>
                <w14:scene3d>
                  <w14:camera w14:prst="orthographicFront"/>
                  <w14:lightRig w14:rig="threePt" w14:dir="t">
                    <w14:rot w14:lat="0" w14:lon="0" w14:rev="0"/>
                  </w14:lightRig>
                </w14:scene3d>
              </w:rPr>
              <w:t>2.3.3</w:t>
            </w:r>
            <w:r>
              <w:rPr>
                <w:rFonts w:asciiTheme="minorHAnsi" w:eastAsiaTheme="minorEastAsia" w:hAnsiTheme="minorHAnsi" w:cstheme="minorBidi"/>
                <w:bCs w:val="0"/>
                <w:snapToGrid/>
                <w:color w:val="auto"/>
                <w:sz w:val="22"/>
                <w:szCs w:val="22"/>
              </w:rPr>
              <w:tab/>
            </w:r>
            <w:r w:rsidRPr="0090262A">
              <w:rPr>
                <w:rStyle w:val="Hyperlink"/>
              </w:rPr>
              <w:t>[Modified Section] 2.57 Advertising Timeout</w:t>
            </w:r>
            <w:r>
              <w:rPr>
                <w:webHidden/>
              </w:rPr>
              <w:tab/>
            </w:r>
            <w:r>
              <w:rPr>
                <w:webHidden/>
              </w:rPr>
              <w:fldChar w:fldCharType="begin"/>
            </w:r>
            <w:r>
              <w:rPr>
                <w:webHidden/>
              </w:rPr>
              <w:instrText xml:space="preserve"> PAGEREF _Toc448771365 \h </w:instrText>
            </w:r>
            <w:r>
              <w:rPr>
                <w:webHidden/>
              </w:rPr>
            </w:r>
            <w:r>
              <w:rPr>
                <w:webHidden/>
              </w:rPr>
              <w:fldChar w:fldCharType="separate"/>
            </w:r>
            <w:r>
              <w:rPr>
                <w:webHidden/>
              </w:rPr>
              <w:t>21</w:t>
            </w:r>
            <w:r>
              <w:rPr>
                <w:webHidden/>
              </w:rPr>
              <w:fldChar w:fldCharType="end"/>
            </w:r>
          </w:hyperlink>
        </w:p>
        <w:p w14:paraId="1C0F55B1"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366" w:history="1">
            <w:r w:rsidRPr="0090262A">
              <w:rPr>
                <w:rStyle w:val="Hyperlink"/>
                <w14:scene3d>
                  <w14:camera w14:prst="orthographicFront"/>
                  <w14:lightRig w14:rig="threePt" w14:dir="t">
                    <w14:rot w14:lat="0" w14:lon="0" w14:rev="0"/>
                  </w14:lightRig>
                </w14:scene3d>
              </w:rPr>
              <w:t>2.3.4</w:t>
            </w:r>
            <w:r>
              <w:rPr>
                <w:rFonts w:asciiTheme="minorHAnsi" w:eastAsiaTheme="minorEastAsia" w:hAnsiTheme="minorHAnsi" w:cstheme="minorBidi"/>
                <w:bCs w:val="0"/>
                <w:snapToGrid/>
                <w:color w:val="auto"/>
                <w:sz w:val="22"/>
                <w:szCs w:val="22"/>
              </w:rPr>
              <w:tab/>
            </w:r>
            <w:r w:rsidRPr="0090262A">
              <w:rPr>
                <w:rStyle w:val="Hyperlink"/>
              </w:rPr>
              <w:t>[New Section] 2.XXX Unknown Advertising Identifier</w:t>
            </w:r>
            <w:r>
              <w:rPr>
                <w:webHidden/>
              </w:rPr>
              <w:tab/>
            </w:r>
            <w:r>
              <w:rPr>
                <w:webHidden/>
              </w:rPr>
              <w:fldChar w:fldCharType="begin"/>
            </w:r>
            <w:r>
              <w:rPr>
                <w:webHidden/>
              </w:rPr>
              <w:instrText xml:space="preserve"> PAGEREF _Toc448771366 \h </w:instrText>
            </w:r>
            <w:r>
              <w:rPr>
                <w:webHidden/>
              </w:rPr>
            </w:r>
            <w:r>
              <w:rPr>
                <w:webHidden/>
              </w:rPr>
              <w:fldChar w:fldCharType="separate"/>
            </w:r>
            <w:r>
              <w:rPr>
                <w:webHidden/>
              </w:rPr>
              <w:t>21</w:t>
            </w:r>
            <w:r>
              <w:rPr>
                <w:webHidden/>
              </w:rPr>
              <w:fldChar w:fldCharType="end"/>
            </w:r>
          </w:hyperlink>
        </w:p>
        <w:p w14:paraId="13572D83"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367" w:history="1">
            <w:r w:rsidRPr="0090262A">
              <w:rPr>
                <w:rStyle w:val="Hyperlink"/>
                <w14:scene3d>
                  <w14:camera w14:prst="orthographicFront"/>
                  <w14:lightRig w14:rig="threePt" w14:dir="t">
                    <w14:rot w14:lat="0" w14:lon="0" w14:rev="0"/>
                  </w14:lightRig>
                </w14:scene3d>
              </w:rPr>
              <w:t>2.3.5</w:t>
            </w:r>
            <w:r>
              <w:rPr>
                <w:rFonts w:asciiTheme="minorHAnsi" w:eastAsiaTheme="minorEastAsia" w:hAnsiTheme="minorHAnsi" w:cstheme="minorBidi"/>
                <w:bCs w:val="0"/>
                <w:snapToGrid/>
                <w:color w:val="auto"/>
                <w:sz w:val="22"/>
                <w:szCs w:val="22"/>
              </w:rPr>
              <w:tab/>
            </w:r>
            <w:r w:rsidRPr="0090262A">
              <w:rPr>
                <w:rStyle w:val="Hyperlink"/>
              </w:rPr>
              <w:t>[New Section] 2.XXX Insufficient Resources</w:t>
            </w:r>
            <w:r>
              <w:rPr>
                <w:webHidden/>
              </w:rPr>
              <w:tab/>
            </w:r>
            <w:r>
              <w:rPr>
                <w:webHidden/>
              </w:rPr>
              <w:fldChar w:fldCharType="begin"/>
            </w:r>
            <w:r>
              <w:rPr>
                <w:webHidden/>
              </w:rPr>
              <w:instrText xml:space="preserve"> PAGEREF _Toc448771367 \h </w:instrText>
            </w:r>
            <w:r>
              <w:rPr>
                <w:webHidden/>
              </w:rPr>
            </w:r>
            <w:r>
              <w:rPr>
                <w:webHidden/>
              </w:rPr>
              <w:fldChar w:fldCharType="separate"/>
            </w:r>
            <w:r>
              <w:rPr>
                <w:webHidden/>
              </w:rPr>
              <w:t>21</w:t>
            </w:r>
            <w:r>
              <w:rPr>
                <w:webHidden/>
              </w:rPr>
              <w:fldChar w:fldCharType="end"/>
            </w:r>
          </w:hyperlink>
        </w:p>
        <w:p w14:paraId="1279B5A3"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368" w:history="1">
            <w:r w:rsidRPr="0090262A">
              <w:rPr>
                <w:rStyle w:val="Hyperlink"/>
                <w14:scene3d>
                  <w14:camera w14:prst="orthographicFront"/>
                  <w14:lightRig w14:rig="threePt" w14:dir="t">
                    <w14:rot w14:lat="0" w14:lon="0" w14:rev="0"/>
                  </w14:lightRig>
                </w14:scene3d>
              </w:rPr>
              <w:t>2.3.6</w:t>
            </w:r>
            <w:r>
              <w:rPr>
                <w:rFonts w:asciiTheme="minorHAnsi" w:eastAsiaTheme="minorEastAsia" w:hAnsiTheme="minorHAnsi" w:cstheme="minorBidi"/>
                <w:bCs w:val="0"/>
                <w:snapToGrid/>
                <w:color w:val="auto"/>
                <w:sz w:val="22"/>
                <w:szCs w:val="22"/>
              </w:rPr>
              <w:tab/>
            </w:r>
            <w:r w:rsidRPr="0090262A">
              <w:rPr>
                <w:rStyle w:val="Hyperlink"/>
              </w:rPr>
              <w:t>[New Section] 2.XXX Operation Cancelled by Host</w:t>
            </w:r>
            <w:r>
              <w:rPr>
                <w:webHidden/>
              </w:rPr>
              <w:tab/>
            </w:r>
            <w:r>
              <w:rPr>
                <w:webHidden/>
              </w:rPr>
              <w:fldChar w:fldCharType="begin"/>
            </w:r>
            <w:r>
              <w:rPr>
                <w:webHidden/>
              </w:rPr>
              <w:instrText xml:space="preserve"> PAGEREF _Toc448771368 \h </w:instrText>
            </w:r>
            <w:r>
              <w:rPr>
                <w:webHidden/>
              </w:rPr>
            </w:r>
            <w:r>
              <w:rPr>
                <w:webHidden/>
              </w:rPr>
              <w:fldChar w:fldCharType="separate"/>
            </w:r>
            <w:r>
              <w:rPr>
                <w:webHidden/>
              </w:rPr>
              <w:t>21</w:t>
            </w:r>
            <w:r>
              <w:rPr>
                <w:webHidden/>
              </w:rPr>
              <w:fldChar w:fldCharType="end"/>
            </w:r>
          </w:hyperlink>
        </w:p>
        <w:p w14:paraId="6239E6C9" w14:textId="77777777" w:rsidR="009E779F" w:rsidRDefault="009E779F">
          <w:pPr>
            <w:pStyle w:val="TOC2"/>
            <w:rPr>
              <w:rFonts w:asciiTheme="minorHAnsi" w:eastAsiaTheme="minorEastAsia" w:hAnsiTheme="minorHAnsi" w:cstheme="minorBidi"/>
              <w:bCs w:val="0"/>
              <w:snapToGrid/>
              <w:color w:val="auto"/>
              <w:sz w:val="22"/>
              <w:szCs w:val="22"/>
            </w:rPr>
          </w:pPr>
          <w:hyperlink w:anchor="_Toc448771369" w:history="1">
            <w:r w:rsidRPr="0090262A">
              <w:rPr>
                <w:rStyle w:val="Hyperlink"/>
              </w:rPr>
              <w:t>2.4</w:t>
            </w:r>
            <w:r>
              <w:rPr>
                <w:rFonts w:asciiTheme="minorHAnsi" w:eastAsiaTheme="minorEastAsia" w:hAnsiTheme="minorHAnsi" w:cstheme="minorBidi"/>
                <w:bCs w:val="0"/>
                <w:snapToGrid/>
                <w:color w:val="auto"/>
                <w:sz w:val="22"/>
                <w:szCs w:val="22"/>
              </w:rPr>
              <w:tab/>
            </w:r>
            <w:r w:rsidRPr="0090262A">
              <w:rPr>
                <w:rStyle w:val="Hyperlink"/>
              </w:rPr>
              <w:t>Volume 2, Part E: Host Controller Interface</w:t>
            </w:r>
            <w:r>
              <w:rPr>
                <w:webHidden/>
              </w:rPr>
              <w:tab/>
            </w:r>
            <w:r>
              <w:rPr>
                <w:webHidden/>
              </w:rPr>
              <w:fldChar w:fldCharType="begin"/>
            </w:r>
            <w:r>
              <w:rPr>
                <w:webHidden/>
              </w:rPr>
              <w:instrText xml:space="preserve"> PAGEREF _Toc448771369 \h </w:instrText>
            </w:r>
            <w:r>
              <w:rPr>
                <w:webHidden/>
              </w:rPr>
            </w:r>
            <w:r>
              <w:rPr>
                <w:webHidden/>
              </w:rPr>
              <w:fldChar w:fldCharType="separate"/>
            </w:r>
            <w:r>
              <w:rPr>
                <w:webHidden/>
              </w:rPr>
              <w:t>21</w:t>
            </w:r>
            <w:r>
              <w:rPr>
                <w:webHidden/>
              </w:rPr>
              <w:fldChar w:fldCharType="end"/>
            </w:r>
          </w:hyperlink>
        </w:p>
        <w:p w14:paraId="62578C2D"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370" w:history="1">
            <w:r w:rsidRPr="0090262A">
              <w:rPr>
                <w:rStyle w:val="Hyperlink"/>
                <w14:scene3d>
                  <w14:camera w14:prst="orthographicFront"/>
                  <w14:lightRig w14:rig="threePt" w14:dir="t">
                    <w14:rot w14:lat="0" w14:lon="0" w14:rev="0"/>
                  </w14:lightRig>
                </w14:scene3d>
              </w:rPr>
              <w:t>2.4.1</w:t>
            </w:r>
            <w:r>
              <w:rPr>
                <w:rFonts w:asciiTheme="minorHAnsi" w:eastAsiaTheme="minorEastAsia" w:hAnsiTheme="minorHAnsi" w:cstheme="minorBidi"/>
                <w:bCs w:val="0"/>
                <w:snapToGrid/>
                <w:color w:val="auto"/>
                <w:sz w:val="22"/>
                <w:szCs w:val="22"/>
              </w:rPr>
              <w:tab/>
            </w:r>
            <w:r w:rsidRPr="0090262A">
              <w:rPr>
                <w:rStyle w:val="Hyperlink"/>
              </w:rPr>
              <w:t>[Modified Section] 3.5 Controller Configuration</w:t>
            </w:r>
            <w:r>
              <w:rPr>
                <w:webHidden/>
              </w:rPr>
              <w:tab/>
            </w:r>
            <w:r>
              <w:rPr>
                <w:webHidden/>
              </w:rPr>
              <w:fldChar w:fldCharType="begin"/>
            </w:r>
            <w:r>
              <w:rPr>
                <w:webHidden/>
              </w:rPr>
              <w:instrText xml:space="preserve"> PAGEREF _Toc448771370 \h </w:instrText>
            </w:r>
            <w:r>
              <w:rPr>
                <w:webHidden/>
              </w:rPr>
            </w:r>
            <w:r>
              <w:rPr>
                <w:webHidden/>
              </w:rPr>
              <w:fldChar w:fldCharType="separate"/>
            </w:r>
            <w:r>
              <w:rPr>
                <w:webHidden/>
              </w:rPr>
              <w:t>21</w:t>
            </w:r>
            <w:r>
              <w:rPr>
                <w:webHidden/>
              </w:rPr>
              <w:fldChar w:fldCharType="end"/>
            </w:r>
          </w:hyperlink>
        </w:p>
        <w:p w14:paraId="53A98E69"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371" w:history="1">
            <w:r w:rsidRPr="0090262A">
              <w:rPr>
                <w:rStyle w:val="Hyperlink"/>
                <w14:scene3d>
                  <w14:camera w14:prst="orthographicFront"/>
                  <w14:lightRig w14:rig="threePt" w14:dir="t">
                    <w14:rot w14:lat="0" w14:lon="0" w14:rev="0"/>
                  </w14:lightRig>
                </w14:scene3d>
              </w:rPr>
              <w:t>2.4.2</w:t>
            </w:r>
            <w:r>
              <w:rPr>
                <w:rFonts w:asciiTheme="minorHAnsi" w:eastAsiaTheme="minorEastAsia" w:hAnsiTheme="minorHAnsi" w:cstheme="minorBidi"/>
                <w:bCs w:val="0"/>
                <w:snapToGrid/>
                <w:color w:val="auto"/>
                <w:sz w:val="22"/>
                <w:szCs w:val="22"/>
              </w:rPr>
              <w:tab/>
            </w:r>
            <w:r w:rsidRPr="0090262A">
              <w:rPr>
                <w:rStyle w:val="Hyperlink"/>
              </w:rPr>
              <w:t>[Modified Section] 3.6 Device Discovery</w:t>
            </w:r>
            <w:r>
              <w:rPr>
                <w:webHidden/>
              </w:rPr>
              <w:tab/>
            </w:r>
            <w:r>
              <w:rPr>
                <w:webHidden/>
              </w:rPr>
              <w:fldChar w:fldCharType="begin"/>
            </w:r>
            <w:r>
              <w:rPr>
                <w:webHidden/>
              </w:rPr>
              <w:instrText xml:space="preserve"> PAGEREF _Toc448771371 \h </w:instrText>
            </w:r>
            <w:r>
              <w:rPr>
                <w:webHidden/>
              </w:rPr>
            </w:r>
            <w:r>
              <w:rPr>
                <w:webHidden/>
              </w:rPr>
              <w:fldChar w:fldCharType="separate"/>
            </w:r>
            <w:r>
              <w:rPr>
                <w:webHidden/>
              </w:rPr>
              <w:t>23</w:t>
            </w:r>
            <w:r>
              <w:rPr>
                <w:webHidden/>
              </w:rPr>
              <w:fldChar w:fldCharType="end"/>
            </w:r>
          </w:hyperlink>
        </w:p>
        <w:p w14:paraId="2AC939D9"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372" w:history="1">
            <w:r w:rsidRPr="0090262A">
              <w:rPr>
                <w:rStyle w:val="Hyperlink"/>
                <w14:scene3d>
                  <w14:camera w14:prst="orthographicFront"/>
                  <w14:lightRig w14:rig="threePt" w14:dir="t">
                    <w14:rot w14:lat="0" w14:lon="0" w14:rev="0"/>
                  </w14:lightRig>
                </w14:scene3d>
              </w:rPr>
              <w:t>2.4.3</w:t>
            </w:r>
            <w:r>
              <w:rPr>
                <w:rFonts w:asciiTheme="minorHAnsi" w:eastAsiaTheme="minorEastAsia" w:hAnsiTheme="minorHAnsi" w:cstheme="minorBidi"/>
                <w:bCs w:val="0"/>
                <w:snapToGrid/>
                <w:color w:val="auto"/>
                <w:sz w:val="22"/>
                <w:szCs w:val="22"/>
              </w:rPr>
              <w:tab/>
            </w:r>
            <w:r w:rsidRPr="0090262A">
              <w:rPr>
                <w:rStyle w:val="Hyperlink"/>
              </w:rPr>
              <w:t>[Modified Section] 3.7 Connection Setup</w:t>
            </w:r>
            <w:r>
              <w:rPr>
                <w:webHidden/>
              </w:rPr>
              <w:tab/>
            </w:r>
            <w:r>
              <w:rPr>
                <w:webHidden/>
              </w:rPr>
              <w:fldChar w:fldCharType="begin"/>
            </w:r>
            <w:r>
              <w:rPr>
                <w:webHidden/>
              </w:rPr>
              <w:instrText xml:space="preserve"> PAGEREF _Toc448771372 \h </w:instrText>
            </w:r>
            <w:r>
              <w:rPr>
                <w:webHidden/>
              </w:rPr>
            </w:r>
            <w:r>
              <w:rPr>
                <w:webHidden/>
              </w:rPr>
              <w:fldChar w:fldCharType="separate"/>
            </w:r>
            <w:r>
              <w:rPr>
                <w:webHidden/>
              </w:rPr>
              <w:t>25</w:t>
            </w:r>
            <w:r>
              <w:rPr>
                <w:webHidden/>
              </w:rPr>
              <w:fldChar w:fldCharType="end"/>
            </w:r>
          </w:hyperlink>
        </w:p>
        <w:p w14:paraId="04BCFC4C"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373" w:history="1">
            <w:r w:rsidRPr="0090262A">
              <w:rPr>
                <w:rStyle w:val="Hyperlink"/>
                <w14:scene3d>
                  <w14:camera w14:prst="orthographicFront"/>
                  <w14:lightRig w14:rig="threePt" w14:dir="t">
                    <w14:rot w14:lat="0" w14:lon="0" w14:rev="0"/>
                  </w14:lightRig>
                </w14:scene3d>
              </w:rPr>
              <w:t>2.4.4</w:t>
            </w:r>
            <w:r>
              <w:rPr>
                <w:rFonts w:asciiTheme="minorHAnsi" w:eastAsiaTheme="minorEastAsia" w:hAnsiTheme="minorHAnsi" w:cstheme="minorBidi"/>
                <w:bCs w:val="0"/>
                <w:snapToGrid/>
                <w:color w:val="auto"/>
                <w:sz w:val="22"/>
                <w:szCs w:val="22"/>
              </w:rPr>
              <w:tab/>
            </w:r>
            <w:r w:rsidRPr="0090262A">
              <w:rPr>
                <w:rStyle w:val="Hyperlink"/>
              </w:rPr>
              <w:t>[Modified Section] 3.14 Host Flow Control</w:t>
            </w:r>
            <w:r>
              <w:rPr>
                <w:webHidden/>
              </w:rPr>
              <w:tab/>
            </w:r>
            <w:r>
              <w:rPr>
                <w:webHidden/>
              </w:rPr>
              <w:fldChar w:fldCharType="begin"/>
            </w:r>
            <w:r>
              <w:rPr>
                <w:webHidden/>
              </w:rPr>
              <w:instrText xml:space="preserve"> PAGEREF _Toc448771373 \h </w:instrText>
            </w:r>
            <w:r>
              <w:rPr>
                <w:webHidden/>
              </w:rPr>
            </w:r>
            <w:r>
              <w:rPr>
                <w:webHidden/>
              </w:rPr>
              <w:fldChar w:fldCharType="separate"/>
            </w:r>
            <w:r>
              <w:rPr>
                <w:webHidden/>
              </w:rPr>
              <w:t>25</w:t>
            </w:r>
            <w:r>
              <w:rPr>
                <w:webHidden/>
              </w:rPr>
              <w:fldChar w:fldCharType="end"/>
            </w:r>
          </w:hyperlink>
        </w:p>
        <w:p w14:paraId="6127A781"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374" w:history="1">
            <w:r w:rsidRPr="0090262A">
              <w:rPr>
                <w:rStyle w:val="Hyperlink"/>
                <w14:scene3d>
                  <w14:camera w14:prst="orthographicFront"/>
                  <w14:lightRig w14:rig="threePt" w14:dir="t">
                    <w14:rot w14:lat="0" w14:lon="0" w14:rev="0"/>
                  </w14:lightRig>
                </w14:scene3d>
              </w:rPr>
              <w:t>2.4.5</w:t>
            </w:r>
            <w:r>
              <w:rPr>
                <w:rFonts w:asciiTheme="minorHAnsi" w:eastAsiaTheme="minorEastAsia" w:hAnsiTheme="minorHAnsi" w:cstheme="minorBidi"/>
                <w:bCs w:val="0"/>
                <w:snapToGrid/>
                <w:color w:val="auto"/>
                <w:sz w:val="22"/>
                <w:szCs w:val="22"/>
              </w:rPr>
              <w:tab/>
            </w:r>
            <w:r w:rsidRPr="0090262A">
              <w:rPr>
                <w:rStyle w:val="Hyperlink"/>
              </w:rPr>
              <w:t>[Modified Section] 3.19 LE Controller Requirements</w:t>
            </w:r>
            <w:r>
              <w:rPr>
                <w:webHidden/>
              </w:rPr>
              <w:tab/>
            </w:r>
            <w:r>
              <w:rPr>
                <w:webHidden/>
              </w:rPr>
              <w:fldChar w:fldCharType="begin"/>
            </w:r>
            <w:r>
              <w:rPr>
                <w:webHidden/>
              </w:rPr>
              <w:instrText xml:space="preserve"> PAGEREF _Toc448771374 \h </w:instrText>
            </w:r>
            <w:r>
              <w:rPr>
                <w:webHidden/>
              </w:rPr>
            </w:r>
            <w:r>
              <w:rPr>
                <w:webHidden/>
              </w:rPr>
              <w:fldChar w:fldCharType="separate"/>
            </w:r>
            <w:r>
              <w:rPr>
                <w:webHidden/>
              </w:rPr>
              <w:t>26</w:t>
            </w:r>
            <w:r>
              <w:rPr>
                <w:webHidden/>
              </w:rPr>
              <w:fldChar w:fldCharType="end"/>
            </w:r>
          </w:hyperlink>
        </w:p>
        <w:p w14:paraId="4951ED09"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375" w:history="1">
            <w:r w:rsidRPr="0090262A">
              <w:rPr>
                <w:rStyle w:val="Hyperlink"/>
                <w14:scene3d>
                  <w14:camera w14:prst="orthographicFront"/>
                  <w14:lightRig w14:rig="threePt" w14:dir="t">
                    <w14:rot w14:lat="0" w14:lon="0" w14:rev="0"/>
                  </w14:lightRig>
                </w14:scene3d>
              </w:rPr>
              <w:t>2.4.6</w:t>
            </w:r>
            <w:r>
              <w:rPr>
                <w:rFonts w:asciiTheme="minorHAnsi" w:eastAsiaTheme="minorEastAsia" w:hAnsiTheme="minorHAnsi" w:cstheme="minorBidi"/>
                <w:bCs w:val="0"/>
                <w:snapToGrid/>
                <w:color w:val="auto"/>
                <w:sz w:val="22"/>
                <w:szCs w:val="22"/>
              </w:rPr>
              <w:tab/>
            </w:r>
            <w:r w:rsidRPr="0090262A">
              <w:rPr>
                <w:rStyle w:val="Hyperlink"/>
              </w:rPr>
              <w:t>[Modified Section] 6.27 Supported Commands</w:t>
            </w:r>
            <w:r>
              <w:rPr>
                <w:webHidden/>
              </w:rPr>
              <w:tab/>
            </w:r>
            <w:r>
              <w:rPr>
                <w:webHidden/>
              </w:rPr>
              <w:fldChar w:fldCharType="begin"/>
            </w:r>
            <w:r>
              <w:rPr>
                <w:webHidden/>
              </w:rPr>
              <w:instrText xml:space="preserve"> PAGEREF _Toc448771375 \h </w:instrText>
            </w:r>
            <w:r>
              <w:rPr>
                <w:webHidden/>
              </w:rPr>
            </w:r>
            <w:r>
              <w:rPr>
                <w:webHidden/>
              </w:rPr>
              <w:fldChar w:fldCharType="separate"/>
            </w:r>
            <w:r>
              <w:rPr>
                <w:webHidden/>
              </w:rPr>
              <w:t>27</w:t>
            </w:r>
            <w:r>
              <w:rPr>
                <w:webHidden/>
              </w:rPr>
              <w:fldChar w:fldCharType="end"/>
            </w:r>
          </w:hyperlink>
        </w:p>
        <w:p w14:paraId="66FF3EB2"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376" w:history="1">
            <w:r w:rsidRPr="0090262A">
              <w:rPr>
                <w:rStyle w:val="Hyperlink"/>
                <w14:scene3d>
                  <w14:camera w14:prst="orthographicFront"/>
                  <w14:lightRig w14:rig="threePt" w14:dir="t">
                    <w14:rot w14:lat="0" w14:lon="0" w14:rev="0"/>
                  </w14:lightRig>
                </w14:scene3d>
              </w:rPr>
              <w:t>2.4.7</w:t>
            </w:r>
            <w:r>
              <w:rPr>
                <w:rFonts w:asciiTheme="minorHAnsi" w:eastAsiaTheme="minorEastAsia" w:hAnsiTheme="minorHAnsi" w:cstheme="minorBidi"/>
                <w:bCs w:val="0"/>
                <w:snapToGrid/>
                <w:color w:val="auto"/>
                <w:sz w:val="22"/>
                <w:szCs w:val="22"/>
              </w:rPr>
              <w:tab/>
            </w:r>
            <w:r w:rsidRPr="0090262A">
              <w:rPr>
                <w:rStyle w:val="Hyperlink"/>
              </w:rPr>
              <w:t>[Modified Section] 7.1.49 Set Connectionless Slave Broadcast Command</w:t>
            </w:r>
            <w:r>
              <w:rPr>
                <w:webHidden/>
              </w:rPr>
              <w:tab/>
            </w:r>
            <w:r>
              <w:rPr>
                <w:webHidden/>
              </w:rPr>
              <w:fldChar w:fldCharType="begin"/>
            </w:r>
            <w:r>
              <w:rPr>
                <w:webHidden/>
              </w:rPr>
              <w:instrText xml:space="preserve"> PAGEREF _Toc448771376 \h </w:instrText>
            </w:r>
            <w:r>
              <w:rPr>
                <w:webHidden/>
              </w:rPr>
            </w:r>
            <w:r>
              <w:rPr>
                <w:webHidden/>
              </w:rPr>
              <w:fldChar w:fldCharType="separate"/>
            </w:r>
            <w:r>
              <w:rPr>
                <w:webHidden/>
              </w:rPr>
              <w:t>28</w:t>
            </w:r>
            <w:r>
              <w:rPr>
                <w:webHidden/>
              </w:rPr>
              <w:fldChar w:fldCharType="end"/>
            </w:r>
          </w:hyperlink>
        </w:p>
        <w:p w14:paraId="691516FE"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377" w:history="1">
            <w:r w:rsidRPr="0090262A">
              <w:rPr>
                <w:rStyle w:val="Hyperlink"/>
                <w14:scene3d>
                  <w14:camera w14:prst="orthographicFront"/>
                  <w14:lightRig w14:rig="threePt" w14:dir="t">
                    <w14:rot w14:lat="0" w14:lon="0" w14:rev="0"/>
                  </w14:lightRig>
                </w14:scene3d>
              </w:rPr>
              <w:t>2.4.8</w:t>
            </w:r>
            <w:r>
              <w:rPr>
                <w:rFonts w:asciiTheme="minorHAnsi" w:eastAsiaTheme="minorEastAsia" w:hAnsiTheme="minorHAnsi" w:cstheme="minorBidi"/>
                <w:bCs w:val="0"/>
                <w:snapToGrid/>
                <w:color w:val="auto"/>
                <w:sz w:val="22"/>
                <w:szCs w:val="22"/>
              </w:rPr>
              <w:tab/>
            </w:r>
            <w:r w:rsidRPr="0090262A">
              <w:rPr>
                <w:rStyle w:val="Hyperlink"/>
              </w:rPr>
              <w:t>[Modified Section] 7.7.65.2 LE Advertising Report Event</w:t>
            </w:r>
            <w:r>
              <w:rPr>
                <w:webHidden/>
              </w:rPr>
              <w:tab/>
            </w:r>
            <w:r>
              <w:rPr>
                <w:webHidden/>
              </w:rPr>
              <w:fldChar w:fldCharType="begin"/>
            </w:r>
            <w:r>
              <w:rPr>
                <w:webHidden/>
              </w:rPr>
              <w:instrText xml:space="preserve"> PAGEREF _Toc448771377 \h </w:instrText>
            </w:r>
            <w:r>
              <w:rPr>
                <w:webHidden/>
              </w:rPr>
            </w:r>
            <w:r>
              <w:rPr>
                <w:webHidden/>
              </w:rPr>
              <w:fldChar w:fldCharType="separate"/>
            </w:r>
            <w:r>
              <w:rPr>
                <w:webHidden/>
              </w:rPr>
              <w:t>29</w:t>
            </w:r>
            <w:r>
              <w:rPr>
                <w:webHidden/>
              </w:rPr>
              <w:fldChar w:fldCharType="end"/>
            </w:r>
          </w:hyperlink>
        </w:p>
        <w:p w14:paraId="691FF06D"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378" w:history="1">
            <w:r w:rsidRPr="0090262A">
              <w:rPr>
                <w:rStyle w:val="Hyperlink"/>
                <w14:scene3d>
                  <w14:camera w14:prst="orthographicFront"/>
                  <w14:lightRig w14:rig="threePt" w14:dir="t">
                    <w14:rot w14:lat="0" w14:lon="0" w14:rev="0"/>
                  </w14:lightRig>
                </w14:scene3d>
              </w:rPr>
              <w:t>2.4.9</w:t>
            </w:r>
            <w:r>
              <w:rPr>
                <w:rFonts w:asciiTheme="minorHAnsi" w:eastAsiaTheme="minorEastAsia" w:hAnsiTheme="minorHAnsi" w:cstheme="minorBidi"/>
                <w:bCs w:val="0"/>
                <w:snapToGrid/>
                <w:color w:val="auto"/>
                <w:sz w:val="22"/>
                <w:szCs w:val="22"/>
              </w:rPr>
              <w:tab/>
            </w:r>
            <w:r w:rsidRPr="0090262A">
              <w:rPr>
                <w:rStyle w:val="Hyperlink"/>
              </w:rPr>
              <w:t>[New Section] 7.7.65.X LE Extended Advertising Report Event</w:t>
            </w:r>
            <w:r>
              <w:rPr>
                <w:webHidden/>
              </w:rPr>
              <w:tab/>
            </w:r>
            <w:r>
              <w:rPr>
                <w:webHidden/>
              </w:rPr>
              <w:fldChar w:fldCharType="begin"/>
            </w:r>
            <w:r>
              <w:rPr>
                <w:webHidden/>
              </w:rPr>
              <w:instrText xml:space="preserve"> PAGEREF _Toc448771378 \h </w:instrText>
            </w:r>
            <w:r>
              <w:rPr>
                <w:webHidden/>
              </w:rPr>
            </w:r>
            <w:r>
              <w:rPr>
                <w:webHidden/>
              </w:rPr>
              <w:fldChar w:fldCharType="separate"/>
            </w:r>
            <w:r>
              <w:rPr>
                <w:webHidden/>
              </w:rPr>
              <w:t>29</w:t>
            </w:r>
            <w:r>
              <w:rPr>
                <w:webHidden/>
              </w:rPr>
              <w:fldChar w:fldCharType="end"/>
            </w:r>
          </w:hyperlink>
        </w:p>
        <w:p w14:paraId="095783DB"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379" w:history="1">
            <w:r w:rsidRPr="0090262A">
              <w:rPr>
                <w:rStyle w:val="Hyperlink"/>
                <w14:scene3d>
                  <w14:camera w14:prst="orthographicFront"/>
                  <w14:lightRig w14:rig="threePt" w14:dir="t">
                    <w14:rot w14:lat="0" w14:lon="0" w14:rev="0"/>
                  </w14:lightRig>
                </w14:scene3d>
              </w:rPr>
              <w:t>2.4.10</w:t>
            </w:r>
            <w:r>
              <w:rPr>
                <w:rFonts w:asciiTheme="minorHAnsi" w:eastAsiaTheme="minorEastAsia" w:hAnsiTheme="minorHAnsi" w:cstheme="minorBidi"/>
                <w:bCs w:val="0"/>
                <w:snapToGrid/>
                <w:color w:val="auto"/>
                <w:sz w:val="22"/>
                <w:szCs w:val="22"/>
              </w:rPr>
              <w:tab/>
            </w:r>
            <w:r w:rsidRPr="0090262A">
              <w:rPr>
                <w:rStyle w:val="Hyperlink"/>
              </w:rPr>
              <w:t>[New Section] 7.7.65.X LE Periodic Advertising Sync Established Event</w:t>
            </w:r>
            <w:r>
              <w:rPr>
                <w:webHidden/>
              </w:rPr>
              <w:tab/>
            </w:r>
            <w:r>
              <w:rPr>
                <w:webHidden/>
              </w:rPr>
              <w:fldChar w:fldCharType="begin"/>
            </w:r>
            <w:r>
              <w:rPr>
                <w:webHidden/>
              </w:rPr>
              <w:instrText xml:space="preserve"> PAGEREF _Toc448771379 \h </w:instrText>
            </w:r>
            <w:r>
              <w:rPr>
                <w:webHidden/>
              </w:rPr>
            </w:r>
            <w:r>
              <w:rPr>
                <w:webHidden/>
              </w:rPr>
              <w:fldChar w:fldCharType="separate"/>
            </w:r>
            <w:r>
              <w:rPr>
                <w:webHidden/>
              </w:rPr>
              <w:t>34</w:t>
            </w:r>
            <w:r>
              <w:rPr>
                <w:webHidden/>
              </w:rPr>
              <w:fldChar w:fldCharType="end"/>
            </w:r>
          </w:hyperlink>
        </w:p>
        <w:p w14:paraId="7D6A1E81"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380" w:history="1">
            <w:r w:rsidRPr="0090262A">
              <w:rPr>
                <w:rStyle w:val="Hyperlink"/>
                <w14:scene3d>
                  <w14:camera w14:prst="orthographicFront"/>
                  <w14:lightRig w14:rig="threePt" w14:dir="t">
                    <w14:rot w14:lat="0" w14:lon="0" w14:rev="0"/>
                  </w14:lightRig>
                </w14:scene3d>
              </w:rPr>
              <w:t>2.4.11</w:t>
            </w:r>
            <w:r>
              <w:rPr>
                <w:rFonts w:asciiTheme="minorHAnsi" w:eastAsiaTheme="minorEastAsia" w:hAnsiTheme="minorHAnsi" w:cstheme="minorBidi"/>
                <w:bCs w:val="0"/>
                <w:snapToGrid/>
                <w:color w:val="auto"/>
                <w:sz w:val="22"/>
                <w:szCs w:val="22"/>
              </w:rPr>
              <w:tab/>
            </w:r>
            <w:r w:rsidRPr="0090262A">
              <w:rPr>
                <w:rStyle w:val="Hyperlink"/>
              </w:rPr>
              <w:t>[New Section] 7.7.65.X LE Periodic Advertising Report Event</w:t>
            </w:r>
            <w:r>
              <w:rPr>
                <w:webHidden/>
              </w:rPr>
              <w:tab/>
            </w:r>
            <w:r>
              <w:rPr>
                <w:webHidden/>
              </w:rPr>
              <w:fldChar w:fldCharType="begin"/>
            </w:r>
            <w:r>
              <w:rPr>
                <w:webHidden/>
              </w:rPr>
              <w:instrText xml:space="preserve"> PAGEREF _Toc448771380 \h </w:instrText>
            </w:r>
            <w:r>
              <w:rPr>
                <w:webHidden/>
              </w:rPr>
            </w:r>
            <w:r>
              <w:rPr>
                <w:webHidden/>
              </w:rPr>
              <w:fldChar w:fldCharType="separate"/>
            </w:r>
            <w:r>
              <w:rPr>
                <w:webHidden/>
              </w:rPr>
              <w:t>37</w:t>
            </w:r>
            <w:r>
              <w:rPr>
                <w:webHidden/>
              </w:rPr>
              <w:fldChar w:fldCharType="end"/>
            </w:r>
          </w:hyperlink>
        </w:p>
        <w:p w14:paraId="6B2132AC"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381" w:history="1">
            <w:r w:rsidRPr="0090262A">
              <w:rPr>
                <w:rStyle w:val="Hyperlink"/>
                <w14:scene3d>
                  <w14:camera w14:prst="orthographicFront"/>
                  <w14:lightRig w14:rig="threePt" w14:dir="t">
                    <w14:rot w14:lat="0" w14:lon="0" w14:rev="0"/>
                  </w14:lightRig>
                </w14:scene3d>
              </w:rPr>
              <w:t>2.4.12</w:t>
            </w:r>
            <w:r>
              <w:rPr>
                <w:rFonts w:asciiTheme="minorHAnsi" w:eastAsiaTheme="minorEastAsia" w:hAnsiTheme="minorHAnsi" w:cstheme="minorBidi"/>
                <w:bCs w:val="0"/>
                <w:snapToGrid/>
                <w:color w:val="auto"/>
                <w:sz w:val="22"/>
                <w:szCs w:val="22"/>
              </w:rPr>
              <w:tab/>
            </w:r>
            <w:r w:rsidRPr="0090262A">
              <w:rPr>
                <w:rStyle w:val="Hyperlink"/>
              </w:rPr>
              <w:t>[New Section] 7.7.65.X LE Periodic Advertising Sync Lost Event</w:t>
            </w:r>
            <w:r>
              <w:rPr>
                <w:webHidden/>
              </w:rPr>
              <w:tab/>
            </w:r>
            <w:r>
              <w:rPr>
                <w:webHidden/>
              </w:rPr>
              <w:fldChar w:fldCharType="begin"/>
            </w:r>
            <w:r>
              <w:rPr>
                <w:webHidden/>
              </w:rPr>
              <w:instrText xml:space="preserve"> PAGEREF _Toc448771381 \h </w:instrText>
            </w:r>
            <w:r>
              <w:rPr>
                <w:webHidden/>
              </w:rPr>
            </w:r>
            <w:r>
              <w:rPr>
                <w:webHidden/>
              </w:rPr>
              <w:fldChar w:fldCharType="separate"/>
            </w:r>
            <w:r>
              <w:rPr>
                <w:webHidden/>
              </w:rPr>
              <w:t>39</w:t>
            </w:r>
            <w:r>
              <w:rPr>
                <w:webHidden/>
              </w:rPr>
              <w:fldChar w:fldCharType="end"/>
            </w:r>
          </w:hyperlink>
        </w:p>
        <w:p w14:paraId="73A1DB67"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382" w:history="1">
            <w:r w:rsidRPr="0090262A">
              <w:rPr>
                <w:rStyle w:val="Hyperlink"/>
                <w14:scene3d>
                  <w14:camera w14:prst="orthographicFront"/>
                  <w14:lightRig w14:rig="threePt" w14:dir="t">
                    <w14:rot w14:lat="0" w14:lon="0" w14:rev="0"/>
                  </w14:lightRig>
                </w14:scene3d>
              </w:rPr>
              <w:t>2.4.13</w:t>
            </w:r>
            <w:r>
              <w:rPr>
                <w:rFonts w:asciiTheme="minorHAnsi" w:eastAsiaTheme="minorEastAsia" w:hAnsiTheme="minorHAnsi" w:cstheme="minorBidi"/>
                <w:bCs w:val="0"/>
                <w:snapToGrid/>
                <w:color w:val="auto"/>
                <w:sz w:val="22"/>
                <w:szCs w:val="22"/>
              </w:rPr>
              <w:tab/>
            </w:r>
            <w:r w:rsidRPr="0090262A">
              <w:rPr>
                <w:rStyle w:val="Hyperlink"/>
              </w:rPr>
              <w:t>[New Section] 7.7.65.X LE Scan Timeout Event</w:t>
            </w:r>
            <w:r>
              <w:rPr>
                <w:webHidden/>
              </w:rPr>
              <w:tab/>
            </w:r>
            <w:r>
              <w:rPr>
                <w:webHidden/>
              </w:rPr>
              <w:fldChar w:fldCharType="begin"/>
            </w:r>
            <w:r>
              <w:rPr>
                <w:webHidden/>
              </w:rPr>
              <w:instrText xml:space="preserve"> PAGEREF _Toc448771382 \h </w:instrText>
            </w:r>
            <w:r>
              <w:rPr>
                <w:webHidden/>
              </w:rPr>
            </w:r>
            <w:r>
              <w:rPr>
                <w:webHidden/>
              </w:rPr>
              <w:fldChar w:fldCharType="separate"/>
            </w:r>
            <w:r>
              <w:rPr>
                <w:webHidden/>
              </w:rPr>
              <w:t>40</w:t>
            </w:r>
            <w:r>
              <w:rPr>
                <w:webHidden/>
              </w:rPr>
              <w:fldChar w:fldCharType="end"/>
            </w:r>
          </w:hyperlink>
        </w:p>
        <w:p w14:paraId="236B066A"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383" w:history="1">
            <w:r w:rsidRPr="0090262A">
              <w:rPr>
                <w:rStyle w:val="Hyperlink"/>
                <w14:scene3d>
                  <w14:camera w14:prst="orthographicFront"/>
                  <w14:lightRig w14:rig="threePt" w14:dir="t">
                    <w14:rot w14:lat="0" w14:lon="0" w14:rev="0"/>
                  </w14:lightRig>
                </w14:scene3d>
              </w:rPr>
              <w:t>2.4.14</w:t>
            </w:r>
            <w:r>
              <w:rPr>
                <w:rFonts w:asciiTheme="minorHAnsi" w:eastAsiaTheme="minorEastAsia" w:hAnsiTheme="minorHAnsi" w:cstheme="minorBidi"/>
                <w:bCs w:val="0"/>
                <w:snapToGrid/>
                <w:color w:val="auto"/>
                <w:sz w:val="22"/>
                <w:szCs w:val="22"/>
              </w:rPr>
              <w:tab/>
            </w:r>
            <w:r w:rsidRPr="0090262A">
              <w:rPr>
                <w:rStyle w:val="Hyperlink"/>
              </w:rPr>
              <w:t>[New Section] 7.7.65.X LE Advertising Set Terminated Event</w:t>
            </w:r>
            <w:r>
              <w:rPr>
                <w:webHidden/>
              </w:rPr>
              <w:tab/>
            </w:r>
            <w:r>
              <w:rPr>
                <w:webHidden/>
              </w:rPr>
              <w:fldChar w:fldCharType="begin"/>
            </w:r>
            <w:r>
              <w:rPr>
                <w:webHidden/>
              </w:rPr>
              <w:instrText xml:space="preserve"> PAGEREF _Toc448771383 \h </w:instrText>
            </w:r>
            <w:r>
              <w:rPr>
                <w:webHidden/>
              </w:rPr>
            </w:r>
            <w:r>
              <w:rPr>
                <w:webHidden/>
              </w:rPr>
              <w:fldChar w:fldCharType="separate"/>
            </w:r>
            <w:r>
              <w:rPr>
                <w:webHidden/>
              </w:rPr>
              <w:t>40</w:t>
            </w:r>
            <w:r>
              <w:rPr>
                <w:webHidden/>
              </w:rPr>
              <w:fldChar w:fldCharType="end"/>
            </w:r>
          </w:hyperlink>
        </w:p>
        <w:p w14:paraId="5BE1DE0F"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384" w:history="1">
            <w:r w:rsidRPr="0090262A">
              <w:rPr>
                <w:rStyle w:val="Hyperlink"/>
                <w14:scene3d>
                  <w14:camera w14:prst="orthographicFront"/>
                  <w14:lightRig w14:rig="threePt" w14:dir="t">
                    <w14:rot w14:lat="0" w14:lon="0" w14:rev="0"/>
                  </w14:lightRig>
                </w14:scene3d>
              </w:rPr>
              <w:t>2.4.15</w:t>
            </w:r>
            <w:r>
              <w:rPr>
                <w:rFonts w:asciiTheme="minorHAnsi" w:eastAsiaTheme="minorEastAsia" w:hAnsiTheme="minorHAnsi" w:cstheme="minorBidi"/>
                <w:bCs w:val="0"/>
                <w:snapToGrid/>
                <w:color w:val="auto"/>
                <w:sz w:val="22"/>
                <w:szCs w:val="22"/>
              </w:rPr>
              <w:tab/>
            </w:r>
            <w:r w:rsidRPr="0090262A">
              <w:rPr>
                <w:rStyle w:val="Hyperlink"/>
              </w:rPr>
              <w:t>[New Section] 7.7.65.X LE Scan Request Received Event</w:t>
            </w:r>
            <w:r>
              <w:rPr>
                <w:webHidden/>
              </w:rPr>
              <w:tab/>
            </w:r>
            <w:r>
              <w:rPr>
                <w:webHidden/>
              </w:rPr>
              <w:fldChar w:fldCharType="begin"/>
            </w:r>
            <w:r>
              <w:rPr>
                <w:webHidden/>
              </w:rPr>
              <w:instrText xml:space="preserve"> PAGEREF _Toc448771384 \h </w:instrText>
            </w:r>
            <w:r>
              <w:rPr>
                <w:webHidden/>
              </w:rPr>
            </w:r>
            <w:r>
              <w:rPr>
                <w:webHidden/>
              </w:rPr>
              <w:fldChar w:fldCharType="separate"/>
            </w:r>
            <w:r>
              <w:rPr>
                <w:webHidden/>
              </w:rPr>
              <w:t>42</w:t>
            </w:r>
            <w:r>
              <w:rPr>
                <w:webHidden/>
              </w:rPr>
              <w:fldChar w:fldCharType="end"/>
            </w:r>
          </w:hyperlink>
        </w:p>
        <w:p w14:paraId="0310BF38"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385" w:history="1">
            <w:r w:rsidRPr="0090262A">
              <w:rPr>
                <w:rStyle w:val="Hyperlink"/>
                <w14:scene3d>
                  <w14:camera w14:prst="orthographicFront"/>
                  <w14:lightRig w14:rig="threePt" w14:dir="t">
                    <w14:rot w14:lat="0" w14:lon="0" w14:rev="0"/>
                  </w14:lightRig>
                </w14:scene3d>
              </w:rPr>
              <w:t>2.4.16</w:t>
            </w:r>
            <w:r>
              <w:rPr>
                <w:rFonts w:asciiTheme="minorHAnsi" w:eastAsiaTheme="minorEastAsia" w:hAnsiTheme="minorHAnsi" w:cstheme="minorBidi"/>
                <w:bCs w:val="0"/>
                <w:snapToGrid/>
                <w:color w:val="auto"/>
                <w:sz w:val="22"/>
                <w:szCs w:val="22"/>
              </w:rPr>
              <w:tab/>
            </w:r>
            <w:r w:rsidRPr="0090262A">
              <w:rPr>
                <w:rStyle w:val="Hyperlink"/>
              </w:rPr>
              <w:t>[Modified Section] 7.8.1 LE Set Event Mask Command</w:t>
            </w:r>
            <w:r>
              <w:rPr>
                <w:webHidden/>
              </w:rPr>
              <w:tab/>
            </w:r>
            <w:r>
              <w:rPr>
                <w:webHidden/>
              </w:rPr>
              <w:fldChar w:fldCharType="begin"/>
            </w:r>
            <w:r>
              <w:rPr>
                <w:webHidden/>
              </w:rPr>
              <w:instrText xml:space="preserve"> PAGEREF _Toc448771385 \h </w:instrText>
            </w:r>
            <w:r>
              <w:rPr>
                <w:webHidden/>
              </w:rPr>
            </w:r>
            <w:r>
              <w:rPr>
                <w:webHidden/>
              </w:rPr>
              <w:fldChar w:fldCharType="separate"/>
            </w:r>
            <w:r>
              <w:rPr>
                <w:webHidden/>
              </w:rPr>
              <w:t>43</w:t>
            </w:r>
            <w:r>
              <w:rPr>
                <w:webHidden/>
              </w:rPr>
              <w:fldChar w:fldCharType="end"/>
            </w:r>
          </w:hyperlink>
        </w:p>
        <w:p w14:paraId="34846BAF"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386" w:history="1">
            <w:r w:rsidRPr="0090262A">
              <w:rPr>
                <w:rStyle w:val="Hyperlink"/>
                <w14:scene3d>
                  <w14:camera w14:prst="orthographicFront"/>
                  <w14:lightRig w14:rig="threePt" w14:dir="t">
                    <w14:rot w14:lat="0" w14:lon="0" w14:rev="0"/>
                  </w14:lightRig>
                </w14:scene3d>
              </w:rPr>
              <w:t>2.4.17</w:t>
            </w:r>
            <w:r>
              <w:rPr>
                <w:rFonts w:asciiTheme="minorHAnsi" w:eastAsiaTheme="minorEastAsia" w:hAnsiTheme="minorHAnsi" w:cstheme="minorBidi"/>
                <w:bCs w:val="0"/>
                <w:snapToGrid/>
                <w:color w:val="auto"/>
                <w:sz w:val="22"/>
                <w:szCs w:val="22"/>
              </w:rPr>
              <w:tab/>
            </w:r>
            <w:r w:rsidRPr="0090262A">
              <w:rPr>
                <w:rStyle w:val="Hyperlink"/>
              </w:rPr>
              <w:t>[Modified Section] 7.8.7 LE Set Advertising Data Command</w:t>
            </w:r>
            <w:r>
              <w:rPr>
                <w:webHidden/>
              </w:rPr>
              <w:tab/>
            </w:r>
            <w:r>
              <w:rPr>
                <w:webHidden/>
              </w:rPr>
              <w:fldChar w:fldCharType="begin"/>
            </w:r>
            <w:r>
              <w:rPr>
                <w:webHidden/>
              </w:rPr>
              <w:instrText xml:space="preserve"> PAGEREF _Toc448771386 \h </w:instrText>
            </w:r>
            <w:r>
              <w:rPr>
                <w:webHidden/>
              </w:rPr>
            </w:r>
            <w:r>
              <w:rPr>
                <w:webHidden/>
              </w:rPr>
              <w:fldChar w:fldCharType="separate"/>
            </w:r>
            <w:r>
              <w:rPr>
                <w:webHidden/>
              </w:rPr>
              <w:t>43</w:t>
            </w:r>
            <w:r>
              <w:rPr>
                <w:webHidden/>
              </w:rPr>
              <w:fldChar w:fldCharType="end"/>
            </w:r>
          </w:hyperlink>
        </w:p>
        <w:p w14:paraId="5723F616"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387" w:history="1">
            <w:r w:rsidRPr="0090262A">
              <w:rPr>
                <w:rStyle w:val="Hyperlink"/>
                <w14:scene3d>
                  <w14:camera w14:prst="orthographicFront"/>
                  <w14:lightRig w14:rig="threePt" w14:dir="t">
                    <w14:rot w14:lat="0" w14:lon="0" w14:rev="0"/>
                  </w14:lightRig>
                </w14:scene3d>
              </w:rPr>
              <w:t>2.4.18</w:t>
            </w:r>
            <w:r>
              <w:rPr>
                <w:rFonts w:asciiTheme="minorHAnsi" w:eastAsiaTheme="minorEastAsia" w:hAnsiTheme="minorHAnsi" w:cstheme="minorBidi"/>
                <w:bCs w:val="0"/>
                <w:snapToGrid/>
                <w:color w:val="auto"/>
                <w:sz w:val="22"/>
                <w:szCs w:val="22"/>
              </w:rPr>
              <w:tab/>
            </w:r>
            <w:r w:rsidRPr="0090262A">
              <w:rPr>
                <w:rStyle w:val="Hyperlink"/>
              </w:rPr>
              <w:t>[Modified Section] 7.8.9 LE Set Advertise Enable Command</w:t>
            </w:r>
            <w:r>
              <w:rPr>
                <w:webHidden/>
              </w:rPr>
              <w:tab/>
            </w:r>
            <w:r>
              <w:rPr>
                <w:webHidden/>
              </w:rPr>
              <w:fldChar w:fldCharType="begin"/>
            </w:r>
            <w:r>
              <w:rPr>
                <w:webHidden/>
              </w:rPr>
              <w:instrText xml:space="preserve"> PAGEREF _Toc448771387 \h </w:instrText>
            </w:r>
            <w:r>
              <w:rPr>
                <w:webHidden/>
              </w:rPr>
            </w:r>
            <w:r>
              <w:rPr>
                <w:webHidden/>
              </w:rPr>
              <w:fldChar w:fldCharType="separate"/>
            </w:r>
            <w:r>
              <w:rPr>
                <w:webHidden/>
              </w:rPr>
              <w:t>43</w:t>
            </w:r>
            <w:r>
              <w:rPr>
                <w:webHidden/>
              </w:rPr>
              <w:fldChar w:fldCharType="end"/>
            </w:r>
          </w:hyperlink>
        </w:p>
        <w:p w14:paraId="19A48ED9"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388" w:history="1">
            <w:r w:rsidRPr="0090262A">
              <w:rPr>
                <w:rStyle w:val="Hyperlink"/>
                <w14:scene3d>
                  <w14:camera w14:prst="orthographicFront"/>
                  <w14:lightRig w14:rig="threePt" w14:dir="t">
                    <w14:rot w14:lat="0" w14:lon="0" w14:rev="0"/>
                  </w14:lightRig>
                </w14:scene3d>
              </w:rPr>
              <w:t>2.4.19</w:t>
            </w:r>
            <w:r>
              <w:rPr>
                <w:rFonts w:asciiTheme="minorHAnsi" w:eastAsiaTheme="minorEastAsia" w:hAnsiTheme="minorHAnsi" w:cstheme="minorBidi"/>
                <w:bCs w:val="0"/>
                <w:snapToGrid/>
                <w:color w:val="auto"/>
                <w:sz w:val="22"/>
                <w:szCs w:val="22"/>
              </w:rPr>
              <w:tab/>
            </w:r>
            <w:r w:rsidRPr="0090262A">
              <w:rPr>
                <w:rStyle w:val="Hyperlink"/>
              </w:rPr>
              <w:t>[Modified Section] 7.8.12 LE Create Connection Command</w:t>
            </w:r>
            <w:r>
              <w:rPr>
                <w:webHidden/>
              </w:rPr>
              <w:tab/>
            </w:r>
            <w:r>
              <w:rPr>
                <w:webHidden/>
              </w:rPr>
              <w:fldChar w:fldCharType="begin"/>
            </w:r>
            <w:r>
              <w:rPr>
                <w:webHidden/>
              </w:rPr>
              <w:instrText xml:space="preserve"> PAGEREF _Toc448771388 \h </w:instrText>
            </w:r>
            <w:r>
              <w:rPr>
                <w:webHidden/>
              </w:rPr>
            </w:r>
            <w:r>
              <w:rPr>
                <w:webHidden/>
              </w:rPr>
              <w:fldChar w:fldCharType="separate"/>
            </w:r>
            <w:r>
              <w:rPr>
                <w:webHidden/>
              </w:rPr>
              <w:t>44</w:t>
            </w:r>
            <w:r>
              <w:rPr>
                <w:webHidden/>
              </w:rPr>
              <w:fldChar w:fldCharType="end"/>
            </w:r>
          </w:hyperlink>
        </w:p>
        <w:p w14:paraId="5908E10A"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389" w:history="1">
            <w:r w:rsidRPr="0090262A">
              <w:rPr>
                <w:rStyle w:val="Hyperlink"/>
                <w14:scene3d>
                  <w14:camera w14:prst="orthographicFront"/>
                  <w14:lightRig w14:rig="threePt" w14:dir="t">
                    <w14:rot w14:lat="0" w14:lon="0" w14:rev="0"/>
                  </w14:lightRig>
                </w14:scene3d>
              </w:rPr>
              <w:t>2.4.20</w:t>
            </w:r>
            <w:r>
              <w:rPr>
                <w:rFonts w:asciiTheme="minorHAnsi" w:eastAsiaTheme="minorEastAsia" w:hAnsiTheme="minorHAnsi" w:cstheme="minorBidi"/>
                <w:bCs w:val="0"/>
                <w:snapToGrid/>
                <w:color w:val="auto"/>
                <w:sz w:val="22"/>
                <w:szCs w:val="22"/>
              </w:rPr>
              <w:tab/>
            </w:r>
            <w:r w:rsidRPr="0090262A">
              <w:rPr>
                <w:rStyle w:val="Hyperlink"/>
              </w:rPr>
              <w:t>[Modified Section] 7.8.12 LE Create Connection Cancel Command</w:t>
            </w:r>
            <w:r>
              <w:rPr>
                <w:webHidden/>
              </w:rPr>
              <w:tab/>
            </w:r>
            <w:r>
              <w:rPr>
                <w:webHidden/>
              </w:rPr>
              <w:fldChar w:fldCharType="begin"/>
            </w:r>
            <w:r>
              <w:rPr>
                <w:webHidden/>
              </w:rPr>
              <w:instrText xml:space="preserve"> PAGEREF _Toc448771389 \h </w:instrText>
            </w:r>
            <w:r>
              <w:rPr>
                <w:webHidden/>
              </w:rPr>
            </w:r>
            <w:r>
              <w:rPr>
                <w:webHidden/>
              </w:rPr>
              <w:fldChar w:fldCharType="separate"/>
            </w:r>
            <w:r>
              <w:rPr>
                <w:webHidden/>
              </w:rPr>
              <w:t>44</w:t>
            </w:r>
            <w:r>
              <w:rPr>
                <w:webHidden/>
              </w:rPr>
              <w:fldChar w:fldCharType="end"/>
            </w:r>
          </w:hyperlink>
        </w:p>
        <w:p w14:paraId="44AE1E0A"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390" w:history="1">
            <w:r w:rsidRPr="0090262A">
              <w:rPr>
                <w:rStyle w:val="Hyperlink"/>
                <w14:scene3d>
                  <w14:camera w14:prst="orthographicFront"/>
                  <w14:lightRig w14:rig="threePt" w14:dir="t">
                    <w14:rot w14:lat="0" w14:lon="0" w14:rev="0"/>
                  </w14:lightRig>
                </w14:scene3d>
              </w:rPr>
              <w:t>2.4.21</w:t>
            </w:r>
            <w:r>
              <w:rPr>
                <w:rFonts w:asciiTheme="minorHAnsi" w:eastAsiaTheme="minorEastAsia" w:hAnsiTheme="minorHAnsi" w:cstheme="minorBidi"/>
                <w:bCs w:val="0"/>
                <w:snapToGrid/>
                <w:color w:val="auto"/>
                <w:sz w:val="22"/>
                <w:szCs w:val="22"/>
              </w:rPr>
              <w:tab/>
            </w:r>
            <w:r w:rsidRPr="0090262A">
              <w:rPr>
                <w:rStyle w:val="Hyperlink"/>
              </w:rPr>
              <w:t>[New Section] 7.8.X LE Set Advertising Set Random Address Command</w:t>
            </w:r>
            <w:r>
              <w:rPr>
                <w:webHidden/>
              </w:rPr>
              <w:tab/>
            </w:r>
            <w:r>
              <w:rPr>
                <w:webHidden/>
              </w:rPr>
              <w:fldChar w:fldCharType="begin"/>
            </w:r>
            <w:r>
              <w:rPr>
                <w:webHidden/>
              </w:rPr>
              <w:instrText xml:space="preserve"> PAGEREF _Toc448771390 \h </w:instrText>
            </w:r>
            <w:r>
              <w:rPr>
                <w:webHidden/>
              </w:rPr>
            </w:r>
            <w:r>
              <w:rPr>
                <w:webHidden/>
              </w:rPr>
              <w:fldChar w:fldCharType="separate"/>
            </w:r>
            <w:r>
              <w:rPr>
                <w:webHidden/>
              </w:rPr>
              <w:t>45</w:t>
            </w:r>
            <w:r>
              <w:rPr>
                <w:webHidden/>
              </w:rPr>
              <w:fldChar w:fldCharType="end"/>
            </w:r>
          </w:hyperlink>
        </w:p>
        <w:p w14:paraId="66C34491"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391" w:history="1">
            <w:r w:rsidRPr="0090262A">
              <w:rPr>
                <w:rStyle w:val="Hyperlink"/>
                <w14:scene3d>
                  <w14:camera w14:prst="orthographicFront"/>
                  <w14:lightRig w14:rig="threePt" w14:dir="t">
                    <w14:rot w14:lat="0" w14:lon="0" w14:rev="0"/>
                  </w14:lightRig>
                </w14:scene3d>
              </w:rPr>
              <w:t>2.4.22</w:t>
            </w:r>
            <w:r>
              <w:rPr>
                <w:rFonts w:asciiTheme="minorHAnsi" w:eastAsiaTheme="minorEastAsia" w:hAnsiTheme="minorHAnsi" w:cstheme="minorBidi"/>
                <w:bCs w:val="0"/>
                <w:snapToGrid/>
                <w:color w:val="auto"/>
                <w:sz w:val="22"/>
                <w:szCs w:val="22"/>
              </w:rPr>
              <w:tab/>
            </w:r>
            <w:r w:rsidRPr="0090262A">
              <w:rPr>
                <w:rStyle w:val="Hyperlink"/>
              </w:rPr>
              <w:t>[New Section] 7.8.X LE Set Extended Advertising Parameters Command</w:t>
            </w:r>
            <w:r>
              <w:rPr>
                <w:webHidden/>
              </w:rPr>
              <w:tab/>
            </w:r>
            <w:r>
              <w:rPr>
                <w:webHidden/>
              </w:rPr>
              <w:fldChar w:fldCharType="begin"/>
            </w:r>
            <w:r>
              <w:rPr>
                <w:webHidden/>
              </w:rPr>
              <w:instrText xml:space="preserve"> PAGEREF _Toc448771391 \h </w:instrText>
            </w:r>
            <w:r>
              <w:rPr>
                <w:webHidden/>
              </w:rPr>
            </w:r>
            <w:r>
              <w:rPr>
                <w:webHidden/>
              </w:rPr>
              <w:fldChar w:fldCharType="separate"/>
            </w:r>
            <w:r>
              <w:rPr>
                <w:webHidden/>
              </w:rPr>
              <w:t>46</w:t>
            </w:r>
            <w:r>
              <w:rPr>
                <w:webHidden/>
              </w:rPr>
              <w:fldChar w:fldCharType="end"/>
            </w:r>
          </w:hyperlink>
        </w:p>
        <w:p w14:paraId="6C2A4DD5"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392" w:history="1">
            <w:r w:rsidRPr="0090262A">
              <w:rPr>
                <w:rStyle w:val="Hyperlink"/>
                <w14:scene3d>
                  <w14:camera w14:prst="orthographicFront"/>
                  <w14:lightRig w14:rig="threePt" w14:dir="t">
                    <w14:rot w14:lat="0" w14:lon="0" w14:rev="0"/>
                  </w14:lightRig>
                </w14:scene3d>
              </w:rPr>
              <w:t>2.4.23</w:t>
            </w:r>
            <w:r>
              <w:rPr>
                <w:rFonts w:asciiTheme="minorHAnsi" w:eastAsiaTheme="minorEastAsia" w:hAnsiTheme="minorHAnsi" w:cstheme="minorBidi"/>
                <w:bCs w:val="0"/>
                <w:snapToGrid/>
                <w:color w:val="auto"/>
                <w:sz w:val="22"/>
                <w:szCs w:val="22"/>
              </w:rPr>
              <w:tab/>
            </w:r>
            <w:r w:rsidRPr="0090262A">
              <w:rPr>
                <w:rStyle w:val="Hyperlink"/>
              </w:rPr>
              <w:t>[New Section] 7.8.X LE Set Extended Advertising Data Command</w:t>
            </w:r>
            <w:r>
              <w:rPr>
                <w:webHidden/>
              </w:rPr>
              <w:tab/>
            </w:r>
            <w:r>
              <w:rPr>
                <w:webHidden/>
              </w:rPr>
              <w:fldChar w:fldCharType="begin"/>
            </w:r>
            <w:r>
              <w:rPr>
                <w:webHidden/>
              </w:rPr>
              <w:instrText xml:space="preserve"> PAGEREF _Toc448771392 \h </w:instrText>
            </w:r>
            <w:r>
              <w:rPr>
                <w:webHidden/>
              </w:rPr>
            </w:r>
            <w:r>
              <w:rPr>
                <w:webHidden/>
              </w:rPr>
              <w:fldChar w:fldCharType="separate"/>
            </w:r>
            <w:r>
              <w:rPr>
                <w:webHidden/>
              </w:rPr>
              <w:t>53</w:t>
            </w:r>
            <w:r>
              <w:rPr>
                <w:webHidden/>
              </w:rPr>
              <w:fldChar w:fldCharType="end"/>
            </w:r>
          </w:hyperlink>
        </w:p>
        <w:p w14:paraId="2DF8D872"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393" w:history="1">
            <w:r w:rsidRPr="0090262A">
              <w:rPr>
                <w:rStyle w:val="Hyperlink"/>
                <w14:scene3d>
                  <w14:camera w14:prst="orthographicFront"/>
                  <w14:lightRig w14:rig="threePt" w14:dir="t">
                    <w14:rot w14:lat="0" w14:lon="0" w14:rev="0"/>
                  </w14:lightRig>
                </w14:scene3d>
              </w:rPr>
              <w:t>2.4.24</w:t>
            </w:r>
            <w:r>
              <w:rPr>
                <w:rFonts w:asciiTheme="minorHAnsi" w:eastAsiaTheme="minorEastAsia" w:hAnsiTheme="minorHAnsi" w:cstheme="minorBidi"/>
                <w:bCs w:val="0"/>
                <w:snapToGrid/>
                <w:color w:val="auto"/>
                <w:sz w:val="22"/>
                <w:szCs w:val="22"/>
              </w:rPr>
              <w:tab/>
            </w:r>
            <w:r w:rsidRPr="0090262A">
              <w:rPr>
                <w:rStyle w:val="Hyperlink"/>
              </w:rPr>
              <w:t>[New Section] 7.8.X LE Set Extended Scan Response Data Command</w:t>
            </w:r>
            <w:r>
              <w:rPr>
                <w:webHidden/>
              </w:rPr>
              <w:tab/>
            </w:r>
            <w:r>
              <w:rPr>
                <w:webHidden/>
              </w:rPr>
              <w:fldChar w:fldCharType="begin"/>
            </w:r>
            <w:r>
              <w:rPr>
                <w:webHidden/>
              </w:rPr>
              <w:instrText xml:space="preserve"> PAGEREF _Toc448771393 \h </w:instrText>
            </w:r>
            <w:r>
              <w:rPr>
                <w:webHidden/>
              </w:rPr>
            </w:r>
            <w:r>
              <w:rPr>
                <w:webHidden/>
              </w:rPr>
              <w:fldChar w:fldCharType="separate"/>
            </w:r>
            <w:r>
              <w:rPr>
                <w:webHidden/>
              </w:rPr>
              <w:t>56</w:t>
            </w:r>
            <w:r>
              <w:rPr>
                <w:webHidden/>
              </w:rPr>
              <w:fldChar w:fldCharType="end"/>
            </w:r>
          </w:hyperlink>
        </w:p>
        <w:p w14:paraId="3E944ED4"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394" w:history="1">
            <w:r w:rsidRPr="0090262A">
              <w:rPr>
                <w:rStyle w:val="Hyperlink"/>
                <w14:scene3d>
                  <w14:camera w14:prst="orthographicFront"/>
                  <w14:lightRig w14:rig="threePt" w14:dir="t">
                    <w14:rot w14:lat="0" w14:lon="0" w14:rev="0"/>
                  </w14:lightRig>
                </w14:scene3d>
              </w:rPr>
              <w:t>2.4.25</w:t>
            </w:r>
            <w:r>
              <w:rPr>
                <w:rFonts w:asciiTheme="minorHAnsi" w:eastAsiaTheme="minorEastAsia" w:hAnsiTheme="minorHAnsi" w:cstheme="minorBidi"/>
                <w:bCs w:val="0"/>
                <w:snapToGrid/>
                <w:color w:val="auto"/>
                <w:sz w:val="22"/>
                <w:szCs w:val="22"/>
              </w:rPr>
              <w:tab/>
            </w:r>
            <w:r w:rsidRPr="0090262A">
              <w:rPr>
                <w:rStyle w:val="Hyperlink"/>
              </w:rPr>
              <w:t>[New Section] 7.8.X LE Set Extended Advertising Enable Command</w:t>
            </w:r>
            <w:r>
              <w:rPr>
                <w:webHidden/>
              </w:rPr>
              <w:tab/>
            </w:r>
            <w:r>
              <w:rPr>
                <w:webHidden/>
              </w:rPr>
              <w:fldChar w:fldCharType="begin"/>
            </w:r>
            <w:r>
              <w:rPr>
                <w:webHidden/>
              </w:rPr>
              <w:instrText xml:space="preserve"> PAGEREF _Toc448771394 \h </w:instrText>
            </w:r>
            <w:r>
              <w:rPr>
                <w:webHidden/>
              </w:rPr>
            </w:r>
            <w:r>
              <w:rPr>
                <w:webHidden/>
              </w:rPr>
              <w:fldChar w:fldCharType="separate"/>
            </w:r>
            <w:r>
              <w:rPr>
                <w:webHidden/>
              </w:rPr>
              <w:t>59</w:t>
            </w:r>
            <w:r>
              <w:rPr>
                <w:webHidden/>
              </w:rPr>
              <w:fldChar w:fldCharType="end"/>
            </w:r>
          </w:hyperlink>
        </w:p>
        <w:p w14:paraId="5AA0E472"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395" w:history="1">
            <w:r w:rsidRPr="0090262A">
              <w:rPr>
                <w:rStyle w:val="Hyperlink"/>
                <w14:scene3d>
                  <w14:camera w14:prst="orthographicFront"/>
                  <w14:lightRig w14:rig="threePt" w14:dir="t">
                    <w14:rot w14:lat="0" w14:lon="0" w14:rev="0"/>
                  </w14:lightRig>
                </w14:scene3d>
              </w:rPr>
              <w:t>2.4.26</w:t>
            </w:r>
            <w:r>
              <w:rPr>
                <w:rFonts w:asciiTheme="minorHAnsi" w:eastAsiaTheme="minorEastAsia" w:hAnsiTheme="minorHAnsi" w:cstheme="minorBidi"/>
                <w:bCs w:val="0"/>
                <w:snapToGrid/>
                <w:color w:val="auto"/>
                <w:sz w:val="22"/>
                <w:szCs w:val="22"/>
              </w:rPr>
              <w:tab/>
            </w:r>
            <w:r w:rsidRPr="0090262A">
              <w:rPr>
                <w:rStyle w:val="Hyperlink"/>
              </w:rPr>
              <w:t>[New Section] 7.8.X LE Read Maximum Advertising Data Length Command</w:t>
            </w:r>
            <w:r>
              <w:rPr>
                <w:webHidden/>
              </w:rPr>
              <w:tab/>
            </w:r>
            <w:r>
              <w:rPr>
                <w:webHidden/>
              </w:rPr>
              <w:fldChar w:fldCharType="begin"/>
            </w:r>
            <w:r>
              <w:rPr>
                <w:webHidden/>
              </w:rPr>
              <w:instrText xml:space="preserve"> PAGEREF _Toc448771395 \h </w:instrText>
            </w:r>
            <w:r>
              <w:rPr>
                <w:webHidden/>
              </w:rPr>
            </w:r>
            <w:r>
              <w:rPr>
                <w:webHidden/>
              </w:rPr>
              <w:fldChar w:fldCharType="separate"/>
            </w:r>
            <w:r>
              <w:rPr>
                <w:webHidden/>
              </w:rPr>
              <w:t>61</w:t>
            </w:r>
            <w:r>
              <w:rPr>
                <w:webHidden/>
              </w:rPr>
              <w:fldChar w:fldCharType="end"/>
            </w:r>
          </w:hyperlink>
        </w:p>
        <w:p w14:paraId="6968C38D"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396" w:history="1">
            <w:r w:rsidRPr="0090262A">
              <w:rPr>
                <w:rStyle w:val="Hyperlink"/>
                <w14:scene3d>
                  <w14:camera w14:prst="orthographicFront"/>
                  <w14:lightRig w14:rig="threePt" w14:dir="t">
                    <w14:rot w14:lat="0" w14:lon="0" w14:rev="0"/>
                  </w14:lightRig>
                </w14:scene3d>
              </w:rPr>
              <w:t>2.4.27</w:t>
            </w:r>
            <w:r>
              <w:rPr>
                <w:rFonts w:asciiTheme="minorHAnsi" w:eastAsiaTheme="minorEastAsia" w:hAnsiTheme="minorHAnsi" w:cstheme="minorBidi"/>
                <w:bCs w:val="0"/>
                <w:snapToGrid/>
                <w:color w:val="auto"/>
                <w:sz w:val="22"/>
                <w:szCs w:val="22"/>
              </w:rPr>
              <w:tab/>
            </w:r>
            <w:r w:rsidRPr="0090262A">
              <w:rPr>
                <w:rStyle w:val="Hyperlink"/>
              </w:rPr>
              <w:t>[New Section] 7.8.X LE Read Number of Supported Advertising Sets Command</w:t>
            </w:r>
            <w:r>
              <w:rPr>
                <w:webHidden/>
              </w:rPr>
              <w:tab/>
            </w:r>
            <w:r>
              <w:rPr>
                <w:webHidden/>
              </w:rPr>
              <w:fldChar w:fldCharType="begin"/>
            </w:r>
            <w:r>
              <w:rPr>
                <w:webHidden/>
              </w:rPr>
              <w:instrText xml:space="preserve"> PAGEREF _Toc448771396 \h </w:instrText>
            </w:r>
            <w:r>
              <w:rPr>
                <w:webHidden/>
              </w:rPr>
            </w:r>
            <w:r>
              <w:rPr>
                <w:webHidden/>
              </w:rPr>
              <w:fldChar w:fldCharType="separate"/>
            </w:r>
            <w:r>
              <w:rPr>
                <w:webHidden/>
              </w:rPr>
              <w:t>62</w:t>
            </w:r>
            <w:r>
              <w:rPr>
                <w:webHidden/>
              </w:rPr>
              <w:fldChar w:fldCharType="end"/>
            </w:r>
          </w:hyperlink>
        </w:p>
        <w:p w14:paraId="7322E5C4"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397" w:history="1">
            <w:r w:rsidRPr="0090262A">
              <w:rPr>
                <w:rStyle w:val="Hyperlink"/>
                <w14:scene3d>
                  <w14:camera w14:prst="orthographicFront"/>
                  <w14:lightRig w14:rig="threePt" w14:dir="t">
                    <w14:rot w14:lat="0" w14:lon="0" w14:rev="0"/>
                  </w14:lightRig>
                </w14:scene3d>
              </w:rPr>
              <w:t>2.4.28</w:t>
            </w:r>
            <w:r>
              <w:rPr>
                <w:rFonts w:asciiTheme="minorHAnsi" w:eastAsiaTheme="minorEastAsia" w:hAnsiTheme="minorHAnsi" w:cstheme="minorBidi"/>
                <w:bCs w:val="0"/>
                <w:snapToGrid/>
                <w:color w:val="auto"/>
                <w:sz w:val="22"/>
                <w:szCs w:val="22"/>
              </w:rPr>
              <w:tab/>
            </w:r>
            <w:r w:rsidRPr="0090262A">
              <w:rPr>
                <w:rStyle w:val="Hyperlink"/>
              </w:rPr>
              <w:t>[New Section] 7.8.X LE Remove Advertising Set Command</w:t>
            </w:r>
            <w:r>
              <w:rPr>
                <w:webHidden/>
              </w:rPr>
              <w:tab/>
            </w:r>
            <w:r>
              <w:rPr>
                <w:webHidden/>
              </w:rPr>
              <w:fldChar w:fldCharType="begin"/>
            </w:r>
            <w:r>
              <w:rPr>
                <w:webHidden/>
              </w:rPr>
              <w:instrText xml:space="preserve"> PAGEREF _Toc448771397 \h </w:instrText>
            </w:r>
            <w:r>
              <w:rPr>
                <w:webHidden/>
              </w:rPr>
            </w:r>
            <w:r>
              <w:rPr>
                <w:webHidden/>
              </w:rPr>
              <w:fldChar w:fldCharType="separate"/>
            </w:r>
            <w:r>
              <w:rPr>
                <w:webHidden/>
              </w:rPr>
              <w:t>63</w:t>
            </w:r>
            <w:r>
              <w:rPr>
                <w:webHidden/>
              </w:rPr>
              <w:fldChar w:fldCharType="end"/>
            </w:r>
          </w:hyperlink>
        </w:p>
        <w:p w14:paraId="1CD57F79"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398" w:history="1">
            <w:r w:rsidRPr="0090262A">
              <w:rPr>
                <w:rStyle w:val="Hyperlink"/>
                <w14:scene3d>
                  <w14:camera w14:prst="orthographicFront"/>
                  <w14:lightRig w14:rig="threePt" w14:dir="t">
                    <w14:rot w14:lat="0" w14:lon="0" w14:rev="0"/>
                  </w14:lightRig>
                </w14:scene3d>
              </w:rPr>
              <w:t>2.4.29</w:t>
            </w:r>
            <w:r>
              <w:rPr>
                <w:rFonts w:asciiTheme="minorHAnsi" w:eastAsiaTheme="minorEastAsia" w:hAnsiTheme="minorHAnsi" w:cstheme="minorBidi"/>
                <w:bCs w:val="0"/>
                <w:snapToGrid/>
                <w:color w:val="auto"/>
                <w:sz w:val="22"/>
                <w:szCs w:val="22"/>
              </w:rPr>
              <w:tab/>
            </w:r>
            <w:r w:rsidRPr="0090262A">
              <w:rPr>
                <w:rStyle w:val="Hyperlink"/>
              </w:rPr>
              <w:t>[New Section] 7.8.X LE Clear Advertising Sets Command</w:t>
            </w:r>
            <w:r>
              <w:rPr>
                <w:webHidden/>
              </w:rPr>
              <w:tab/>
            </w:r>
            <w:r>
              <w:rPr>
                <w:webHidden/>
              </w:rPr>
              <w:fldChar w:fldCharType="begin"/>
            </w:r>
            <w:r>
              <w:rPr>
                <w:webHidden/>
              </w:rPr>
              <w:instrText xml:space="preserve"> PAGEREF _Toc448771398 \h </w:instrText>
            </w:r>
            <w:r>
              <w:rPr>
                <w:webHidden/>
              </w:rPr>
            </w:r>
            <w:r>
              <w:rPr>
                <w:webHidden/>
              </w:rPr>
              <w:fldChar w:fldCharType="separate"/>
            </w:r>
            <w:r>
              <w:rPr>
                <w:webHidden/>
              </w:rPr>
              <w:t>64</w:t>
            </w:r>
            <w:r>
              <w:rPr>
                <w:webHidden/>
              </w:rPr>
              <w:fldChar w:fldCharType="end"/>
            </w:r>
          </w:hyperlink>
        </w:p>
        <w:p w14:paraId="458814C1"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399" w:history="1">
            <w:r w:rsidRPr="0090262A">
              <w:rPr>
                <w:rStyle w:val="Hyperlink"/>
                <w14:scene3d>
                  <w14:camera w14:prst="orthographicFront"/>
                  <w14:lightRig w14:rig="threePt" w14:dir="t">
                    <w14:rot w14:lat="0" w14:lon="0" w14:rev="0"/>
                  </w14:lightRig>
                </w14:scene3d>
              </w:rPr>
              <w:t>2.4.30</w:t>
            </w:r>
            <w:r>
              <w:rPr>
                <w:rFonts w:asciiTheme="minorHAnsi" w:eastAsiaTheme="minorEastAsia" w:hAnsiTheme="minorHAnsi" w:cstheme="minorBidi"/>
                <w:bCs w:val="0"/>
                <w:snapToGrid/>
                <w:color w:val="auto"/>
                <w:sz w:val="22"/>
                <w:szCs w:val="22"/>
              </w:rPr>
              <w:tab/>
            </w:r>
            <w:r w:rsidRPr="0090262A">
              <w:rPr>
                <w:rStyle w:val="Hyperlink"/>
              </w:rPr>
              <w:t>[New Section] 7.8.X LE Set Periodic Advertising Parameters Command</w:t>
            </w:r>
            <w:r>
              <w:rPr>
                <w:webHidden/>
              </w:rPr>
              <w:tab/>
            </w:r>
            <w:r>
              <w:rPr>
                <w:webHidden/>
              </w:rPr>
              <w:fldChar w:fldCharType="begin"/>
            </w:r>
            <w:r>
              <w:rPr>
                <w:webHidden/>
              </w:rPr>
              <w:instrText xml:space="preserve"> PAGEREF _Toc448771399 \h </w:instrText>
            </w:r>
            <w:r>
              <w:rPr>
                <w:webHidden/>
              </w:rPr>
            </w:r>
            <w:r>
              <w:rPr>
                <w:webHidden/>
              </w:rPr>
              <w:fldChar w:fldCharType="separate"/>
            </w:r>
            <w:r>
              <w:rPr>
                <w:webHidden/>
              </w:rPr>
              <w:t>65</w:t>
            </w:r>
            <w:r>
              <w:rPr>
                <w:webHidden/>
              </w:rPr>
              <w:fldChar w:fldCharType="end"/>
            </w:r>
          </w:hyperlink>
        </w:p>
        <w:p w14:paraId="10911B1D"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400" w:history="1">
            <w:r w:rsidRPr="0090262A">
              <w:rPr>
                <w:rStyle w:val="Hyperlink"/>
                <w14:scene3d>
                  <w14:camera w14:prst="orthographicFront"/>
                  <w14:lightRig w14:rig="threePt" w14:dir="t">
                    <w14:rot w14:lat="0" w14:lon="0" w14:rev="0"/>
                  </w14:lightRig>
                </w14:scene3d>
              </w:rPr>
              <w:t>2.4.31</w:t>
            </w:r>
            <w:r>
              <w:rPr>
                <w:rFonts w:asciiTheme="minorHAnsi" w:eastAsiaTheme="minorEastAsia" w:hAnsiTheme="minorHAnsi" w:cstheme="minorBidi"/>
                <w:bCs w:val="0"/>
                <w:snapToGrid/>
                <w:color w:val="auto"/>
                <w:sz w:val="22"/>
                <w:szCs w:val="22"/>
              </w:rPr>
              <w:tab/>
            </w:r>
            <w:r w:rsidRPr="0090262A">
              <w:rPr>
                <w:rStyle w:val="Hyperlink"/>
              </w:rPr>
              <w:t>[New Section] 7.8.X LE Set Periodic Advertising Data Command</w:t>
            </w:r>
            <w:r>
              <w:rPr>
                <w:webHidden/>
              </w:rPr>
              <w:tab/>
            </w:r>
            <w:r>
              <w:rPr>
                <w:webHidden/>
              </w:rPr>
              <w:fldChar w:fldCharType="begin"/>
            </w:r>
            <w:r>
              <w:rPr>
                <w:webHidden/>
              </w:rPr>
              <w:instrText xml:space="preserve"> PAGEREF _Toc448771400 \h </w:instrText>
            </w:r>
            <w:r>
              <w:rPr>
                <w:webHidden/>
              </w:rPr>
            </w:r>
            <w:r>
              <w:rPr>
                <w:webHidden/>
              </w:rPr>
              <w:fldChar w:fldCharType="separate"/>
            </w:r>
            <w:r>
              <w:rPr>
                <w:webHidden/>
              </w:rPr>
              <w:t>68</w:t>
            </w:r>
            <w:r>
              <w:rPr>
                <w:webHidden/>
              </w:rPr>
              <w:fldChar w:fldCharType="end"/>
            </w:r>
          </w:hyperlink>
        </w:p>
        <w:p w14:paraId="29C9E9B3"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401" w:history="1">
            <w:r w:rsidRPr="0090262A">
              <w:rPr>
                <w:rStyle w:val="Hyperlink"/>
                <w14:scene3d>
                  <w14:camera w14:prst="orthographicFront"/>
                  <w14:lightRig w14:rig="threePt" w14:dir="t">
                    <w14:rot w14:lat="0" w14:lon="0" w14:rev="0"/>
                  </w14:lightRig>
                </w14:scene3d>
              </w:rPr>
              <w:t>2.4.32</w:t>
            </w:r>
            <w:r>
              <w:rPr>
                <w:rFonts w:asciiTheme="minorHAnsi" w:eastAsiaTheme="minorEastAsia" w:hAnsiTheme="minorHAnsi" w:cstheme="minorBidi"/>
                <w:bCs w:val="0"/>
                <w:snapToGrid/>
                <w:color w:val="auto"/>
                <w:sz w:val="22"/>
                <w:szCs w:val="22"/>
              </w:rPr>
              <w:tab/>
            </w:r>
            <w:r w:rsidRPr="0090262A">
              <w:rPr>
                <w:rStyle w:val="Hyperlink"/>
              </w:rPr>
              <w:t>[New Section] 7.8.X LE Set Periodic Advertising Enable Command</w:t>
            </w:r>
            <w:r>
              <w:rPr>
                <w:webHidden/>
              </w:rPr>
              <w:tab/>
            </w:r>
            <w:r>
              <w:rPr>
                <w:webHidden/>
              </w:rPr>
              <w:fldChar w:fldCharType="begin"/>
            </w:r>
            <w:r>
              <w:rPr>
                <w:webHidden/>
              </w:rPr>
              <w:instrText xml:space="preserve"> PAGEREF _Toc448771401 \h </w:instrText>
            </w:r>
            <w:r>
              <w:rPr>
                <w:webHidden/>
              </w:rPr>
            </w:r>
            <w:r>
              <w:rPr>
                <w:webHidden/>
              </w:rPr>
              <w:fldChar w:fldCharType="separate"/>
            </w:r>
            <w:r>
              <w:rPr>
                <w:webHidden/>
              </w:rPr>
              <w:t>70</w:t>
            </w:r>
            <w:r>
              <w:rPr>
                <w:webHidden/>
              </w:rPr>
              <w:fldChar w:fldCharType="end"/>
            </w:r>
          </w:hyperlink>
        </w:p>
        <w:p w14:paraId="42173A6A"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402" w:history="1">
            <w:r w:rsidRPr="0090262A">
              <w:rPr>
                <w:rStyle w:val="Hyperlink"/>
                <w14:scene3d>
                  <w14:camera w14:prst="orthographicFront"/>
                  <w14:lightRig w14:rig="threePt" w14:dir="t">
                    <w14:rot w14:lat="0" w14:lon="0" w14:rev="0"/>
                  </w14:lightRig>
                </w14:scene3d>
              </w:rPr>
              <w:t>2.4.33</w:t>
            </w:r>
            <w:r>
              <w:rPr>
                <w:rFonts w:asciiTheme="minorHAnsi" w:eastAsiaTheme="minorEastAsia" w:hAnsiTheme="minorHAnsi" w:cstheme="minorBidi"/>
                <w:bCs w:val="0"/>
                <w:snapToGrid/>
                <w:color w:val="auto"/>
                <w:sz w:val="22"/>
                <w:szCs w:val="22"/>
              </w:rPr>
              <w:tab/>
            </w:r>
            <w:r w:rsidRPr="0090262A">
              <w:rPr>
                <w:rStyle w:val="Hyperlink"/>
              </w:rPr>
              <w:t>[New Section] 7.8.X LE Set Extended Scan Parameters Command</w:t>
            </w:r>
            <w:r>
              <w:rPr>
                <w:webHidden/>
              </w:rPr>
              <w:tab/>
            </w:r>
            <w:r>
              <w:rPr>
                <w:webHidden/>
              </w:rPr>
              <w:fldChar w:fldCharType="begin"/>
            </w:r>
            <w:r>
              <w:rPr>
                <w:webHidden/>
              </w:rPr>
              <w:instrText xml:space="preserve"> PAGEREF _Toc448771402 \h </w:instrText>
            </w:r>
            <w:r>
              <w:rPr>
                <w:webHidden/>
              </w:rPr>
            </w:r>
            <w:r>
              <w:rPr>
                <w:webHidden/>
              </w:rPr>
              <w:fldChar w:fldCharType="separate"/>
            </w:r>
            <w:r>
              <w:rPr>
                <w:webHidden/>
              </w:rPr>
              <w:t>72</w:t>
            </w:r>
            <w:r>
              <w:rPr>
                <w:webHidden/>
              </w:rPr>
              <w:fldChar w:fldCharType="end"/>
            </w:r>
          </w:hyperlink>
        </w:p>
        <w:p w14:paraId="1028CBCD"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403" w:history="1">
            <w:r w:rsidRPr="0090262A">
              <w:rPr>
                <w:rStyle w:val="Hyperlink"/>
                <w14:scene3d>
                  <w14:camera w14:prst="orthographicFront"/>
                  <w14:lightRig w14:rig="threePt" w14:dir="t">
                    <w14:rot w14:lat="0" w14:lon="0" w14:rev="0"/>
                  </w14:lightRig>
                </w14:scene3d>
              </w:rPr>
              <w:t>2.4.34</w:t>
            </w:r>
            <w:r>
              <w:rPr>
                <w:rFonts w:asciiTheme="minorHAnsi" w:eastAsiaTheme="minorEastAsia" w:hAnsiTheme="minorHAnsi" w:cstheme="minorBidi"/>
                <w:bCs w:val="0"/>
                <w:snapToGrid/>
                <w:color w:val="auto"/>
                <w:sz w:val="22"/>
                <w:szCs w:val="22"/>
              </w:rPr>
              <w:tab/>
            </w:r>
            <w:r w:rsidRPr="0090262A">
              <w:rPr>
                <w:rStyle w:val="Hyperlink"/>
              </w:rPr>
              <w:t>[New Section] 7.8.X LE Set Extended Scan Enable Command</w:t>
            </w:r>
            <w:r>
              <w:rPr>
                <w:webHidden/>
              </w:rPr>
              <w:tab/>
            </w:r>
            <w:r>
              <w:rPr>
                <w:webHidden/>
              </w:rPr>
              <w:fldChar w:fldCharType="begin"/>
            </w:r>
            <w:r>
              <w:rPr>
                <w:webHidden/>
              </w:rPr>
              <w:instrText xml:space="preserve"> PAGEREF _Toc448771403 \h </w:instrText>
            </w:r>
            <w:r>
              <w:rPr>
                <w:webHidden/>
              </w:rPr>
            </w:r>
            <w:r>
              <w:rPr>
                <w:webHidden/>
              </w:rPr>
              <w:fldChar w:fldCharType="separate"/>
            </w:r>
            <w:r>
              <w:rPr>
                <w:webHidden/>
              </w:rPr>
              <w:t>75</w:t>
            </w:r>
            <w:r>
              <w:rPr>
                <w:webHidden/>
              </w:rPr>
              <w:fldChar w:fldCharType="end"/>
            </w:r>
          </w:hyperlink>
        </w:p>
        <w:p w14:paraId="081F4268"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404" w:history="1">
            <w:r w:rsidRPr="0090262A">
              <w:rPr>
                <w:rStyle w:val="Hyperlink"/>
                <w14:scene3d>
                  <w14:camera w14:prst="orthographicFront"/>
                  <w14:lightRig w14:rig="threePt" w14:dir="t">
                    <w14:rot w14:lat="0" w14:lon="0" w14:rev="0"/>
                  </w14:lightRig>
                </w14:scene3d>
              </w:rPr>
              <w:t>2.4.35</w:t>
            </w:r>
            <w:r>
              <w:rPr>
                <w:rFonts w:asciiTheme="minorHAnsi" w:eastAsiaTheme="minorEastAsia" w:hAnsiTheme="minorHAnsi" w:cstheme="minorBidi"/>
                <w:bCs w:val="0"/>
                <w:snapToGrid/>
                <w:color w:val="auto"/>
                <w:sz w:val="22"/>
                <w:szCs w:val="22"/>
              </w:rPr>
              <w:tab/>
            </w:r>
            <w:r w:rsidRPr="0090262A">
              <w:rPr>
                <w:rStyle w:val="Hyperlink"/>
              </w:rPr>
              <w:t>[New Section] 7.8.X LE Extended Create Connection Command</w:t>
            </w:r>
            <w:r>
              <w:rPr>
                <w:webHidden/>
              </w:rPr>
              <w:tab/>
            </w:r>
            <w:r>
              <w:rPr>
                <w:webHidden/>
              </w:rPr>
              <w:fldChar w:fldCharType="begin"/>
            </w:r>
            <w:r>
              <w:rPr>
                <w:webHidden/>
              </w:rPr>
              <w:instrText xml:space="preserve"> PAGEREF _Toc448771404 \h </w:instrText>
            </w:r>
            <w:r>
              <w:rPr>
                <w:webHidden/>
              </w:rPr>
            </w:r>
            <w:r>
              <w:rPr>
                <w:webHidden/>
              </w:rPr>
              <w:fldChar w:fldCharType="separate"/>
            </w:r>
            <w:r>
              <w:rPr>
                <w:webHidden/>
              </w:rPr>
              <w:t>78</w:t>
            </w:r>
            <w:r>
              <w:rPr>
                <w:webHidden/>
              </w:rPr>
              <w:fldChar w:fldCharType="end"/>
            </w:r>
          </w:hyperlink>
        </w:p>
        <w:p w14:paraId="32433579"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405" w:history="1">
            <w:r w:rsidRPr="0090262A">
              <w:rPr>
                <w:rStyle w:val="Hyperlink"/>
                <w14:scene3d>
                  <w14:camera w14:prst="orthographicFront"/>
                  <w14:lightRig w14:rig="threePt" w14:dir="t">
                    <w14:rot w14:lat="0" w14:lon="0" w14:rev="0"/>
                  </w14:lightRig>
                </w14:scene3d>
              </w:rPr>
              <w:t>2.4.36</w:t>
            </w:r>
            <w:r>
              <w:rPr>
                <w:rFonts w:asciiTheme="minorHAnsi" w:eastAsiaTheme="minorEastAsia" w:hAnsiTheme="minorHAnsi" w:cstheme="minorBidi"/>
                <w:bCs w:val="0"/>
                <w:snapToGrid/>
                <w:color w:val="auto"/>
                <w:sz w:val="22"/>
                <w:szCs w:val="22"/>
              </w:rPr>
              <w:tab/>
            </w:r>
            <w:r w:rsidRPr="0090262A">
              <w:rPr>
                <w:rStyle w:val="Hyperlink"/>
              </w:rPr>
              <w:t>[New Section] 7.8.X LE Periodic Advertising Create Sync Command</w:t>
            </w:r>
            <w:r>
              <w:rPr>
                <w:webHidden/>
              </w:rPr>
              <w:tab/>
            </w:r>
            <w:r>
              <w:rPr>
                <w:webHidden/>
              </w:rPr>
              <w:fldChar w:fldCharType="begin"/>
            </w:r>
            <w:r>
              <w:rPr>
                <w:webHidden/>
              </w:rPr>
              <w:instrText xml:space="preserve"> PAGEREF _Toc448771405 \h </w:instrText>
            </w:r>
            <w:r>
              <w:rPr>
                <w:webHidden/>
              </w:rPr>
            </w:r>
            <w:r>
              <w:rPr>
                <w:webHidden/>
              </w:rPr>
              <w:fldChar w:fldCharType="separate"/>
            </w:r>
            <w:r>
              <w:rPr>
                <w:webHidden/>
              </w:rPr>
              <w:t>84</w:t>
            </w:r>
            <w:r>
              <w:rPr>
                <w:webHidden/>
              </w:rPr>
              <w:fldChar w:fldCharType="end"/>
            </w:r>
          </w:hyperlink>
        </w:p>
        <w:p w14:paraId="57672471"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406" w:history="1">
            <w:r w:rsidRPr="0090262A">
              <w:rPr>
                <w:rStyle w:val="Hyperlink"/>
                <w14:scene3d>
                  <w14:camera w14:prst="orthographicFront"/>
                  <w14:lightRig w14:rig="threePt" w14:dir="t">
                    <w14:rot w14:lat="0" w14:lon="0" w14:rev="0"/>
                  </w14:lightRig>
                </w14:scene3d>
              </w:rPr>
              <w:t>2.4.37</w:t>
            </w:r>
            <w:r>
              <w:rPr>
                <w:rFonts w:asciiTheme="minorHAnsi" w:eastAsiaTheme="minorEastAsia" w:hAnsiTheme="minorHAnsi" w:cstheme="minorBidi"/>
                <w:bCs w:val="0"/>
                <w:snapToGrid/>
                <w:color w:val="auto"/>
                <w:sz w:val="22"/>
                <w:szCs w:val="22"/>
              </w:rPr>
              <w:tab/>
            </w:r>
            <w:r w:rsidRPr="0090262A">
              <w:rPr>
                <w:rStyle w:val="Hyperlink"/>
              </w:rPr>
              <w:t>[New Section] 7.8.X LE Periodic Advertising Create Sync Cancel Command</w:t>
            </w:r>
            <w:r>
              <w:rPr>
                <w:webHidden/>
              </w:rPr>
              <w:tab/>
            </w:r>
            <w:r>
              <w:rPr>
                <w:webHidden/>
              </w:rPr>
              <w:fldChar w:fldCharType="begin"/>
            </w:r>
            <w:r>
              <w:rPr>
                <w:webHidden/>
              </w:rPr>
              <w:instrText xml:space="preserve"> PAGEREF _Toc448771406 \h </w:instrText>
            </w:r>
            <w:r>
              <w:rPr>
                <w:webHidden/>
              </w:rPr>
            </w:r>
            <w:r>
              <w:rPr>
                <w:webHidden/>
              </w:rPr>
              <w:fldChar w:fldCharType="separate"/>
            </w:r>
            <w:r>
              <w:rPr>
                <w:webHidden/>
              </w:rPr>
              <w:t>87</w:t>
            </w:r>
            <w:r>
              <w:rPr>
                <w:webHidden/>
              </w:rPr>
              <w:fldChar w:fldCharType="end"/>
            </w:r>
          </w:hyperlink>
        </w:p>
        <w:p w14:paraId="2AEDF9D0"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407" w:history="1">
            <w:r w:rsidRPr="0090262A">
              <w:rPr>
                <w:rStyle w:val="Hyperlink"/>
                <w14:scene3d>
                  <w14:camera w14:prst="orthographicFront"/>
                  <w14:lightRig w14:rig="threePt" w14:dir="t">
                    <w14:rot w14:lat="0" w14:lon="0" w14:rev="0"/>
                  </w14:lightRig>
                </w14:scene3d>
              </w:rPr>
              <w:t>2.4.38</w:t>
            </w:r>
            <w:r>
              <w:rPr>
                <w:rFonts w:asciiTheme="minorHAnsi" w:eastAsiaTheme="minorEastAsia" w:hAnsiTheme="minorHAnsi" w:cstheme="minorBidi"/>
                <w:bCs w:val="0"/>
                <w:snapToGrid/>
                <w:color w:val="auto"/>
                <w:sz w:val="22"/>
                <w:szCs w:val="22"/>
              </w:rPr>
              <w:tab/>
            </w:r>
            <w:r w:rsidRPr="0090262A">
              <w:rPr>
                <w:rStyle w:val="Hyperlink"/>
              </w:rPr>
              <w:t>[New Section] 7.8.X LE Periodic Advertising Terminate Sync Command</w:t>
            </w:r>
            <w:r>
              <w:rPr>
                <w:webHidden/>
              </w:rPr>
              <w:tab/>
            </w:r>
            <w:r>
              <w:rPr>
                <w:webHidden/>
              </w:rPr>
              <w:fldChar w:fldCharType="begin"/>
            </w:r>
            <w:r>
              <w:rPr>
                <w:webHidden/>
              </w:rPr>
              <w:instrText xml:space="preserve"> PAGEREF _Toc448771407 \h </w:instrText>
            </w:r>
            <w:r>
              <w:rPr>
                <w:webHidden/>
              </w:rPr>
            </w:r>
            <w:r>
              <w:rPr>
                <w:webHidden/>
              </w:rPr>
              <w:fldChar w:fldCharType="separate"/>
            </w:r>
            <w:r>
              <w:rPr>
                <w:webHidden/>
              </w:rPr>
              <w:t>87</w:t>
            </w:r>
            <w:r>
              <w:rPr>
                <w:webHidden/>
              </w:rPr>
              <w:fldChar w:fldCharType="end"/>
            </w:r>
          </w:hyperlink>
        </w:p>
        <w:p w14:paraId="06957696"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408" w:history="1">
            <w:r w:rsidRPr="0090262A">
              <w:rPr>
                <w:rStyle w:val="Hyperlink"/>
                <w14:scene3d>
                  <w14:camera w14:prst="orthographicFront"/>
                  <w14:lightRig w14:rig="threePt" w14:dir="t">
                    <w14:rot w14:lat="0" w14:lon="0" w14:rev="0"/>
                  </w14:lightRig>
                </w14:scene3d>
              </w:rPr>
              <w:t>2.4.39</w:t>
            </w:r>
            <w:r>
              <w:rPr>
                <w:rFonts w:asciiTheme="minorHAnsi" w:eastAsiaTheme="minorEastAsia" w:hAnsiTheme="minorHAnsi" w:cstheme="minorBidi"/>
                <w:bCs w:val="0"/>
                <w:snapToGrid/>
                <w:color w:val="auto"/>
                <w:sz w:val="22"/>
                <w:szCs w:val="22"/>
              </w:rPr>
              <w:tab/>
            </w:r>
            <w:r w:rsidRPr="0090262A">
              <w:rPr>
                <w:rStyle w:val="Hyperlink"/>
              </w:rPr>
              <w:t>[New Section] 7.8.X LE Add Device To Periodic Advertiser List Command</w:t>
            </w:r>
            <w:r>
              <w:rPr>
                <w:webHidden/>
              </w:rPr>
              <w:tab/>
            </w:r>
            <w:r>
              <w:rPr>
                <w:webHidden/>
              </w:rPr>
              <w:fldChar w:fldCharType="begin"/>
            </w:r>
            <w:r>
              <w:rPr>
                <w:webHidden/>
              </w:rPr>
              <w:instrText xml:space="preserve"> PAGEREF _Toc448771408 \h </w:instrText>
            </w:r>
            <w:r>
              <w:rPr>
                <w:webHidden/>
              </w:rPr>
            </w:r>
            <w:r>
              <w:rPr>
                <w:webHidden/>
              </w:rPr>
              <w:fldChar w:fldCharType="separate"/>
            </w:r>
            <w:r>
              <w:rPr>
                <w:webHidden/>
              </w:rPr>
              <w:t>89</w:t>
            </w:r>
            <w:r>
              <w:rPr>
                <w:webHidden/>
              </w:rPr>
              <w:fldChar w:fldCharType="end"/>
            </w:r>
          </w:hyperlink>
        </w:p>
        <w:p w14:paraId="2EF2F9B0"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409" w:history="1">
            <w:r w:rsidRPr="0090262A">
              <w:rPr>
                <w:rStyle w:val="Hyperlink"/>
                <w14:scene3d>
                  <w14:camera w14:prst="orthographicFront"/>
                  <w14:lightRig w14:rig="threePt" w14:dir="t">
                    <w14:rot w14:lat="0" w14:lon="0" w14:rev="0"/>
                  </w14:lightRig>
                </w14:scene3d>
              </w:rPr>
              <w:t>2.4.40</w:t>
            </w:r>
            <w:r>
              <w:rPr>
                <w:rFonts w:asciiTheme="minorHAnsi" w:eastAsiaTheme="minorEastAsia" w:hAnsiTheme="minorHAnsi" w:cstheme="minorBidi"/>
                <w:bCs w:val="0"/>
                <w:snapToGrid/>
                <w:color w:val="auto"/>
                <w:sz w:val="22"/>
                <w:szCs w:val="22"/>
              </w:rPr>
              <w:tab/>
            </w:r>
            <w:r w:rsidRPr="0090262A">
              <w:rPr>
                <w:rStyle w:val="Hyperlink"/>
              </w:rPr>
              <w:t>[New Section] 7.8.X LE Remove Device From Periodic Advertiser List Command</w:t>
            </w:r>
            <w:r>
              <w:rPr>
                <w:webHidden/>
              </w:rPr>
              <w:tab/>
            </w:r>
            <w:r>
              <w:rPr>
                <w:webHidden/>
              </w:rPr>
              <w:fldChar w:fldCharType="begin"/>
            </w:r>
            <w:r>
              <w:rPr>
                <w:webHidden/>
              </w:rPr>
              <w:instrText xml:space="preserve"> PAGEREF _Toc448771409 \h </w:instrText>
            </w:r>
            <w:r>
              <w:rPr>
                <w:webHidden/>
              </w:rPr>
            </w:r>
            <w:r>
              <w:rPr>
                <w:webHidden/>
              </w:rPr>
              <w:fldChar w:fldCharType="separate"/>
            </w:r>
            <w:r>
              <w:rPr>
                <w:webHidden/>
              </w:rPr>
              <w:t>90</w:t>
            </w:r>
            <w:r>
              <w:rPr>
                <w:webHidden/>
              </w:rPr>
              <w:fldChar w:fldCharType="end"/>
            </w:r>
          </w:hyperlink>
        </w:p>
        <w:p w14:paraId="3A619A52"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410" w:history="1">
            <w:r w:rsidRPr="0090262A">
              <w:rPr>
                <w:rStyle w:val="Hyperlink"/>
                <w14:scene3d>
                  <w14:camera w14:prst="orthographicFront"/>
                  <w14:lightRig w14:rig="threePt" w14:dir="t">
                    <w14:rot w14:lat="0" w14:lon="0" w14:rev="0"/>
                  </w14:lightRig>
                </w14:scene3d>
              </w:rPr>
              <w:t>2.4.41</w:t>
            </w:r>
            <w:r>
              <w:rPr>
                <w:rFonts w:asciiTheme="minorHAnsi" w:eastAsiaTheme="minorEastAsia" w:hAnsiTheme="minorHAnsi" w:cstheme="minorBidi"/>
                <w:bCs w:val="0"/>
                <w:snapToGrid/>
                <w:color w:val="auto"/>
                <w:sz w:val="22"/>
                <w:szCs w:val="22"/>
              </w:rPr>
              <w:tab/>
            </w:r>
            <w:r w:rsidRPr="0090262A">
              <w:rPr>
                <w:rStyle w:val="Hyperlink"/>
              </w:rPr>
              <w:t>[New Section] 7.8.X LE Clear Periodic Advertiser List Command</w:t>
            </w:r>
            <w:r>
              <w:rPr>
                <w:webHidden/>
              </w:rPr>
              <w:tab/>
            </w:r>
            <w:r>
              <w:rPr>
                <w:webHidden/>
              </w:rPr>
              <w:fldChar w:fldCharType="begin"/>
            </w:r>
            <w:r>
              <w:rPr>
                <w:webHidden/>
              </w:rPr>
              <w:instrText xml:space="preserve"> PAGEREF _Toc448771410 \h </w:instrText>
            </w:r>
            <w:r>
              <w:rPr>
                <w:webHidden/>
              </w:rPr>
            </w:r>
            <w:r>
              <w:rPr>
                <w:webHidden/>
              </w:rPr>
              <w:fldChar w:fldCharType="separate"/>
            </w:r>
            <w:r>
              <w:rPr>
                <w:webHidden/>
              </w:rPr>
              <w:t>92</w:t>
            </w:r>
            <w:r>
              <w:rPr>
                <w:webHidden/>
              </w:rPr>
              <w:fldChar w:fldCharType="end"/>
            </w:r>
          </w:hyperlink>
        </w:p>
        <w:p w14:paraId="4D6A1D45"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411" w:history="1">
            <w:r w:rsidRPr="0090262A">
              <w:rPr>
                <w:rStyle w:val="Hyperlink"/>
                <w14:scene3d>
                  <w14:camera w14:prst="orthographicFront"/>
                  <w14:lightRig w14:rig="threePt" w14:dir="t">
                    <w14:rot w14:lat="0" w14:lon="0" w14:rev="0"/>
                  </w14:lightRig>
                </w14:scene3d>
              </w:rPr>
              <w:t>2.4.42</w:t>
            </w:r>
            <w:r>
              <w:rPr>
                <w:rFonts w:asciiTheme="minorHAnsi" w:eastAsiaTheme="minorEastAsia" w:hAnsiTheme="minorHAnsi" w:cstheme="minorBidi"/>
                <w:bCs w:val="0"/>
                <w:snapToGrid/>
                <w:color w:val="auto"/>
                <w:sz w:val="22"/>
                <w:szCs w:val="22"/>
              </w:rPr>
              <w:tab/>
            </w:r>
            <w:r w:rsidRPr="0090262A">
              <w:rPr>
                <w:rStyle w:val="Hyperlink"/>
              </w:rPr>
              <w:t>[New Section] 7.8.X LE Read Periodic Advertiser List Size Command</w:t>
            </w:r>
            <w:r>
              <w:rPr>
                <w:webHidden/>
              </w:rPr>
              <w:tab/>
            </w:r>
            <w:r>
              <w:rPr>
                <w:webHidden/>
              </w:rPr>
              <w:fldChar w:fldCharType="begin"/>
            </w:r>
            <w:r>
              <w:rPr>
                <w:webHidden/>
              </w:rPr>
              <w:instrText xml:space="preserve"> PAGEREF _Toc448771411 \h </w:instrText>
            </w:r>
            <w:r>
              <w:rPr>
                <w:webHidden/>
              </w:rPr>
            </w:r>
            <w:r>
              <w:rPr>
                <w:webHidden/>
              </w:rPr>
              <w:fldChar w:fldCharType="separate"/>
            </w:r>
            <w:r>
              <w:rPr>
                <w:webHidden/>
              </w:rPr>
              <w:t>92</w:t>
            </w:r>
            <w:r>
              <w:rPr>
                <w:webHidden/>
              </w:rPr>
              <w:fldChar w:fldCharType="end"/>
            </w:r>
          </w:hyperlink>
        </w:p>
        <w:p w14:paraId="7AF1C5F7"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412" w:history="1">
            <w:r w:rsidRPr="0090262A">
              <w:rPr>
                <w:rStyle w:val="Hyperlink"/>
                <w14:scene3d>
                  <w14:camera w14:prst="orthographicFront"/>
                  <w14:lightRig w14:rig="threePt" w14:dir="t">
                    <w14:rot w14:lat="0" w14:lon="0" w14:rev="0"/>
                  </w14:lightRig>
                </w14:scene3d>
              </w:rPr>
              <w:t>2.4.43</w:t>
            </w:r>
            <w:r>
              <w:rPr>
                <w:rFonts w:asciiTheme="minorHAnsi" w:eastAsiaTheme="minorEastAsia" w:hAnsiTheme="minorHAnsi" w:cstheme="minorBidi"/>
                <w:bCs w:val="0"/>
                <w:snapToGrid/>
                <w:color w:val="auto"/>
                <w:sz w:val="22"/>
                <w:szCs w:val="22"/>
              </w:rPr>
              <w:tab/>
            </w:r>
            <w:r w:rsidRPr="0090262A">
              <w:rPr>
                <w:rStyle w:val="Hyperlink"/>
              </w:rPr>
              <w:t>[New Section] 7.8.X LE Read Transmit Power Command</w:t>
            </w:r>
            <w:r>
              <w:rPr>
                <w:webHidden/>
              </w:rPr>
              <w:tab/>
            </w:r>
            <w:r>
              <w:rPr>
                <w:webHidden/>
              </w:rPr>
              <w:fldChar w:fldCharType="begin"/>
            </w:r>
            <w:r>
              <w:rPr>
                <w:webHidden/>
              </w:rPr>
              <w:instrText xml:space="preserve"> PAGEREF _Toc448771412 \h </w:instrText>
            </w:r>
            <w:r>
              <w:rPr>
                <w:webHidden/>
              </w:rPr>
            </w:r>
            <w:r>
              <w:rPr>
                <w:webHidden/>
              </w:rPr>
              <w:fldChar w:fldCharType="separate"/>
            </w:r>
            <w:r>
              <w:rPr>
                <w:webHidden/>
              </w:rPr>
              <w:t>93</w:t>
            </w:r>
            <w:r>
              <w:rPr>
                <w:webHidden/>
              </w:rPr>
              <w:fldChar w:fldCharType="end"/>
            </w:r>
          </w:hyperlink>
        </w:p>
        <w:p w14:paraId="28449622"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413" w:history="1">
            <w:r w:rsidRPr="0090262A">
              <w:rPr>
                <w:rStyle w:val="Hyperlink"/>
                <w14:scene3d>
                  <w14:camera w14:prst="orthographicFront"/>
                  <w14:lightRig w14:rig="threePt" w14:dir="t">
                    <w14:rot w14:lat="0" w14:lon="0" w14:rev="0"/>
                  </w14:lightRig>
                </w14:scene3d>
              </w:rPr>
              <w:t>2.4.44</w:t>
            </w:r>
            <w:r>
              <w:rPr>
                <w:rFonts w:asciiTheme="minorHAnsi" w:eastAsiaTheme="minorEastAsia" w:hAnsiTheme="minorHAnsi" w:cstheme="minorBidi"/>
                <w:bCs w:val="0"/>
                <w:snapToGrid/>
                <w:color w:val="auto"/>
                <w:sz w:val="22"/>
                <w:szCs w:val="22"/>
              </w:rPr>
              <w:tab/>
            </w:r>
            <w:r w:rsidRPr="0090262A">
              <w:rPr>
                <w:rStyle w:val="Hyperlink"/>
              </w:rPr>
              <w:t>[New Section] 7.8.x LE Read RF Path Compensation Command</w:t>
            </w:r>
            <w:r>
              <w:rPr>
                <w:webHidden/>
              </w:rPr>
              <w:tab/>
            </w:r>
            <w:r>
              <w:rPr>
                <w:webHidden/>
              </w:rPr>
              <w:fldChar w:fldCharType="begin"/>
            </w:r>
            <w:r>
              <w:rPr>
                <w:webHidden/>
              </w:rPr>
              <w:instrText xml:space="preserve"> PAGEREF _Toc448771413 \h </w:instrText>
            </w:r>
            <w:r>
              <w:rPr>
                <w:webHidden/>
              </w:rPr>
            </w:r>
            <w:r>
              <w:rPr>
                <w:webHidden/>
              </w:rPr>
              <w:fldChar w:fldCharType="separate"/>
            </w:r>
            <w:r>
              <w:rPr>
                <w:webHidden/>
              </w:rPr>
              <w:t>94</w:t>
            </w:r>
            <w:r>
              <w:rPr>
                <w:webHidden/>
              </w:rPr>
              <w:fldChar w:fldCharType="end"/>
            </w:r>
          </w:hyperlink>
        </w:p>
        <w:p w14:paraId="6A406480"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414" w:history="1">
            <w:r w:rsidRPr="0090262A">
              <w:rPr>
                <w:rStyle w:val="Hyperlink"/>
                <w14:scene3d>
                  <w14:camera w14:prst="orthographicFront"/>
                  <w14:lightRig w14:rig="threePt" w14:dir="t">
                    <w14:rot w14:lat="0" w14:lon="0" w14:rev="0"/>
                  </w14:lightRig>
                </w14:scene3d>
              </w:rPr>
              <w:t>2.4.45</w:t>
            </w:r>
            <w:r>
              <w:rPr>
                <w:rFonts w:asciiTheme="minorHAnsi" w:eastAsiaTheme="minorEastAsia" w:hAnsiTheme="minorHAnsi" w:cstheme="minorBidi"/>
                <w:bCs w:val="0"/>
                <w:snapToGrid/>
                <w:color w:val="auto"/>
                <w:sz w:val="22"/>
                <w:szCs w:val="22"/>
              </w:rPr>
              <w:tab/>
            </w:r>
            <w:r w:rsidRPr="0090262A">
              <w:rPr>
                <w:rStyle w:val="Hyperlink"/>
              </w:rPr>
              <w:t>[New Section] 7.8.X LE Write RF Path Compensation Command</w:t>
            </w:r>
            <w:r>
              <w:rPr>
                <w:webHidden/>
              </w:rPr>
              <w:tab/>
            </w:r>
            <w:r>
              <w:rPr>
                <w:webHidden/>
              </w:rPr>
              <w:fldChar w:fldCharType="begin"/>
            </w:r>
            <w:r>
              <w:rPr>
                <w:webHidden/>
              </w:rPr>
              <w:instrText xml:space="preserve"> PAGEREF _Toc448771414 \h </w:instrText>
            </w:r>
            <w:r>
              <w:rPr>
                <w:webHidden/>
              </w:rPr>
            </w:r>
            <w:r>
              <w:rPr>
                <w:webHidden/>
              </w:rPr>
              <w:fldChar w:fldCharType="separate"/>
            </w:r>
            <w:r>
              <w:rPr>
                <w:webHidden/>
              </w:rPr>
              <w:t>96</w:t>
            </w:r>
            <w:r>
              <w:rPr>
                <w:webHidden/>
              </w:rPr>
              <w:fldChar w:fldCharType="end"/>
            </w:r>
          </w:hyperlink>
        </w:p>
        <w:p w14:paraId="435C6DA6" w14:textId="77777777" w:rsidR="009E779F" w:rsidRDefault="009E779F">
          <w:pPr>
            <w:pStyle w:val="TOC2"/>
            <w:rPr>
              <w:rFonts w:asciiTheme="minorHAnsi" w:eastAsiaTheme="minorEastAsia" w:hAnsiTheme="minorHAnsi" w:cstheme="minorBidi"/>
              <w:bCs w:val="0"/>
              <w:snapToGrid/>
              <w:color w:val="auto"/>
              <w:sz w:val="22"/>
              <w:szCs w:val="22"/>
            </w:rPr>
          </w:pPr>
          <w:hyperlink w:anchor="_Toc448771415" w:history="1">
            <w:r w:rsidRPr="0090262A">
              <w:rPr>
                <w:rStyle w:val="Hyperlink"/>
              </w:rPr>
              <w:t>2.5</w:t>
            </w:r>
            <w:r>
              <w:rPr>
                <w:rFonts w:asciiTheme="minorHAnsi" w:eastAsiaTheme="minorEastAsia" w:hAnsiTheme="minorHAnsi" w:cstheme="minorBidi"/>
                <w:bCs w:val="0"/>
                <w:snapToGrid/>
                <w:color w:val="auto"/>
                <w:sz w:val="22"/>
                <w:szCs w:val="22"/>
              </w:rPr>
              <w:tab/>
            </w:r>
            <w:r w:rsidRPr="0090262A">
              <w:rPr>
                <w:rStyle w:val="Hyperlink"/>
              </w:rPr>
              <w:t>Volume 3, Part C: Generic Access Profile</w:t>
            </w:r>
            <w:r>
              <w:rPr>
                <w:webHidden/>
              </w:rPr>
              <w:tab/>
            </w:r>
            <w:r>
              <w:rPr>
                <w:webHidden/>
              </w:rPr>
              <w:fldChar w:fldCharType="begin"/>
            </w:r>
            <w:r>
              <w:rPr>
                <w:webHidden/>
              </w:rPr>
              <w:instrText xml:space="preserve"> PAGEREF _Toc448771415 \h </w:instrText>
            </w:r>
            <w:r>
              <w:rPr>
                <w:webHidden/>
              </w:rPr>
            </w:r>
            <w:r>
              <w:rPr>
                <w:webHidden/>
              </w:rPr>
              <w:fldChar w:fldCharType="separate"/>
            </w:r>
            <w:r>
              <w:rPr>
                <w:webHidden/>
              </w:rPr>
              <w:t>97</w:t>
            </w:r>
            <w:r>
              <w:rPr>
                <w:webHidden/>
              </w:rPr>
              <w:fldChar w:fldCharType="end"/>
            </w:r>
          </w:hyperlink>
        </w:p>
        <w:p w14:paraId="4BE74967"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416" w:history="1">
            <w:r w:rsidRPr="0090262A">
              <w:rPr>
                <w:rStyle w:val="Hyperlink"/>
                <w14:scene3d>
                  <w14:camera w14:prst="orthographicFront"/>
                  <w14:lightRig w14:rig="threePt" w14:dir="t">
                    <w14:rot w14:lat="0" w14:lon="0" w14:rev="0"/>
                  </w14:lightRig>
                </w14:scene3d>
              </w:rPr>
              <w:t>2.5.1</w:t>
            </w:r>
            <w:r>
              <w:rPr>
                <w:rFonts w:asciiTheme="minorHAnsi" w:eastAsiaTheme="minorEastAsia" w:hAnsiTheme="minorHAnsi" w:cstheme="minorBidi"/>
                <w:bCs w:val="0"/>
                <w:snapToGrid/>
                <w:color w:val="auto"/>
                <w:sz w:val="22"/>
                <w:szCs w:val="22"/>
              </w:rPr>
              <w:tab/>
            </w:r>
            <w:r w:rsidRPr="0090262A">
              <w:rPr>
                <w:rStyle w:val="Hyperlink"/>
              </w:rPr>
              <w:t>[Modified Section] 2.2.2 Roles when Operating over an LE Physical Transport</w:t>
            </w:r>
            <w:r>
              <w:rPr>
                <w:webHidden/>
              </w:rPr>
              <w:tab/>
            </w:r>
            <w:r>
              <w:rPr>
                <w:webHidden/>
              </w:rPr>
              <w:fldChar w:fldCharType="begin"/>
            </w:r>
            <w:r>
              <w:rPr>
                <w:webHidden/>
              </w:rPr>
              <w:instrText xml:space="preserve"> PAGEREF _Toc448771416 \h </w:instrText>
            </w:r>
            <w:r>
              <w:rPr>
                <w:webHidden/>
              </w:rPr>
            </w:r>
            <w:r>
              <w:rPr>
                <w:webHidden/>
              </w:rPr>
              <w:fldChar w:fldCharType="separate"/>
            </w:r>
            <w:r>
              <w:rPr>
                <w:webHidden/>
              </w:rPr>
              <w:t>97</w:t>
            </w:r>
            <w:r>
              <w:rPr>
                <w:webHidden/>
              </w:rPr>
              <w:fldChar w:fldCharType="end"/>
            </w:r>
          </w:hyperlink>
        </w:p>
        <w:p w14:paraId="02F7D4EE"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417" w:history="1">
            <w:r w:rsidRPr="0090262A">
              <w:rPr>
                <w:rStyle w:val="Hyperlink"/>
                <w14:scene3d>
                  <w14:camera w14:prst="orthographicFront"/>
                  <w14:lightRig w14:rig="threePt" w14:dir="t">
                    <w14:rot w14:lat="0" w14:lon="0" w14:rev="0"/>
                  </w14:lightRig>
                </w14:scene3d>
              </w:rPr>
              <w:t>2.5.2</w:t>
            </w:r>
            <w:r>
              <w:rPr>
                <w:rFonts w:asciiTheme="minorHAnsi" w:eastAsiaTheme="minorEastAsia" w:hAnsiTheme="minorHAnsi" w:cstheme="minorBidi"/>
                <w:bCs w:val="0"/>
                <w:snapToGrid/>
                <w:color w:val="auto"/>
                <w:sz w:val="22"/>
                <w:szCs w:val="22"/>
              </w:rPr>
              <w:tab/>
            </w:r>
            <w:r w:rsidRPr="0090262A">
              <w:rPr>
                <w:rStyle w:val="Hyperlink"/>
              </w:rPr>
              <w:t>[Modified Section] 2.2.2.5 Concurrent Operation in Multiple GAP Roles</w:t>
            </w:r>
            <w:r>
              <w:rPr>
                <w:webHidden/>
              </w:rPr>
              <w:tab/>
            </w:r>
            <w:r>
              <w:rPr>
                <w:webHidden/>
              </w:rPr>
              <w:fldChar w:fldCharType="begin"/>
            </w:r>
            <w:r>
              <w:rPr>
                <w:webHidden/>
              </w:rPr>
              <w:instrText xml:space="preserve"> PAGEREF _Toc448771417 \h </w:instrText>
            </w:r>
            <w:r>
              <w:rPr>
                <w:webHidden/>
              </w:rPr>
            </w:r>
            <w:r>
              <w:rPr>
                <w:webHidden/>
              </w:rPr>
              <w:fldChar w:fldCharType="separate"/>
            </w:r>
            <w:r>
              <w:rPr>
                <w:webHidden/>
              </w:rPr>
              <w:t>98</w:t>
            </w:r>
            <w:r>
              <w:rPr>
                <w:webHidden/>
              </w:rPr>
              <w:fldChar w:fldCharType="end"/>
            </w:r>
          </w:hyperlink>
        </w:p>
        <w:p w14:paraId="78B06023"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418" w:history="1">
            <w:r w:rsidRPr="0090262A">
              <w:rPr>
                <w:rStyle w:val="Hyperlink"/>
                <w14:scene3d>
                  <w14:camera w14:prst="orthographicFront"/>
                  <w14:lightRig w14:rig="threePt" w14:dir="t">
                    <w14:rot w14:lat="0" w14:lon="0" w14:rev="0"/>
                  </w14:lightRig>
                </w14:scene3d>
              </w:rPr>
              <w:t>2.5.3</w:t>
            </w:r>
            <w:r>
              <w:rPr>
                <w:rFonts w:asciiTheme="minorHAnsi" w:eastAsiaTheme="minorEastAsia" w:hAnsiTheme="minorHAnsi" w:cstheme="minorBidi"/>
                <w:bCs w:val="0"/>
                <w:snapToGrid/>
                <w:color w:val="auto"/>
                <w:sz w:val="22"/>
                <w:szCs w:val="22"/>
              </w:rPr>
              <w:tab/>
            </w:r>
            <w:r w:rsidRPr="0090262A">
              <w:rPr>
                <w:rStyle w:val="Hyperlink"/>
              </w:rPr>
              <w:t>[Modified Section] 9 Operational Modes and Procedures – LE Physical Transport</w:t>
            </w:r>
            <w:r>
              <w:rPr>
                <w:webHidden/>
              </w:rPr>
              <w:tab/>
            </w:r>
            <w:r>
              <w:rPr>
                <w:webHidden/>
              </w:rPr>
              <w:fldChar w:fldCharType="begin"/>
            </w:r>
            <w:r>
              <w:rPr>
                <w:webHidden/>
              </w:rPr>
              <w:instrText xml:space="preserve"> PAGEREF _Toc448771418 \h </w:instrText>
            </w:r>
            <w:r>
              <w:rPr>
                <w:webHidden/>
              </w:rPr>
            </w:r>
            <w:r>
              <w:rPr>
                <w:webHidden/>
              </w:rPr>
              <w:fldChar w:fldCharType="separate"/>
            </w:r>
            <w:r>
              <w:rPr>
                <w:webHidden/>
              </w:rPr>
              <w:t>99</w:t>
            </w:r>
            <w:r>
              <w:rPr>
                <w:webHidden/>
              </w:rPr>
              <w:fldChar w:fldCharType="end"/>
            </w:r>
          </w:hyperlink>
        </w:p>
        <w:p w14:paraId="216508F8"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419" w:history="1">
            <w:r w:rsidRPr="0090262A">
              <w:rPr>
                <w:rStyle w:val="Hyperlink"/>
                <w14:scene3d>
                  <w14:camera w14:prst="orthographicFront"/>
                  <w14:lightRig w14:rig="threePt" w14:dir="t">
                    <w14:rot w14:lat="0" w14:lon="0" w14:rev="0"/>
                  </w14:lightRig>
                </w14:scene3d>
              </w:rPr>
              <w:t>2.5.4</w:t>
            </w:r>
            <w:r>
              <w:rPr>
                <w:rFonts w:asciiTheme="minorHAnsi" w:eastAsiaTheme="minorEastAsia" w:hAnsiTheme="minorHAnsi" w:cstheme="minorBidi"/>
                <w:bCs w:val="0"/>
                <w:snapToGrid/>
                <w:color w:val="auto"/>
                <w:sz w:val="22"/>
                <w:szCs w:val="22"/>
              </w:rPr>
              <w:tab/>
            </w:r>
            <w:r w:rsidRPr="0090262A">
              <w:rPr>
                <w:rStyle w:val="Hyperlink"/>
              </w:rPr>
              <w:t>[Modified Section] 9.1.1 Broadcast Mode</w:t>
            </w:r>
            <w:r>
              <w:rPr>
                <w:webHidden/>
              </w:rPr>
              <w:tab/>
            </w:r>
            <w:r>
              <w:rPr>
                <w:webHidden/>
              </w:rPr>
              <w:fldChar w:fldCharType="begin"/>
            </w:r>
            <w:r>
              <w:rPr>
                <w:webHidden/>
              </w:rPr>
              <w:instrText xml:space="preserve"> PAGEREF _Toc448771419 \h </w:instrText>
            </w:r>
            <w:r>
              <w:rPr>
                <w:webHidden/>
              </w:rPr>
            </w:r>
            <w:r>
              <w:rPr>
                <w:webHidden/>
              </w:rPr>
              <w:fldChar w:fldCharType="separate"/>
            </w:r>
            <w:r>
              <w:rPr>
                <w:webHidden/>
              </w:rPr>
              <w:t>99</w:t>
            </w:r>
            <w:r>
              <w:rPr>
                <w:webHidden/>
              </w:rPr>
              <w:fldChar w:fldCharType="end"/>
            </w:r>
          </w:hyperlink>
        </w:p>
        <w:p w14:paraId="3C15CC04"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420" w:history="1">
            <w:r w:rsidRPr="0090262A">
              <w:rPr>
                <w:rStyle w:val="Hyperlink"/>
                <w14:scene3d>
                  <w14:camera w14:prst="orthographicFront"/>
                  <w14:lightRig w14:rig="threePt" w14:dir="t">
                    <w14:rot w14:lat="0" w14:lon="0" w14:rev="0"/>
                  </w14:lightRig>
                </w14:scene3d>
              </w:rPr>
              <w:t>2.5.5</w:t>
            </w:r>
            <w:r>
              <w:rPr>
                <w:rFonts w:asciiTheme="minorHAnsi" w:eastAsiaTheme="minorEastAsia" w:hAnsiTheme="minorHAnsi" w:cstheme="minorBidi"/>
                <w:bCs w:val="0"/>
                <w:snapToGrid/>
                <w:color w:val="auto"/>
                <w:sz w:val="22"/>
                <w:szCs w:val="22"/>
              </w:rPr>
              <w:tab/>
            </w:r>
            <w:r w:rsidRPr="0090262A">
              <w:rPr>
                <w:rStyle w:val="Hyperlink"/>
              </w:rPr>
              <w:t>[Modified Section] 9.1.2 Observation Procedure</w:t>
            </w:r>
            <w:r>
              <w:rPr>
                <w:webHidden/>
              </w:rPr>
              <w:tab/>
            </w:r>
            <w:r>
              <w:rPr>
                <w:webHidden/>
              </w:rPr>
              <w:fldChar w:fldCharType="begin"/>
            </w:r>
            <w:r>
              <w:rPr>
                <w:webHidden/>
              </w:rPr>
              <w:instrText xml:space="preserve"> PAGEREF _Toc448771420 \h </w:instrText>
            </w:r>
            <w:r>
              <w:rPr>
                <w:webHidden/>
              </w:rPr>
            </w:r>
            <w:r>
              <w:rPr>
                <w:webHidden/>
              </w:rPr>
              <w:fldChar w:fldCharType="separate"/>
            </w:r>
            <w:r>
              <w:rPr>
                <w:webHidden/>
              </w:rPr>
              <w:t>100</w:t>
            </w:r>
            <w:r>
              <w:rPr>
                <w:webHidden/>
              </w:rPr>
              <w:fldChar w:fldCharType="end"/>
            </w:r>
          </w:hyperlink>
        </w:p>
        <w:p w14:paraId="2B407897"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421" w:history="1">
            <w:r w:rsidRPr="0090262A">
              <w:rPr>
                <w:rStyle w:val="Hyperlink"/>
                <w14:scene3d>
                  <w14:camera w14:prst="orthographicFront"/>
                  <w14:lightRig w14:rig="threePt" w14:dir="t">
                    <w14:rot w14:lat="0" w14:lon="0" w14:rev="0"/>
                  </w14:lightRig>
                </w14:scene3d>
              </w:rPr>
              <w:t>2.5.6</w:t>
            </w:r>
            <w:r>
              <w:rPr>
                <w:rFonts w:asciiTheme="minorHAnsi" w:eastAsiaTheme="minorEastAsia" w:hAnsiTheme="minorHAnsi" w:cstheme="minorBidi"/>
                <w:bCs w:val="0"/>
                <w:snapToGrid/>
                <w:color w:val="auto"/>
                <w:sz w:val="22"/>
                <w:szCs w:val="22"/>
              </w:rPr>
              <w:tab/>
            </w:r>
            <w:r w:rsidRPr="0090262A">
              <w:rPr>
                <w:rStyle w:val="Hyperlink"/>
              </w:rPr>
              <w:t>[Modified Section] 9.2 Discovery Mode and Procedures</w:t>
            </w:r>
            <w:r>
              <w:rPr>
                <w:webHidden/>
              </w:rPr>
              <w:tab/>
            </w:r>
            <w:r>
              <w:rPr>
                <w:webHidden/>
              </w:rPr>
              <w:fldChar w:fldCharType="begin"/>
            </w:r>
            <w:r>
              <w:rPr>
                <w:webHidden/>
              </w:rPr>
              <w:instrText xml:space="preserve"> PAGEREF _Toc448771421 \h </w:instrText>
            </w:r>
            <w:r>
              <w:rPr>
                <w:webHidden/>
              </w:rPr>
            </w:r>
            <w:r>
              <w:rPr>
                <w:webHidden/>
              </w:rPr>
              <w:fldChar w:fldCharType="separate"/>
            </w:r>
            <w:r>
              <w:rPr>
                <w:webHidden/>
              </w:rPr>
              <w:t>100</w:t>
            </w:r>
            <w:r>
              <w:rPr>
                <w:webHidden/>
              </w:rPr>
              <w:fldChar w:fldCharType="end"/>
            </w:r>
          </w:hyperlink>
        </w:p>
        <w:p w14:paraId="635F091A"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422" w:history="1">
            <w:r w:rsidRPr="0090262A">
              <w:rPr>
                <w:rStyle w:val="Hyperlink"/>
                <w14:scene3d>
                  <w14:camera w14:prst="orthographicFront"/>
                  <w14:lightRig w14:rig="threePt" w14:dir="t">
                    <w14:rot w14:lat="0" w14:lon="0" w14:rev="0"/>
                  </w14:lightRig>
                </w14:scene3d>
              </w:rPr>
              <w:t>2.5.7</w:t>
            </w:r>
            <w:r>
              <w:rPr>
                <w:rFonts w:asciiTheme="minorHAnsi" w:eastAsiaTheme="minorEastAsia" w:hAnsiTheme="minorHAnsi" w:cstheme="minorBidi"/>
                <w:bCs w:val="0"/>
                <w:snapToGrid/>
                <w:color w:val="auto"/>
                <w:sz w:val="22"/>
                <w:szCs w:val="22"/>
              </w:rPr>
              <w:tab/>
            </w:r>
            <w:r w:rsidRPr="0090262A">
              <w:rPr>
                <w:rStyle w:val="Hyperlink"/>
              </w:rPr>
              <w:t>[Modified Section] 9.2.3 Limited Discoverable Mode</w:t>
            </w:r>
            <w:r>
              <w:rPr>
                <w:webHidden/>
              </w:rPr>
              <w:tab/>
            </w:r>
            <w:r>
              <w:rPr>
                <w:webHidden/>
              </w:rPr>
              <w:fldChar w:fldCharType="begin"/>
            </w:r>
            <w:r>
              <w:rPr>
                <w:webHidden/>
              </w:rPr>
              <w:instrText xml:space="preserve"> PAGEREF _Toc448771422 \h </w:instrText>
            </w:r>
            <w:r>
              <w:rPr>
                <w:webHidden/>
              </w:rPr>
            </w:r>
            <w:r>
              <w:rPr>
                <w:webHidden/>
              </w:rPr>
              <w:fldChar w:fldCharType="separate"/>
            </w:r>
            <w:r>
              <w:rPr>
                <w:webHidden/>
              </w:rPr>
              <w:t>100</w:t>
            </w:r>
            <w:r>
              <w:rPr>
                <w:webHidden/>
              </w:rPr>
              <w:fldChar w:fldCharType="end"/>
            </w:r>
          </w:hyperlink>
        </w:p>
        <w:p w14:paraId="4FED18E4"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423" w:history="1">
            <w:r w:rsidRPr="0090262A">
              <w:rPr>
                <w:rStyle w:val="Hyperlink"/>
                <w14:scene3d>
                  <w14:camera w14:prst="orthographicFront"/>
                  <w14:lightRig w14:rig="threePt" w14:dir="t">
                    <w14:rot w14:lat="0" w14:lon="0" w14:rev="0"/>
                  </w14:lightRig>
                </w14:scene3d>
              </w:rPr>
              <w:t>2.5.8</w:t>
            </w:r>
            <w:r>
              <w:rPr>
                <w:rFonts w:asciiTheme="minorHAnsi" w:eastAsiaTheme="minorEastAsia" w:hAnsiTheme="minorHAnsi" w:cstheme="minorBidi"/>
                <w:bCs w:val="0"/>
                <w:snapToGrid/>
                <w:color w:val="auto"/>
                <w:sz w:val="22"/>
                <w:szCs w:val="22"/>
              </w:rPr>
              <w:tab/>
            </w:r>
            <w:r w:rsidRPr="0090262A">
              <w:rPr>
                <w:rStyle w:val="Hyperlink"/>
              </w:rPr>
              <w:t>[Modified Section] 9.2.4 General Discoverable Mode</w:t>
            </w:r>
            <w:r>
              <w:rPr>
                <w:webHidden/>
              </w:rPr>
              <w:tab/>
            </w:r>
            <w:r>
              <w:rPr>
                <w:webHidden/>
              </w:rPr>
              <w:fldChar w:fldCharType="begin"/>
            </w:r>
            <w:r>
              <w:rPr>
                <w:webHidden/>
              </w:rPr>
              <w:instrText xml:space="preserve"> PAGEREF _Toc448771423 \h </w:instrText>
            </w:r>
            <w:r>
              <w:rPr>
                <w:webHidden/>
              </w:rPr>
            </w:r>
            <w:r>
              <w:rPr>
                <w:webHidden/>
              </w:rPr>
              <w:fldChar w:fldCharType="separate"/>
            </w:r>
            <w:r>
              <w:rPr>
                <w:webHidden/>
              </w:rPr>
              <w:t>102</w:t>
            </w:r>
            <w:r>
              <w:rPr>
                <w:webHidden/>
              </w:rPr>
              <w:fldChar w:fldCharType="end"/>
            </w:r>
          </w:hyperlink>
        </w:p>
        <w:p w14:paraId="55E0B2A0"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424" w:history="1">
            <w:r w:rsidRPr="0090262A">
              <w:rPr>
                <w:rStyle w:val="Hyperlink"/>
                <w14:scene3d>
                  <w14:camera w14:prst="orthographicFront"/>
                  <w14:lightRig w14:rig="threePt" w14:dir="t">
                    <w14:rot w14:lat="0" w14:lon="0" w14:rev="0"/>
                  </w14:lightRig>
                </w14:scene3d>
              </w:rPr>
              <w:t>2.5.9</w:t>
            </w:r>
            <w:r>
              <w:rPr>
                <w:rFonts w:asciiTheme="minorHAnsi" w:eastAsiaTheme="minorEastAsia" w:hAnsiTheme="minorHAnsi" w:cstheme="minorBidi"/>
                <w:bCs w:val="0"/>
                <w:snapToGrid/>
                <w:color w:val="auto"/>
                <w:sz w:val="22"/>
                <w:szCs w:val="22"/>
              </w:rPr>
              <w:tab/>
            </w:r>
            <w:r w:rsidRPr="0090262A">
              <w:rPr>
                <w:rStyle w:val="Hyperlink"/>
              </w:rPr>
              <w:t>[Modified Section] 9.2.5 Limited Discovery Procedure</w:t>
            </w:r>
            <w:r>
              <w:rPr>
                <w:webHidden/>
              </w:rPr>
              <w:tab/>
            </w:r>
            <w:r>
              <w:rPr>
                <w:webHidden/>
              </w:rPr>
              <w:fldChar w:fldCharType="begin"/>
            </w:r>
            <w:r>
              <w:rPr>
                <w:webHidden/>
              </w:rPr>
              <w:instrText xml:space="preserve"> PAGEREF _Toc448771424 \h </w:instrText>
            </w:r>
            <w:r>
              <w:rPr>
                <w:webHidden/>
              </w:rPr>
            </w:r>
            <w:r>
              <w:rPr>
                <w:webHidden/>
              </w:rPr>
              <w:fldChar w:fldCharType="separate"/>
            </w:r>
            <w:r>
              <w:rPr>
                <w:webHidden/>
              </w:rPr>
              <w:t>103</w:t>
            </w:r>
            <w:r>
              <w:rPr>
                <w:webHidden/>
              </w:rPr>
              <w:fldChar w:fldCharType="end"/>
            </w:r>
          </w:hyperlink>
        </w:p>
        <w:p w14:paraId="28318F20"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425" w:history="1">
            <w:r w:rsidRPr="0090262A">
              <w:rPr>
                <w:rStyle w:val="Hyperlink"/>
                <w14:scene3d>
                  <w14:camera w14:prst="orthographicFront"/>
                  <w14:lightRig w14:rig="threePt" w14:dir="t">
                    <w14:rot w14:lat="0" w14:lon="0" w14:rev="0"/>
                  </w14:lightRig>
                </w14:scene3d>
              </w:rPr>
              <w:t>2.5.10</w:t>
            </w:r>
            <w:r>
              <w:rPr>
                <w:rFonts w:asciiTheme="minorHAnsi" w:eastAsiaTheme="minorEastAsia" w:hAnsiTheme="minorHAnsi" w:cstheme="minorBidi"/>
                <w:bCs w:val="0"/>
                <w:snapToGrid/>
                <w:color w:val="auto"/>
                <w:sz w:val="22"/>
                <w:szCs w:val="22"/>
              </w:rPr>
              <w:tab/>
            </w:r>
            <w:r w:rsidRPr="0090262A">
              <w:rPr>
                <w:rStyle w:val="Hyperlink"/>
              </w:rPr>
              <w:t>[Modified Section] 9.2.6 General Discovery Procedure</w:t>
            </w:r>
            <w:r>
              <w:rPr>
                <w:webHidden/>
              </w:rPr>
              <w:tab/>
            </w:r>
            <w:r>
              <w:rPr>
                <w:webHidden/>
              </w:rPr>
              <w:fldChar w:fldCharType="begin"/>
            </w:r>
            <w:r>
              <w:rPr>
                <w:webHidden/>
              </w:rPr>
              <w:instrText xml:space="preserve"> PAGEREF _Toc448771425 \h </w:instrText>
            </w:r>
            <w:r>
              <w:rPr>
                <w:webHidden/>
              </w:rPr>
            </w:r>
            <w:r>
              <w:rPr>
                <w:webHidden/>
              </w:rPr>
              <w:fldChar w:fldCharType="separate"/>
            </w:r>
            <w:r>
              <w:rPr>
                <w:webHidden/>
              </w:rPr>
              <w:t>104</w:t>
            </w:r>
            <w:r>
              <w:rPr>
                <w:webHidden/>
              </w:rPr>
              <w:fldChar w:fldCharType="end"/>
            </w:r>
          </w:hyperlink>
        </w:p>
        <w:p w14:paraId="104C80CA"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426" w:history="1">
            <w:r w:rsidRPr="0090262A">
              <w:rPr>
                <w:rStyle w:val="Hyperlink"/>
                <w14:scene3d>
                  <w14:camera w14:prst="orthographicFront"/>
                  <w14:lightRig w14:rig="threePt" w14:dir="t">
                    <w14:rot w14:lat="0" w14:lon="0" w14:rev="0"/>
                  </w14:lightRig>
                </w14:scene3d>
              </w:rPr>
              <w:t>2.5.11</w:t>
            </w:r>
            <w:r>
              <w:rPr>
                <w:rFonts w:asciiTheme="minorHAnsi" w:eastAsiaTheme="minorEastAsia" w:hAnsiTheme="minorHAnsi" w:cstheme="minorBidi"/>
                <w:bCs w:val="0"/>
                <w:snapToGrid/>
                <w:color w:val="auto"/>
                <w:sz w:val="22"/>
                <w:szCs w:val="22"/>
              </w:rPr>
              <w:tab/>
            </w:r>
            <w:r w:rsidRPr="0090262A">
              <w:rPr>
                <w:rStyle w:val="Hyperlink"/>
              </w:rPr>
              <w:t>[Modified Section] 9.3.2 Non-Connectable Mode</w:t>
            </w:r>
            <w:r>
              <w:rPr>
                <w:webHidden/>
              </w:rPr>
              <w:tab/>
            </w:r>
            <w:r>
              <w:rPr>
                <w:webHidden/>
              </w:rPr>
              <w:fldChar w:fldCharType="begin"/>
            </w:r>
            <w:r>
              <w:rPr>
                <w:webHidden/>
              </w:rPr>
              <w:instrText xml:space="preserve"> PAGEREF _Toc448771426 \h </w:instrText>
            </w:r>
            <w:r>
              <w:rPr>
                <w:webHidden/>
              </w:rPr>
            </w:r>
            <w:r>
              <w:rPr>
                <w:webHidden/>
              </w:rPr>
              <w:fldChar w:fldCharType="separate"/>
            </w:r>
            <w:r>
              <w:rPr>
                <w:webHidden/>
              </w:rPr>
              <w:t>105</w:t>
            </w:r>
            <w:r>
              <w:rPr>
                <w:webHidden/>
              </w:rPr>
              <w:fldChar w:fldCharType="end"/>
            </w:r>
          </w:hyperlink>
        </w:p>
        <w:p w14:paraId="61F587C4"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427" w:history="1">
            <w:r w:rsidRPr="0090262A">
              <w:rPr>
                <w:rStyle w:val="Hyperlink"/>
                <w14:scene3d>
                  <w14:camera w14:prst="orthographicFront"/>
                  <w14:lightRig w14:rig="threePt" w14:dir="t">
                    <w14:rot w14:lat="0" w14:lon="0" w14:rev="0"/>
                  </w14:lightRig>
                </w14:scene3d>
              </w:rPr>
              <w:t>2.5.12</w:t>
            </w:r>
            <w:r>
              <w:rPr>
                <w:rFonts w:asciiTheme="minorHAnsi" w:eastAsiaTheme="minorEastAsia" w:hAnsiTheme="minorHAnsi" w:cstheme="minorBidi"/>
                <w:bCs w:val="0"/>
                <w:snapToGrid/>
                <w:color w:val="auto"/>
                <w:sz w:val="22"/>
                <w:szCs w:val="22"/>
              </w:rPr>
              <w:tab/>
            </w:r>
            <w:r w:rsidRPr="0090262A">
              <w:rPr>
                <w:rStyle w:val="Hyperlink"/>
              </w:rPr>
              <w:t>The device may configure and enable multiple independent advertising sets. [Modified Section] 9.3.3 Directed Connectable Mode</w:t>
            </w:r>
            <w:r>
              <w:rPr>
                <w:webHidden/>
              </w:rPr>
              <w:tab/>
            </w:r>
            <w:r>
              <w:rPr>
                <w:webHidden/>
              </w:rPr>
              <w:fldChar w:fldCharType="begin"/>
            </w:r>
            <w:r>
              <w:rPr>
                <w:webHidden/>
              </w:rPr>
              <w:instrText xml:space="preserve"> PAGEREF _Toc448771427 \h </w:instrText>
            </w:r>
            <w:r>
              <w:rPr>
                <w:webHidden/>
              </w:rPr>
            </w:r>
            <w:r>
              <w:rPr>
                <w:webHidden/>
              </w:rPr>
              <w:fldChar w:fldCharType="separate"/>
            </w:r>
            <w:r>
              <w:rPr>
                <w:webHidden/>
              </w:rPr>
              <w:t>105</w:t>
            </w:r>
            <w:r>
              <w:rPr>
                <w:webHidden/>
              </w:rPr>
              <w:fldChar w:fldCharType="end"/>
            </w:r>
          </w:hyperlink>
        </w:p>
        <w:p w14:paraId="236667DC"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428" w:history="1">
            <w:r w:rsidRPr="0090262A">
              <w:rPr>
                <w:rStyle w:val="Hyperlink"/>
                <w14:scene3d>
                  <w14:camera w14:prst="orthographicFront"/>
                  <w14:lightRig w14:rig="threePt" w14:dir="t">
                    <w14:rot w14:lat="0" w14:lon="0" w14:rev="0"/>
                  </w14:lightRig>
                </w14:scene3d>
              </w:rPr>
              <w:t>2.5.13</w:t>
            </w:r>
            <w:r>
              <w:rPr>
                <w:rFonts w:asciiTheme="minorHAnsi" w:eastAsiaTheme="minorEastAsia" w:hAnsiTheme="minorHAnsi" w:cstheme="minorBidi"/>
                <w:bCs w:val="0"/>
                <w:snapToGrid/>
                <w:color w:val="auto"/>
                <w:sz w:val="22"/>
                <w:szCs w:val="22"/>
              </w:rPr>
              <w:tab/>
            </w:r>
            <w:r w:rsidRPr="0090262A">
              <w:rPr>
                <w:rStyle w:val="Hyperlink"/>
              </w:rPr>
              <w:t>The device may configure and enable multiple independent advertising sets. [Modified Section] 9.3.4 Undirected Connectable Mode</w:t>
            </w:r>
            <w:r>
              <w:rPr>
                <w:webHidden/>
              </w:rPr>
              <w:tab/>
            </w:r>
            <w:r>
              <w:rPr>
                <w:webHidden/>
              </w:rPr>
              <w:fldChar w:fldCharType="begin"/>
            </w:r>
            <w:r>
              <w:rPr>
                <w:webHidden/>
              </w:rPr>
              <w:instrText xml:space="preserve"> PAGEREF _Toc448771428 \h </w:instrText>
            </w:r>
            <w:r>
              <w:rPr>
                <w:webHidden/>
              </w:rPr>
            </w:r>
            <w:r>
              <w:rPr>
                <w:webHidden/>
              </w:rPr>
              <w:fldChar w:fldCharType="separate"/>
            </w:r>
            <w:r>
              <w:rPr>
                <w:webHidden/>
              </w:rPr>
              <w:t>105</w:t>
            </w:r>
            <w:r>
              <w:rPr>
                <w:webHidden/>
              </w:rPr>
              <w:fldChar w:fldCharType="end"/>
            </w:r>
          </w:hyperlink>
        </w:p>
        <w:p w14:paraId="2AAB2DDA"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429" w:history="1">
            <w:r w:rsidRPr="0090262A">
              <w:rPr>
                <w:rStyle w:val="Hyperlink"/>
                <w14:scene3d>
                  <w14:camera w14:prst="orthographicFront"/>
                  <w14:lightRig w14:rig="threePt" w14:dir="t">
                    <w14:rot w14:lat="0" w14:lon="0" w14:rev="0"/>
                  </w14:lightRig>
                </w14:scene3d>
              </w:rPr>
              <w:t>2.5.14</w:t>
            </w:r>
            <w:r>
              <w:rPr>
                <w:rFonts w:asciiTheme="minorHAnsi" w:eastAsiaTheme="minorEastAsia" w:hAnsiTheme="minorHAnsi" w:cstheme="minorBidi"/>
                <w:bCs w:val="0"/>
                <w:snapToGrid/>
                <w:color w:val="auto"/>
                <w:sz w:val="22"/>
                <w:szCs w:val="22"/>
              </w:rPr>
              <w:tab/>
            </w:r>
            <w:r w:rsidRPr="0090262A">
              <w:rPr>
                <w:rStyle w:val="Hyperlink"/>
              </w:rPr>
              <w:t>[Modified Section] 9.3.11 Connection Establishment Timing Parameters</w:t>
            </w:r>
            <w:r>
              <w:rPr>
                <w:webHidden/>
              </w:rPr>
              <w:tab/>
            </w:r>
            <w:r>
              <w:rPr>
                <w:webHidden/>
              </w:rPr>
              <w:fldChar w:fldCharType="begin"/>
            </w:r>
            <w:r>
              <w:rPr>
                <w:webHidden/>
              </w:rPr>
              <w:instrText xml:space="preserve"> PAGEREF _Toc448771429 \h </w:instrText>
            </w:r>
            <w:r>
              <w:rPr>
                <w:webHidden/>
              </w:rPr>
            </w:r>
            <w:r>
              <w:rPr>
                <w:webHidden/>
              </w:rPr>
              <w:fldChar w:fldCharType="separate"/>
            </w:r>
            <w:r>
              <w:rPr>
                <w:webHidden/>
              </w:rPr>
              <w:t>106</w:t>
            </w:r>
            <w:r>
              <w:rPr>
                <w:webHidden/>
              </w:rPr>
              <w:fldChar w:fldCharType="end"/>
            </w:r>
          </w:hyperlink>
        </w:p>
        <w:p w14:paraId="040AD040"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430" w:history="1">
            <w:r w:rsidRPr="0090262A">
              <w:rPr>
                <w:rStyle w:val="Hyperlink"/>
                <w14:scene3d>
                  <w14:camera w14:prst="orthographicFront"/>
                  <w14:lightRig w14:rig="threePt" w14:dir="t">
                    <w14:rot w14:lat="0" w14:lon="0" w14:rev="0"/>
                  </w14:lightRig>
                </w14:scene3d>
              </w:rPr>
              <w:t>2.5.15</w:t>
            </w:r>
            <w:r>
              <w:rPr>
                <w:rFonts w:asciiTheme="minorHAnsi" w:eastAsiaTheme="minorEastAsia" w:hAnsiTheme="minorHAnsi" w:cstheme="minorBidi"/>
                <w:bCs w:val="0"/>
                <w:snapToGrid/>
                <w:color w:val="auto"/>
                <w:sz w:val="22"/>
                <w:szCs w:val="22"/>
              </w:rPr>
              <w:tab/>
            </w:r>
            <w:r w:rsidRPr="0090262A">
              <w:rPr>
                <w:rStyle w:val="Hyperlink"/>
              </w:rPr>
              <w:t>[Modified Section] 9.3.12 Connection Establishment Timing Parameters</w:t>
            </w:r>
            <w:r>
              <w:rPr>
                <w:webHidden/>
              </w:rPr>
              <w:tab/>
            </w:r>
            <w:r>
              <w:rPr>
                <w:webHidden/>
              </w:rPr>
              <w:fldChar w:fldCharType="begin"/>
            </w:r>
            <w:r>
              <w:rPr>
                <w:webHidden/>
              </w:rPr>
              <w:instrText xml:space="preserve"> PAGEREF _Toc448771430 \h </w:instrText>
            </w:r>
            <w:r>
              <w:rPr>
                <w:webHidden/>
              </w:rPr>
            </w:r>
            <w:r>
              <w:rPr>
                <w:webHidden/>
              </w:rPr>
              <w:fldChar w:fldCharType="separate"/>
            </w:r>
            <w:r>
              <w:rPr>
                <w:webHidden/>
              </w:rPr>
              <w:t>107</w:t>
            </w:r>
            <w:r>
              <w:rPr>
                <w:webHidden/>
              </w:rPr>
              <w:fldChar w:fldCharType="end"/>
            </w:r>
          </w:hyperlink>
        </w:p>
        <w:p w14:paraId="2DE3E8BD"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431" w:history="1">
            <w:r w:rsidRPr="0090262A">
              <w:rPr>
                <w:rStyle w:val="Hyperlink"/>
                <w14:scene3d>
                  <w14:camera w14:prst="orthographicFront"/>
                  <w14:lightRig w14:rig="threePt" w14:dir="t">
                    <w14:rot w14:lat="0" w14:lon="0" w14:rev="0"/>
                  </w14:lightRig>
                </w14:scene3d>
              </w:rPr>
              <w:t>2.5.16</w:t>
            </w:r>
            <w:r>
              <w:rPr>
                <w:rFonts w:asciiTheme="minorHAnsi" w:eastAsiaTheme="minorEastAsia" w:hAnsiTheme="minorHAnsi" w:cstheme="minorBidi"/>
                <w:bCs w:val="0"/>
                <w:snapToGrid/>
                <w:color w:val="auto"/>
                <w:sz w:val="22"/>
                <w:szCs w:val="22"/>
              </w:rPr>
              <w:tab/>
            </w:r>
            <w:r w:rsidRPr="0090262A">
              <w:rPr>
                <w:rStyle w:val="Hyperlink"/>
              </w:rPr>
              <w:t>[Modified Section] 11 Advertising and Scan Response Data Format</w:t>
            </w:r>
            <w:r>
              <w:rPr>
                <w:webHidden/>
              </w:rPr>
              <w:tab/>
            </w:r>
            <w:r>
              <w:rPr>
                <w:webHidden/>
              </w:rPr>
              <w:fldChar w:fldCharType="begin"/>
            </w:r>
            <w:r>
              <w:rPr>
                <w:webHidden/>
              </w:rPr>
              <w:instrText xml:space="preserve"> PAGEREF _Toc448771431 \h </w:instrText>
            </w:r>
            <w:r>
              <w:rPr>
                <w:webHidden/>
              </w:rPr>
            </w:r>
            <w:r>
              <w:rPr>
                <w:webHidden/>
              </w:rPr>
              <w:fldChar w:fldCharType="separate"/>
            </w:r>
            <w:r>
              <w:rPr>
                <w:webHidden/>
              </w:rPr>
              <w:t>108</w:t>
            </w:r>
            <w:r>
              <w:rPr>
                <w:webHidden/>
              </w:rPr>
              <w:fldChar w:fldCharType="end"/>
            </w:r>
          </w:hyperlink>
        </w:p>
        <w:p w14:paraId="1B646B10"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432" w:history="1">
            <w:r w:rsidRPr="0090262A">
              <w:rPr>
                <w:rStyle w:val="Hyperlink"/>
                <w14:scene3d>
                  <w14:camera w14:prst="orthographicFront"/>
                  <w14:lightRig w14:rig="threePt" w14:dir="t">
                    <w14:rot w14:lat="0" w14:lon="0" w14:rev="0"/>
                  </w14:lightRig>
                </w14:scene3d>
              </w:rPr>
              <w:t>2.5.17</w:t>
            </w:r>
            <w:r>
              <w:rPr>
                <w:rFonts w:asciiTheme="minorHAnsi" w:eastAsiaTheme="minorEastAsia" w:hAnsiTheme="minorHAnsi" w:cstheme="minorBidi"/>
                <w:bCs w:val="0"/>
                <w:snapToGrid/>
                <w:color w:val="auto"/>
                <w:sz w:val="22"/>
                <w:szCs w:val="22"/>
              </w:rPr>
              <w:tab/>
            </w:r>
            <w:r w:rsidRPr="0090262A">
              <w:rPr>
                <w:rStyle w:val="Hyperlink"/>
              </w:rPr>
              <w:t>[Modified Section] Appendix A (Normative): Timers and Constants</w:t>
            </w:r>
            <w:r>
              <w:rPr>
                <w:webHidden/>
              </w:rPr>
              <w:tab/>
            </w:r>
            <w:r>
              <w:rPr>
                <w:webHidden/>
              </w:rPr>
              <w:fldChar w:fldCharType="begin"/>
            </w:r>
            <w:r>
              <w:rPr>
                <w:webHidden/>
              </w:rPr>
              <w:instrText xml:space="preserve"> PAGEREF _Toc448771432 \h </w:instrText>
            </w:r>
            <w:r>
              <w:rPr>
                <w:webHidden/>
              </w:rPr>
            </w:r>
            <w:r>
              <w:rPr>
                <w:webHidden/>
              </w:rPr>
              <w:fldChar w:fldCharType="separate"/>
            </w:r>
            <w:r>
              <w:rPr>
                <w:webHidden/>
              </w:rPr>
              <w:t>109</w:t>
            </w:r>
            <w:r>
              <w:rPr>
                <w:webHidden/>
              </w:rPr>
              <w:fldChar w:fldCharType="end"/>
            </w:r>
          </w:hyperlink>
        </w:p>
        <w:p w14:paraId="766BF477" w14:textId="77777777" w:rsidR="009E779F" w:rsidRDefault="009E779F">
          <w:pPr>
            <w:pStyle w:val="TOC2"/>
            <w:rPr>
              <w:rFonts w:asciiTheme="minorHAnsi" w:eastAsiaTheme="minorEastAsia" w:hAnsiTheme="minorHAnsi" w:cstheme="minorBidi"/>
              <w:bCs w:val="0"/>
              <w:snapToGrid/>
              <w:color w:val="auto"/>
              <w:sz w:val="22"/>
              <w:szCs w:val="22"/>
            </w:rPr>
          </w:pPr>
          <w:hyperlink w:anchor="_Toc448771433" w:history="1">
            <w:r w:rsidRPr="0090262A">
              <w:rPr>
                <w:rStyle w:val="Hyperlink"/>
              </w:rPr>
              <w:t>2.6</w:t>
            </w:r>
            <w:r>
              <w:rPr>
                <w:rFonts w:asciiTheme="minorHAnsi" w:eastAsiaTheme="minorEastAsia" w:hAnsiTheme="minorHAnsi" w:cstheme="minorBidi"/>
                <w:bCs w:val="0"/>
                <w:snapToGrid/>
                <w:color w:val="auto"/>
                <w:sz w:val="22"/>
                <w:szCs w:val="22"/>
              </w:rPr>
              <w:tab/>
            </w:r>
            <w:r w:rsidRPr="0090262A">
              <w:rPr>
                <w:rStyle w:val="Hyperlink"/>
              </w:rPr>
              <w:t>Volume 6, Part B: Link Layer Specification</w:t>
            </w:r>
            <w:r>
              <w:rPr>
                <w:webHidden/>
              </w:rPr>
              <w:tab/>
            </w:r>
            <w:r>
              <w:rPr>
                <w:webHidden/>
              </w:rPr>
              <w:fldChar w:fldCharType="begin"/>
            </w:r>
            <w:r>
              <w:rPr>
                <w:webHidden/>
              </w:rPr>
              <w:instrText xml:space="preserve"> PAGEREF _Toc448771433 \h </w:instrText>
            </w:r>
            <w:r>
              <w:rPr>
                <w:webHidden/>
              </w:rPr>
            </w:r>
            <w:r>
              <w:rPr>
                <w:webHidden/>
              </w:rPr>
              <w:fldChar w:fldCharType="separate"/>
            </w:r>
            <w:r>
              <w:rPr>
                <w:webHidden/>
              </w:rPr>
              <w:t>110</w:t>
            </w:r>
            <w:r>
              <w:rPr>
                <w:webHidden/>
              </w:rPr>
              <w:fldChar w:fldCharType="end"/>
            </w:r>
          </w:hyperlink>
        </w:p>
        <w:p w14:paraId="268E6727"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434" w:history="1">
            <w:r w:rsidRPr="0090262A">
              <w:rPr>
                <w:rStyle w:val="Hyperlink"/>
                <w14:scene3d>
                  <w14:camera w14:prst="orthographicFront"/>
                  <w14:lightRig w14:rig="threePt" w14:dir="t">
                    <w14:rot w14:lat="0" w14:lon="0" w14:rev="0"/>
                  </w14:lightRig>
                </w14:scene3d>
              </w:rPr>
              <w:t>2.6.1</w:t>
            </w:r>
            <w:r>
              <w:rPr>
                <w:rFonts w:asciiTheme="minorHAnsi" w:eastAsiaTheme="minorEastAsia" w:hAnsiTheme="minorHAnsi" w:cstheme="minorBidi"/>
                <w:bCs w:val="0"/>
                <w:snapToGrid/>
                <w:color w:val="auto"/>
                <w:sz w:val="22"/>
                <w:szCs w:val="22"/>
              </w:rPr>
              <w:tab/>
            </w:r>
            <w:r w:rsidRPr="0090262A">
              <w:rPr>
                <w:rStyle w:val="Hyperlink"/>
              </w:rPr>
              <w:t>[Modified Section] 1.4.1 Advertising and Data Channel Indices</w:t>
            </w:r>
            <w:r>
              <w:rPr>
                <w:webHidden/>
              </w:rPr>
              <w:tab/>
            </w:r>
            <w:r>
              <w:rPr>
                <w:webHidden/>
              </w:rPr>
              <w:fldChar w:fldCharType="begin"/>
            </w:r>
            <w:r>
              <w:rPr>
                <w:webHidden/>
              </w:rPr>
              <w:instrText xml:space="preserve"> PAGEREF _Toc448771434 \h </w:instrText>
            </w:r>
            <w:r>
              <w:rPr>
                <w:webHidden/>
              </w:rPr>
            </w:r>
            <w:r>
              <w:rPr>
                <w:webHidden/>
              </w:rPr>
              <w:fldChar w:fldCharType="separate"/>
            </w:r>
            <w:r>
              <w:rPr>
                <w:webHidden/>
              </w:rPr>
              <w:t>110</w:t>
            </w:r>
            <w:r>
              <w:rPr>
                <w:webHidden/>
              </w:rPr>
              <w:fldChar w:fldCharType="end"/>
            </w:r>
          </w:hyperlink>
        </w:p>
        <w:p w14:paraId="401808A0"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435" w:history="1">
            <w:r w:rsidRPr="0090262A">
              <w:rPr>
                <w:rStyle w:val="Hyperlink"/>
                <w14:scene3d>
                  <w14:camera w14:prst="orthographicFront"/>
                  <w14:lightRig w14:rig="threePt" w14:dir="t">
                    <w14:rot w14:lat="0" w14:lon="0" w14:rev="0"/>
                  </w14:lightRig>
                </w14:scene3d>
              </w:rPr>
              <w:t>2.6.2</w:t>
            </w:r>
            <w:r>
              <w:rPr>
                <w:rFonts w:asciiTheme="minorHAnsi" w:eastAsiaTheme="minorEastAsia" w:hAnsiTheme="minorHAnsi" w:cstheme="minorBidi"/>
                <w:bCs w:val="0"/>
                <w:snapToGrid/>
                <w:color w:val="auto"/>
                <w:sz w:val="22"/>
                <w:szCs w:val="22"/>
              </w:rPr>
              <w:tab/>
            </w:r>
            <w:r w:rsidRPr="0090262A">
              <w:rPr>
                <w:rStyle w:val="Hyperlink"/>
              </w:rPr>
              <w:t>[Modified Section] 2.1: Packet Format</w:t>
            </w:r>
            <w:r>
              <w:rPr>
                <w:webHidden/>
              </w:rPr>
              <w:tab/>
            </w:r>
            <w:r>
              <w:rPr>
                <w:webHidden/>
              </w:rPr>
              <w:fldChar w:fldCharType="begin"/>
            </w:r>
            <w:r>
              <w:rPr>
                <w:webHidden/>
              </w:rPr>
              <w:instrText xml:space="preserve"> PAGEREF _Toc448771435 \h </w:instrText>
            </w:r>
            <w:r>
              <w:rPr>
                <w:webHidden/>
              </w:rPr>
            </w:r>
            <w:r>
              <w:rPr>
                <w:webHidden/>
              </w:rPr>
              <w:fldChar w:fldCharType="separate"/>
            </w:r>
            <w:r>
              <w:rPr>
                <w:webHidden/>
              </w:rPr>
              <w:t>111</w:t>
            </w:r>
            <w:r>
              <w:rPr>
                <w:webHidden/>
              </w:rPr>
              <w:fldChar w:fldCharType="end"/>
            </w:r>
          </w:hyperlink>
        </w:p>
        <w:p w14:paraId="750FCA92"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436" w:history="1">
            <w:r w:rsidRPr="0090262A">
              <w:rPr>
                <w:rStyle w:val="Hyperlink"/>
                <w14:scene3d>
                  <w14:camera w14:prst="orthographicFront"/>
                  <w14:lightRig w14:rig="threePt" w14:dir="t">
                    <w14:rot w14:lat="0" w14:lon="0" w14:rev="0"/>
                  </w14:lightRig>
                </w14:scene3d>
              </w:rPr>
              <w:t>2.6.3</w:t>
            </w:r>
            <w:r>
              <w:rPr>
                <w:rFonts w:asciiTheme="minorHAnsi" w:eastAsiaTheme="minorEastAsia" w:hAnsiTheme="minorHAnsi" w:cstheme="minorBidi"/>
                <w:bCs w:val="0"/>
                <w:snapToGrid/>
                <w:color w:val="auto"/>
                <w:sz w:val="22"/>
                <w:szCs w:val="22"/>
              </w:rPr>
              <w:tab/>
            </w:r>
            <w:r w:rsidRPr="0090262A">
              <w:rPr>
                <w:rStyle w:val="Hyperlink"/>
              </w:rPr>
              <w:t>[Modified Section] 2.1.2: Access Address</w:t>
            </w:r>
            <w:r>
              <w:rPr>
                <w:webHidden/>
              </w:rPr>
              <w:tab/>
            </w:r>
            <w:r>
              <w:rPr>
                <w:webHidden/>
              </w:rPr>
              <w:fldChar w:fldCharType="begin"/>
            </w:r>
            <w:r>
              <w:rPr>
                <w:webHidden/>
              </w:rPr>
              <w:instrText xml:space="preserve"> PAGEREF _Toc448771436 \h </w:instrText>
            </w:r>
            <w:r>
              <w:rPr>
                <w:webHidden/>
              </w:rPr>
            </w:r>
            <w:r>
              <w:rPr>
                <w:webHidden/>
              </w:rPr>
              <w:fldChar w:fldCharType="separate"/>
            </w:r>
            <w:r>
              <w:rPr>
                <w:webHidden/>
              </w:rPr>
              <w:t>112</w:t>
            </w:r>
            <w:r>
              <w:rPr>
                <w:webHidden/>
              </w:rPr>
              <w:fldChar w:fldCharType="end"/>
            </w:r>
          </w:hyperlink>
        </w:p>
        <w:p w14:paraId="79DB4B2E"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437" w:history="1">
            <w:r w:rsidRPr="0090262A">
              <w:rPr>
                <w:rStyle w:val="Hyperlink"/>
                <w14:scene3d>
                  <w14:camera w14:prst="orthographicFront"/>
                  <w14:lightRig w14:rig="threePt" w14:dir="t">
                    <w14:rot w14:lat="0" w14:lon="0" w14:rev="0"/>
                  </w14:lightRig>
                </w14:scene3d>
              </w:rPr>
              <w:t>2.6.4</w:t>
            </w:r>
            <w:r>
              <w:rPr>
                <w:rFonts w:asciiTheme="minorHAnsi" w:eastAsiaTheme="minorEastAsia" w:hAnsiTheme="minorHAnsi" w:cstheme="minorBidi"/>
                <w:bCs w:val="0"/>
                <w:snapToGrid/>
                <w:color w:val="auto"/>
                <w:sz w:val="22"/>
                <w:szCs w:val="22"/>
              </w:rPr>
              <w:tab/>
            </w:r>
            <w:r w:rsidRPr="0090262A">
              <w:rPr>
                <w:rStyle w:val="Hyperlink"/>
              </w:rPr>
              <w:t>[Modified Section] 2.1.3: PDU</w:t>
            </w:r>
            <w:r>
              <w:rPr>
                <w:webHidden/>
              </w:rPr>
              <w:tab/>
            </w:r>
            <w:r>
              <w:rPr>
                <w:webHidden/>
              </w:rPr>
              <w:fldChar w:fldCharType="begin"/>
            </w:r>
            <w:r>
              <w:rPr>
                <w:webHidden/>
              </w:rPr>
              <w:instrText xml:space="preserve"> PAGEREF _Toc448771437 \h </w:instrText>
            </w:r>
            <w:r>
              <w:rPr>
                <w:webHidden/>
              </w:rPr>
            </w:r>
            <w:r>
              <w:rPr>
                <w:webHidden/>
              </w:rPr>
              <w:fldChar w:fldCharType="separate"/>
            </w:r>
            <w:r>
              <w:rPr>
                <w:webHidden/>
              </w:rPr>
              <w:t>112</w:t>
            </w:r>
            <w:r>
              <w:rPr>
                <w:webHidden/>
              </w:rPr>
              <w:fldChar w:fldCharType="end"/>
            </w:r>
          </w:hyperlink>
        </w:p>
        <w:p w14:paraId="6CE0258F"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438" w:history="1">
            <w:r w:rsidRPr="0090262A">
              <w:rPr>
                <w:rStyle w:val="Hyperlink"/>
                <w14:scene3d>
                  <w14:camera w14:prst="orthographicFront"/>
                  <w14:lightRig w14:rig="threePt" w14:dir="t">
                    <w14:rot w14:lat="0" w14:lon="0" w14:rev="0"/>
                  </w14:lightRig>
                </w14:scene3d>
              </w:rPr>
              <w:t>2.6.5</w:t>
            </w:r>
            <w:r>
              <w:rPr>
                <w:rFonts w:asciiTheme="minorHAnsi" w:eastAsiaTheme="minorEastAsia" w:hAnsiTheme="minorHAnsi" w:cstheme="minorBidi"/>
                <w:bCs w:val="0"/>
                <w:snapToGrid/>
                <w:color w:val="auto"/>
                <w:sz w:val="22"/>
                <w:szCs w:val="22"/>
              </w:rPr>
              <w:tab/>
            </w:r>
            <w:r w:rsidRPr="0090262A">
              <w:rPr>
                <w:rStyle w:val="Hyperlink"/>
              </w:rPr>
              <w:t>[New Section] 2.1.X Supplemental</w:t>
            </w:r>
            <w:r>
              <w:rPr>
                <w:webHidden/>
              </w:rPr>
              <w:tab/>
            </w:r>
            <w:r>
              <w:rPr>
                <w:webHidden/>
              </w:rPr>
              <w:fldChar w:fldCharType="begin"/>
            </w:r>
            <w:r>
              <w:rPr>
                <w:webHidden/>
              </w:rPr>
              <w:instrText xml:space="preserve"> PAGEREF _Toc448771438 \h </w:instrText>
            </w:r>
            <w:r>
              <w:rPr>
                <w:webHidden/>
              </w:rPr>
            </w:r>
            <w:r>
              <w:rPr>
                <w:webHidden/>
              </w:rPr>
              <w:fldChar w:fldCharType="separate"/>
            </w:r>
            <w:r>
              <w:rPr>
                <w:webHidden/>
              </w:rPr>
              <w:t>112</w:t>
            </w:r>
            <w:r>
              <w:rPr>
                <w:webHidden/>
              </w:rPr>
              <w:fldChar w:fldCharType="end"/>
            </w:r>
          </w:hyperlink>
        </w:p>
        <w:p w14:paraId="6E0DD6E8"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439" w:history="1">
            <w:r w:rsidRPr="0090262A">
              <w:rPr>
                <w:rStyle w:val="Hyperlink"/>
                <w14:scene3d>
                  <w14:camera w14:prst="orthographicFront"/>
                  <w14:lightRig w14:rig="threePt" w14:dir="t">
                    <w14:rot w14:lat="0" w14:lon="0" w14:rev="0"/>
                  </w14:lightRig>
                </w14:scene3d>
              </w:rPr>
              <w:t>2.6.6</w:t>
            </w:r>
            <w:r>
              <w:rPr>
                <w:rFonts w:asciiTheme="minorHAnsi" w:eastAsiaTheme="minorEastAsia" w:hAnsiTheme="minorHAnsi" w:cstheme="minorBidi"/>
                <w:bCs w:val="0"/>
                <w:snapToGrid/>
                <w:color w:val="auto"/>
                <w:sz w:val="22"/>
                <w:szCs w:val="22"/>
              </w:rPr>
              <w:tab/>
            </w:r>
            <w:r w:rsidRPr="0090262A">
              <w:rPr>
                <w:rStyle w:val="Hyperlink"/>
              </w:rPr>
              <w:t>[Modified Section] 2.3 Advertising Channel PDU</w:t>
            </w:r>
            <w:r>
              <w:rPr>
                <w:webHidden/>
              </w:rPr>
              <w:tab/>
            </w:r>
            <w:r>
              <w:rPr>
                <w:webHidden/>
              </w:rPr>
              <w:fldChar w:fldCharType="begin"/>
            </w:r>
            <w:r>
              <w:rPr>
                <w:webHidden/>
              </w:rPr>
              <w:instrText xml:space="preserve"> PAGEREF _Toc448771439 \h </w:instrText>
            </w:r>
            <w:r>
              <w:rPr>
                <w:webHidden/>
              </w:rPr>
            </w:r>
            <w:r>
              <w:rPr>
                <w:webHidden/>
              </w:rPr>
              <w:fldChar w:fldCharType="separate"/>
            </w:r>
            <w:r>
              <w:rPr>
                <w:webHidden/>
              </w:rPr>
              <w:t>112</w:t>
            </w:r>
            <w:r>
              <w:rPr>
                <w:webHidden/>
              </w:rPr>
              <w:fldChar w:fldCharType="end"/>
            </w:r>
          </w:hyperlink>
        </w:p>
        <w:p w14:paraId="23FA7B25"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440" w:history="1">
            <w:r w:rsidRPr="0090262A">
              <w:rPr>
                <w:rStyle w:val="Hyperlink"/>
                <w14:scene3d>
                  <w14:camera w14:prst="orthographicFront"/>
                  <w14:lightRig w14:rig="threePt" w14:dir="t">
                    <w14:rot w14:lat="0" w14:lon="0" w14:rev="0"/>
                  </w14:lightRig>
                </w14:scene3d>
              </w:rPr>
              <w:t>2.6.7</w:t>
            </w:r>
            <w:r>
              <w:rPr>
                <w:rFonts w:asciiTheme="minorHAnsi" w:eastAsiaTheme="minorEastAsia" w:hAnsiTheme="minorHAnsi" w:cstheme="minorBidi"/>
                <w:bCs w:val="0"/>
                <w:snapToGrid/>
                <w:color w:val="auto"/>
                <w:sz w:val="22"/>
                <w:szCs w:val="22"/>
              </w:rPr>
              <w:tab/>
            </w:r>
            <w:r w:rsidRPr="0090262A">
              <w:rPr>
                <w:rStyle w:val="Hyperlink"/>
              </w:rPr>
              <w:t>[New Section] 2.3.X Common Extended Advertising Payload Format</w:t>
            </w:r>
            <w:r>
              <w:rPr>
                <w:webHidden/>
              </w:rPr>
              <w:tab/>
            </w:r>
            <w:r>
              <w:rPr>
                <w:webHidden/>
              </w:rPr>
              <w:fldChar w:fldCharType="begin"/>
            </w:r>
            <w:r>
              <w:rPr>
                <w:webHidden/>
              </w:rPr>
              <w:instrText xml:space="preserve"> PAGEREF _Toc448771440 \h </w:instrText>
            </w:r>
            <w:r>
              <w:rPr>
                <w:webHidden/>
              </w:rPr>
            </w:r>
            <w:r>
              <w:rPr>
                <w:webHidden/>
              </w:rPr>
              <w:fldChar w:fldCharType="separate"/>
            </w:r>
            <w:r>
              <w:rPr>
                <w:webHidden/>
              </w:rPr>
              <w:t>114</w:t>
            </w:r>
            <w:r>
              <w:rPr>
                <w:webHidden/>
              </w:rPr>
              <w:fldChar w:fldCharType="end"/>
            </w:r>
          </w:hyperlink>
        </w:p>
        <w:p w14:paraId="5B52ED77"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441" w:history="1">
            <w:r w:rsidRPr="0090262A">
              <w:rPr>
                <w:rStyle w:val="Hyperlink"/>
                <w14:scene3d>
                  <w14:camera w14:prst="orthographicFront"/>
                  <w14:lightRig w14:rig="threePt" w14:dir="t">
                    <w14:rot w14:lat="0" w14:lon="0" w14:rev="0"/>
                  </w14:lightRig>
                </w14:scene3d>
              </w:rPr>
              <w:t>2.6.8</w:t>
            </w:r>
            <w:r>
              <w:rPr>
                <w:rFonts w:asciiTheme="minorHAnsi" w:eastAsiaTheme="minorEastAsia" w:hAnsiTheme="minorHAnsi" w:cstheme="minorBidi"/>
                <w:bCs w:val="0"/>
                <w:snapToGrid/>
                <w:color w:val="auto"/>
                <w:sz w:val="22"/>
                <w:szCs w:val="22"/>
              </w:rPr>
              <w:tab/>
            </w:r>
            <w:r w:rsidRPr="0090262A">
              <w:rPr>
                <w:rStyle w:val="Hyperlink"/>
              </w:rPr>
              <w:t>[New Section] 2.3.X.1 AdvA field</w:t>
            </w:r>
            <w:r>
              <w:rPr>
                <w:webHidden/>
              </w:rPr>
              <w:tab/>
            </w:r>
            <w:r>
              <w:rPr>
                <w:webHidden/>
              </w:rPr>
              <w:fldChar w:fldCharType="begin"/>
            </w:r>
            <w:r>
              <w:rPr>
                <w:webHidden/>
              </w:rPr>
              <w:instrText xml:space="preserve"> PAGEREF _Toc448771441 \h </w:instrText>
            </w:r>
            <w:r>
              <w:rPr>
                <w:webHidden/>
              </w:rPr>
            </w:r>
            <w:r>
              <w:rPr>
                <w:webHidden/>
              </w:rPr>
              <w:fldChar w:fldCharType="separate"/>
            </w:r>
            <w:r>
              <w:rPr>
                <w:webHidden/>
              </w:rPr>
              <w:t>116</w:t>
            </w:r>
            <w:r>
              <w:rPr>
                <w:webHidden/>
              </w:rPr>
              <w:fldChar w:fldCharType="end"/>
            </w:r>
          </w:hyperlink>
        </w:p>
        <w:p w14:paraId="176CE2D2"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442" w:history="1">
            <w:r w:rsidRPr="0090262A">
              <w:rPr>
                <w:rStyle w:val="Hyperlink"/>
                <w14:scene3d>
                  <w14:camera w14:prst="orthographicFront"/>
                  <w14:lightRig w14:rig="threePt" w14:dir="t">
                    <w14:rot w14:lat="0" w14:lon="0" w14:rev="0"/>
                  </w14:lightRig>
                </w14:scene3d>
              </w:rPr>
              <w:t>2.6.9</w:t>
            </w:r>
            <w:r>
              <w:rPr>
                <w:rFonts w:asciiTheme="minorHAnsi" w:eastAsiaTheme="minorEastAsia" w:hAnsiTheme="minorHAnsi" w:cstheme="minorBidi"/>
                <w:bCs w:val="0"/>
                <w:snapToGrid/>
                <w:color w:val="auto"/>
                <w:sz w:val="22"/>
                <w:szCs w:val="22"/>
              </w:rPr>
              <w:tab/>
            </w:r>
            <w:r w:rsidRPr="0090262A">
              <w:rPr>
                <w:rStyle w:val="Hyperlink"/>
              </w:rPr>
              <w:t>[New Section] 2.3.X.2 TargetA field</w:t>
            </w:r>
            <w:r>
              <w:rPr>
                <w:webHidden/>
              </w:rPr>
              <w:tab/>
            </w:r>
            <w:r>
              <w:rPr>
                <w:webHidden/>
              </w:rPr>
              <w:fldChar w:fldCharType="begin"/>
            </w:r>
            <w:r>
              <w:rPr>
                <w:webHidden/>
              </w:rPr>
              <w:instrText xml:space="preserve"> PAGEREF _Toc448771442 \h </w:instrText>
            </w:r>
            <w:r>
              <w:rPr>
                <w:webHidden/>
              </w:rPr>
            </w:r>
            <w:r>
              <w:rPr>
                <w:webHidden/>
              </w:rPr>
              <w:fldChar w:fldCharType="separate"/>
            </w:r>
            <w:r>
              <w:rPr>
                <w:webHidden/>
              </w:rPr>
              <w:t>116</w:t>
            </w:r>
            <w:r>
              <w:rPr>
                <w:webHidden/>
              </w:rPr>
              <w:fldChar w:fldCharType="end"/>
            </w:r>
          </w:hyperlink>
        </w:p>
        <w:p w14:paraId="47465E0B"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443" w:history="1">
            <w:r w:rsidRPr="0090262A">
              <w:rPr>
                <w:rStyle w:val="Hyperlink"/>
                <w14:scene3d>
                  <w14:camera w14:prst="orthographicFront"/>
                  <w14:lightRig w14:rig="threePt" w14:dir="t">
                    <w14:rot w14:lat="0" w14:lon="0" w14:rev="0"/>
                  </w14:lightRig>
                </w14:scene3d>
              </w:rPr>
              <w:t>2.6.10</w:t>
            </w:r>
            <w:r>
              <w:rPr>
                <w:rFonts w:asciiTheme="minorHAnsi" w:eastAsiaTheme="minorEastAsia" w:hAnsiTheme="minorHAnsi" w:cstheme="minorBidi"/>
                <w:bCs w:val="0"/>
                <w:snapToGrid/>
                <w:color w:val="auto"/>
                <w:sz w:val="22"/>
                <w:szCs w:val="22"/>
              </w:rPr>
              <w:tab/>
            </w:r>
            <w:r w:rsidRPr="0090262A">
              <w:rPr>
                <w:rStyle w:val="Hyperlink"/>
              </w:rPr>
              <w:t>[New Section] 2.3.X.3 SuppInfo field</w:t>
            </w:r>
            <w:r>
              <w:rPr>
                <w:webHidden/>
              </w:rPr>
              <w:tab/>
            </w:r>
            <w:r>
              <w:rPr>
                <w:webHidden/>
              </w:rPr>
              <w:fldChar w:fldCharType="begin"/>
            </w:r>
            <w:r>
              <w:rPr>
                <w:webHidden/>
              </w:rPr>
              <w:instrText xml:space="preserve"> PAGEREF _Toc448771443 \h </w:instrText>
            </w:r>
            <w:r>
              <w:rPr>
                <w:webHidden/>
              </w:rPr>
            </w:r>
            <w:r>
              <w:rPr>
                <w:webHidden/>
              </w:rPr>
              <w:fldChar w:fldCharType="separate"/>
            </w:r>
            <w:r>
              <w:rPr>
                <w:webHidden/>
              </w:rPr>
              <w:t>116</w:t>
            </w:r>
            <w:r>
              <w:rPr>
                <w:webHidden/>
              </w:rPr>
              <w:fldChar w:fldCharType="end"/>
            </w:r>
          </w:hyperlink>
        </w:p>
        <w:p w14:paraId="719297F8"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444" w:history="1">
            <w:r w:rsidRPr="0090262A">
              <w:rPr>
                <w:rStyle w:val="Hyperlink"/>
                <w14:scene3d>
                  <w14:camera w14:prst="orthographicFront"/>
                  <w14:lightRig w14:rig="threePt" w14:dir="t">
                    <w14:rot w14:lat="0" w14:lon="0" w14:rev="0"/>
                  </w14:lightRig>
                </w14:scene3d>
              </w:rPr>
              <w:t>2.6.11</w:t>
            </w:r>
            <w:r>
              <w:rPr>
                <w:rFonts w:asciiTheme="minorHAnsi" w:eastAsiaTheme="minorEastAsia" w:hAnsiTheme="minorHAnsi" w:cstheme="minorBidi"/>
                <w:bCs w:val="0"/>
                <w:snapToGrid/>
                <w:color w:val="auto"/>
                <w:sz w:val="22"/>
                <w:szCs w:val="22"/>
              </w:rPr>
              <w:tab/>
            </w:r>
            <w:r w:rsidRPr="0090262A">
              <w:rPr>
                <w:rStyle w:val="Hyperlink"/>
              </w:rPr>
              <w:t>[New Section] 2.3.X.4 AdvDataInfo field</w:t>
            </w:r>
            <w:r>
              <w:rPr>
                <w:webHidden/>
              </w:rPr>
              <w:tab/>
            </w:r>
            <w:r>
              <w:rPr>
                <w:webHidden/>
              </w:rPr>
              <w:fldChar w:fldCharType="begin"/>
            </w:r>
            <w:r>
              <w:rPr>
                <w:webHidden/>
              </w:rPr>
              <w:instrText xml:space="preserve"> PAGEREF _Toc448771444 \h </w:instrText>
            </w:r>
            <w:r>
              <w:rPr>
                <w:webHidden/>
              </w:rPr>
            </w:r>
            <w:r>
              <w:rPr>
                <w:webHidden/>
              </w:rPr>
              <w:fldChar w:fldCharType="separate"/>
            </w:r>
            <w:r>
              <w:rPr>
                <w:webHidden/>
              </w:rPr>
              <w:t>117</w:t>
            </w:r>
            <w:r>
              <w:rPr>
                <w:webHidden/>
              </w:rPr>
              <w:fldChar w:fldCharType="end"/>
            </w:r>
          </w:hyperlink>
        </w:p>
        <w:p w14:paraId="1FDD0C57"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445" w:history="1">
            <w:r w:rsidRPr="0090262A">
              <w:rPr>
                <w:rStyle w:val="Hyperlink"/>
                <w14:scene3d>
                  <w14:camera w14:prst="orthographicFront"/>
                  <w14:lightRig w14:rig="threePt" w14:dir="t">
                    <w14:rot w14:lat="0" w14:lon="0" w14:rev="0"/>
                  </w14:lightRig>
                </w14:scene3d>
              </w:rPr>
              <w:t>2.6.12</w:t>
            </w:r>
            <w:r>
              <w:rPr>
                <w:rFonts w:asciiTheme="minorHAnsi" w:eastAsiaTheme="minorEastAsia" w:hAnsiTheme="minorHAnsi" w:cstheme="minorBidi"/>
                <w:bCs w:val="0"/>
                <w:snapToGrid/>
                <w:color w:val="auto"/>
                <w:sz w:val="22"/>
                <w:szCs w:val="22"/>
              </w:rPr>
              <w:tab/>
            </w:r>
            <w:r w:rsidRPr="0090262A">
              <w:rPr>
                <w:rStyle w:val="Hyperlink"/>
              </w:rPr>
              <w:t>[New Section] 2.3.X.5 AuxPtr field</w:t>
            </w:r>
            <w:r>
              <w:rPr>
                <w:webHidden/>
              </w:rPr>
              <w:tab/>
            </w:r>
            <w:r>
              <w:rPr>
                <w:webHidden/>
              </w:rPr>
              <w:fldChar w:fldCharType="begin"/>
            </w:r>
            <w:r>
              <w:rPr>
                <w:webHidden/>
              </w:rPr>
              <w:instrText xml:space="preserve"> PAGEREF _Toc448771445 \h </w:instrText>
            </w:r>
            <w:r>
              <w:rPr>
                <w:webHidden/>
              </w:rPr>
            </w:r>
            <w:r>
              <w:rPr>
                <w:webHidden/>
              </w:rPr>
              <w:fldChar w:fldCharType="separate"/>
            </w:r>
            <w:r>
              <w:rPr>
                <w:webHidden/>
              </w:rPr>
              <w:t>117</w:t>
            </w:r>
            <w:r>
              <w:rPr>
                <w:webHidden/>
              </w:rPr>
              <w:fldChar w:fldCharType="end"/>
            </w:r>
          </w:hyperlink>
        </w:p>
        <w:p w14:paraId="7E2F3A32"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446" w:history="1">
            <w:r w:rsidRPr="0090262A">
              <w:rPr>
                <w:rStyle w:val="Hyperlink"/>
                <w14:scene3d>
                  <w14:camera w14:prst="orthographicFront"/>
                  <w14:lightRig w14:rig="threePt" w14:dir="t">
                    <w14:rot w14:lat="0" w14:lon="0" w14:rev="0"/>
                  </w14:lightRig>
                </w14:scene3d>
              </w:rPr>
              <w:t>2.6.13</w:t>
            </w:r>
            <w:r>
              <w:rPr>
                <w:rFonts w:asciiTheme="minorHAnsi" w:eastAsiaTheme="minorEastAsia" w:hAnsiTheme="minorHAnsi" w:cstheme="minorBidi"/>
                <w:bCs w:val="0"/>
                <w:snapToGrid/>
                <w:color w:val="auto"/>
                <w:sz w:val="22"/>
                <w:szCs w:val="22"/>
              </w:rPr>
              <w:tab/>
            </w:r>
            <w:r w:rsidRPr="0090262A">
              <w:rPr>
                <w:rStyle w:val="Hyperlink"/>
              </w:rPr>
              <w:t>[New Section] 2.3.X.6 SyncInfo field</w:t>
            </w:r>
            <w:r>
              <w:rPr>
                <w:webHidden/>
              </w:rPr>
              <w:tab/>
            </w:r>
            <w:r>
              <w:rPr>
                <w:webHidden/>
              </w:rPr>
              <w:fldChar w:fldCharType="begin"/>
            </w:r>
            <w:r>
              <w:rPr>
                <w:webHidden/>
              </w:rPr>
              <w:instrText xml:space="preserve"> PAGEREF _Toc448771446 \h </w:instrText>
            </w:r>
            <w:r>
              <w:rPr>
                <w:webHidden/>
              </w:rPr>
            </w:r>
            <w:r>
              <w:rPr>
                <w:webHidden/>
              </w:rPr>
              <w:fldChar w:fldCharType="separate"/>
            </w:r>
            <w:r>
              <w:rPr>
                <w:webHidden/>
              </w:rPr>
              <w:t>119</w:t>
            </w:r>
            <w:r>
              <w:rPr>
                <w:webHidden/>
              </w:rPr>
              <w:fldChar w:fldCharType="end"/>
            </w:r>
          </w:hyperlink>
        </w:p>
        <w:p w14:paraId="74D89323"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447" w:history="1">
            <w:r w:rsidRPr="0090262A">
              <w:rPr>
                <w:rStyle w:val="Hyperlink"/>
                <w14:scene3d>
                  <w14:camera w14:prst="orthographicFront"/>
                  <w14:lightRig w14:rig="threePt" w14:dir="t">
                    <w14:rot w14:lat="0" w14:lon="0" w14:rev="0"/>
                  </w14:lightRig>
                </w14:scene3d>
              </w:rPr>
              <w:t>2.6.14</w:t>
            </w:r>
            <w:r>
              <w:rPr>
                <w:rFonts w:asciiTheme="minorHAnsi" w:eastAsiaTheme="minorEastAsia" w:hAnsiTheme="minorHAnsi" w:cstheme="minorBidi"/>
                <w:bCs w:val="0"/>
                <w:snapToGrid/>
                <w:color w:val="auto"/>
                <w:sz w:val="22"/>
                <w:szCs w:val="22"/>
              </w:rPr>
              <w:tab/>
            </w:r>
            <w:r w:rsidRPr="0090262A">
              <w:rPr>
                <w:rStyle w:val="Hyperlink"/>
              </w:rPr>
              <w:t>[New Section] 2.3.X.7 TxPower field</w:t>
            </w:r>
            <w:r>
              <w:rPr>
                <w:webHidden/>
              </w:rPr>
              <w:tab/>
            </w:r>
            <w:r>
              <w:rPr>
                <w:webHidden/>
              </w:rPr>
              <w:fldChar w:fldCharType="begin"/>
            </w:r>
            <w:r>
              <w:rPr>
                <w:webHidden/>
              </w:rPr>
              <w:instrText xml:space="preserve"> PAGEREF _Toc448771447 \h </w:instrText>
            </w:r>
            <w:r>
              <w:rPr>
                <w:webHidden/>
              </w:rPr>
            </w:r>
            <w:r>
              <w:rPr>
                <w:webHidden/>
              </w:rPr>
              <w:fldChar w:fldCharType="separate"/>
            </w:r>
            <w:r>
              <w:rPr>
                <w:webHidden/>
              </w:rPr>
              <w:t>120</w:t>
            </w:r>
            <w:r>
              <w:rPr>
                <w:webHidden/>
              </w:rPr>
              <w:fldChar w:fldCharType="end"/>
            </w:r>
          </w:hyperlink>
        </w:p>
        <w:p w14:paraId="33919309"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448" w:history="1">
            <w:r w:rsidRPr="0090262A">
              <w:rPr>
                <w:rStyle w:val="Hyperlink"/>
                <w14:scene3d>
                  <w14:camera w14:prst="orthographicFront"/>
                  <w14:lightRig w14:rig="threePt" w14:dir="t">
                    <w14:rot w14:lat="0" w14:lon="0" w14:rev="0"/>
                  </w14:lightRig>
                </w14:scene3d>
              </w:rPr>
              <w:t>2.6.15</w:t>
            </w:r>
            <w:r>
              <w:rPr>
                <w:rFonts w:asciiTheme="minorHAnsi" w:eastAsiaTheme="minorEastAsia" w:hAnsiTheme="minorHAnsi" w:cstheme="minorBidi"/>
                <w:bCs w:val="0"/>
                <w:snapToGrid/>
                <w:color w:val="auto"/>
                <w:sz w:val="22"/>
                <w:szCs w:val="22"/>
              </w:rPr>
              <w:tab/>
            </w:r>
            <w:r w:rsidRPr="0090262A">
              <w:rPr>
                <w:rStyle w:val="Hyperlink"/>
              </w:rPr>
              <w:t>[New Section] 2.3.X.8 ACAD field</w:t>
            </w:r>
            <w:r>
              <w:rPr>
                <w:webHidden/>
              </w:rPr>
              <w:tab/>
            </w:r>
            <w:r>
              <w:rPr>
                <w:webHidden/>
              </w:rPr>
              <w:fldChar w:fldCharType="begin"/>
            </w:r>
            <w:r>
              <w:rPr>
                <w:webHidden/>
              </w:rPr>
              <w:instrText xml:space="preserve"> PAGEREF _Toc448771448 \h </w:instrText>
            </w:r>
            <w:r>
              <w:rPr>
                <w:webHidden/>
              </w:rPr>
            </w:r>
            <w:r>
              <w:rPr>
                <w:webHidden/>
              </w:rPr>
              <w:fldChar w:fldCharType="separate"/>
            </w:r>
            <w:r>
              <w:rPr>
                <w:webHidden/>
              </w:rPr>
              <w:t>120</w:t>
            </w:r>
            <w:r>
              <w:rPr>
                <w:webHidden/>
              </w:rPr>
              <w:fldChar w:fldCharType="end"/>
            </w:r>
          </w:hyperlink>
        </w:p>
        <w:p w14:paraId="72C29AB5"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449" w:history="1">
            <w:r w:rsidRPr="0090262A">
              <w:rPr>
                <w:rStyle w:val="Hyperlink"/>
                <w14:scene3d>
                  <w14:camera w14:prst="orthographicFront"/>
                  <w14:lightRig w14:rig="threePt" w14:dir="t">
                    <w14:rot w14:lat="0" w14:lon="0" w14:rev="0"/>
                  </w14:lightRig>
                </w14:scene3d>
              </w:rPr>
              <w:t>2.6.16</w:t>
            </w:r>
            <w:r>
              <w:rPr>
                <w:rFonts w:asciiTheme="minorHAnsi" w:eastAsiaTheme="minorEastAsia" w:hAnsiTheme="minorHAnsi" w:cstheme="minorBidi"/>
                <w:bCs w:val="0"/>
                <w:snapToGrid/>
                <w:color w:val="auto"/>
                <w:sz w:val="22"/>
                <w:szCs w:val="22"/>
              </w:rPr>
              <w:tab/>
            </w:r>
            <w:r w:rsidRPr="0090262A">
              <w:rPr>
                <w:rStyle w:val="Hyperlink"/>
              </w:rPr>
              <w:t>[New Section] 2.3.X.9 Host Advertising Data</w:t>
            </w:r>
            <w:r>
              <w:rPr>
                <w:webHidden/>
              </w:rPr>
              <w:tab/>
            </w:r>
            <w:r>
              <w:rPr>
                <w:webHidden/>
              </w:rPr>
              <w:fldChar w:fldCharType="begin"/>
            </w:r>
            <w:r>
              <w:rPr>
                <w:webHidden/>
              </w:rPr>
              <w:instrText xml:space="preserve"> PAGEREF _Toc448771449 \h </w:instrText>
            </w:r>
            <w:r>
              <w:rPr>
                <w:webHidden/>
              </w:rPr>
            </w:r>
            <w:r>
              <w:rPr>
                <w:webHidden/>
              </w:rPr>
              <w:fldChar w:fldCharType="separate"/>
            </w:r>
            <w:r>
              <w:rPr>
                <w:webHidden/>
              </w:rPr>
              <w:t>120</w:t>
            </w:r>
            <w:r>
              <w:rPr>
                <w:webHidden/>
              </w:rPr>
              <w:fldChar w:fldCharType="end"/>
            </w:r>
          </w:hyperlink>
        </w:p>
        <w:p w14:paraId="2EB5F4CF"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450" w:history="1">
            <w:r w:rsidRPr="0090262A">
              <w:rPr>
                <w:rStyle w:val="Hyperlink"/>
                <w14:scene3d>
                  <w14:camera w14:prst="orthographicFront"/>
                  <w14:lightRig w14:rig="threePt" w14:dir="t">
                    <w14:rot w14:lat="0" w14:lon="0" w14:rev="0"/>
                  </w14:lightRig>
                </w14:scene3d>
              </w:rPr>
              <w:t>2.6.17</w:t>
            </w:r>
            <w:r>
              <w:rPr>
                <w:rFonts w:asciiTheme="minorHAnsi" w:eastAsiaTheme="minorEastAsia" w:hAnsiTheme="minorHAnsi" w:cstheme="minorBidi"/>
                <w:bCs w:val="0"/>
                <w:snapToGrid/>
                <w:color w:val="auto"/>
                <w:sz w:val="22"/>
                <w:szCs w:val="22"/>
              </w:rPr>
              <w:tab/>
            </w:r>
            <w:r w:rsidRPr="0090262A">
              <w:rPr>
                <w:rStyle w:val="Hyperlink"/>
              </w:rPr>
              <w:t>[Modified Section] 2.3.1 Advertising PDUs</w:t>
            </w:r>
            <w:r>
              <w:rPr>
                <w:webHidden/>
              </w:rPr>
              <w:tab/>
            </w:r>
            <w:r>
              <w:rPr>
                <w:webHidden/>
              </w:rPr>
              <w:fldChar w:fldCharType="begin"/>
            </w:r>
            <w:r>
              <w:rPr>
                <w:webHidden/>
              </w:rPr>
              <w:instrText xml:space="preserve"> PAGEREF _Toc448771450 \h </w:instrText>
            </w:r>
            <w:r>
              <w:rPr>
                <w:webHidden/>
              </w:rPr>
            </w:r>
            <w:r>
              <w:rPr>
                <w:webHidden/>
              </w:rPr>
              <w:fldChar w:fldCharType="separate"/>
            </w:r>
            <w:r>
              <w:rPr>
                <w:webHidden/>
              </w:rPr>
              <w:t>121</w:t>
            </w:r>
            <w:r>
              <w:rPr>
                <w:webHidden/>
              </w:rPr>
              <w:fldChar w:fldCharType="end"/>
            </w:r>
          </w:hyperlink>
        </w:p>
        <w:p w14:paraId="157D8823"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451" w:history="1">
            <w:r w:rsidRPr="0090262A">
              <w:rPr>
                <w:rStyle w:val="Hyperlink"/>
                <w14:scene3d>
                  <w14:camera w14:prst="orthographicFront"/>
                  <w14:lightRig w14:rig="threePt" w14:dir="t">
                    <w14:rot w14:lat="0" w14:lon="0" w14:rev="0"/>
                  </w14:lightRig>
                </w14:scene3d>
              </w:rPr>
              <w:t>2.6.18</w:t>
            </w:r>
            <w:r>
              <w:rPr>
                <w:rFonts w:asciiTheme="minorHAnsi" w:eastAsiaTheme="minorEastAsia" w:hAnsiTheme="minorHAnsi" w:cstheme="minorBidi"/>
                <w:bCs w:val="0"/>
                <w:snapToGrid/>
                <w:color w:val="auto"/>
                <w:sz w:val="22"/>
                <w:szCs w:val="22"/>
              </w:rPr>
              <w:tab/>
            </w:r>
            <w:r w:rsidRPr="0090262A">
              <w:rPr>
                <w:rStyle w:val="Hyperlink"/>
              </w:rPr>
              <w:t>[Modified Section] 2.3.1.4 ADV_SCAN_IND</w:t>
            </w:r>
            <w:r>
              <w:rPr>
                <w:webHidden/>
              </w:rPr>
              <w:tab/>
            </w:r>
            <w:r>
              <w:rPr>
                <w:webHidden/>
              </w:rPr>
              <w:fldChar w:fldCharType="begin"/>
            </w:r>
            <w:r>
              <w:rPr>
                <w:webHidden/>
              </w:rPr>
              <w:instrText xml:space="preserve"> PAGEREF _Toc448771451 \h </w:instrText>
            </w:r>
            <w:r>
              <w:rPr>
                <w:webHidden/>
              </w:rPr>
            </w:r>
            <w:r>
              <w:rPr>
                <w:webHidden/>
              </w:rPr>
              <w:fldChar w:fldCharType="separate"/>
            </w:r>
            <w:r>
              <w:rPr>
                <w:webHidden/>
              </w:rPr>
              <w:t>121</w:t>
            </w:r>
            <w:r>
              <w:rPr>
                <w:webHidden/>
              </w:rPr>
              <w:fldChar w:fldCharType="end"/>
            </w:r>
          </w:hyperlink>
        </w:p>
        <w:p w14:paraId="0BDC5F84"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452" w:history="1">
            <w:r w:rsidRPr="0090262A">
              <w:rPr>
                <w:rStyle w:val="Hyperlink"/>
                <w14:scene3d>
                  <w14:camera w14:prst="orthographicFront"/>
                  <w14:lightRig w14:rig="threePt" w14:dir="t">
                    <w14:rot w14:lat="0" w14:lon="0" w14:rev="0"/>
                  </w14:lightRig>
                </w14:scene3d>
              </w:rPr>
              <w:t>2.6.19</w:t>
            </w:r>
            <w:r>
              <w:rPr>
                <w:rFonts w:asciiTheme="minorHAnsi" w:eastAsiaTheme="minorEastAsia" w:hAnsiTheme="minorHAnsi" w:cstheme="minorBidi"/>
                <w:bCs w:val="0"/>
                <w:snapToGrid/>
                <w:color w:val="auto"/>
                <w:sz w:val="22"/>
                <w:szCs w:val="22"/>
              </w:rPr>
              <w:tab/>
            </w:r>
            <w:r w:rsidRPr="0090262A">
              <w:rPr>
                <w:rStyle w:val="Hyperlink"/>
              </w:rPr>
              <w:t>[New Section] 2.3.1.X ADV_EXT_IND</w:t>
            </w:r>
            <w:r>
              <w:rPr>
                <w:webHidden/>
              </w:rPr>
              <w:tab/>
            </w:r>
            <w:r>
              <w:rPr>
                <w:webHidden/>
              </w:rPr>
              <w:fldChar w:fldCharType="begin"/>
            </w:r>
            <w:r>
              <w:rPr>
                <w:webHidden/>
              </w:rPr>
              <w:instrText xml:space="preserve"> PAGEREF _Toc448771452 \h </w:instrText>
            </w:r>
            <w:r>
              <w:rPr>
                <w:webHidden/>
              </w:rPr>
            </w:r>
            <w:r>
              <w:rPr>
                <w:webHidden/>
              </w:rPr>
              <w:fldChar w:fldCharType="separate"/>
            </w:r>
            <w:r>
              <w:rPr>
                <w:webHidden/>
              </w:rPr>
              <w:t>122</w:t>
            </w:r>
            <w:r>
              <w:rPr>
                <w:webHidden/>
              </w:rPr>
              <w:fldChar w:fldCharType="end"/>
            </w:r>
          </w:hyperlink>
        </w:p>
        <w:p w14:paraId="2048F24B"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453" w:history="1">
            <w:r w:rsidRPr="0090262A">
              <w:rPr>
                <w:rStyle w:val="Hyperlink"/>
                <w14:scene3d>
                  <w14:camera w14:prst="orthographicFront"/>
                  <w14:lightRig w14:rig="threePt" w14:dir="t">
                    <w14:rot w14:lat="0" w14:lon="0" w14:rev="0"/>
                  </w14:lightRig>
                </w14:scene3d>
              </w:rPr>
              <w:t>2.6.20</w:t>
            </w:r>
            <w:r>
              <w:rPr>
                <w:rFonts w:asciiTheme="minorHAnsi" w:eastAsiaTheme="minorEastAsia" w:hAnsiTheme="minorHAnsi" w:cstheme="minorBidi"/>
                <w:bCs w:val="0"/>
                <w:snapToGrid/>
                <w:color w:val="auto"/>
                <w:sz w:val="22"/>
                <w:szCs w:val="22"/>
              </w:rPr>
              <w:tab/>
            </w:r>
            <w:r w:rsidRPr="0090262A">
              <w:rPr>
                <w:rStyle w:val="Hyperlink"/>
              </w:rPr>
              <w:t>[New Section] 2.3.1.X AUX_ADV_IND</w:t>
            </w:r>
            <w:r>
              <w:rPr>
                <w:webHidden/>
              </w:rPr>
              <w:tab/>
            </w:r>
            <w:r>
              <w:rPr>
                <w:webHidden/>
              </w:rPr>
              <w:fldChar w:fldCharType="begin"/>
            </w:r>
            <w:r>
              <w:rPr>
                <w:webHidden/>
              </w:rPr>
              <w:instrText xml:space="preserve"> PAGEREF _Toc448771453 \h </w:instrText>
            </w:r>
            <w:r>
              <w:rPr>
                <w:webHidden/>
              </w:rPr>
            </w:r>
            <w:r>
              <w:rPr>
                <w:webHidden/>
              </w:rPr>
              <w:fldChar w:fldCharType="separate"/>
            </w:r>
            <w:r>
              <w:rPr>
                <w:webHidden/>
              </w:rPr>
              <w:t>123</w:t>
            </w:r>
            <w:r>
              <w:rPr>
                <w:webHidden/>
              </w:rPr>
              <w:fldChar w:fldCharType="end"/>
            </w:r>
          </w:hyperlink>
        </w:p>
        <w:p w14:paraId="2983E896"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454" w:history="1">
            <w:r w:rsidRPr="0090262A">
              <w:rPr>
                <w:rStyle w:val="Hyperlink"/>
                <w14:scene3d>
                  <w14:camera w14:prst="orthographicFront"/>
                  <w14:lightRig w14:rig="threePt" w14:dir="t">
                    <w14:rot w14:lat="0" w14:lon="0" w14:rev="0"/>
                  </w14:lightRig>
                </w14:scene3d>
              </w:rPr>
              <w:t>2.6.21</w:t>
            </w:r>
            <w:r>
              <w:rPr>
                <w:rFonts w:asciiTheme="minorHAnsi" w:eastAsiaTheme="minorEastAsia" w:hAnsiTheme="minorHAnsi" w:cstheme="minorBidi"/>
                <w:bCs w:val="0"/>
                <w:snapToGrid/>
                <w:color w:val="auto"/>
                <w:sz w:val="22"/>
                <w:szCs w:val="22"/>
              </w:rPr>
              <w:tab/>
            </w:r>
            <w:r w:rsidRPr="0090262A">
              <w:rPr>
                <w:rStyle w:val="Hyperlink"/>
              </w:rPr>
              <w:t>[New Section] 2.3.1.X AUX_SYNC_IND</w:t>
            </w:r>
            <w:r>
              <w:rPr>
                <w:webHidden/>
              </w:rPr>
              <w:tab/>
            </w:r>
            <w:r>
              <w:rPr>
                <w:webHidden/>
              </w:rPr>
              <w:fldChar w:fldCharType="begin"/>
            </w:r>
            <w:r>
              <w:rPr>
                <w:webHidden/>
              </w:rPr>
              <w:instrText xml:space="preserve"> PAGEREF _Toc448771454 \h </w:instrText>
            </w:r>
            <w:r>
              <w:rPr>
                <w:webHidden/>
              </w:rPr>
            </w:r>
            <w:r>
              <w:rPr>
                <w:webHidden/>
              </w:rPr>
              <w:fldChar w:fldCharType="separate"/>
            </w:r>
            <w:r>
              <w:rPr>
                <w:webHidden/>
              </w:rPr>
              <w:t>124</w:t>
            </w:r>
            <w:r>
              <w:rPr>
                <w:webHidden/>
              </w:rPr>
              <w:fldChar w:fldCharType="end"/>
            </w:r>
          </w:hyperlink>
        </w:p>
        <w:p w14:paraId="447E84F4"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455" w:history="1">
            <w:r w:rsidRPr="0090262A">
              <w:rPr>
                <w:rStyle w:val="Hyperlink"/>
                <w14:scene3d>
                  <w14:camera w14:prst="orthographicFront"/>
                  <w14:lightRig w14:rig="threePt" w14:dir="t">
                    <w14:rot w14:lat="0" w14:lon="0" w14:rev="0"/>
                  </w14:lightRig>
                </w14:scene3d>
              </w:rPr>
              <w:t>2.6.22</w:t>
            </w:r>
            <w:r>
              <w:rPr>
                <w:rFonts w:asciiTheme="minorHAnsi" w:eastAsiaTheme="minorEastAsia" w:hAnsiTheme="minorHAnsi" w:cstheme="minorBidi"/>
                <w:bCs w:val="0"/>
                <w:snapToGrid/>
                <w:color w:val="auto"/>
                <w:sz w:val="22"/>
                <w:szCs w:val="22"/>
              </w:rPr>
              <w:tab/>
            </w:r>
            <w:r w:rsidRPr="0090262A">
              <w:rPr>
                <w:rStyle w:val="Hyperlink"/>
              </w:rPr>
              <w:t>[New Section] 2.3.1.X AUX_CHAIN_IND</w:t>
            </w:r>
            <w:r>
              <w:rPr>
                <w:webHidden/>
              </w:rPr>
              <w:tab/>
            </w:r>
            <w:r>
              <w:rPr>
                <w:webHidden/>
              </w:rPr>
              <w:fldChar w:fldCharType="begin"/>
            </w:r>
            <w:r>
              <w:rPr>
                <w:webHidden/>
              </w:rPr>
              <w:instrText xml:space="preserve"> PAGEREF _Toc448771455 \h </w:instrText>
            </w:r>
            <w:r>
              <w:rPr>
                <w:webHidden/>
              </w:rPr>
            </w:r>
            <w:r>
              <w:rPr>
                <w:webHidden/>
              </w:rPr>
              <w:fldChar w:fldCharType="separate"/>
            </w:r>
            <w:r>
              <w:rPr>
                <w:webHidden/>
              </w:rPr>
              <w:t>124</w:t>
            </w:r>
            <w:r>
              <w:rPr>
                <w:webHidden/>
              </w:rPr>
              <w:fldChar w:fldCharType="end"/>
            </w:r>
          </w:hyperlink>
        </w:p>
        <w:p w14:paraId="44BF62E7"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456" w:history="1">
            <w:r w:rsidRPr="0090262A">
              <w:rPr>
                <w:rStyle w:val="Hyperlink"/>
                <w14:scene3d>
                  <w14:camera w14:prst="orthographicFront"/>
                  <w14:lightRig w14:rig="threePt" w14:dir="t">
                    <w14:rot w14:lat="0" w14:lon="0" w14:rev="0"/>
                  </w14:lightRig>
                </w14:scene3d>
              </w:rPr>
              <w:t>2.6.23</w:t>
            </w:r>
            <w:r>
              <w:rPr>
                <w:rFonts w:asciiTheme="minorHAnsi" w:eastAsiaTheme="minorEastAsia" w:hAnsiTheme="minorHAnsi" w:cstheme="minorBidi"/>
                <w:bCs w:val="0"/>
                <w:snapToGrid/>
                <w:color w:val="auto"/>
                <w:sz w:val="22"/>
                <w:szCs w:val="22"/>
              </w:rPr>
              <w:tab/>
            </w:r>
            <w:r w:rsidRPr="0090262A">
              <w:rPr>
                <w:rStyle w:val="Hyperlink"/>
              </w:rPr>
              <w:t>[Modified Section] 2.3.2 Scanning PDUs</w:t>
            </w:r>
            <w:r>
              <w:rPr>
                <w:webHidden/>
              </w:rPr>
              <w:tab/>
            </w:r>
            <w:r>
              <w:rPr>
                <w:webHidden/>
              </w:rPr>
              <w:fldChar w:fldCharType="begin"/>
            </w:r>
            <w:r>
              <w:rPr>
                <w:webHidden/>
              </w:rPr>
              <w:instrText xml:space="preserve"> PAGEREF _Toc448771456 \h </w:instrText>
            </w:r>
            <w:r>
              <w:rPr>
                <w:webHidden/>
              </w:rPr>
            </w:r>
            <w:r>
              <w:rPr>
                <w:webHidden/>
              </w:rPr>
              <w:fldChar w:fldCharType="separate"/>
            </w:r>
            <w:r>
              <w:rPr>
                <w:webHidden/>
              </w:rPr>
              <w:t>125</w:t>
            </w:r>
            <w:r>
              <w:rPr>
                <w:webHidden/>
              </w:rPr>
              <w:fldChar w:fldCharType="end"/>
            </w:r>
          </w:hyperlink>
        </w:p>
        <w:p w14:paraId="7D41FEB9"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457" w:history="1">
            <w:r w:rsidRPr="0090262A">
              <w:rPr>
                <w:rStyle w:val="Hyperlink"/>
                <w14:scene3d>
                  <w14:camera w14:prst="orthographicFront"/>
                  <w14:lightRig w14:rig="threePt" w14:dir="t">
                    <w14:rot w14:lat="0" w14:lon="0" w14:rev="0"/>
                  </w14:lightRig>
                </w14:scene3d>
              </w:rPr>
              <w:t>2.6.24</w:t>
            </w:r>
            <w:r>
              <w:rPr>
                <w:rFonts w:asciiTheme="minorHAnsi" w:eastAsiaTheme="minorEastAsia" w:hAnsiTheme="minorHAnsi" w:cstheme="minorBidi"/>
                <w:bCs w:val="0"/>
                <w:snapToGrid/>
                <w:color w:val="auto"/>
                <w:sz w:val="22"/>
                <w:szCs w:val="22"/>
              </w:rPr>
              <w:tab/>
            </w:r>
            <w:r w:rsidRPr="0090262A">
              <w:rPr>
                <w:rStyle w:val="Hyperlink"/>
              </w:rPr>
              <w:t>[Modified Section] 2.3.2.1 SCAN_REQ and AUX_SCAN_REQ</w:t>
            </w:r>
            <w:r>
              <w:rPr>
                <w:webHidden/>
              </w:rPr>
              <w:tab/>
            </w:r>
            <w:r>
              <w:rPr>
                <w:webHidden/>
              </w:rPr>
              <w:fldChar w:fldCharType="begin"/>
            </w:r>
            <w:r>
              <w:rPr>
                <w:webHidden/>
              </w:rPr>
              <w:instrText xml:space="preserve"> PAGEREF _Toc448771457 \h </w:instrText>
            </w:r>
            <w:r>
              <w:rPr>
                <w:webHidden/>
              </w:rPr>
            </w:r>
            <w:r>
              <w:rPr>
                <w:webHidden/>
              </w:rPr>
              <w:fldChar w:fldCharType="separate"/>
            </w:r>
            <w:r>
              <w:rPr>
                <w:webHidden/>
              </w:rPr>
              <w:t>126</w:t>
            </w:r>
            <w:r>
              <w:rPr>
                <w:webHidden/>
              </w:rPr>
              <w:fldChar w:fldCharType="end"/>
            </w:r>
          </w:hyperlink>
        </w:p>
        <w:p w14:paraId="67D5F1FF"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458" w:history="1">
            <w:r w:rsidRPr="0090262A">
              <w:rPr>
                <w:rStyle w:val="Hyperlink"/>
                <w14:scene3d>
                  <w14:camera w14:prst="orthographicFront"/>
                  <w14:lightRig w14:rig="threePt" w14:dir="t">
                    <w14:rot w14:lat="0" w14:lon="0" w14:rev="0"/>
                  </w14:lightRig>
                </w14:scene3d>
              </w:rPr>
              <w:t>2.6.25</w:t>
            </w:r>
            <w:r>
              <w:rPr>
                <w:rFonts w:asciiTheme="minorHAnsi" w:eastAsiaTheme="minorEastAsia" w:hAnsiTheme="minorHAnsi" w:cstheme="minorBidi"/>
                <w:bCs w:val="0"/>
                <w:snapToGrid/>
                <w:color w:val="auto"/>
                <w:sz w:val="22"/>
                <w:szCs w:val="22"/>
              </w:rPr>
              <w:tab/>
            </w:r>
            <w:r w:rsidRPr="0090262A">
              <w:rPr>
                <w:rStyle w:val="Hyperlink"/>
              </w:rPr>
              <w:t>[New Section] 2.3.2.X AUX_SCAN_RSP</w:t>
            </w:r>
            <w:r>
              <w:rPr>
                <w:webHidden/>
              </w:rPr>
              <w:tab/>
            </w:r>
            <w:r>
              <w:rPr>
                <w:webHidden/>
              </w:rPr>
              <w:fldChar w:fldCharType="begin"/>
            </w:r>
            <w:r>
              <w:rPr>
                <w:webHidden/>
              </w:rPr>
              <w:instrText xml:space="preserve"> PAGEREF _Toc448771458 \h </w:instrText>
            </w:r>
            <w:r>
              <w:rPr>
                <w:webHidden/>
              </w:rPr>
            </w:r>
            <w:r>
              <w:rPr>
                <w:webHidden/>
              </w:rPr>
              <w:fldChar w:fldCharType="separate"/>
            </w:r>
            <w:r>
              <w:rPr>
                <w:webHidden/>
              </w:rPr>
              <w:t>126</w:t>
            </w:r>
            <w:r>
              <w:rPr>
                <w:webHidden/>
              </w:rPr>
              <w:fldChar w:fldCharType="end"/>
            </w:r>
          </w:hyperlink>
        </w:p>
        <w:p w14:paraId="15B1A7F8"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459" w:history="1">
            <w:r w:rsidRPr="0090262A">
              <w:rPr>
                <w:rStyle w:val="Hyperlink"/>
                <w14:scene3d>
                  <w14:camera w14:prst="orthographicFront"/>
                  <w14:lightRig w14:rig="threePt" w14:dir="t">
                    <w14:rot w14:lat="0" w14:lon="0" w14:rev="0"/>
                  </w14:lightRig>
                </w14:scene3d>
              </w:rPr>
              <w:t>2.6.26</w:t>
            </w:r>
            <w:r>
              <w:rPr>
                <w:rFonts w:asciiTheme="minorHAnsi" w:eastAsiaTheme="minorEastAsia" w:hAnsiTheme="minorHAnsi" w:cstheme="minorBidi"/>
                <w:bCs w:val="0"/>
                <w:snapToGrid/>
                <w:color w:val="auto"/>
                <w:sz w:val="22"/>
                <w:szCs w:val="22"/>
              </w:rPr>
              <w:tab/>
            </w:r>
            <w:r w:rsidRPr="0090262A">
              <w:rPr>
                <w:rStyle w:val="Hyperlink"/>
              </w:rPr>
              <w:t>[Modified Section] 2.3.3 Initiating PDUs</w:t>
            </w:r>
            <w:r>
              <w:rPr>
                <w:webHidden/>
              </w:rPr>
              <w:tab/>
            </w:r>
            <w:r>
              <w:rPr>
                <w:webHidden/>
              </w:rPr>
              <w:fldChar w:fldCharType="begin"/>
            </w:r>
            <w:r>
              <w:rPr>
                <w:webHidden/>
              </w:rPr>
              <w:instrText xml:space="preserve"> PAGEREF _Toc448771459 \h </w:instrText>
            </w:r>
            <w:r>
              <w:rPr>
                <w:webHidden/>
              </w:rPr>
            </w:r>
            <w:r>
              <w:rPr>
                <w:webHidden/>
              </w:rPr>
              <w:fldChar w:fldCharType="separate"/>
            </w:r>
            <w:r>
              <w:rPr>
                <w:webHidden/>
              </w:rPr>
              <w:t>127</w:t>
            </w:r>
            <w:r>
              <w:rPr>
                <w:webHidden/>
              </w:rPr>
              <w:fldChar w:fldCharType="end"/>
            </w:r>
          </w:hyperlink>
        </w:p>
        <w:p w14:paraId="5B8590E3"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460" w:history="1">
            <w:r w:rsidRPr="0090262A">
              <w:rPr>
                <w:rStyle w:val="Hyperlink"/>
                <w14:scene3d>
                  <w14:camera w14:prst="orthographicFront"/>
                  <w14:lightRig w14:rig="threePt" w14:dir="t">
                    <w14:rot w14:lat="0" w14:lon="0" w14:rev="0"/>
                  </w14:lightRig>
                </w14:scene3d>
              </w:rPr>
              <w:t>2.6.27</w:t>
            </w:r>
            <w:r>
              <w:rPr>
                <w:rFonts w:asciiTheme="minorHAnsi" w:eastAsiaTheme="minorEastAsia" w:hAnsiTheme="minorHAnsi" w:cstheme="minorBidi"/>
                <w:bCs w:val="0"/>
                <w:snapToGrid/>
                <w:color w:val="auto"/>
                <w:sz w:val="22"/>
                <w:szCs w:val="22"/>
              </w:rPr>
              <w:tab/>
            </w:r>
            <w:r w:rsidRPr="0090262A">
              <w:rPr>
                <w:rStyle w:val="Hyperlink"/>
              </w:rPr>
              <w:t>[Modified Section] 2.3.3.1 CONNECT_IND and AUX_CONNECT_REQ</w:t>
            </w:r>
            <w:r>
              <w:rPr>
                <w:webHidden/>
              </w:rPr>
              <w:tab/>
            </w:r>
            <w:r>
              <w:rPr>
                <w:webHidden/>
              </w:rPr>
              <w:fldChar w:fldCharType="begin"/>
            </w:r>
            <w:r>
              <w:rPr>
                <w:webHidden/>
              </w:rPr>
              <w:instrText xml:space="preserve"> PAGEREF _Toc448771460 \h </w:instrText>
            </w:r>
            <w:r>
              <w:rPr>
                <w:webHidden/>
              </w:rPr>
            </w:r>
            <w:r>
              <w:rPr>
                <w:webHidden/>
              </w:rPr>
              <w:fldChar w:fldCharType="separate"/>
            </w:r>
            <w:r>
              <w:rPr>
                <w:webHidden/>
              </w:rPr>
              <w:t>127</w:t>
            </w:r>
            <w:r>
              <w:rPr>
                <w:webHidden/>
              </w:rPr>
              <w:fldChar w:fldCharType="end"/>
            </w:r>
          </w:hyperlink>
        </w:p>
        <w:p w14:paraId="2E142C5B"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461" w:history="1">
            <w:r w:rsidRPr="0090262A">
              <w:rPr>
                <w:rStyle w:val="Hyperlink"/>
                <w14:scene3d>
                  <w14:camera w14:prst="orthographicFront"/>
                  <w14:lightRig w14:rig="threePt" w14:dir="t">
                    <w14:rot w14:lat="0" w14:lon="0" w14:rev="0"/>
                  </w14:lightRig>
                </w14:scene3d>
              </w:rPr>
              <w:t>2.6.28</w:t>
            </w:r>
            <w:r>
              <w:rPr>
                <w:rFonts w:asciiTheme="minorHAnsi" w:eastAsiaTheme="minorEastAsia" w:hAnsiTheme="minorHAnsi" w:cstheme="minorBidi"/>
                <w:bCs w:val="0"/>
                <w:snapToGrid/>
                <w:color w:val="auto"/>
                <w:sz w:val="22"/>
                <w:szCs w:val="22"/>
              </w:rPr>
              <w:tab/>
            </w:r>
            <w:r w:rsidRPr="0090262A">
              <w:rPr>
                <w:rStyle w:val="Hyperlink"/>
              </w:rPr>
              <w:t>[New Section] 2.3.3.X AUX_CONNECT_RSP</w:t>
            </w:r>
            <w:r>
              <w:rPr>
                <w:webHidden/>
              </w:rPr>
              <w:tab/>
            </w:r>
            <w:r>
              <w:rPr>
                <w:webHidden/>
              </w:rPr>
              <w:fldChar w:fldCharType="begin"/>
            </w:r>
            <w:r>
              <w:rPr>
                <w:webHidden/>
              </w:rPr>
              <w:instrText xml:space="preserve"> PAGEREF _Toc448771461 \h </w:instrText>
            </w:r>
            <w:r>
              <w:rPr>
                <w:webHidden/>
              </w:rPr>
            </w:r>
            <w:r>
              <w:rPr>
                <w:webHidden/>
              </w:rPr>
              <w:fldChar w:fldCharType="separate"/>
            </w:r>
            <w:r>
              <w:rPr>
                <w:webHidden/>
              </w:rPr>
              <w:t>127</w:t>
            </w:r>
            <w:r>
              <w:rPr>
                <w:webHidden/>
              </w:rPr>
              <w:fldChar w:fldCharType="end"/>
            </w:r>
          </w:hyperlink>
        </w:p>
        <w:p w14:paraId="56F67B5F"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462" w:history="1">
            <w:r w:rsidRPr="0090262A">
              <w:rPr>
                <w:rStyle w:val="Hyperlink"/>
                <w14:scene3d>
                  <w14:camera w14:prst="orthographicFront"/>
                  <w14:lightRig w14:rig="threePt" w14:dir="t">
                    <w14:rot w14:lat="0" w14:lon="0" w14:rev="0"/>
                  </w14:lightRig>
                </w14:scene3d>
              </w:rPr>
              <w:t>2.6.29</w:t>
            </w:r>
            <w:r>
              <w:rPr>
                <w:rFonts w:asciiTheme="minorHAnsi" w:eastAsiaTheme="minorEastAsia" w:hAnsiTheme="minorHAnsi" w:cstheme="minorBidi"/>
                <w:bCs w:val="0"/>
                <w:snapToGrid/>
                <w:color w:val="auto"/>
                <w:sz w:val="22"/>
                <w:szCs w:val="22"/>
              </w:rPr>
              <w:tab/>
            </w:r>
            <w:r w:rsidRPr="0090262A">
              <w:rPr>
                <w:rStyle w:val="Hyperlink"/>
              </w:rPr>
              <w:t>[Modified Section] 3.1.1 CRC Generation</w:t>
            </w:r>
            <w:r>
              <w:rPr>
                <w:webHidden/>
              </w:rPr>
              <w:tab/>
            </w:r>
            <w:r>
              <w:rPr>
                <w:webHidden/>
              </w:rPr>
              <w:fldChar w:fldCharType="begin"/>
            </w:r>
            <w:r>
              <w:rPr>
                <w:webHidden/>
              </w:rPr>
              <w:instrText xml:space="preserve"> PAGEREF _Toc448771462 \h </w:instrText>
            </w:r>
            <w:r>
              <w:rPr>
                <w:webHidden/>
              </w:rPr>
            </w:r>
            <w:r>
              <w:rPr>
                <w:webHidden/>
              </w:rPr>
              <w:fldChar w:fldCharType="separate"/>
            </w:r>
            <w:r>
              <w:rPr>
                <w:webHidden/>
              </w:rPr>
              <w:t>128</w:t>
            </w:r>
            <w:r>
              <w:rPr>
                <w:webHidden/>
              </w:rPr>
              <w:fldChar w:fldCharType="end"/>
            </w:r>
          </w:hyperlink>
        </w:p>
        <w:p w14:paraId="48E7BCF5"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463" w:history="1">
            <w:r w:rsidRPr="0090262A">
              <w:rPr>
                <w:rStyle w:val="Hyperlink"/>
                <w14:scene3d>
                  <w14:camera w14:prst="orthographicFront"/>
                  <w14:lightRig w14:rig="threePt" w14:dir="t">
                    <w14:rot w14:lat="0" w14:lon="0" w14:rev="0"/>
                  </w14:lightRig>
                </w14:scene3d>
              </w:rPr>
              <w:t>2.6.30</w:t>
            </w:r>
            <w:r>
              <w:rPr>
                <w:rFonts w:asciiTheme="minorHAnsi" w:eastAsiaTheme="minorEastAsia" w:hAnsiTheme="minorHAnsi" w:cstheme="minorBidi"/>
                <w:bCs w:val="0"/>
                <w:snapToGrid/>
                <w:color w:val="auto"/>
                <w:sz w:val="22"/>
                <w:szCs w:val="22"/>
              </w:rPr>
              <w:tab/>
            </w:r>
            <w:r w:rsidRPr="0090262A">
              <w:rPr>
                <w:rStyle w:val="Hyperlink"/>
              </w:rPr>
              <w:t>[New Section] 4.1 Frame Space</w:t>
            </w:r>
            <w:r>
              <w:rPr>
                <w:webHidden/>
              </w:rPr>
              <w:tab/>
            </w:r>
            <w:r>
              <w:rPr>
                <w:webHidden/>
              </w:rPr>
              <w:fldChar w:fldCharType="begin"/>
            </w:r>
            <w:r>
              <w:rPr>
                <w:webHidden/>
              </w:rPr>
              <w:instrText xml:space="preserve"> PAGEREF _Toc448771463 \h </w:instrText>
            </w:r>
            <w:r>
              <w:rPr>
                <w:webHidden/>
              </w:rPr>
            </w:r>
            <w:r>
              <w:rPr>
                <w:webHidden/>
              </w:rPr>
              <w:fldChar w:fldCharType="separate"/>
            </w:r>
            <w:r>
              <w:rPr>
                <w:webHidden/>
              </w:rPr>
              <w:t>128</w:t>
            </w:r>
            <w:r>
              <w:rPr>
                <w:webHidden/>
              </w:rPr>
              <w:fldChar w:fldCharType="end"/>
            </w:r>
          </w:hyperlink>
        </w:p>
        <w:p w14:paraId="7D48EDD9"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464" w:history="1">
            <w:r w:rsidRPr="0090262A">
              <w:rPr>
                <w:rStyle w:val="Hyperlink"/>
                <w14:scene3d>
                  <w14:camera w14:prst="orthographicFront"/>
                  <w14:lightRig w14:rig="threePt" w14:dir="t">
                    <w14:rot w14:lat="0" w14:lon="0" w14:rev="0"/>
                  </w14:lightRig>
                </w14:scene3d>
              </w:rPr>
              <w:t>2.6.31</w:t>
            </w:r>
            <w:r>
              <w:rPr>
                <w:rFonts w:asciiTheme="minorHAnsi" w:eastAsiaTheme="minorEastAsia" w:hAnsiTheme="minorHAnsi" w:cstheme="minorBidi"/>
                <w:bCs w:val="0"/>
                <w:snapToGrid/>
                <w:color w:val="auto"/>
                <w:sz w:val="22"/>
                <w:szCs w:val="22"/>
              </w:rPr>
              <w:tab/>
            </w:r>
            <w:r w:rsidRPr="0090262A">
              <w:rPr>
                <w:rStyle w:val="Hyperlink"/>
              </w:rPr>
              <w:t>[Modified Section] 4.1.1 Inter Frame Space</w:t>
            </w:r>
            <w:r>
              <w:rPr>
                <w:webHidden/>
              </w:rPr>
              <w:tab/>
            </w:r>
            <w:r>
              <w:rPr>
                <w:webHidden/>
              </w:rPr>
              <w:fldChar w:fldCharType="begin"/>
            </w:r>
            <w:r>
              <w:rPr>
                <w:webHidden/>
              </w:rPr>
              <w:instrText xml:space="preserve"> PAGEREF _Toc448771464 \h </w:instrText>
            </w:r>
            <w:r>
              <w:rPr>
                <w:webHidden/>
              </w:rPr>
            </w:r>
            <w:r>
              <w:rPr>
                <w:webHidden/>
              </w:rPr>
              <w:fldChar w:fldCharType="separate"/>
            </w:r>
            <w:r>
              <w:rPr>
                <w:webHidden/>
              </w:rPr>
              <w:t>129</w:t>
            </w:r>
            <w:r>
              <w:rPr>
                <w:webHidden/>
              </w:rPr>
              <w:fldChar w:fldCharType="end"/>
            </w:r>
          </w:hyperlink>
        </w:p>
        <w:p w14:paraId="71D99EC8"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465" w:history="1">
            <w:r w:rsidRPr="0090262A">
              <w:rPr>
                <w:rStyle w:val="Hyperlink"/>
                <w14:scene3d>
                  <w14:camera w14:prst="orthographicFront"/>
                  <w14:lightRig w14:rig="threePt" w14:dir="t">
                    <w14:rot w14:lat="0" w14:lon="0" w14:rev="0"/>
                  </w14:lightRig>
                </w14:scene3d>
              </w:rPr>
              <w:t>2.6.32</w:t>
            </w:r>
            <w:r>
              <w:rPr>
                <w:rFonts w:asciiTheme="minorHAnsi" w:eastAsiaTheme="minorEastAsia" w:hAnsiTheme="minorHAnsi" w:cstheme="minorBidi"/>
                <w:bCs w:val="0"/>
                <w:snapToGrid/>
                <w:color w:val="auto"/>
                <w:sz w:val="22"/>
                <w:szCs w:val="22"/>
              </w:rPr>
              <w:tab/>
            </w:r>
            <w:r w:rsidRPr="0090262A">
              <w:rPr>
                <w:rStyle w:val="Hyperlink"/>
              </w:rPr>
              <w:t>[New Section] 4.1.2 Minimum AUX Frame Space</w:t>
            </w:r>
            <w:r>
              <w:rPr>
                <w:webHidden/>
              </w:rPr>
              <w:tab/>
            </w:r>
            <w:r>
              <w:rPr>
                <w:webHidden/>
              </w:rPr>
              <w:fldChar w:fldCharType="begin"/>
            </w:r>
            <w:r>
              <w:rPr>
                <w:webHidden/>
              </w:rPr>
              <w:instrText xml:space="preserve"> PAGEREF _Toc448771465 \h </w:instrText>
            </w:r>
            <w:r>
              <w:rPr>
                <w:webHidden/>
              </w:rPr>
            </w:r>
            <w:r>
              <w:rPr>
                <w:webHidden/>
              </w:rPr>
              <w:fldChar w:fldCharType="separate"/>
            </w:r>
            <w:r>
              <w:rPr>
                <w:webHidden/>
              </w:rPr>
              <w:t>129</w:t>
            </w:r>
            <w:r>
              <w:rPr>
                <w:webHidden/>
              </w:rPr>
              <w:fldChar w:fldCharType="end"/>
            </w:r>
          </w:hyperlink>
        </w:p>
        <w:p w14:paraId="44AD4FB9"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466" w:history="1">
            <w:r w:rsidRPr="0090262A">
              <w:rPr>
                <w:rStyle w:val="Hyperlink"/>
                <w14:scene3d>
                  <w14:camera w14:prst="orthographicFront"/>
                  <w14:lightRig w14:rig="threePt" w14:dir="t">
                    <w14:rot w14:lat="0" w14:lon="0" w14:rev="0"/>
                  </w14:lightRig>
                </w14:scene3d>
              </w:rPr>
              <w:t>2.6.33</w:t>
            </w:r>
            <w:r>
              <w:rPr>
                <w:rFonts w:asciiTheme="minorHAnsi" w:eastAsiaTheme="minorEastAsia" w:hAnsiTheme="minorHAnsi" w:cstheme="minorBidi"/>
                <w:bCs w:val="0"/>
                <w:snapToGrid/>
                <w:color w:val="auto"/>
                <w:sz w:val="22"/>
                <w:szCs w:val="22"/>
              </w:rPr>
              <w:tab/>
            </w:r>
            <w:r w:rsidRPr="0090262A">
              <w:rPr>
                <w:rStyle w:val="Hyperlink"/>
              </w:rPr>
              <w:t>[Modified Section] 4.4.2 Advertising State</w:t>
            </w:r>
            <w:r>
              <w:rPr>
                <w:webHidden/>
              </w:rPr>
              <w:tab/>
            </w:r>
            <w:r>
              <w:rPr>
                <w:webHidden/>
              </w:rPr>
              <w:fldChar w:fldCharType="begin"/>
            </w:r>
            <w:r>
              <w:rPr>
                <w:webHidden/>
              </w:rPr>
              <w:instrText xml:space="preserve"> PAGEREF _Toc448771466 \h </w:instrText>
            </w:r>
            <w:r>
              <w:rPr>
                <w:webHidden/>
              </w:rPr>
            </w:r>
            <w:r>
              <w:rPr>
                <w:webHidden/>
              </w:rPr>
              <w:fldChar w:fldCharType="separate"/>
            </w:r>
            <w:r>
              <w:rPr>
                <w:webHidden/>
              </w:rPr>
              <w:t>129</w:t>
            </w:r>
            <w:r>
              <w:rPr>
                <w:webHidden/>
              </w:rPr>
              <w:fldChar w:fldCharType="end"/>
            </w:r>
          </w:hyperlink>
        </w:p>
        <w:p w14:paraId="47D849CB"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467" w:history="1">
            <w:r w:rsidRPr="0090262A">
              <w:rPr>
                <w:rStyle w:val="Hyperlink"/>
                <w14:scene3d>
                  <w14:camera w14:prst="orthographicFront"/>
                  <w14:lightRig w14:rig="threePt" w14:dir="t">
                    <w14:rot w14:lat="0" w14:lon="0" w14:rev="0"/>
                  </w14:lightRig>
                </w14:scene3d>
              </w:rPr>
              <w:t>2.6.34</w:t>
            </w:r>
            <w:r>
              <w:rPr>
                <w:rFonts w:asciiTheme="minorHAnsi" w:eastAsiaTheme="minorEastAsia" w:hAnsiTheme="minorHAnsi" w:cstheme="minorBidi"/>
                <w:bCs w:val="0"/>
                <w:snapToGrid/>
                <w:color w:val="auto"/>
                <w:sz w:val="22"/>
                <w:szCs w:val="22"/>
              </w:rPr>
              <w:tab/>
            </w:r>
            <w:r w:rsidRPr="0090262A">
              <w:rPr>
                <w:rStyle w:val="Hyperlink"/>
              </w:rPr>
              <w:t>[Modified Section] 4.4.2.1 Advertising Channel Index Selection</w:t>
            </w:r>
            <w:r>
              <w:rPr>
                <w:webHidden/>
              </w:rPr>
              <w:tab/>
            </w:r>
            <w:r>
              <w:rPr>
                <w:webHidden/>
              </w:rPr>
              <w:fldChar w:fldCharType="begin"/>
            </w:r>
            <w:r>
              <w:rPr>
                <w:webHidden/>
              </w:rPr>
              <w:instrText xml:space="preserve"> PAGEREF _Toc448771467 \h </w:instrText>
            </w:r>
            <w:r>
              <w:rPr>
                <w:webHidden/>
              </w:rPr>
            </w:r>
            <w:r>
              <w:rPr>
                <w:webHidden/>
              </w:rPr>
              <w:fldChar w:fldCharType="separate"/>
            </w:r>
            <w:r>
              <w:rPr>
                <w:webHidden/>
              </w:rPr>
              <w:t>131</w:t>
            </w:r>
            <w:r>
              <w:rPr>
                <w:webHidden/>
              </w:rPr>
              <w:fldChar w:fldCharType="end"/>
            </w:r>
          </w:hyperlink>
        </w:p>
        <w:p w14:paraId="4F93C590"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468" w:history="1">
            <w:r w:rsidRPr="0090262A">
              <w:rPr>
                <w:rStyle w:val="Hyperlink"/>
                <w14:scene3d>
                  <w14:camera w14:prst="orthographicFront"/>
                  <w14:lightRig w14:rig="threePt" w14:dir="t">
                    <w14:rot w14:lat="0" w14:lon="0" w14:rev="0"/>
                  </w14:lightRig>
                </w14:scene3d>
              </w:rPr>
              <w:t>2.6.35</w:t>
            </w:r>
            <w:r>
              <w:rPr>
                <w:rFonts w:asciiTheme="minorHAnsi" w:eastAsiaTheme="minorEastAsia" w:hAnsiTheme="minorHAnsi" w:cstheme="minorBidi"/>
                <w:bCs w:val="0"/>
                <w:snapToGrid/>
                <w:color w:val="auto"/>
                <w:sz w:val="22"/>
                <w:szCs w:val="22"/>
              </w:rPr>
              <w:tab/>
            </w:r>
            <w:r w:rsidRPr="0090262A">
              <w:rPr>
                <w:rStyle w:val="Hyperlink"/>
              </w:rPr>
              <w:t>[Modified Section] 4.4.2.2 Advertising Events</w:t>
            </w:r>
            <w:r>
              <w:rPr>
                <w:webHidden/>
              </w:rPr>
              <w:tab/>
            </w:r>
            <w:r>
              <w:rPr>
                <w:webHidden/>
              </w:rPr>
              <w:fldChar w:fldCharType="begin"/>
            </w:r>
            <w:r>
              <w:rPr>
                <w:webHidden/>
              </w:rPr>
              <w:instrText xml:space="preserve"> PAGEREF _Toc448771468 \h </w:instrText>
            </w:r>
            <w:r>
              <w:rPr>
                <w:webHidden/>
              </w:rPr>
            </w:r>
            <w:r>
              <w:rPr>
                <w:webHidden/>
              </w:rPr>
              <w:fldChar w:fldCharType="separate"/>
            </w:r>
            <w:r>
              <w:rPr>
                <w:webHidden/>
              </w:rPr>
              <w:t>132</w:t>
            </w:r>
            <w:r>
              <w:rPr>
                <w:webHidden/>
              </w:rPr>
              <w:fldChar w:fldCharType="end"/>
            </w:r>
          </w:hyperlink>
        </w:p>
        <w:p w14:paraId="730F16D3"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469" w:history="1">
            <w:r w:rsidRPr="0090262A">
              <w:rPr>
                <w:rStyle w:val="Hyperlink"/>
                <w14:scene3d>
                  <w14:camera w14:prst="orthographicFront"/>
                  <w14:lightRig w14:rig="threePt" w14:dir="t">
                    <w14:rot w14:lat="0" w14:lon="0" w14:rev="0"/>
                  </w14:lightRig>
                </w14:scene3d>
              </w:rPr>
              <w:t>2.6.36</w:t>
            </w:r>
            <w:r>
              <w:rPr>
                <w:rFonts w:asciiTheme="minorHAnsi" w:eastAsiaTheme="minorEastAsia" w:hAnsiTheme="minorHAnsi" w:cstheme="minorBidi"/>
                <w:bCs w:val="0"/>
                <w:snapToGrid/>
                <w:color w:val="auto"/>
                <w:sz w:val="22"/>
                <w:szCs w:val="22"/>
              </w:rPr>
              <w:tab/>
            </w:r>
            <w:r w:rsidRPr="0090262A">
              <w:rPr>
                <w:rStyle w:val="Hyperlink"/>
              </w:rPr>
              <w:t>[New Section] 4.4.2.2.1 Advertising Interval</w:t>
            </w:r>
            <w:r>
              <w:rPr>
                <w:webHidden/>
              </w:rPr>
              <w:tab/>
            </w:r>
            <w:r>
              <w:rPr>
                <w:webHidden/>
              </w:rPr>
              <w:fldChar w:fldCharType="begin"/>
            </w:r>
            <w:r>
              <w:rPr>
                <w:webHidden/>
              </w:rPr>
              <w:instrText xml:space="preserve"> PAGEREF _Toc448771469 \h </w:instrText>
            </w:r>
            <w:r>
              <w:rPr>
                <w:webHidden/>
              </w:rPr>
            </w:r>
            <w:r>
              <w:rPr>
                <w:webHidden/>
              </w:rPr>
              <w:fldChar w:fldCharType="separate"/>
            </w:r>
            <w:r>
              <w:rPr>
                <w:webHidden/>
              </w:rPr>
              <w:t>132</w:t>
            </w:r>
            <w:r>
              <w:rPr>
                <w:webHidden/>
              </w:rPr>
              <w:fldChar w:fldCharType="end"/>
            </w:r>
          </w:hyperlink>
        </w:p>
        <w:p w14:paraId="24EBA3FA"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470" w:history="1">
            <w:r w:rsidRPr="0090262A">
              <w:rPr>
                <w:rStyle w:val="Hyperlink"/>
                <w14:scene3d>
                  <w14:camera w14:prst="orthographicFront"/>
                  <w14:lightRig w14:rig="threePt" w14:dir="t">
                    <w14:rot w14:lat="0" w14:lon="0" w14:rev="0"/>
                  </w14:lightRig>
                </w14:scene3d>
              </w:rPr>
              <w:t>2.6.37</w:t>
            </w:r>
            <w:r>
              <w:rPr>
                <w:rFonts w:asciiTheme="minorHAnsi" w:eastAsiaTheme="minorEastAsia" w:hAnsiTheme="minorHAnsi" w:cstheme="minorBidi"/>
                <w:bCs w:val="0"/>
                <w:snapToGrid/>
                <w:color w:val="auto"/>
                <w:sz w:val="22"/>
                <w:szCs w:val="22"/>
              </w:rPr>
              <w:tab/>
            </w:r>
            <w:r w:rsidRPr="0090262A">
              <w:rPr>
                <w:rStyle w:val="Hyperlink"/>
              </w:rPr>
              <w:t>[New Section] 4.4.2.2.2 Extended Advertising Event</w:t>
            </w:r>
            <w:r>
              <w:rPr>
                <w:webHidden/>
              </w:rPr>
              <w:tab/>
            </w:r>
            <w:r>
              <w:rPr>
                <w:webHidden/>
              </w:rPr>
              <w:fldChar w:fldCharType="begin"/>
            </w:r>
            <w:r>
              <w:rPr>
                <w:webHidden/>
              </w:rPr>
              <w:instrText xml:space="preserve"> PAGEREF _Toc448771470 \h </w:instrText>
            </w:r>
            <w:r>
              <w:rPr>
                <w:webHidden/>
              </w:rPr>
            </w:r>
            <w:r>
              <w:rPr>
                <w:webHidden/>
              </w:rPr>
              <w:fldChar w:fldCharType="separate"/>
            </w:r>
            <w:r>
              <w:rPr>
                <w:webHidden/>
              </w:rPr>
              <w:t>133</w:t>
            </w:r>
            <w:r>
              <w:rPr>
                <w:webHidden/>
              </w:rPr>
              <w:fldChar w:fldCharType="end"/>
            </w:r>
          </w:hyperlink>
        </w:p>
        <w:p w14:paraId="7EFE6317"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471" w:history="1">
            <w:r w:rsidRPr="0090262A">
              <w:rPr>
                <w:rStyle w:val="Hyperlink"/>
                <w14:scene3d>
                  <w14:camera w14:prst="orthographicFront"/>
                  <w14:lightRig w14:rig="threePt" w14:dir="t">
                    <w14:rot w14:lat="0" w14:lon="0" w14:rev="0"/>
                  </w14:lightRig>
                </w14:scene3d>
              </w:rPr>
              <w:t>2.6.38</w:t>
            </w:r>
            <w:r>
              <w:rPr>
                <w:rFonts w:asciiTheme="minorHAnsi" w:eastAsiaTheme="minorEastAsia" w:hAnsiTheme="minorHAnsi" w:cstheme="minorBidi"/>
                <w:bCs w:val="0"/>
                <w:snapToGrid/>
                <w:color w:val="auto"/>
                <w:sz w:val="22"/>
                <w:szCs w:val="22"/>
              </w:rPr>
              <w:tab/>
            </w:r>
            <w:r w:rsidRPr="0090262A">
              <w:rPr>
                <w:rStyle w:val="Hyperlink"/>
              </w:rPr>
              <w:t>[Modified Section] 4.4.2.3 Connectable and Scannable Undirected Event Type</w:t>
            </w:r>
            <w:r>
              <w:rPr>
                <w:webHidden/>
              </w:rPr>
              <w:tab/>
            </w:r>
            <w:r>
              <w:rPr>
                <w:webHidden/>
              </w:rPr>
              <w:fldChar w:fldCharType="begin"/>
            </w:r>
            <w:r>
              <w:rPr>
                <w:webHidden/>
              </w:rPr>
              <w:instrText xml:space="preserve"> PAGEREF _Toc448771471 \h </w:instrText>
            </w:r>
            <w:r>
              <w:rPr>
                <w:webHidden/>
              </w:rPr>
            </w:r>
            <w:r>
              <w:rPr>
                <w:webHidden/>
              </w:rPr>
              <w:fldChar w:fldCharType="separate"/>
            </w:r>
            <w:r>
              <w:rPr>
                <w:webHidden/>
              </w:rPr>
              <w:t>134</w:t>
            </w:r>
            <w:r>
              <w:rPr>
                <w:webHidden/>
              </w:rPr>
              <w:fldChar w:fldCharType="end"/>
            </w:r>
          </w:hyperlink>
        </w:p>
        <w:p w14:paraId="002C6F2E"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472" w:history="1">
            <w:r w:rsidRPr="0090262A">
              <w:rPr>
                <w:rStyle w:val="Hyperlink"/>
                <w14:scene3d>
                  <w14:camera w14:prst="orthographicFront"/>
                  <w14:lightRig w14:rig="threePt" w14:dir="t">
                    <w14:rot w14:lat="0" w14:lon="0" w14:rev="0"/>
                  </w14:lightRig>
                </w14:scene3d>
              </w:rPr>
              <w:t>2.6.39</w:t>
            </w:r>
            <w:r>
              <w:rPr>
                <w:rFonts w:asciiTheme="minorHAnsi" w:eastAsiaTheme="minorEastAsia" w:hAnsiTheme="minorHAnsi" w:cstheme="minorBidi"/>
                <w:bCs w:val="0"/>
                <w:snapToGrid/>
                <w:color w:val="auto"/>
                <w:sz w:val="22"/>
                <w:szCs w:val="22"/>
              </w:rPr>
              <w:tab/>
            </w:r>
            <w:r w:rsidRPr="0090262A">
              <w:rPr>
                <w:rStyle w:val="Hyperlink"/>
              </w:rPr>
              <w:t>[Modified Section] 4.4.2.4 Connectable Directed Event Type</w:t>
            </w:r>
            <w:r>
              <w:rPr>
                <w:webHidden/>
              </w:rPr>
              <w:tab/>
            </w:r>
            <w:r>
              <w:rPr>
                <w:webHidden/>
              </w:rPr>
              <w:fldChar w:fldCharType="begin"/>
            </w:r>
            <w:r>
              <w:rPr>
                <w:webHidden/>
              </w:rPr>
              <w:instrText xml:space="preserve"> PAGEREF _Toc448771472 \h </w:instrText>
            </w:r>
            <w:r>
              <w:rPr>
                <w:webHidden/>
              </w:rPr>
            </w:r>
            <w:r>
              <w:rPr>
                <w:webHidden/>
              </w:rPr>
              <w:fldChar w:fldCharType="separate"/>
            </w:r>
            <w:r>
              <w:rPr>
                <w:webHidden/>
              </w:rPr>
              <w:t>136</w:t>
            </w:r>
            <w:r>
              <w:rPr>
                <w:webHidden/>
              </w:rPr>
              <w:fldChar w:fldCharType="end"/>
            </w:r>
          </w:hyperlink>
        </w:p>
        <w:p w14:paraId="43B1FB12"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473" w:history="1">
            <w:r w:rsidRPr="0090262A">
              <w:rPr>
                <w:rStyle w:val="Hyperlink"/>
                <w14:scene3d>
                  <w14:camera w14:prst="orthographicFront"/>
                  <w14:lightRig w14:rig="threePt" w14:dir="t">
                    <w14:rot w14:lat="0" w14:lon="0" w14:rev="0"/>
                  </w14:lightRig>
                </w14:scene3d>
              </w:rPr>
              <w:t>2.6.40</w:t>
            </w:r>
            <w:r>
              <w:rPr>
                <w:rFonts w:asciiTheme="minorHAnsi" w:eastAsiaTheme="minorEastAsia" w:hAnsiTheme="minorHAnsi" w:cstheme="minorBidi"/>
                <w:bCs w:val="0"/>
                <w:snapToGrid/>
                <w:color w:val="auto"/>
                <w:sz w:val="22"/>
                <w:szCs w:val="22"/>
              </w:rPr>
              <w:tab/>
            </w:r>
            <w:r w:rsidRPr="0090262A">
              <w:rPr>
                <w:rStyle w:val="Hyperlink"/>
              </w:rPr>
              <w:t>[New Section] 4.4.2.4.1 Connectable Directed Event Type using ADV_DIRECT_IND</w:t>
            </w:r>
            <w:r>
              <w:rPr>
                <w:webHidden/>
              </w:rPr>
              <w:tab/>
            </w:r>
            <w:r>
              <w:rPr>
                <w:webHidden/>
              </w:rPr>
              <w:fldChar w:fldCharType="begin"/>
            </w:r>
            <w:r>
              <w:rPr>
                <w:webHidden/>
              </w:rPr>
              <w:instrText xml:space="preserve"> PAGEREF _Toc448771473 \h </w:instrText>
            </w:r>
            <w:r>
              <w:rPr>
                <w:webHidden/>
              </w:rPr>
            </w:r>
            <w:r>
              <w:rPr>
                <w:webHidden/>
              </w:rPr>
              <w:fldChar w:fldCharType="separate"/>
            </w:r>
            <w:r>
              <w:rPr>
                <w:webHidden/>
              </w:rPr>
              <w:t>137</w:t>
            </w:r>
            <w:r>
              <w:rPr>
                <w:webHidden/>
              </w:rPr>
              <w:fldChar w:fldCharType="end"/>
            </w:r>
          </w:hyperlink>
        </w:p>
        <w:p w14:paraId="1DF9C6B2"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474" w:history="1">
            <w:r w:rsidRPr="0090262A">
              <w:rPr>
                <w:rStyle w:val="Hyperlink"/>
                <w14:scene3d>
                  <w14:camera w14:prst="orthographicFront"/>
                  <w14:lightRig w14:rig="threePt" w14:dir="t">
                    <w14:rot w14:lat="0" w14:lon="0" w14:rev="0"/>
                  </w14:lightRig>
                </w14:scene3d>
              </w:rPr>
              <w:t>2.6.41</w:t>
            </w:r>
            <w:r>
              <w:rPr>
                <w:rFonts w:asciiTheme="minorHAnsi" w:eastAsiaTheme="minorEastAsia" w:hAnsiTheme="minorHAnsi" w:cstheme="minorBidi"/>
                <w:bCs w:val="0"/>
                <w:snapToGrid/>
                <w:color w:val="auto"/>
                <w:sz w:val="22"/>
                <w:szCs w:val="22"/>
              </w:rPr>
              <w:tab/>
            </w:r>
            <w:r w:rsidRPr="0090262A">
              <w:rPr>
                <w:rStyle w:val="Hyperlink"/>
              </w:rPr>
              <w:t>[Modified Section] 4.4.2.4.2 Low Duty Cycle Connectable Directed Advertising</w:t>
            </w:r>
            <w:r>
              <w:rPr>
                <w:webHidden/>
              </w:rPr>
              <w:tab/>
            </w:r>
            <w:r>
              <w:rPr>
                <w:webHidden/>
              </w:rPr>
              <w:fldChar w:fldCharType="begin"/>
            </w:r>
            <w:r>
              <w:rPr>
                <w:webHidden/>
              </w:rPr>
              <w:instrText xml:space="preserve"> PAGEREF _Toc448771474 \h </w:instrText>
            </w:r>
            <w:r>
              <w:rPr>
                <w:webHidden/>
              </w:rPr>
            </w:r>
            <w:r>
              <w:rPr>
                <w:webHidden/>
              </w:rPr>
              <w:fldChar w:fldCharType="separate"/>
            </w:r>
            <w:r>
              <w:rPr>
                <w:webHidden/>
              </w:rPr>
              <w:t>138</w:t>
            </w:r>
            <w:r>
              <w:rPr>
                <w:webHidden/>
              </w:rPr>
              <w:fldChar w:fldCharType="end"/>
            </w:r>
          </w:hyperlink>
        </w:p>
        <w:p w14:paraId="124864C5"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475" w:history="1">
            <w:r w:rsidRPr="0090262A">
              <w:rPr>
                <w:rStyle w:val="Hyperlink"/>
                <w14:scene3d>
                  <w14:camera w14:prst="orthographicFront"/>
                  <w14:lightRig w14:rig="threePt" w14:dir="t">
                    <w14:rot w14:lat="0" w14:lon="0" w14:rev="0"/>
                  </w14:lightRig>
                </w14:scene3d>
              </w:rPr>
              <w:t>2.6.42</w:t>
            </w:r>
            <w:r>
              <w:rPr>
                <w:rFonts w:asciiTheme="minorHAnsi" w:eastAsiaTheme="minorEastAsia" w:hAnsiTheme="minorHAnsi" w:cstheme="minorBidi"/>
                <w:bCs w:val="0"/>
                <w:snapToGrid/>
                <w:color w:val="auto"/>
                <w:sz w:val="22"/>
                <w:szCs w:val="22"/>
              </w:rPr>
              <w:tab/>
            </w:r>
            <w:r w:rsidRPr="0090262A">
              <w:rPr>
                <w:rStyle w:val="Hyperlink"/>
              </w:rPr>
              <w:t>[Modified Section] 4.4.2.4.3 High Duty Cycle Connectable Directed Advertising</w:t>
            </w:r>
            <w:r>
              <w:rPr>
                <w:webHidden/>
              </w:rPr>
              <w:tab/>
            </w:r>
            <w:r>
              <w:rPr>
                <w:webHidden/>
              </w:rPr>
              <w:fldChar w:fldCharType="begin"/>
            </w:r>
            <w:r>
              <w:rPr>
                <w:webHidden/>
              </w:rPr>
              <w:instrText xml:space="preserve"> PAGEREF _Toc448771475 \h </w:instrText>
            </w:r>
            <w:r>
              <w:rPr>
                <w:webHidden/>
              </w:rPr>
            </w:r>
            <w:r>
              <w:rPr>
                <w:webHidden/>
              </w:rPr>
              <w:fldChar w:fldCharType="separate"/>
            </w:r>
            <w:r>
              <w:rPr>
                <w:webHidden/>
              </w:rPr>
              <w:t>138</w:t>
            </w:r>
            <w:r>
              <w:rPr>
                <w:webHidden/>
              </w:rPr>
              <w:fldChar w:fldCharType="end"/>
            </w:r>
          </w:hyperlink>
        </w:p>
        <w:p w14:paraId="7E4EA5B1"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476" w:history="1">
            <w:r w:rsidRPr="0090262A">
              <w:rPr>
                <w:rStyle w:val="Hyperlink"/>
                <w14:scene3d>
                  <w14:camera w14:prst="orthographicFront"/>
                  <w14:lightRig w14:rig="threePt" w14:dir="t">
                    <w14:rot w14:lat="0" w14:lon="0" w14:rev="0"/>
                  </w14:lightRig>
                </w14:scene3d>
              </w:rPr>
              <w:t>2.6.43</w:t>
            </w:r>
            <w:r>
              <w:rPr>
                <w:rFonts w:asciiTheme="minorHAnsi" w:eastAsiaTheme="minorEastAsia" w:hAnsiTheme="minorHAnsi" w:cstheme="minorBidi"/>
                <w:bCs w:val="0"/>
                <w:snapToGrid/>
                <w:color w:val="auto"/>
                <w:sz w:val="22"/>
                <w:szCs w:val="22"/>
              </w:rPr>
              <w:tab/>
            </w:r>
            <w:r w:rsidRPr="0090262A">
              <w:rPr>
                <w:rStyle w:val="Hyperlink"/>
              </w:rPr>
              <w:t>[New Section] 4.4.2.4.4 Connectable Directed Event Type using ADV_EXT_IND</w:t>
            </w:r>
            <w:r>
              <w:rPr>
                <w:webHidden/>
              </w:rPr>
              <w:tab/>
            </w:r>
            <w:r>
              <w:rPr>
                <w:webHidden/>
              </w:rPr>
              <w:fldChar w:fldCharType="begin"/>
            </w:r>
            <w:r>
              <w:rPr>
                <w:webHidden/>
              </w:rPr>
              <w:instrText xml:space="preserve"> PAGEREF _Toc448771476 \h </w:instrText>
            </w:r>
            <w:r>
              <w:rPr>
                <w:webHidden/>
              </w:rPr>
            </w:r>
            <w:r>
              <w:rPr>
                <w:webHidden/>
              </w:rPr>
              <w:fldChar w:fldCharType="separate"/>
            </w:r>
            <w:r>
              <w:rPr>
                <w:webHidden/>
              </w:rPr>
              <w:t>139</w:t>
            </w:r>
            <w:r>
              <w:rPr>
                <w:webHidden/>
              </w:rPr>
              <w:fldChar w:fldCharType="end"/>
            </w:r>
          </w:hyperlink>
        </w:p>
        <w:p w14:paraId="2A37661F"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477" w:history="1">
            <w:r w:rsidRPr="0090262A">
              <w:rPr>
                <w:rStyle w:val="Hyperlink"/>
                <w14:scene3d>
                  <w14:camera w14:prst="orthographicFront"/>
                  <w14:lightRig w14:rig="threePt" w14:dir="t">
                    <w14:rot w14:lat="0" w14:lon="0" w14:rev="0"/>
                  </w14:lightRig>
                </w14:scene3d>
              </w:rPr>
              <w:t>2.6.44</w:t>
            </w:r>
            <w:r>
              <w:rPr>
                <w:rFonts w:asciiTheme="minorHAnsi" w:eastAsiaTheme="minorEastAsia" w:hAnsiTheme="minorHAnsi" w:cstheme="minorBidi"/>
                <w:bCs w:val="0"/>
                <w:snapToGrid/>
                <w:color w:val="auto"/>
                <w:sz w:val="22"/>
                <w:szCs w:val="22"/>
              </w:rPr>
              <w:tab/>
            </w:r>
            <w:r w:rsidRPr="0090262A">
              <w:rPr>
                <w:rStyle w:val="Hyperlink"/>
              </w:rPr>
              <w:t>[Modified Section] 4.4.2.5 Scannable Undirected Event Type</w:t>
            </w:r>
            <w:r>
              <w:rPr>
                <w:webHidden/>
              </w:rPr>
              <w:tab/>
            </w:r>
            <w:r>
              <w:rPr>
                <w:webHidden/>
              </w:rPr>
              <w:fldChar w:fldCharType="begin"/>
            </w:r>
            <w:r>
              <w:rPr>
                <w:webHidden/>
              </w:rPr>
              <w:instrText xml:space="preserve"> PAGEREF _Toc448771477 \h </w:instrText>
            </w:r>
            <w:r>
              <w:rPr>
                <w:webHidden/>
              </w:rPr>
            </w:r>
            <w:r>
              <w:rPr>
                <w:webHidden/>
              </w:rPr>
              <w:fldChar w:fldCharType="separate"/>
            </w:r>
            <w:r>
              <w:rPr>
                <w:webHidden/>
              </w:rPr>
              <w:t>141</w:t>
            </w:r>
            <w:r>
              <w:rPr>
                <w:webHidden/>
              </w:rPr>
              <w:fldChar w:fldCharType="end"/>
            </w:r>
          </w:hyperlink>
        </w:p>
        <w:p w14:paraId="2A557F9E"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478" w:history="1">
            <w:r w:rsidRPr="0090262A">
              <w:rPr>
                <w:rStyle w:val="Hyperlink"/>
                <w14:scene3d>
                  <w14:camera w14:prst="orthographicFront"/>
                  <w14:lightRig w14:rig="threePt" w14:dir="t">
                    <w14:rot w14:lat="0" w14:lon="0" w14:rev="0"/>
                  </w14:lightRig>
                </w14:scene3d>
              </w:rPr>
              <w:t>2.6.45</w:t>
            </w:r>
            <w:r>
              <w:rPr>
                <w:rFonts w:asciiTheme="minorHAnsi" w:eastAsiaTheme="minorEastAsia" w:hAnsiTheme="minorHAnsi" w:cstheme="minorBidi"/>
                <w:bCs w:val="0"/>
                <w:snapToGrid/>
                <w:color w:val="auto"/>
                <w:sz w:val="22"/>
                <w:szCs w:val="22"/>
              </w:rPr>
              <w:tab/>
            </w:r>
            <w:r w:rsidRPr="0090262A">
              <w:rPr>
                <w:rStyle w:val="Hyperlink"/>
              </w:rPr>
              <w:t>[New Section] 4.4.2.5.1 Scannable Undirected Event Type using ADV_SCAN_IND</w:t>
            </w:r>
            <w:r>
              <w:rPr>
                <w:webHidden/>
              </w:rPr>
              <w:tab/>
            </w:r>
            <w:r>
              <w:rPr>
                <w:webHidden/>
              </w:rPr>
              <w:fldChar w:fldCharType="begin"/>
            </w:r>
            <w:r>
              <w:rPr>
                <w:webHidden/>
              </w:rPr>
              <w:instrText xml:space="preserve"> PAGEREF _Toc448771478 \h </w:instrText>
            </w:r>
            <w:r>
              <w:rPr>
                <w:webHidden/>
              </w:rPr>
            </w:r>
            <w:r>
              <w:rPr>
                <w:webHidden/>
              </w:rPr>
              <w:fldChar w:fldCharType="separate"/>
            </w:r>
            <w:r>
              <w:rPr>
                <w:webHidden/>
              </w:rPr>
              <w:t>141</w:t>
            </w:r>
            <w:r>
              <w:rPr>
                <w:webHidden/>
              </w:rPr>
              <w:fldChar w:fldCharType="end"/>
            </w:r>
          </w:hyperlink>
        </w:p>
        <w:p w14:paraId="2D0D8766"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479" w:history="1">
            <w:r w:rsidRPr="0090262A">
              <w:rPr>
                <w:rStyle w:val="Hyperlink"/>
                <w14:scene3d>
                  <w14:camera w14:prst="orthographicFront"/>
                  <w14:lightRig w14:rig="threePt" w14:dir="t">
                    <w14:rot w14:lat="0" w14:lon="0" w14:rev="0"/>
                  </w14:lightRig>
                </w14:scene3d>
              </w:rPr>
              <w:t>2.6.46</w:t>
            </w:r>
            <w:r>
              <w:rPr>
                <w:rFonts w:asciiTheme="minorHAnsi" w:eastAsiaTheme="minorEastAsia" w:hAnsiTheme="minorHAnsi" w:cstheme="minorBidi"/>
                <w:bCs w:val="0"/>
                <w:snapToGrid/>
                <w:color w:val="auto"/>
                <w:sz w:val="22"/>
                <w:szCs w:val="22"/>
              </w:rPr>
              <w:tab/>
            </w:r>
            <w:r w:rsidRPr="0090262A">
              <w:rPr>
                <w:rStyle w:val="Hyperlink"/>
              </w:rPr>
              <w:t>[New Section] 4.4.2.5.2 Scannable Undirected Event Type using ADV_EXT_IND</w:t>
            </w:r>
            <w:r>
              <w:rPr>
                <w:webHidden/>
              </w:rPr>
              <w:tab/>
            </w:r>
            <w:r>
              <w:rPr>
                <w:webHidden/>
              </w:rPr>
              <w:fldChar w:fldCharType="begin"/>
            </w:r>
            <w:r>
              <w:rPr>
                <w:webHidden/>
              </w:rPr>
              <w:instrText xml:space="preserve"> PAGEREF _Toc448771479 \h </w:instrText>
            </w:r>
            <w:r>
              <w:rPr>
                <w:webHidden/>
              </w:rPr>
            </w:r>
            <w:r>
              <w:rPr>
                <w:webHidden/>
              </w:rPr>
              <w:fldChar w:fldCharType="separate"/>
            </w:r>
            <w:r>
              <w:rPr>
                <w:webHidden/>
              </w:rPr>
              <w:t>143</w:t>
            </w:r>
            <w:r>
              <w:rPr>
                <w:webHidden/>
              </w:rPr>
              <w:fldChar w:fldCharType="end"/>
            </w:r>
          </w:hyperlink>
        </w:p>
        <w:p w14:paraId="7B1013F7"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480" w:history="1">
            <w:r w:rsidRPr="0090262A">
              <w:rPr>
                <w:rStyle w:val="Hyperlink"/>
                <w14:scene3d>
                  <w14:camera w14:prst="orthographicFront"/>
                  <w14:lightRig w14:rig="threePt" w14:dir="t">
                    <w14:rot w14:lat="0" w14:lon="0" w14:rev="0"/>
                  </w14:lightRig>
                </w14:scene3d>
              </w:rPr>
              <w:t>2.6.47</w:t>
            </w:r>
            <w:r>
              <w:rPr>
                <w:rFonts w:asciiTheme="minorHAnsi" w:eastAsiaTheme="minorEastAsia" w:hAnsiTheme="minorHAnsi" w:cstheme="minorBidi"/>
                <w:bCs w:val="0"/>
                <w:snapToGrid/>
                <w:color w:val="auto"/>
                <w:sz w:val="22"/>
                <w:szCs w:val="22"/>
              </w:rPr>
              <w:tab/>
            </w:r>
            <w:r w:rsidRPr="0090262A">
              <w:rPr>
                <w:rStyle w:val="Hyperlink"/>
              </w:rPr>
              <w:t>[Modified Section] 4.4.2.6 Non-connectable Undirected Event Type</w:t>
            </w:r>
            <w:r>
              <w:rPr>
                <w:webHidden/>
              </w:rPr>
              <w:tab/>
            </w:r>
            <w:r>
              <w:rPr>
                <w:webHidden/>
              </w:rPr>
              <w:fldChar w:fldCharType="begin"/>
            </w:r>
            <w:r>
              <w:rPr>
                <w:webHidden/>
              </w:rPr>
              <w:instrText xml:space="preserve"> PAGEREF _Toc448771480 \h </w:instrText>
            </w:r>
            <w:r>
              <w:rPr>
                <w:webHidden/>
              </w:rPr>
            </w:r>
            <w:r>
              <w:rPr>
                <w:webHidden/>
              </w:rPr>
              <w:fldChar w:fldCharType="separate"/>
            </w:r>
            <w:r>
              <w:rPr>
                <w:webHidden/>
              </w:rPr>
              <w:t>144</w:t>
            </w:r>
            <w:r>
              <w:rPr>
                <w:webHidden/>
              </w:rPr>
              <w:fldChar w:fldCharType="end"/>
            </w:r>
          </w:hyperlink>
        </w:p>
        <w:p w14:paraId="32DAE89C"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481" w:history="1">
            <w:r w:rsidRPr="0090262A">
              <w:rPr>
                <w:rStyle w:val="Hyperlink"/>
                <w14:scene3d>
                  <w14:camera w14:prst="orthographicFront"/>
                  <w14:lightRig w14:rig="threePt" w14:dir="t">
                    <w14:rot w14:lat="0" w14:lon="0" w14:rev="0"/>
                  </w14:lightRig>
                </w14:scene3d>
              </w:rPr>
              <w:t>2.6.48</w:t>
            </w:r>
            <w:r>
              <w:rPr>
                <w:rFonts w:asciiTheme="minorHAnsi" w:eastAsiaTheme="minorEastAsia" w:hAnsiTheme="minorHAnsi" w:cstheme="minorBidi"/>
                <w:bCs w:val="0"/>
                <w:snapToGrid/>
                <w:color w:val="auto"/>
                <w:sz w:val="22"/>
                <w:szCs w:val="22"/>
              </w:rPr>
              <w:tab/>
            </w:r>
            <w:r w:rsidRPr="0090262A">
              <w:rPr>
                <w:rStyle w:val="Hyperlink"/>
              </w:rPr>
              <w:t>[New Section] 4.4.2.7 Connectable Undirected Event Type</w:t>
            </w:r>
            <w:r>
              <w:rPr>
                <w:webHidden/>
              </w:rPr>
              <w:tab/>
            </w:r>
            <w:r>
              <w:rPr>
                <w:webHidden/>
              </w:rPr>
              <w:fldChar w:fldCharType="begin"/>
            </w:r>
            <w:r>
              <w:rPr>
                <w:webHidden/>
              </w:rPr>
              <w:instrText xml:space="preserve"> PAGEREF _Toc448771481 \h </w:instrText>
            </w:r>
            <w:r>
              <w:rPr>
                <w:webHidden/>
              </w:rPr>
            </w:r>
            <w:r>
              <w:rPr>
                <w:webHidden/>
              </w:rPr>
              <w:fldChar w:fldCharType="separate"/>
            </w:r>
            <w:r>
              <w:rPr>
                <w:webHidden/>
              </w:rPr>
              <w:t>146</w:t>
            </w:r>
            <w:r>
              <w:rPr>
                <w:webHidden/>
              </w:rPr>
              <w:fldChar w:fldCharType="end"/>
            </w:r>
          </w:hyperlink>
        </w:p>
        <w:p w14:paraId="131A8882"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482" w:history="1">
            <w:r w:rsidRPr="0090262A">
              <w:rPr>
                <w:rStyle w:val="Hyperlink"/>
                <w14:scene3d>
                  <w14:camera w14:prst="orthographicFront"/>
                  <w14:lightRig w14:rig="threePt" w14:dir="t">
                    <w14:rot w14:lat="0" w14:lon="0" w14:rev="0"/>
                  </w14:lightRig>
                </w14:scene3d>
              </w:rPr>
              <w:t>2.6.49</w:t>
            </w:r>
            <w:r>
              <w:rPr>
                <w:rFonts w:asciiTheme="minorHAnsi" w:eastAsiaTheme="minorEastAsia" w:hAnsiTheme="minorHAnsi" w:cstheme="minorBidi"/>
                <w:bCs w:val="0"/>
                <w:snapToGrid/>
                <w:color w:val="auto"/>
                <w:sz w:val="22"/>
                <w:szCs w:val="22"/>
              </w:rPr>
              <w:tab/>
            </w:r>
            <w:r w:rsidRPr="0090262A">
              <w:rPr>
                <w:rStyle w:val="Hyperlink"/>
              </w:rPr>
              <w:t>[New Section] 4.4.2.9 Scannable Directed Event Type</w:t>
            </w:r>
            <w:r>
              <w:rPr>
                <w:webHidden/>
              </w:rPr>
              <w:tab/>
            </w:r>
            <w:r>
              <w:rPr>
                <w:webHidden/>
              </w:rPr>
              <w:fldChar w:fldCharType="begin"/>
            </w:r>
            <w:r>
              <w:rPr>
                <w:webHidden/>
              </w:rPr>
              <w:instrText xml:space="preserve"> PAGEREF _Toc448771482 \h </w:instrText>
            </w:r>
            <w:r>
              <w:rPr>
                <w:webHidden/>
              </w:rPr>
            </w:r>
            <w:r>
              <w:rPr>
                <w:webHidden/>
              </w:rPr>
              <w:fldChar w:fldCharType="separate"/>
            </w:r>
            <w:r>
              <w:rPr>
                <w:webHidden/>
              </w:rPr>
              <w:t>148</w:t>
            </w:r>
            <w:r>
              <w:rPr>
                <w:webHidden/>
              </w:rPr>
              <w:fldChar w:fldCharType="end"/>
            </w:r>
          </w:hyperlink>
        </w:p>
        <w:p w14:paraId="7BF3A2EA"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483" w:history="1">
            <w:r w:rsidRPr="0090262A">
              <w:rPr>
                <w:rStyle w:val="Hyperlink"/>
                <w14:scene3d>
                  <w14:camera w14:prst="orthographicFront"/>
                  <w14:lightRig w14:rig="threePt" w14:dir="t">
                    <w14:rot w14:lat="0" w14:lon="0" w14:rev="0"/>
                  </w14:lightRig>
                </w14:scene3d>
              </w:rPr>
              <w:t>2.6.50</w:t>
            </w:r>
            <w:r>
              <w:rPr>
                <w:rFonts w:asciiTheme="minorHAnsi" w:eastAsiaTheme="minorEastAsia" w:hAnsiTheme="minorHAnsi" w:cstheme="minorBidi"/>
                <w:bCs w:val="0"/>
                <w:snapToGrid/>
                <w:color w:val="auto"/>
                <w:sz w:val="22"/>
                <w:szCs w:val="22"/>
              </w:rPr>
              <w:tab/>
            </w:r>
            <w:r w:rsidRPr="0090262A">
              <w:rPr>
                <w:rStyle w:val="Hyperlink"/>
              </w:rPr>
              <w:t>[New Section] 4.4.2.10 Non-Connectable Directed Event Type</w:t>
            </w:r>
            <w:r>
              <w:rPr>
                <w:webHidden/>
              </w:rPr>
              <w:tab/>
            </w:r>
            <w:r>
              <w:rPr>
                <w:webHidden/>
              </w:rPr>
              <w:fldChar w:fldCharType="begin"/>
            </w:r>
            <w:r>
              <w:rPr>
                <w:webHidden/>
              </w:rPr>
              <w:instrText xml:space="preserve"> PAGEREF _Toc448771483 \h </w:instrText>
            </w:r>
            <w:r>
              <w:rPr>
                <w:webHidden/>
              </w:rPr>
            </w:r>
            <w:r>
              <w:rPr>
                <w:webHidden/>
              </w:rPr>
              <w:fldChar w:fldCharType="separate"/>
            </w:r>
            <w:r>
              <w:rPr>
                <w:webHidden/>
              </w:rPr>
              <w:t>149</w:t>
            </w:r>
            <w:r>
              <w:rPr>
                <w:webHidden/>
              </w:rPr>
              <w:fldChar w:fldCharType="end"/>
            </w:r>
          </w:hyperlink>
        </w:p>
        <w:p w14:paraId="4CBDD3FB"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484" w:history="1">
            <w:r w:rsidRPr="0090262A">
              <w:rPr>
                <w:rStyle w:val="Hyperlink"/>
                <w14:scene3d>
                  <w14:camera w14:prst="orthographicFront"/>
                  <w14:lightRig w14:rig="threePt" w14:dir="t">
                    <w14:rot w14:lat="0" w14:lon="0" w14:rev="0"/>
                  </w14:lightRig>
                </w14:scene3d>
              </w:rPr>
              <w:t>2.6.51</w:t>
            </w:r>
            <w:r>
              <w:rPr>
                <w:rFonts w:asciiTheme="minorHAnsi" w:eastAsiaTheme="minorEastAsia" w:hAnsiTheme="minorHAnsi" w:cstheme="minorBidi"/>
                <w:bCs w:val="0"/>
                <w:snapToGrid/>
                <w:color w:val="auto"/>
                <w:sz w:val="22"/>
                <w:szCs w:val="22"/>
              </w:rPr>
              <w:tab/>
            </w:r>
            <w:r w:rsidRPr="0090262A">
              <w:rPr>
                <w:rStyle w:val="Hyperlink"/>
              </w:rPr>
              <w:t>[New Section] 4.4.2.11 Advertising Data Sets</w:t>
            </w:r>
            <w:r>
              <w:rPr>
                <w:webHidden/>
              </w:rPr>
              <w:tab/>
            </w:r>
            <w:r>
              <w:rPr>
                <w:webHidden/>
              </w:rPr>
              <w:fldChar w:fldCharType="begin"/>
            </w:r>
            <w:r>
              <w:rPr>
                <w:webHidden/>
              </w:rPr>
              <w:instrText xml:space="preserve"> PAGEREF _Toc448771484 \h </w:instrText>
            </w:r>
            <w:r>
              <w:rPr>
                <w:webHidden/>
              </w:rPr>
            </w:r>
            <w:r>
              <w:rPr>
                <w:webHidden/>
              </w:rPr>
              <w:fldChar w:fldCharType="separate"/>
            </w:r>
            <w:r>
              <w:rPr>
                <w:webHidden/>
              </w:rPr>
              <w:t>149</w:t>
            </w:r>
            <w:r>
              <w:rPr>
                <w:webHidden/>
              </w:rPr>
              <w:fldChar w:fldCharType="end"/>
            </w:r>
          </w:hyperlink>
        </w:p>
        <w:p w14:paraId="297A3075"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485" w:history="1">
            <w:r w:rsidRPr="0090262A">
              <w:rPr>
                <w:rStyle w:val="Hyperlink"/>
                <w14:scene3d>
                  <w14:camera w14:prst="orthographicFront"/>
                  <w14:lightRig w14:rig="threePt" w14:dir="t">
                    <w14:rot w14:lat="0" w14:lon="0" w14:rev="0"/>
                  </w14:lightRig>
                </w14:scene3d>
              </w:rPr>
              <w:t>2.6.52</w:t>
            </w:r>
            <w:r>
              <w:rPr>
                <w:rFonts w:asciiTheme="minorHAnsi" w:eastAsiaTheme="minorEastAsia" w:hAnsiTheme="minorHAnsi" w:cstheme="minorBidi"/>
                <w:bCs w:val="0"/>
                <w:snapToGrid/>
                <w:color w:val="auto"/>
                <w:sz w:val="22"/>
                <w:szCs w:val="22"/>
              </w:rPr>
              <w:tab/>
            </w:r>
            <w:r w:rsidRPr="0090262A">
              <w:rPr>
                <w:rStyle w:val="Hyperlink"/>
              </w:rPr>
              <w:t>[New Section] 4.4.2.12 Using AdvDataInfo (ADI)</w:t>
            </w:r>
            <w:r>
              <w:rPr>
                <w:webHidden/>
              </w:rPr>
              <w:tab/>
            </w:r>
            <w:r>
              <w:rPr>
                <w:webHidden/>
              </w:rPr>
              <w:fldChar w:fldCharType="begin"/>
            </w:r>
            <w:r>
              <w:rPr>
                <w:webHidden/>
              </w:rPr>
              <w:instrText xml:space="preserve"> PAGEREF _Toc448771485 \h </w:instrText>
            </w:r>
            <w:r>
              <w:rPr>
                <w:webHidden/>
              </w:rPr>
            </w:r>
            <w:r>
              <w:rPr>
                <w:webHidden/>
              </w:rPr>
              <w:fldChar w:fldCharType="separate"/>
            </w:r>
            <w:r>
              <w:rPr>
                <w:webHidden/>
              </w:rPr>
              <w:t>150</w:t>
            </w:r>
            <w:r>
              <w:rPr>
                <w:webHidden/>
              </w:rPr>
              <w:fldChar w:fldCharType="end"/>
            </w:r>
          </w:hyperlink>
        </w:p>
        <w:p w14:paraId="4FA1BE09"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486" w:history="1">
            <w:r w:rsidRPr="0090262A">
              <w:rPr>
                <w:rStyle w:val="Hyperlink"/>
                <w14:scene3d>
                  <w14:camera w14:prst="orthographicFront"/>
                  <w14:lightRig w14:rig="threePt" w14:dir="t">
                    <w14:rot w14:lat="0" w14:lon="0" w14:rev="0"/>
                  </w14:lightRig>
                </w14:scene3d>
              </w:rPr>
              <w:t>2.6.53</w:t>
            </w:r>
            <w:r>
              <w:rPr>
                <w:rFonts w:asciiTheme="minorHAnsi" w:eastAsiaTheme="minorEastAsia" w:hAnsiTheme="minorHAnsi" w:cstheme="minorBidi"/>
                <w:bCs w:val="0"/>
                <w:snapToGrid/>
                <w:color w:val="auto"/>
                <w:sz w:val="22"/>
                <w:szCs w:val="22"/>
              </w:rPr>
              <w:tab/>
            </w:r>
            <w:r w:rsidRPr="0090262A">
              <w:rPr>
                <w:rStyle w:val="Hyperlink"/>
              </w:rPr>
              <w:t>[New Section] 4.4.2.13 Periodic Advertising</w:t>
            </w:r>
            <w:r>
              <w:rPr>
                <w:webHidden/>
              </w:rPr>
              <w:tab/>
            </w:r>
            <w:r>
              <w:rPr>
                <w:webHidden/>
              </w:rPr>
              <w:fldChar w:fldCharType="begin"/>
            </w:r>
            <w:r>
              <w:rPr>
                <w:webHidden/>
              </w:rPr>
              <w:instrText xml:space="preserve"> PAGEREF _Toc448771486 \h </w:instrText>
            </w:r>
            <w:r>
              <w:rPr>
                <w:webHidden/>
              </w:rPr>
            </w:r>
            <w:r>
              <w:rPr>
                <w:webHidden/>
              </w:rPr>
              <w:fldChar w:fldCharType="separate"/>
            </w:r>
            <w:r>
              <w:rPr>
                <w:webHidden/>
              </w:rPr>
              <w:t>150</w:t>
            </w:r>
            <w:r>
              <w:rPr>
                <w:webHidden/>
              </w:rPr>
              <w:fldChar w:fldCharType="end"/>
            </w:r>
          </w:hyperlink>
        </w:p>
        <w:p w14:paraId="0B044EB1"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487" w:history="1">
            <w:r w:rsidRPr="0090262A">
              <w:rPr>
                <w:rStyle w:val="Hyperlink"/>
                <w14:scene3d>
                  <w14:camera w14:prst="orthographicFront"/>
                  <w14:lightRig w14:rig="threePt" w14:dir="t">
                    <w14:rot w14:lat="0" w14:lon="0" w14:rev="0"/>
                  </w14:lightRig>
                </w14:scene3d>
              </w:rPr>
              <w:t>2.6.54</w:t>
            </w:r>
            <w:r>
              <w:rPr>
                <w:rFonts w:asciiTheme="minorHAnsi" w:eastAsiaTheme="minorEastAsia" w:hAnsiTheme="minorHAnsi" w:cstheme="minorBidi"/>
                <w:bCs w:val="0"/>
                <w:snapToGrid/>
                <w:color w:val="auto"/>
                <w:sz w:val="22"/>
                <w:szCs w:val="22"/>
              </w:rPr>
              <w:tab/>
            </w:r>
            <w:r w:rsidRPr="0090262A">
              <w:rPr>
                <w:rStyle w:val="Hyperlink"/>
              </w:rPr>
              <w:t>[New Section] 4.4.2.13.1 Autonomous Periodic Advertising</w:t>
            </w:r>
            <w:r>
              <w:rPr>
                <w:webHidden/>
              </w:rPr>
              <w:tab/>
            </w:r>
            <w:r>
              <w:rPr>
                <w:webHidden/>
              </w:rPr>
              <w:fldChar w:fldCharType="begin"/>
            </w:r>
            <w:r>
              <w:rPr>
                <w:webHidden/>
              </w:rPr>
              <w:instrText xml:space="preserve"> PAGEREF _Toc448771487 \h </w:instrText>
            </w:r>
            <w:r>
              <w:rPr>
                <w:webHidden/>
              </w:rPr>
            </w:r>
            <w:r>
              <w:rPr>
                <w:webHidden/>
              </w:rPr>
              <w:fldChar w:fldCharType="separate"/>
            </w:r>
            <w:r>
              <w:rPr>
                <w:webHidden/>
              </w:rPr>
              <w:t>151</w:t>
            </w:r>
            <w:r>
              <w:rPr>
                <w:webHidden/>
              </w:rPr>
              <w:fldChar w:fldCharType="end"/>
            </w:r>
          </w:hyperlink>
        </w:p>
        <w:p w14:paraId="3F4B9399"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488" w:history="1">
            <w:r w:rsidRPr="0090262A">
              <w:rPr>
                <w:rStyle w:val="Hyperlink"/>
                <w14:scene3d>
                  <w14:camera w14:prst="orthographicFront"/>
                  <w14:lightRig w14:rig="threePt" w14:dir="t">
                    <w14:rot w14:lat="0" w14:lon="0" w14:rev="0"/>
                  </w14:lightRig>
                </w14:scene3d>
              </w:rPr>
              <w:t>2.6.55</w:t>
            </w:r>
            <w:r>
              <w:rPr>
                <w:rFonts w:asciiTheme="minorHAnsi" w:eastAsiaTheme="minorEastAsia" w:hAnsiTheme="minorHAnsi" w:cstheme="minorBidi"/>
                <w:bCs w:val="0"/>
                <w:snapToGrid/>
                <w:color w:val="auto"/>
                <w:sz w:val="22"/>
                <w:szCs w:val="22"/>
              </w:rPr>
              <w:tab/>
            </w:r>
            <w:r w:rsidRPr="0090262A">
              <w:rPr>
                <w:rStyle w:val="Hyperlink"/>
              </w:rPr>
              <w:t>[New Section] 4.4.2.13.2 On-Demand Periodic Advertising</w:t>
            </w:r>
            <w:r>
              <w:rPr>
                <w:webHidden/>
              </w:rPr>
              <w:tab/>
            </w:r>
            <w:r>
              <w:rPr>
                <w:webHidden/>
              </w:rPr>
              <w:fldChar w:fldCharType="begin"/>
            </w:r>
            <w:r>
              <w:rPr>
                <w:webHidden/>
              </w:rPr>
              <w:instrText xml:space="preserve"> PAGEREF _Toc448771488 \h </w:instrText>
            </w:r>
            <w:r>
              <w:rPr>
                <w:webHidden/>
              </w:rPr>
            </w:r>
            <w:r>
              <w:rPr>
                <w:webHidden/>
              </w:rPr>
              <w:fldChar w:fldCharType="separate"/>
            </w:r>
            <w:r>
              <w:rPr>
                <w:webHidden/>
              </w:rPr>
              <w:t>152</w:t>
            </w:r>
            <w:r>
              <w:rPr>
                <w:webHidden/>
              </w:rPr>
              <w:fldChar w:fldCharType="end"/>
            </w:r>
          </w:hyperlink>
        </w:p>
        <w:p w14:paraId="516A305E"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489" w:history="1">
            <w:r w:rsidRPr="0090262A">
              <w:rPr>
                <w:rStyle w:val="Hyperlink"/>
                <w14:scene3d>
                  <w14:camera w14:prst="orthographicFront"/>
                  <w14:lightRig w14:rig="threePt" w14:dir="t">
                    <w14:rot w14:lat="0" w14:lon="0" w14:rev="0"/>
                  </w14:lightRig>
                </w14:scene3d>
              </w:rPr>
              <w:t>2.6.56</w:t>
            </w:r>
            <w:r>
              <w:rPr>
                <w:rFonts w:asciiTheme="minorHAnsi" w:eastAsiaTheme="minorEastAsia" w:hAnsiTheme="minorHAnsi" w:cstheme="minorBidi"/>
                <w:bCs w:val="0"/>
                <w:snapToGrid/>
                <w:color w:val="auto"/>
                <w:sz w:val="22"/>
                <w:szCs w:val="22"/>
              </w:rPr>
              <w:tab/>
            </w:r>
            <w:r w:rsidRPr="0090262A">
              <w:rPr>
                <w:rStyle w:val="Hyperlink"/>
              </w:rPr>
              <w:t>[Modified Section] 4.4.3 Scanning State</w:t>
            </w:r>
            <w:r>
              <w:rPr>
                <w:webHidden/>
              </w:rPr>
              <w:tab/>
            </w:r>
            <w:r>
              <w:rPr>
                <w:webHidden/>
              </w:rPr>
              <w:fldChar w:fldCharType="begin"/>
            </w:r>
            <w:r>
              <w:rPr>
                <w:webHidden/>
              </w:rPr>
              <w:instrText xml:space="preserve"> PAGEREF _Toc448771489 \h </w:instrText>
            </w:r>
            <w:r>
              <w:rPr>
                <w:webHidden/>
              </w:rPr>
            </w:r>
            <w:r>
              <w:rPr>
                <w:webHidden/>
              </w:rPr>
              <w:fldChar w:fldCharType="separate"/>
            </w:r>
            <w:r>
              <w:rPr>
                <w:webHidden/>
              </w:rPr>
              <w:t>153</w:t>
            </w:r>
            <w:r>
              <w:rPr>
                <w:webHidden/>
              </w:rPr>
              <w:fldChar w:fldCharType="end"/>
            </w:r>
          </w:hyperlink>
        </w:p>
        <w:p w14:paraId="71CE738B"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490" w:history="1">
            <w:r w:rsidRPr="0090262A">
              <w:rPr>
                <w:rStyle w:val="Hyperlink"/>
                <w14:scene3d>
                  <w14:camera w14:prst="orthographicFront"/>
                  <w14:lightRig w14:rig="threePt" w14:dir="t">
                    <w14:rot w14:lat="0" w14:lon="0" w14:rev="0"/>
                  </w14:lightRig>
                </w14:scene3d>
              </w:rPr>
              <w:t>2.6.57</w:t>
            </w:r>
            <w:r>
              <w:rPr>
                <w:rFonts w:asciiTheme="minorHAnsi" w:eastAsiaTheme="minorEastAsia" w:hAnsiTheme="minorHAnsi" w:cstheme="minorBidi"/>
                <w:bCs w:val="0"/>
                <w:snapToGrid/>
                <w:color w:val="auto"/>
                <w:sz w:val="22"/>
                <w:szCs w:val="22"/>
              </w:rPr>
              <w:tab/>
            </w:r>
            <w:r w:rsidRPr="0090262A">
              <w:rPr>
                <w:rStyle w:val="Hyperlink"/>
              </w:rPr>
              <w:t>[Modified Section] 4.4.3.2 Active Scanning</w:t>
            </w:r>
            <w:r>
              <w:rPr>
                <w:webHidden/>
              </w:rPr>
              <w:tab/>
            </w:r>
            <w:r>
              <w:rPr>
                <w:webHidden/>
              </w:rPr>
              <w:fldChar w:fldCharType="begin"/>
            </w:r>
            <w:r>
              <w:rPr>
                <w:webHidden/>
              </w:rPr>
              <w:instrText xml:space="preserve"> PAGEREF _Toc448771490 \h </w:instrText>
            </w:r>
            <w:r>
              <w:rPr>
                <w:webHidden/>
              </w:rPr>
            </w:r>
            <w:r>
              <w:rPr>
                <w:webHidden/>
              </w:rPr>
              <w:fldChar w:fldCharType="separate"/>
            </w:r>
            <w:r>
              <w:rPr>
                <w:webHidden/>
              </w:rPr>
              <w:t>153</w:t>
            </w:r>
            <w:r>
              <w:rPr>
                <w:webHidden/>
              </w:rPr>
              <w:fldChar w:fldCharType="end"/>
            </w:r>
          </w:hyperlink>
        </w:p>
        <w:p w14:paraId="18337CD5"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491" w:history="1">
            <w:r w:rsidRPr="0090262A">
              <w:rPr>
                <w:rStyle w:val="Hyperlink"/>
                <w14:scene3d>
                  <w14:camera w14:prst="orthographicFront"/>
                  <w14:lightRig w14:rig="threePt" w14:dir="t">
                    <w14:rot w14:lat="0" w14:lon="0" w14:rev="0"/>
                  </w14:lightRig>
                </w14:scene3d>
              </w:rPr>
              <w:t>2.6.58</w:t>
            </w:r>
            <w:r>
              <w:rPr>
                <w:rFonts w:asciiTheme="minorHAnsi" w:eastAsiaTheme="minorEastAsia" w:hAnsiTheme="minorHAnsi" w:cstheme="minorBidi"/>
                <w:bCs w:val="0"/>
                <w:snapToGrid/>
                <w:color w:val="auto"/>
                <w:sz w:val="22"/>
                <w:szCs w:val="22"/>
              </w:rPr>
              <w:tab/>
            </w:r>
            <w:r w:rsidRPr="0090262A">
              <w:rPr>
                <w:rStyle w:val="Hyperlink"/>
              </w:rPr>
              <w:t>[New Section] 4.4.3.3 Advertising Data Sets</w:t>
            </w:r>
            <w:r>
              <w:rPr>
                <w:webHidden/>
              </w:rPr>
              <w:tab/>
            </w:r>
            <w:r>
              <w:rPr>
                <w:webHidden/>
              </w:rPr>
              <w:fldChar w:fldCharType="begin"/>
            </w:r>
            <w:r>
              <w:rPr>
                <w:webHidden/>
              </w:rPr>
              <w:instrText xml:space="preserve"> PAGEREF _Toc448771491 \h </w:instrText>
            </w:r>
            <w:r>
              <w:rPr>
                <w:webHidden/>
              </w:rPr>
            </w:r>
            <w:r>
              <w:rPr>
                <w:webHidden/>
              </w:rPr>
              <w:fldChar w:fldCharType="separate"/>
            </w:r>
            <w:r>
              <w:rPr>
                <w:webHidden/>
              </w:rPr>
              <w:t>155</w:t>
            </w:r>
            <w:r>
              <w:rPr>
                <w:webHidden/>
              </w:rPr>
              <w:fldChar w:fldCharType="end"/>
            </w:r>
          </w:hyperlink>
        </w:p>
        <w:p w14:paraId="0A48A90F"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492" w:history="1">
            <w:r w:rsidRPr="0090262A">
              <w:rPr>
                <w:rStyle w:val="Hyperlink"/>
                <w14:scene3d>
                  <w14:camera w14:prst="orthographicFront"/>
                  <w14:lightRig w14:rig="threePt" w14:dir="t">
                    <w14:rot w14:lat="0" w14:lon="0" w14:rev="0"/>
                  </w14:lightRig>
                </w14:scene3d>
              </w:rPr>
              <w:t>2.6.59</w:t>
            </w:r>
            <w:r>
              <w:rPr>
                <w:rFonts w:asciiTheme="minorHAnsi" w:eastAsiaTheme="minorEastAsia" w:hAnsiTheme="minorHAnsi" w:cstheme="minorBidi"/>
                <w:bCs w:val="0"/>
                <w:snapToGrid/>
                <w:color w:val="auto"/>
                <w:sz w:val="22"/>
                <w:szCs w:val="22"/>
              </w:rPr>
              <w:tab/>
            </w:r>
            <w:r w:rsidRPr="0090262A">
              <w:rPr>
                <w:rStyle w:val="Hyperlink"/>
              </w:rPr>
              <w:t>[New Section] 4.4.3.4 Periodic Advertisements</w:t>
            </w:r>
            <w:r>
              <w:rPr>
                <w:webHidden/>
              </w:rPr>
              <w:tab/>
            </w:r>
            <w:r>
              <w:rPr>
                <w:webHidden/>
              </w:rPr>
              <w:fldChar w:fldCharType="begin"/>
            </w:r>
            <w:r>
              <w:rPr>
                <w:webHidden/>
              </w:rPr>
              <w:instrText xml:space="preserve"> PAGEREF _Toc448771492 \h </w:instrText>
            </w:r>
            <w:r>
              <w:rPr>
                <w:webHidden/>
              </w:rPr>
            </w:r>
            <w:r>
              <w:rPr>
                <w:webHidden/>
              </w:rPr>
              <w:fldChar w:fldCharType="separate"/>
            </w:r>
            <w:r>
              <w:rPr>
                <w:webHidden/>
              </w:rPr>
              <w:t>155</w:t>
            </w:r>
            <w:r>
              <w:rPr>
                <w:webHidden/>
              </w:rPr>
              <w:fldChar w:fldCharType="end"/>
            </w:r>
          </w:hyperlink>
        </w:p>
        <w:p w14:paraId="208A6856"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493" w:history="1">
            <w:r w:rsidRPr="0090262A">
              <w:rPr>
                <w:rStyle w:val="Hyperlink"/>
                <w14:scene3d>
                  <w14:camera w14:prst="orthographicFront"/>
                  <w14:lightRig w14:rig="threePt" w14:dir="t">
                    <w14:rot w14:lat="0" w14:lon="0" w14:rev="0"/>
                  </w14:lightRig>
                </w14:scene3d>
              </w:rPr>
              <w:t>2.6.60</w:t>
            </w:r>
            <w:r>
              <w:rPr>
                <w:rFonts w:asciiTheme="minorHAnsi" w:eastAsiaTheme="minorEastAsia" w:hAnsiTheme="minorHAnsi" w:cstheme="minorBidi"/>
                <w:bCs w:val="0"/>
                <w:snapToGrid/>
                <w:color w:val="auto"/>
                <w:sz w:val="22"/>
                <w:szCs w:val="22"/>
              </w:rPr>
              <w:tab/>
            </w:r>
            <w:r w:rsidRPr="0090262A">
              <w:rPr>
                <w:rStyle w:val="Hyperlink"/>
              </w:rPr>
              <w:t>[New Section] 4.4.3.5 Duplicate Advertisement Report Filtering</w:t>
            </w:r>
            <w:r>
              <w:rPr>
                <w:webHidden/>
              </w:rPr>
              <w:tab/>
            </w:r>
            <w:r>
              <w:rPr>
                <w:webHidden/>
              </w:rPr>
              <w:fldChar w:fldCharType="begin"/>
            </w:r>
            <w:r>
              <w:rPr>
                <w:webHidden/>
              </w:rPr>
              <w:instrText xml:space="preserve"> PAGEREF _Toc448771493 \h </w:instrText>
            </w:r>
            <w:r>
              <w:rPr>
                <w:webHidden/>
              </w:rPr>
            </w:r>
            <w:r>
              <w:rPr>
                <w:webHidden/>
              </w:rPr>
              <w:fldChar w:fldCharType="separate"/>
            </w:r>
            <w:r>
              <w:rPr>
                <w:webHidden/>
              </w:rPr>
              <w:t>156</w:t>
            </w:r>
            <w:r>
              <w:rPr>
                <w:webHidden/>
              </w:rPr>
              <w:fldChar w:fldCharType="end"/>
            </w:r>
          </w:hyperlink>
        </w:p>
        <w:p w14:paraId="78D17472"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494" w:history="1">
            <w:r w:rsidRPr="0090262A">
              <w:rPr>
                <w:rStyle w:val="Hyperlink"/>
                <w14:scene3d>
                  <w14:camera w14:prst="orthographicFront"/>
                  <w14:lightRig w14:rig="threePt" w14:dir="t">
                    <w14:rot w14:lat="0" w14:lon="0" w14:rev="0"/>
                  </w14:lightRig>
                </w14:scene3d>
              </w:rPr>
              <w:t>2.6.61</w:t>
            </w:r>
            <w:r>
              <w:rPr>
                <w:rFonts w:asciiTheme="minorHAnsi" w:eastAsiaTheme="minorEastAsia" w:hAnsiTheme="minorHAnsi" w:cstheme="minorBidi"/>
                <w:bCs w:val="0"/>
                <w:snapToGrid/>
                <w:color w:val="auto"/>
                <w:sz w:val="22"/>
                <w:szCs w:val="22"/>
              </w:rPr>
              <w:tab/>
            </w:r>
            <w:r w:rsidRPr="0090262A">
              <w:rPr>
                <w:rStyle w:val="Hyperlink"/>
              </w:rPr>
              <w:t>[Modified Section] 4.4.4 Initiating State</w:t>
            </w:r>
            <w:r>
              <w:rPr>
                <w:webHidden/>
              </w:rPr>
              <w:tab/>
            </w:r>
            <w:r>
              <w:rPr>
                <w:webHidden/>
              </w:rPr>
              <w:fldChar w:fldCharType="begin"/>
            </w:r>
            <w:r>
              <w:rPr>
                <w:webHidden/>
              </w:rPr>
              <w:instrText xml:space="preserve"> PAGEREF _Toc448771494 \h </w:instrText>
            </w:r>
            <w:r>
              <w:rPr>
                <w:webHidden/>
              </w:rPr>
            </w:r>
            <w:r>
              <w:rPr>
                <w:webHidden/>
              </w:rPr>
              <w:fldChar w:fldCharType="separate"/>
            </w:r>
            <w:r>
              <w:rPr>
                <w:webHidden/>
              </w:rPr>
              <w:t>156</w:t>
            </w:r>
            <w:r>
              <w:rPr>
                <w:webHidden/>
              </w:rPr>
              <w:fldChar w:fldCharType="end"/>
            </w:r>
          </w:hyperlink>
        </w:p>
        <w:p w14:paraId="166D2504"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495" w:history="1">
            <w:r w:rsidRPr="0090262A">
              <w:rPr>
                <w:rStyle w:val="Hyperlink"/>
                <w14:scene3d>
                  <w14:camera w14:prst="orthographicFront"/>
                  <w14:lightRig w14:rig="threePt" w14:dir="t">
                    <w14:rot w14:lat="0" w14:lon="0" w14:rev="0"/>
                  </w14:lightRig>
                </w14:scene3d>
              </w:rPr>
              <w:t>2.6.62</w:t>
            </w:r>
            <w:r>
              <w:rPr>
                <w:rFonts w:asciiTheme="minorHAnsi" w:eastAsiaTheme="minorEastAsia" w:hAnsiTheme="minorHAnsi" w:cstheme="minorBidi"/>
                <w:bCs w:val="0"/>
                <w:snapToGrid/>
                <w:color w:val="auto"/>
                <w:sz w:val="22"/>
                <w:szCs w:val="22"/>
              </w:rPr>
              <w:tab/>
            </w:r>
            <w:r w:rsidRPr="0090262A">
              <w:rPr>
                <w:rStyle w:val="Hyperlink"/>
              </w:rPr>
              <w:t>[New Section] 4.4.4.1 Connect Requests on the Primary Advertising Channel</w:t>
            </w:r>
            <w:r>
              <w:rPr>
                <w:webHidden/>
              </w:rPr>
              <w:tab/>
            </w:r>
            <w:r>
              <w:rPr>
                <w:webHidden/>
              </w:rPr>
              <w:fldChar w:fldCharType="begin"/>
            </w:r>
            <w:r>
              <w:rPr>
                <w:webHidden/>
              </w:rPr>
              <w:instrText xml:space="preserve"> PAGEREF _Toc448771495 \h </w:instrText>
            </w:r>
            <w:r>
              <w:rPr>
                <w:webHidden/>
              </w:rPr>
            </w:r>
            <w:r>
              <w:rPr>
                <w:webHidden/>
              </w:rPr>
              <w:fldChar w:fldCharType="separate"/>
            </w:r>
            <w:r>
              <w:rPr>
                <w:webHidden/>
              </w:rPr>
              <w:t>157</w:t>
            </w:r>
            <w:r>
              <w:rPr>
                <w:webHidden/>
              </w:rPr>
              <w:fldChar w:fldCharType="end"/>
            </w:r>
          </w:hyperlink>
        </w:p>
        <w:p w14:paraId="7431B7A2"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496" w:history="1">
            <w:r w:rsidRPr="0090262A">
              <w:rPr>
                <w:rStyle w:val="Hyperlink"/>
                <w14:scene3d>
                  <w14:camera w14:prst="orthographicFront"/>
                  <w14:lightRig w14:rig="threePt" w14:dir="t">
                    <w14:rot w14:lat="0" w14:lon="0" w14:rev="0"/>
                  </w14:lightRig>
                </w14:scene3d>
              </w:rPr>
              <w:t>2.6.63</w:t>
            </w:r>
            <w:r>
              <w:rPr>
                <w:rFonts w:asciiTheme="minorHAnsi" w:eastAsiaTheme="minorEastAsia" w:hAnsiTheme="minorHAnsi" w:cstheme="minorBidi"/>
                <w:bCs w:val="0"/>
                <w:snapToGrid/>
                <w:color w:val="auto"/>
                <w:sz w:val="22"/>
                <w:szCs w:val="22"/>
              </w:rPr>
              <w:tab/>
            </w:r>
            <w:r w:rsidRPr="0090262A">
              <w:rPr>
                <w:rStyle w:val="Hyperlink"/>
              </w:rPr>
              <w:t>[New Section] 4.4.4.2 Connect Requests on the Secondary Advertising Channel</w:t>
            </w:r>
            <w:r>
              <w:rPr>
                <w:webHidden/>
              </w:rPr>
              <w:tab/>
            </w:r>
            <w:r>
              <w:rPr>
                <w:webHidden/>
              </w:rPr>
              <w:fldChar w:fldCharType="begin"/>
            </w:r>
            <w:r>
              <w:rPr>
                <w:webHidden/>
              </w:rPr>
              <w:instrText xml:space="preserve"> PAGEREF _Toc448771496 \h </w:instrText>
            </w:r>
            <w:r>
              <w:rPr>
                <w:webHidden/>
              </w:rPr>
            </w:r>
            <w:r>
              <w:rPr>
                <w:webHidden/>
              </w:rPr>
              <w:fldChar w:fldCharType="separate"/>
            </w:r>
            <w:r>
              <w:rPr>
                <w:webHidden/>
              </w:rPr>
              <w:t>157</w:t>
            </w:r>
            <w:r>
              <w:rPr>
                <w:webHidden/>
              </w:rPr>
              <w:fldChar w:fldCharType="end"/>
            </w:r>
          </w:hyperlink>
        </w:p>
        <w:p w14:paraId="325EAFFF"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497" w:history="1">
            <w:r w:rsidRPr="0090262A">
              <w:rPr>
                <w:rStyle w:val="Hyperlink"/>
                <w14:scene3d>
                  <w14:camera w14:prst="orthographicFront"/>
                  <w14:lightRig w14:rig="threePt" w14:dir="t">
                    <w14:rot w14:lat="0" w14:lon="0" w14:rev="0"/>
                  </w14:lightRig>
                </w14:scene3d>
              </w:rPr>
              <w:t>2.6.64</w:t>
            </w:r>
            <w:r>
              <w:rPr>
                <w:rFonts w:asciiTheme="minorHAnsi" w:eastAsiaTheme="minorEastAsia" w:hAnsiTheme="minorHAnsi" w:cstheme="minorBidi"/>
                <w:bCs w:val="0"/>
                <w:snapToGrid/>
                <w:color w:val="auto"/>
                <w:sz w:val="22"/>
                <w:szCs w:val="22"/>
              </w:rPr>
              <w:tab/>
            </w:r>
            <w:r w:rsidRPr="0090262A">
              <w:rPr>
                <w:rStyle w:val="Hyperlink"/>
              </w:rPr>
              <w:t>[Modified Section] 4.5 Connection State</w:t>
            </w:r>
            <w:r>
              <w:rPr>
                <w:webHidden/>
              </w:rPr>
              <w:tab/>
            </w:r>
            <w:r>
              <w:rPr>
                <w:webHidden/>
              </w:rPr>
              <w:fldChar w:fldCharType="begin"/>
            </w:r>
            <w:r>
              <w:rPr>
                <w:webHidden/>
              </w:rPr>
              <w:instrText xml:space="preserve"> PAGEREF _Toc448771497 \h </w:instrText>
            </w:r>
            <w:r>
              <w:rPr>
                <w:webHidden/>
              </w:rPr>
            </w:r>
            <w:r>
              <w:rPr>
                <w:webHidden/>
              </w:rPr>
              <w:fldChar w:fldCharType="separate"/>
            </w:r>
            <w:r>
              <w:rPr>
                <w:webHidden/>
              </w:rPr>
              <w:t>158</w:t>
            </w:r>
            <w:r>
              <w:rPr>
                <w:webHidden/>
              </w:rPr>
              <w:fldChar w:fldCharType="end"/>
            </w:r>
          </w:hyperlink>
        </w:p>
        <w:p w14:paraId="7592A412"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498" w:history="1">
            <w:r w:rsidRPr="0090262A">
              <w:rPr>
                <w:rStyle w:val="Hyperlink"/>
                <w14:scene3d>
                  <w14:camera w14:prst="orthographicFront"/>
                  <w14:lightRig w14:rig="threePt" w14:dir="t">
                    <w14:rot w14:lat="0" w14:lon="0" w14:rev="0"/>
                  </w14:lightRig>
                </w14:scene3d>
              </w:rPr>
              <w:t>2.6.65</w:t>
            </w:r>
            <w:r>
              <w:rPr>
                <w:rFonts w:asciiTheme="minorHAnsi" w:eastAsiaTheme="minorEastAsia" w:hAnsiTheme="minorHAnsi" w:cstheme="minorBidi"/>
                <w:bCs w:val="0"/>
                <w:snapToGrid/>
                <w:color w:val="auto"/>
                <w:sz w:val="22"/>
                <w:szCs w:val="22"/>
              </w:rPr>
              <w:tab/>
            </w:r>
            <w:r w:rsidRPr="0090262A">
              <w:rPr>
                <w:rStyle w:val="Hyperlink"/>
              </w:rPr>
              <w:t>[Modified Section] 4.5.3 Connection Event Transmission Window</w:t>
            </w:r>
            <w:r>
              <w:rPr>
                <w:webHidden/>
              </w:rPr>
              <w:tab/>
            </w:r>
            <w:r>
              <w:rPr>
                <w:webHidden/>
              </w:rPr>
              <w:fldChar w:fldCharType="begin"/>
            </w:r>
            <w:r>
              <w:rPr>
                <w:webHidden/>
              </w:rPr>
              <w:instrText xml:space="preserve"> PAGEREF _Toc448771498 \h </w:instrText>
            </w:r>
            <w:r>
              <w:rPr>
                <w:webHidden/>
              </w:rPr>
            </w:r>
            <w:r>
              <w:rPr>
                <w:webHidden/>
              </w:rPr>
              <w:fldChar w:fldCharType="separate"/>
            </w:r>
            <w:r>
              <w:rPr>
                <w:webHidden/>
              </w:rPr>
              <w:t>159</w:t>
            </w:r>
            <w:r>
              <w:rPr>
                <w:webHidden/>
              </w:rPr>
              <w:fldChar w:fldCharType="end"/>
            </w:r>
          </w:hyperlink>
        </w:p>
        <w:p w14:paraId="15AD4FF6"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499" w:history="1">
            <w:r w:rsidRPr="0090262A">
              <w:rPr>
                <w:rStyle w:val="Hyperlink"/>
                <w14:scene3d>
                  <w14:camera w14:prst="orthographicFront"/>
                  <w14:lightRig w14:rig="threePt" w14:dir="t">
                    <w14:rot w14:lat="0" w14:lon="0" w14:rev="0"/>
                  </w14:lightRig>
                </w14:scene3d>
              </w:rPr>
              <w:t>2.6.66</w:t>
            </w:r>
            <w:r>
              <w:rPr>
                <w:rFonts w:asciiTheme="minorHAnsi" w:eastAsiaTheme="minorEastAsia" w:hAnsiTheme="minorHAnsi" w:cstheme="minorBidi"/>
                <w:bCs w:val="0"/>
                <w:snapToGrid/>
                <w:color w:val="auto"/>
                <w:sz w:val="22"/>
                <w:szCs w:val="22"/>
              </w:rPr>
              <w:tab/>
            </w:r>
            <w:r w:rsidRPr="0090262A">
              <w:rPr>
                <w:rStyle w:val="Hyperlink"/>
              </w:rPr>
              <w:t>[Modified Section] 4.5.4 Connection Setup – Master Role</w:t>
            </w:r>
            <w:r>
              <w:rPr>
                <w:webHidden/>
              </w:rPr>
              <w:tab/>
            </w:r>
            <w:r>
              <w:rPr>
                <w:webHidden/>
              </w:rPr>
              <w:fldChar w:fldCharType="begin"/>
            </w:r>
            <w:r>
              <w:rPr>
                <w:webHidden/>
              </w:rPr>
              <w:instrText xml:space="preserve"> PAGEREF _Toc448771499 \h </w:instrText>
            </w:r>
            <w:r>
              <w:rPr>
                <w:webHidden/>
              </w:rPr>
            </w:r>
            <w:r>
              <w:rPr>
                <w:webHidden/>
              </w:rPr>
              <w:fldChar w:fldCharType="separate"/>
            </w:r>
            <w:r>
              <w:rPr>
                <w:webHidden/>
              </w:rPr>
              <w:t>159</w:t>
            </w:r>
            <w:r>
              <w:rPr>
                <w:webHidden/>
              </w:rPr>
              <w:fldChar w:fldCharType="end"/>
            </w:r>
          </w:hyperlink>
        </w:p>
        <w:p w14:paraId="34E148F0"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500" w:history="1">
            <w:r w:rsidRPr="0090262A">
              <w:rPr>
                <w:rStyle w:val="Hyperlink"/>
                <w14:scene3d>
                  <w14:camera w14:prst="orthographicFront"/>
                  <w14:lightRig w14:rig="threePt" w14:dir="t">
                    <w14:rot w14:lat="0" w14:lon="0" w14:rev="0"/>
                  </w14:lightRig>
                </w14:scene3d>
              </w:rPr>
              <w:t>2.6.67</w:t>
            </w:r>
            <w:r>
              <w:rPr>
                <w:rFonts w:asciiTheme="minorHAnsi" w:eastAsiaTheme="minorEastAsia" w:hAnsiTheme="minorHAnsi" w:cstheme="minorBidi"/>
                <w:bCs w:val="0"/>
                <w:snapToGrid/>
                <w:color w:val="auto"/>
                <w:sz w:val="22"/>
                <w:szCs w:val="22"/>
              </w:rPr>
              <w:tab/>
            </w:r>
            <w:r w:rsidRPr="0090262A">
              <w:rPr>
                <w:rStyle w:val="Hyperlink"/>
              </w:rPr>
              <w:t>[Modified Section] 4.5.5 Connection Setup – Slave Role</w:t>
            </w:r>
            <w:r>
              <w:rPr>
                <w:webHidden/>
              </w:rPr>
              <w:tab/>
            </w:r>
            <w:r>
              <w:rPr>
                <w:webHidden/>
              </w:rPr>
              <w:fldChar w:fldCharType="begin"/>
            </w:r>
            <w:r>
              <w:rPr>
                <w:webHidden/>
              </w:rPr>
              <w:instrText xml:space="preserve"> PAGEREF _Toc448771500 \h </w:instrText>
            </w:r>
            <w:r>
              <w:rPr>
                <w:webHidden/>
              </w:rPr>
            </w:r>
            <w:r>
              <w:rPr>
                <w:webHidden/>
              </w:rPr>
              <w:fldChar w:fldCharType="separate"/>
            </w:r>
            <w:r>
              <w:rPr>
                <w:webHidden/>
              </w:rPr>
              <w:t>160</w:t>
            </w:r>
            <w:r>
              <w:rPr>
                <w:webHidden/>
              </w:rPr>
              <w:fldChar w:fldCharType="end"/>
            </w:r>
          </w:hyperlink>
        </w:p>
        <w:p w14:paraId="41B7FE59"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501" w:history="1">
            <w:r w:rsidRPr="0090262A">
              <w:rPr>
                <w:rStyle w:val="Hyperlink"/>
                <w14:scene3d>
                  <w14:camera w14:prst="orthographicFront"/>
                  <w14:lightRig w14:rig="threePt" w14:dir="t">
                    <w14:rot w14:lat="0" w14:lon="0" w14:rev="0"/>
                  </w14:lightRig>
                </w14:scene3d>
              </w:rPr>
              <w:t>2.6.68</w:t>
            </w:r>
            <w:r>
              <w:rPr>
                <w:rFonts w:asciiTheme="minorHAnsi" w:eastAsiaTheme="minorEastAsia" w:hAnsiTheme="minorHAnsi" w:cstheme="minorBidi"/>
                <w:bCs w:val="0"/>
                <w:snapToGrid/>
                <w:color w:val="auto"/>
                <w:sz w:val="22"/>
                <w:szCs w:val="22"/>
              </w:rPr>
              <w:tab/>
            </w:r>
            <w:r w:rsidRPr="0090262A">
              <w:rPr>
                <w:rStyle w:val="Hyperlink"/>
              </w:rPr>
              <w:t>[Modified Section] 4.6 Feature Support</w:t>
            </w:r>
            <w:r>
              <w:rPr>
                <w:webHidden/>
              </w:rPr>
              <w:tab/>
            </w:r>
            <w:r>
              <w:rPr>
                <w:webHidden/>
              </w:rPr>
              <w:fldChar w:fldCharType="begin"/>
            </w:r>
            <w:r>
              <w:rPr>
                <w:webHidden/>
              </w:rPr>
              <w:instrText xml:space="preserve"> PAGEREF _Toc448771501 \h </w:instrText>
            </w:r>
            <w:r>
              <w:rPr>
                <w:webHidden/>
              </w:rPr>
            </w:r>
            <w:r>
              <w:rPr>
                <w:webHidden/>
              </w:rPr>
              <w:fldChar w:fldCharType="separate"/>
            </w:r>
            <w:r>
              <w:rPr>
                <w:webHidden/>
              </w:rPr>
              <w:t>161</w:t>
            </w:r>
            <w:r>
              <w:rPr>
                <w:webHidden/>
              </w:rPr>
              <w:fldChar w:fldCharType="end"/>
            </w:r>
          </w:hyperlink>
        </w:p>
        <w:p w14:paraId="4AA56A08"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502" w:history="1">
            <w:r w:rsidRPr="0090262A">
              <w:rPr>
                <w:rStyle w:val="Hyperlink"/>
                <w14:scene3d>
                  <w14:camera w14:prst="orthographicFront"/>
                  <w14:lightRig w14:rig="threePt" w14:dir="t">
                    <w14:rot w14:lat="0" w14:lon="0" w14:rev="0"/>
                  </w14:lightRig>
                </w14:scene3d>
              </w:rPr>
              <w:t>2.6.69</w:t>
            </w:r>
            <w:r>
              <w:rPr>
                <w:rFonts w:asciiTheme="minorHAnsi" w:eastAsiaTheme="minorEastAsia" w:hAnsiTheme="minorHAnsi" w:cstheme="minorBidi"/>
                <w:bCs w:val="0"/>
                <w:snapToGrid/>
                <w:color w:val="auto"/>
                <w:sz w:val="22"/>
                <w:szCs w:val="22"/>
              </w:rPr>
              <w:tab/>
            </w:r>
            <w:r w:rsidRPr="0090262A">
              <w:rPr>
                <w:rStyle w:val="Hyperlink"/>
              </w:rPr>
              <w:t>[New Section] 4.6.X LE Extended Advertising</w:t>
            </w:r>
            <w:r>
              <w:rPr>
                <w:webHidden/>
              </w:rPr>
              <w:tab/>
            </w:r>
            <w:r>
              <w:rPr>
                <w:webHidden/>
              </w:rPr>
              <w:fldChar w:fldCharType="begin"/>
            </w:r>
            <w:r>
              <w:rPr>
                <w:webHidden/>
              </w:rPr>
              <w:instrText xml:space="preserve"> PAGEREF _Toc448771502 \h </w:instrText>
            </w:r>
            <w:r>
              <w:rPr>
                <w:webHidden/>
              </w:rPr>
            </w:r>
            <w:r>
              <w:rPr>
                <w:webHidden/>
              </w:rPr>
              <w:fldChar w:fldCharType="separate"/>
            </w:r>
            <w:r>
              <w:rPr>
                <w:webHidden/>
              </w:rPr>
              <w:t>162</w:t>
            </w:r>
            <w:r>
              <w:rPr>
                <w:webHidden/>
              </w:rPr>
              <w:fldChar w:fldCharType="end"/>
            </w:r>
          </w:hyperlink>
        </w:p>
        <w:p w14:paraId="46E19C9B"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503" w:history="1">
            <w:r w:rsidRPr="0090262A">
              <w:rPr>
                <w:rStyle w:val="Hyperlink"/>
                <w14:scene3d>
                  <w14:camera w14:prst="orthographicFront"/>
                  <w14:lightRig w14:rig="threePt" w14:dir="t">
                    <w14:rot w14:lat="0" w14:lon="0" w14:rev="0"/>
                  </w14:lightRig>
                </w14:scene3d>
              </w:rPr>
              <w:t>2.6.70</w:t>
            </w:r>
            <w:r>
              <w:rPr>
                <w:rFonts w:asciiTheme="minorHAnsi" w:eastAsiaTheme="minorEastAsia" w:hAnsiTheme="minorHAnsi" w:cstheme="minorBidi"/>
                <w:bCs w:val="0"/>
                <w:snapToGrid/>
                <w:color w:val="auto"/>
                <w:sz w:val="22"/>
                <w:szCs w:val="22"/>
              </w:rPr>
              <w:tab/>
            </w:r>
            <w:r w:rsidRPr="0090262A">
              <w:rPr>
                <w:rStyle w:val="Hyperlink"/>
              </w:rPr>
              <w:t>[New Section] 4.6.X LE Periodic Advertising</w:t>
            </w:r>
            <w:r>
              <w:rPr>
                <w:webHidden/>
              </w:rPr>
              <w:tab/>
            </w:r>
            <w:r>
              <w:rPr>
                <w:webHidden/>
              </w:rPr>
              <w:fldChar w:fldCharType="begin"/>
            </w:r>
            <w:r>
              <w:rPr>
                <w:webHidden/>
              </w:rPr>
              <w:instrText xml:space="preserve"> PAGEREF _Toc448771503 \h </w:instrText>
            </w:r>
            <w:r>
              <w:rPr>
                <w:webHidden/>
              </w:rPr>
            </w:r>
            <w:r>
              <w:rPr>
                <w:webHidden/>
              </w:rPr>
              <w:fldChar w:fldCharType="separate"/>
            </w:r>
            <w:r>
              <w:rPr>
                <w:webHidden/>
              </w:rPr>
              <w:t>163</w:t>
            </w:r>
            <w:r>
              <w:rPr>
                <w:webHidden/>
              </w:rPr>
              <w:fldChar w:fldCharType="end"/>
            </w:r>
          </w:hyperlink>
        </w:p>
        <w:p w14:paraId="5841CF22" w14:textId="77777777" w:rsidR="009E779F" w:rsidRDefault="009E779F">
          <w:pPr>
            <w:pStyle w:val="TOC2"/>
            <w:rPr>
              <w:rFonts w:asciiTheme="minorHAnsi" w:eastAsiaTheme="minorEastAsia" w:hAnsiTheme="minorHAnsi" w:cstheme="minorBidi"/>
              <w:bCs w:val="0"/>
              <w:snapToGrid/>
              <w:color w:val="auto"/>
              <w:sz w:val="22"/>
              <w:szCs w:val="22"/>
            </w:rPr>
          </w:pPr>
          <w:hyperlink w:anchor="_Toc448771504" w:history="1">
            <w:r w:rsidRPr="0090262A">
              <w:rPr>
                <w:rStyle w:val="Hyperlink"/>
              </w:rPr>
              <w:t>2.7</w:t>
            </w:r>
            <w:r>
              <w:rPr>
                <w:rFonts w:asciiTheme="minorHAnsi" w:eastAsiaTheme="minorEastAsia" w:hAnsiTheme="minorHAnsi" w:cstheme="minorBidi"/>
                <w:bCs w:val="0"/>
                <w:snapToGrid/>
                <w:color w:val="auto"/>
                <w:sz w:val="22"/>
                <w:szCs w:val="22"/>
              </w:rPr>
              <w:tab/>
            </w:r>
            <w:r w:rsidRPr="0090262A">
              <w:rPr>
                <w:rStyle w:val="Hyperlink"/>
              </w:rPr>
              <w:t xml:space="preserve">Volume 6, </w:t>
            </w:r>
            <w:r w:rsidRPr="0090262A">
              <w:rPr>
                <w:rStyle w:val="Hyperlink"/>
                <w:rFonts w:cs="Arial"/>
              </w:rPr>
              <w:t>Part</w:t>
            </w:r>
            <w:r w:rsidRPr="0090262A">
              <w:rPr>
                <w:rStyle w:val="Hyperlink"/>
              </w:rPr>
              <w:t xml:space="preserve"> D: Message Sequence Charts</w:t>
            </w:r>
            <w:r>
              <w:rPr>
                <w:webHidden/>
              </w:rPr>
              <w:tab/>
            </w:r>
            <w:r>
              <w:rPr>
                <w:webHidden/>
              </w:rPr>
              <w:fldChar w:fldCharType="begin"/>
            </w:r>
            <w:r>
              <w:rPr>
                <w:webHidden/>
              </w:rPr>
              <w:instrText xml:space="preserve"> PAGEREF _Toc448771504 \h </w:instrText>
            </w:r>
            <w:r>
              <w:rPr>
                <w:webHidden/>
              </w:rPr>
            </w:r>
            <w:r>
              <w:rPr>
                <w:webHidden/>
              </w:rPr>
              <w:fldChar w:fldCharType="separate"/>
            </w:r>
            <w:r>
              <w:rPr>
                <w:webHidden/>
              </w:rPr>
              <w:t>163</w:t>
            </w:r>
            <w:r>
              <w:rPr>
                <w:webHidden/>
              </w:rPr>
              <w:fldChar w:fldCharType="end"/>
            </w:r>
          </w:hyperlink>
        </w:p>
        <w:p w14:paraId="6FB4299C"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505" w:history="1">
            <w:r w:rsidRPr="0090262A">
              <w:rPr>
                <w:rStyle w:val="Hyperlink"/>
                <w14:scene3d>
                  <w14:camera w14:prst="orthographicFront"/>
                  <w14:lightRig w14:rig="threePt" w14:dir="t">
                    <w14:rot w14:lat="0" w14:lon="0" w14:rev="0"/>
                  </w14:lightRig>
                </w14:scene3d>
              </w:rPr>
              <w:t>2.7.1</w:t>
            </w:r>
            <w:r>
              <w:rPr>
                <w:rFonts w:asciiTheme="minorHAnsi" w:eastAsiaTheme="minorEastAsia" w:hAnsiTheme="minorHAnsi" w:cstheme="minorBidi"/>
                <w:bCs w:val="0"/>
                <w:snapToGrid/>
                <w:color w:val="auto"/>
                <w:sz w:val="22"/>
                <w:szCs w:val="22"/>
              </w:rPr>
              <w:tab/>
            </w:r>
            <w:r w:rsidRPr="0090262A">
              <w:rPr>
                <w:rStyle w:val="Hyperlink"/>
              </w:rPr>
              <w:t>[Modified Section] 3.2 Directed Advertising</w:t>
            </w:r>
            <w:r>
              <w:rPr>
                <w:webHidden/>
              </w:rPr>
              <w:tab/>
            </w:r>
            <w:r>
              <w:rPr>
                <w:webHidden/>
              </w:rPr>
              <w:fldChar w:fldCharType="begin"/>
            </w:r>
            <w:r>
              <w:rPr>
                <w:webHidden/>
              </w:rPr>
              <w:instrText xml:space="preserve"> PAGEREF _Toc448771505 \h </w:instrText>
            </w:r>
            <w:r>
              <w:rPr>
                <w:webHidden/>
              </w:rPr>
            </w:r>
            <w:r>
              <w:rPr>
                <w:webHidden/>
              </w:rPr>
              <w:fldChar w:fldCharType="separate"/>
            </w:r>
            <w:r>
              <w:rPr>
                <w:webHidden/>
              </w:rPr>
              <w:t>163</w:t>
            </w:r>
            <w:r>
              <w:rPr>
                <w:webHidden/>
              </w:rPr>
              <w:fldChar w:fldCharType="end"/>
            </w:r>
          </w:hyperlink>
        </w:p>
        <w:p w14:paraId="6DAD32D7"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506" w:history="1">
            <w:r w:rsidRPr="0090262A">
              <w:rPr>
                <w:rStyle w:val="Hyperlink"/>
                <w14:scene3d>
                  <w14:camera w14:prst="orthographicFront"/>
                  <w14:lightRig w14:rig="threePt" w14:dir="t">
                    <w14:rot w14:lat="0" w14:lon="0" w14:rev="0"/>
                  </w14:lightRig>
                </w14:scene3d>
              </w:rPr>
              <w:t>2.7.2</w:t>
            </w:r>
            <w:r>
              <w:rPr>
                <w:rFonts w:asciiTheme="minorHAnsi" w:eastAsiaTheme="minorEastAsia" w:hAnsiTheme="minorHAnsi" w:cstheme="minorBidi"/>
                <w:bCs w:val="0"/>
                <w:snapToGrid/>
                <w:color w:val="auto"/>
                <w:sz w:val="22"/>
                <w:szCs w:val="22"/>
              </w:rPr>
              <w:tab/>
            </w:r>
            <w:r w:rsidRPr="0090262A">
              <w:rPr>
                <w:rStyle w:val="Hyperlink"/>
              </w:rPr>
              <w:t>[NEW SECTION] 2.X Periodic Advertiser List</w:t>
            </w:r>
            <w:r>
              <w:rPr>
                <w:webHidden/>
              </w:rPr>
              <w:tab/>
            </w:r>
            <w:r>
              <w:rPr>
                <w:webHidden/>
              </w:rPr>
              <w:fldChar w:fldCharType="begin"/>
            </w:r>
            <w:r>
              <w:rPr>
                <w:webHidden/>
              </w:rPr>
              <w:instrText xml:space="preserve"> PAGEREF _Toc448771506 \h </w:instrText>
            </w:r>
            <w:r>
              <w:rPr>
                <w:webHidden/>
              </w:rPr>
            </w:r>
            <w:r>
              <w:rPr>
                <w:webHidden/>
              </w:rPr>
              <w:fldChar w:fldCharType="separate"/>
            </w:r>
            <w:r>
              <w:rPr>
                <w:webHidden/>
              </w:rPr>
              <w:t>163</w:t>
            </w:r>
            <w:r>
              <w:rPr>
                <w:webHidden/>
              </w:rPr>
              <w:fldChar w:fldCharType="end"/>
            </w:r>
          </w:hyperlink>
        </w:p>
        <w:p w14:paraId="288454F9"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507" w:history="1">
            <w:r w:rsidRPr="0090262A">
              <w:rPr>
                <w:rStyle w:val="Hyperlink"/>
                <w14:scene3d>
                  <w14:camera w14:prst="orthographicFront"/>
                  <w14:lightRig w14:rig="threePt" w14:dir="t">
                    <w14:rot w14:lat="0" w14:lon="0" w14:rev="0"/>
                  </w14:lightRig>
                </w14:scene3d>
              </w:rPr>
              <w:t>2.7.3</w:t>
            </w:r>
            <w:r>
              <w:rPr>
                <w:rFonts w:asciiTheme="minorHAnsi" w:eastAsiaTheme="minorEastAsia" w:hAnsiTheme="minorHAnsi" w:cstheme="minorBidi"/>
                <w:bCs w:val="0"/>
                <w:snapToGrid/>
                <w:color w:val="auto"/>
                <w:sz w:val="22"/>
                <w:szCs w:val="22"/>
              </w:rPr>
              <w:tab/>
            </w:r>
            <w:r w:rsidRPr="0090262A">
              <w:rPr>
                <w:rStyle w:val="Hyperlink"/>
              </w:rPr>
              <w:t>[NEW SECTION] 3.X Advertising Using ADV_EXT_IND</w:t>
            </w:r>
            <w:r>
              <w:rPr>
                <w:webHidden/>
              </w:rPr>
              <w:tab/>
            </w:r>
            <w:r>
              <w:rPr>
                <w:webHidden/>
              </w:rPr>
              <w:fldChar w:fldCharType="begin"/>
            </w:r>
            <w:r>
              <w:rPr>
                <w:webHidden/>
              </w:rPr>
              <w:instrText xml:space="preserve"> PAGEREF _Toc448771507 \h </w:instrText>
            </w:r>
            <w:r>
              <w:rPr>
                <w:webHidden/>
              </w:rPr>
            </w:r>
            <w:r>
              <w:rPr>
                <w:webHidden/>
              </w:rPr>
              <w:fldChar w:fldCharType="separate"/>
            </w:r>
            <w:r>
              <w:rPr>
                <w:webHidden/>
              </w:rPr>
              <w:t>164</w:t>
            </w:r>
            <w:r>
              <w:rPr>
                <w:webHidden/>
              </w:rPr>
              <w:fldChar w:fldCharType="end"/>
            </w:r>
          </w:hyperlink>
        </w:p>
        <w:p w14:paraId="77BC9977"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508" w:history="1">
            <w:r w:rsidRPr="0090262A">
              <w:rPr>
                <w:rStyle w:val="Hyperlink"/>
                <w14:scene3d>
                  <w14:camera w14:prst="orthographicFront"/>
                  <w14:lightRig w14:rig="threePt" w14:dir="t">
                    <w14:rot w14:lat="0" w14:lon="0" w14:rev="0"/>
                  </w14:lightRig>
                </w14:scene3d>
              </w:rPr>
              <w:t>2.7.4</w:t>
            </w:r>
            <w:r>
              <w:rPr>
                <w:rFonts w:asciiTheme="minorHAnsi" w:eastAsiaTheme="minorEastAsia" w:hAnsiTheme="minorHAnsi" w:cstheme="minorBidi"/>
                <w:bCs w:val="0"/>
                <w:snapToGrid/>
                <w:color w:val="auto"/>
                <w:sz w:val="22"/>
                <w:szCs w:val="22"/>
              </w:rPr>
              <w:tab/>
            </w:r>
            <w:r w:rsidRPr="0090262A">
              <w:rPr>
                <w:rStyle w:val="Hyperlink"/>
              </w:rPr>
              <w:t>[NEW SECTION] 3.X Scan Request Notifications</w:t>
            </w:r>
            <w:r>
              <w:rPr>
                <w:webHidden/>
              </w:rPr>
              <w:tab/>
            </w:r>
            <w:r>
              <w:rPr>
                <w:webHidden/>
              </w:rPr>
              <w:fldChar w:fldCharType="begin"/>
            </w:r>
            <w:r>
              <w:rPr>
                <w:webHidden/>
              </w:rPr>
              <w:instrText xml:space="preserve"> PAGEREF _Toc448771508 \h </w:instrText>
            </w:r>
            <w:r>
              <w:rPr>
                <w:webHidden/>
              </w:rPr>
            </w:r>
            <w:r>
              <w:rPr>
                <w:webHidden/>
              </w:rPr>
              <w:fldChar w:fldCharType="separate"/>
            </w:r>
            <w:r>
              <w:rPr>
                <w:webHidden/>
              </w:rPr>
              <w:t>165</w:t>
            </w:r>
            <w:r>
              <w:rPr>
                <w:webHidden/>
              </w:rPr>
              <w:fldChar w:fldCharType="end"/>
            </w:r>
          </w:hyperlink>
        </w:p>
        <w:p w14:paraId="19584F3D"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509" w:history="1">
            <w:r w:rsidRPr="0090262A">
              <w:rPr>
                <w:rStyle w:val="Hyperlink"/>
                <w14:scene3d>
                  <w14:camera w14:prst="orthographicFront"/>
                  <w14:lightRig w14:rig="threePt" w14:dir="t">
                    <w14:rot w14:lat="0" w14:lon="0" w14:rev="0"/>
                  </w14:lightRig>
                </w14:scene3d>
              </w:rPr>
              <w:t>2.7.5</w:t>
            </w:r>
            <w:r>
              <w:rPr>
                <w:rFonts w:asciiTheme="minorHAnsi" w:eastAsiaTheme="minorEastAsia" w:hAnsiTheme="minorHAnsi" w:cstheme="minorBidi"/>
                <w:bCs w:val="0"/>
                <w:snapToGrid/>
                <w:color w:val="auto"/>
                <w:sz w:val="22"/>
                <w:szCs w:val="22"/>
              </w:rPr>
              <w:tab/>
            </w:r>
            <w:r w:rsidRPr="0090262A">
              <w:rPr>
                <w:rStyle w:val="Hyperlink"/>
              </w:rPr>
              <w:t>[NEW SECTION] 3.X Advertising Duration Ended</w:t>
            </w:r>
            <w:r>
              <w:rPr>
                <w:webHidden/>
              </w:rPr>
              <w:tab/>
            </w:r>
            <w:r>
              <w:rPr>
                <w:webHidden/>
              </w:rPr>
              <w:fldChar w:fldCharType="begin"/>
            </w:r>
            <w:r>
              <w:rPr>
                <w:webHidden/>
              </w:rPr>
              <w:instrText xml:space="preserve"> PAGEREF _Toc448771509 \h </w:instrText>
            </w:r>
            <w:r>
              <w:rPr>
                <w:webHidden/>
              </w:rPr>
            </w:r>
            <w:r>
              <w:rPr>
                <w:webHidden/>
              </w:rPr>
              <w:fldChar w:fldCharType="separate"/>
            </w:r>
            <w:r>
              <w:rPr>
                <w:webHidden/>
              </w:rPr>
              <w:t>165</w:t>
            </w:r>
            <w:r>
              <w:rPr>
                <w:webHidden/>
              </w:rPr>
              <w:fldChar w:fldCharType="end"/>
            </w:r>
          </w:hyperlink>
        </w:p>
        <w:p w14:paraId="6BE484F0"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510" w:history="1">
            <w:r w:rsidRPr="0090262A">
              <w:rPr>
                <w:rStyle w:val="Hyperlink"/>
                <w14:scene3d>
                  <w14:camera w14:prst="orthographicFront"/>
                  <w14:lightRig w14:rig="threePt" w14:dir="t">
                    <w14:rot w14:lat="0" w14:lon="0" w14:rev="0"/>
                  </w14:lightRig>
                </w14:scene3d>
              </w:rPr>
              <w:t>2.7.6</w:t>
            </w:r>
            <w:r>
              <w:rPr>
                <w:rFonts w:asciiTheme="minorHAnsi" w:eastAsiaTheme="minorEastAsia" w:hAnsiTheme="minorHAnsi" w:cstheme="minorBidi"/>
                <w:bCs w:val="0"/>
                <w:snapToGrid/>
                <w:color w:val="auto"/>
                <w:sz w:val="22"/>
                <w:szCs w:val="22"/>
              </w:rPr>
              <w:tab/>
            </w:r>
            <w:r w:rsidRPr="0090262A">
              <w:rPr>
                <w:rStyle w:val="Hyperlink"/>
              </w:rPr>
              <w:t>[NEW SECTION] 3.X Periodic Advertising</w:t>
            </w:r>
            <w:r>
              <w:rPr>
                <w:webHidden/>
              </w:rPr>
              <w:tab/>
            </w:r>
            <w:r>
              <w:rPr>
                <w:webHidden/>
              </w:rPr>
              <w:fldChar w:fldCharType="begin"/>
            </w:r>
            <w:r>
              <w:rPr>
                <w:webHidden/>
              </w:rPr>
              <w:instrText xml:space="preserve"> PAGEREF _Toc448771510 \h </w:instrText>
            </w:r>
            <w:r>
              <w:rPr>
                <w:webHidden/>
              </w:rPr>
            </w:r>
            <w:r>
              <w:rPr>
                <w:webHidden/>
              </w:rPr>
              <w:fldChar w:fldCharType="separate"/>
            </w:r>
            <w:r>
              <w:rPr>
                <w:webHidden/>
              </w:rPr>
              <w:t>166</w:t>
            </w:r>
            <w:r>
              <w:rPr>
                <w:webHidden/>
              </w:rPr>
              <w:fldChar w:fldCharType="end"/>
            </w:r>
          </w:hyperlink>
        </w:p>
        <w:p w14:paraId="38CCEAB7"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511" w:history="1">
            <w:r w:rsidRPr="0090262A">
              <w:rPr>
                <w:rStyle w:val="Hyperlink"/>
                <w14:scene3d>
                  <w14:camera w14:prst="orthographicFront"/>
                  <w14:lightRig w14:rig="threePt" w14:dir="t">
                    <w14:rot w14:lat="0" w14:lon="0" w14:rev="0"/>
                  </w14:lightRig>
                </w14:scene3d>
              </w:rPr>
              <w:t>2.7.7</w:t>
            </w:r>
            <w:r>
              <w:rPr>
                <w:rFonts w:asciiTheme="minorHAnsi" w:eastAsiaTheme="minorEastAsia" w:hAnsiTheme="minorHAnsi" w:cstheme="minorBidi"/>
                <w:bCs w:val="0"/>
                <w:snapToGrid/>
                <w:color w:val="auto"/>
                <w:sz w:val="22"/>
                <w:szCs w:val="22"/>
              </w:rPr>
              <w:tab/>
            </w:r>
            <w:r w:rsidRPr="0090262A">
              <w:rPr>
                <w:rStyle w:val="Hyperlink"/>
              </w:rPr>
              <w:t>[NEW SECTION] 4.X Active Scanning on the primary advertising channel</w:t>
            </w:r>
            <w:r>
              <w:rPr>
                <w:webHidden/>
              </w:rPr>
              <w:tab/>
            </w:r>
            <w:r>
              <w:rPr>
                <w:webHidden/>
              </w:rPr>
              <w:fldChar w:fldCharType="begin"/>
            </w:r>
            <w:r>
              <w:rPr>
                <w:webHidden/>
              </w:rPr>
              <w:instrText xml:space="preserve"> PAGEREF _Toc448771511 \h </w:instrText>
            </w:r>
            <w:r>
              <w:rPr>
                <w:webHidden/>
              </w:rPr>
            </w:r>
            <w:r>
              <w:rPr>
                <w:webHidden/>
              </w:rPr>
              <w:fldChar w:fldCharType="separate"/>
            </w:r>
            <w:r>
              <w:rPr>
                <w:webHidden/>
              </w:rPr>
              <w:t>169</w:t>
            </w:r>
            <w:r>
              <w:rPr>
                <w:webHidden/>
              </w:rPr>
              <w:fldChar w:fldCharType="end"/>
            </w:r>
          </w:hyperlink>
        </w:p>
        <w:p w14:paraId="28554E51"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512" w:history="1">
            <w:r w:rsidRPr="0090262A">
              <w:rPr>
                <w:rStyle w:val="Hyperlink"/>
                <w14:scene3d>
                  <w14:camera w14:prst="orthographicFront"/>
                  <w14:lightRig w14:rig="threePt" w14:dir="t">
                    <w14:rot w14:lat="0" w14:lon="0" w14:rev="0"/>
                  </w14:lightRig>
                </w14:scene3d>
              </w:rPr>
              <w:t>2.7.8</w:t>
            </w:r>
            <w:r>
              <w:rPr>
                <w:rFonts w:asciiTheme="minorHAnsi" w:eastAsiaTheme="minorEastAsia" w:hAnsiTheme="minorHAnsi" w:cstheme="minorBidi"/>
                <w:bCs w:val="0"/>
                <w:snapToGrid/>
                <w:color w:val="auto"/>
                <w:sz w:val="22"/>
                <w:szCs w:val="22"/>
              </w:rPr>
              <w:tab/>
            </w:r>
            <w:r w:rsidRPr="0090262A">
              <w:rPr>
                <w:rStyle w:val="Hyperlink"/>
              </w:rPr>
              <w:t>[NEW SECTION] 4.X Active scanning on the secondary advertising channel</w:t>
            </w:r>
            <w:r>
              <w:rPr>
                <w:webHidden/>
              </w:rPr>
              <w:tab/>
            </w:r>
            <w:r>
              <w:rPr>
                <w:webHidden/>
              </w:rPr>
              <w:fldChar w:fldCharType="begin"/>
            </w:r>
            <w:r>
              <w:rPr>
                <w:webHidden/>
              </w:rPr>
              <w:instrText xml:space="preserve"> PAGEREF _Toc448771512 \h </w:instrText>
            </w:r>
            <w:r>
              <w:rPr>
                <w:webHidden/>
              </w:rPr>
            </w:r>
            <w:r>
              <w:rPr>
                <w:webHidden/>
              </w:rPr>
              <w:fldChar w:fldCharType="separate"/>
            </w:r>
            <w:r>
              <w:rPr>
                <w:webHidden/>
              </w:rPr>
              <w:t>171</w:t>
            </w:r>
            <w:r>
              <w:rPr>
                <w:webHidden/>
              </w:rPr>
              <w:fldChar w:fldCharType="end"/>
            </w:r>
          </w:hyperlink>
        </w:p>
        <w:p w14:paraId="6BAA391D"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513" w:history="1">
            <w:r w:rsidRPr="0090262A">
              <w:rPr>
                <w:rStyle w:val="Hyperlink"/>
                <w14:scene3d>
                  <w14:camera w14:prst="orthographicFront"/>
                  <w14:lightRig w14:rig="threePt" w14:dir="t">
                    <w14:rot w14:lat="0" w14:lon="0" w14:rev="0"/>
                  </w14:lightRig>
                </w14:scene3d>
              </w:rPr>
              <w:t>2.7.9</w:t>
            </w:r>
            <w:r>
              <w:rPr>
                <w:rFonts w:asciiTheme="minorHAnsi" w:eastAsiaTheme="minorEastAsia" w:hAnsiTheme="minorHAnsi" w:cstheme="minorBidi"/>
                <w:bCs w:val="0"/>
                <w:snapToGrid/>
                <w:color w:val="auto"/>
                <w:sz w:val="22"/>
                <w:szCs w:val="22"/>
              </w:rPr>
              <w:tab/>
            </w:r>
            <w:r w:rsidRPr="0090262A">
              <w:rPr>
                <w:rStyle w:val="Hyperlink"/>
              </w:rPr>
              <w:t>[NEW SECTION] 4.X Scan Timeout</w:t>
            </w:r>
            <w:r>
              <w:rPr>
                <w:webHidden/>
              </w:rPr>
              <w:tab/>
            </w:r>
            <w:r>
              <w:rPr>
                <w:webHidden/>
              </w:rPr>
              <w:fldChar w:fldCharType="begin"/>
            </w:r>
            <w:r>
              <w:rPr>
                <w:webHidden/>
              </w:rPr>
              <w:instrText xml:space="preserve"> PAGEREF _Toc448771513 \h </w:instrText>
            </w:r>
            <w:r>
              <w:rPr>
                <w:webHidden/>
              </w:rPr>
            </w:r>
            <w:r>
              <w:rPr>
                <w:webHidden/>
              </w:rPr>
              <w:fldChar w:fldCharType="separate"/>
            </w:r>
            <w:r>
              <w:rPr>
                <w:webHidden/>
              </w:rPr>
              <w:t>173</w:t>
            </w:r>
            <w:r>
              <w:rPr>
                <w:webHidden/>
              </w:rPr>
              <w:fldChar w:fldCharType="end"/>
            </w:r>
          </w:hyperlink>
        </w:p>
        <w:p w14:paraId="7C5DF682"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514" w:history="1">
            <w:r w:rsidRPr="0090262A">
              <w:rPr>
                <w:rStyle w:val="Hyperlink"/>
                <w14:scene3d>
                  <w14:camera w14:prst="orthographicFront"/>
                  <w14:lightRig w14:rig="threePt" w14:dir="t">
                    <w14:rot w14:lat="0" w14:lon="0" w14:rev="0"/>
                  </w14:lightRig>
                </w14:scene3d>
              </w:rPr>
              <w:t>2.7.10</w:t>
            </w:r>
            <w:r>
              <w:rPr>
                <w:rFonts w:asciiTheme="minorHAnsi" w:eastAsiaTheme="minorEastAsia" w:hAnsiTheme="minorHAnsi" w:cstheme="minorBidi"/>
                <w:bCs w:val="0"/>
                <w:snapToGrid/>
                <w:color w:val="auto"/>
                <w:sz w:val="22"/>
                <w:szCs w:val="22"/>
              </w:rPr>
              <w:tab/>
            </w:r>
            <w:r w:rsidRPr="0090262A">
              <w:rPr>
                <w:rStyle w:val="Hyperlink"/>
              </w:rPr>
              <w:t>[NEW SECTION] 4.X Periodic Scanning</w:t>
            </w:r>
            <w:r>
              <w:rPr>
                <w:webHidden/>
              </w:rPr>
              <w:tab/>
            </w:r>
            <w:r>
              <w:rPr>
                <w:webHidden/>
              </w:rPr>
              <w:fldChar w:fldCharType="begin"/>
            </w:r>
            <w:r>
              <w:rPr>
                <w:webHidden/>
              </w:rPr>
              <w:instrText xml:space="preserve"> PAGEREF _Toc448771514 \h </w:instrText>
            </w:r>
            <w:r>
              <w:rPr>
                <w:webHidden/>
              </w:rPr>
            </w:r>
            <w:r>
              <w:rPr>
                <w:webHidden/>
              </w:rPr>
              <w:fldChar w:fldCharType="separate"/>
            </w:r>
            <w:r>
              <w:rPr>
                <w:webHidden/>
              </w:rPr>
              <w:t>173</w:t>
            </w:r>
            <w:r>
              <w:rPr>
                <w:webHidden/>
              </w:rPr>
              <w:fldChar w:fldCharType="end"/>
            </w:r>
          </w:hyperlink>
        </w:p>
        <w:p w14:paraId="3BC6C580"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515" w:history="1">
            <w:r w:rsidRPr="0090262A">
              <w:rPr>
                <w:rStyle w:val="Hyperlink"/>
                <w14:scene3d>
                  <w14:camera w14:prst="orthographicFront"/>
                  <w14:lightRig w14:rig="threePt" w14:dir="t">
                    <w14:rot w14:lat="0" w14:lon="0" w14:rev="0"/>
                  </w14:lightRig>
                </w14:scene3d>
              </w:rPr>
              <w:t>2.7.11</w:t>
            </w:r>
            <w:r>
              <w:rPr>
                <w:rFonts w:asciiTheme="minorHAnsi" w:eastAsiaTheme="minorEastAsia" w:hAnsiTheme="minorHAnsi" w:cstheme="minorBidi"/>
                <w:bCs w:val="0"/>
                <w:snapToGrid/>
                <w:color w:val="auto"/>
                <w:sz w:val="22"/>
                <w:szCs w:val="22"/>
              </w:rPr>
              <w:tab/>
            </w:r>
            <w:r w:rsidRPr="0090262A">
              <w:rPr>
                <w:rStyle w:val="Hyperlink"/>
              </w:rPr>
              <w:t>[NEW SECTION] 4.X Periodic Scanning Cancel</w:t>
            </w:r>
            <w:r>
              <w:rPr>
                <w:webHidden/>
              </w:rPr>
              <w:tab/>
            </w:r>
            <w:r>
              <w:rPr>
                <w:webHidden/>
              </w:rPr>
              <w:fldChar w:fldCharType="begin"/>
            </w:r>
            <w:r>
              <w:rPr>
                <w:webHidden/>
              </w:rPr>
              <w:instrText xml:space="preserve"> PAGEREF _Toc448771515 \h </w:instrText>
            </w:r>
            <w:r>
              <w:rPr>
                <w:webHidden/>
              </w:rPr>
            </w:r>
            <w:r>
              <w:rPr>
                <w:webHidden/>
              </w:rPr>
              <w:fldChar w:fldCharType="separate"/>
            </w:r>
            <w:r>
              <w:rPr>
                <w:webHidden/>
              </w:rPr>
              <w:t>176</w:t>
            </w:r>
            <w:r>
              <w:rPr>
                <w:webHidden/>
              </w:rPr>
              <w:fldChar w:fldCharType="end"/>
            </w:r>
          </w:hyperlink>
        </w:p>
        <w:p w14:paraId="5393851C"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516" w:history="1">
            <w:r w:rsidRPr="0090262A">
              <w:rPr>
                <w:rStyle w:val="Hyperlink"/>
                <w14:scene3d>
                  <w14:camera w14:prst="orthographicFront"/>
                  <w14:lightRig w14:rig="threePt" w14:dir="t">
                    <w14:rot w14:lat="0" w14:lon="0" w14:rev="0"/>
                  </w14:lightRig>
                </w14:scene3d>
              </w:rPr>
              <w:t>2.7.12</w:t>
            </w:r>
            <w:r>
              <w:rPr>
                <w:rFonts w:asciiTheme="minorHAnsi" w:eastAsiaTheme="minorEastAsia" w:hAnsiTheme="minorHAnsi" w:cstheme="minorBidi"/>
                <w:bCs w:val="0"/>
                <w:snapToGrid/>
                <w:color w:val="auto"/>
                <w:sz w:val="22"/>
                <w:szCs w:val="22"/>
              </w:rPr>
              <w:tab/>
            </w:r>
            <w:r w:rsidRPr="0090262A">
              <w:rPr>
                <w:rStyle w:val="Hyperlink"/>
              </w:rPr>
              <w:t>[NEW SECTION] 4.X Periodic Scanning Timeout</w:t>
            </w:r>
            <w:r>
              <w:rPr>
                <w:webHidden/>
              </w:rPr>
              <w:tab/>
            </w:r>
            <w:r>
              <w:rPr>
                <w:webHidden/>
              </w:rPr>
              <w:fldChar w:fldCharType="begin"/>
            </w:r>
            <w:r>
              <w:rPr>
                <w:webHidden/>
              </w:rPr>
              <w:instrText xml:space="preserve"> PAGEREF _Toc448771516 \h </w:instrText>
            </w:r>
            <w:r>
              <w:rPr>
                <w:webHidden/>
              </w:rPr>
            </w:r>
            <w:r>
              <w:rPr>
                <w:webHidden/>
              </w:rPr>
              <w:fldChar w:fldCharType="separate"/>
            </w:r>
            <w:r>
              <w:rPr>
                <w:webHidden/>
              </w:rPr>
              <w:t>176</w:t>
            </w:r>
            <w:r>
              <w:rPr>
                <w:webHidden/>
              </w:rPr>
              <w:fldChar w:fldCharType="end"/>
            </w:r>
          </w:hyperlink>
        </w:p>
        <w:p w14:paraId="5D665332"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517" w:history="1">
            <w:r w:rsidRPr="0090262A">
              <w:rPr>
                <w:rStyle w:val="Hyperlink"/>
                <w14:scene3d>
                  <w14:camera w14:prst="orthographicFront"/>
                  <w14:lightRig w14:rig="threePt" w14:dir="t">
                    <w14:rot w14:lat="0" w14:lon="0" w14:rev="0"/>
                  </w14:lightRig>
                </w14:scene3d>
              </w:rPr>
              <w:t>2.7.13</w:t>
            </w:r>
            <w:r>
              <w:rPr>
                <w:rFonts w:asciiTheme="minorHAnsi" w:eastAsiaTheme="minorEastAsia" w:hAnsiTheme="minorHAnsi" w:cstheme="minorBidi"/>
                <w:bCs w:val="0"/>
                <w:snapToGrid/>
                <w:color w:val="auto"/>
                <w:sz w:val="22"/>
                <w:szCs w:val="22"/>
              </w:rPr>
              <w:tab/>
            </w:r>
            <w:r w:rsidRPr="0090262A">
              <w:rPr>
                <w:rStyle w:val="Hyperlink"/>
              </w:rPr>
              <w:t>[NEW SECTION] 4.X Periodic Scanning Terminate</w:t>
            </w:r>
            <w:r>
              <w:rPr>
                <w:webHidden/>
              </w:rPr>
              <w:tab/>
            </w:r>
            <w:r>
              <w:rPr>
                <w:webHidden/>
              </w:rPr>
              <w:fldChar w:fldCharType="begin"/>
            </w:r>
            <w:r>
              <w:rPr>
                <w:webHidden/>
              </w:rPr>
              <w:instrText xml:space="preserve"> PAGEREF _Toc448771517 \h </w:instrText>
            </w:r>
            <w:r>
              <w:rPr>
                <w:webHidden/>
              </w:rPr>
            </w:r>
            <w:r>
              <w:rPr>
                <w:webHidden/>
              </w:rPr>
              <w:fldChar w:fldCharType="separate"/>
            </w:r>
            <w:r>
              <w:rPr>
                <w:webHidden/>
              </w:rPr>
              <w:t>177</w:t>
            </w:r>
            <w:r>
              <w:rPr>
                <w:webHidden/>
              </w:rPr>
              <w:fldChar w:fldCharType="end"/>
            </w:r>
          </w:hyperlink>
        </w:p>
        <w:p w14:paraId="39927EB4"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518" w:history="1">
            <w:r w:rsidRPr="0090262A">
              <w:rPr>
                <w:rStyle w:val="Hyperlink"/>
                <w14:scene3d>
                  <w14:camera w14:prst="orthographicFront"/>
                  <w14:lightRig w14:rig="threePt" w14:dir="t">
                    <w14:rot w14:lat="0" w14:lon="0" w14:rev="0"/>
                  </w14:lightRig>
                </w14:scene3d>
              </w:rPr>
              <w:t>2.7.14</w:t>
            </w:r>
            <w:r>
              <w:rPr>
                <w:rFonts w:asciiTheme="minorHAnsi" w:eastAsiaTheme="minorEastAsia" w:hAnsiTheme="minorHAnsi" w:cstheme="minorBidi"/>
                <w:bCs w:val="0"/>
                <w:snapToGrid/>
                <w:color w:val="auto"/>
                <w:sz w:val="22"/>
                <w:szCs w:val="22"/>
              </w:rPr>
              <w:tab/>
            </w:r>
            <w:r w:rsidRPr="0090262A">
              <w:rPr>
                <w:rStyle w:val="Hyperlink"/>
              </w:rPr>
              <w:t>[NEW SECTION] 5.X Initiating a Connection on the secondary advertising channel</w:t>
            </w:r>
            <w:r>
              <w:rPr>
                <w:webHidden/>
              </w:rPr>
              <w:tab/>
            </w:r>
            <w:r>
              <w:rPr>
                <w:webHidden/>
              </w:rPr>
              <w:fldChar w:fldCharType="begin"/>
            </w:r>
            <w:r>
              <w:rPr>
                <w:webHidden/>
              </w:rPr>
              <w:instrText xml:space="preserve"> PAGEREF _Toc448771518 \h </w:instrText>
            </w:r>
            <w:r>
              <w:rPr>
                <w:webHidden/>
              </w:rPr>
            </w:r>
            <w:r>
              <w:rPr>
                <w:webHidden/>
              </w:rPr>
              <w:fldChar w:fldCharType="separate"/>
            </w:r>
            <w:r>
              <w:rPr>
                <w:webHidden/>
              </w:rPr>
              <w:t>178</w:t>
            </w:r>
            <w:r>
              <w:rPr>
                <w:webHidden/>
              </w:rPr>
              <w:fldChar w:fldCharType="end"/>
            </w:r>
          </w:hyperlink>
        </w:p>
        <w:p w14:paraId="44139B8D" w14:textId="77777777" w:rsidR="009E779F" w:rsidRDefault="009E779F">
          <w:pPr>
            <w:pStyle w:val="TOC2"/>
            <w:rPr>
              <w:rFonts w:asciiTheme="minorHAnsi" w:eastAsiaTheme="minorEastAsia" w:hAnsiTheme="minorHAnsi" w:cstheme="minorBidi"/>
              <w:bCs w:val="0"/>
              <w:snapToGrid/>
              <w:color w:val="auto"/>
              <w:sz w:val="22"/>
              <w:szCs w:val="22"/>
            </w:rPr>
          </w:pPr>
          <w:hyperlink w:anchor="_Toc448771519" w:history="1">
            <w:r w:rsidRPr="0090262A">
              <w:rPr>
                <w:rStyle w:val="Hyperlink"/>
              </w:rPr>
              <w:t>2.8</w:t>
            </w:r>
            <w:r>
              <w:rPr>
                <w:rFonts w:asciiTheme="minorHAnsi" w:eastAsiaTheme="minorEastAsia" w:hAnsiTheme="minorHAnsi" w:cstheme="minorBidi"/>
                <w:bCs w:val="0"/>
                <w:snapToGrid/>
                <w:color w:val="auto"/>
                <w:sz w:val="22"/>
                <w:szCs w:val="22"/>
              </w:rPr>
              <w:tab/>
            </w:r>
            <w:r w:rsidRPr="0090262A">
              <w:rPr>
                <w:rStyle w:val="Hyperlink"/>
              </w:rPr>
              <w:t>Core Specification Supplement (CSS)</w:t>
            </w:r>
            <w:r>
              <w:rPr>
                <w:webHidden/>
              </w:rPr>
              <w:tab/>
            </w:r>
            <w:r>
              <w:rPr>
                <w:webHidden/>
              </w:rPr>
              <w:fldChar w:fldCharType="begin"/>
            </w:r>
            <w:r>
              <w:rPr>
                <w:webHidden/>
              </w:rPr>
              <w:instrText xml:space="preserve"> PAGEREF _Toc448771519 \h </w:instrText>
            </w:r>
            <w:r>
              <w:rPr>
                <w:webHidden/>
              </w:rPr>
            </w:r>
            <w:r>
              <w:rPr>
                <w:webHidden/>
              </w:rPr>
              <w:fldChar w:fldCharType="separate"/>
            </w:r>
            <w:r>
              <w:rPr>
                <w:webHidden/>
              </w:rPr>
              <w:t>180</w:t>
            </w:r>
            <w:r>
              <w:rPr>
                <w:webHidden/>
              </w:rPr>
              <w:fldChar w:fldCharType="end"/>
            </w:r>
          </w:hyperlink>
        </w:p>
        <w:p w14:paraId="3F435A19"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520" w:history="1">
            <w:r w:rsidRPr="0090262A">
              <w:rPr>
                <w:rStyle w:val="Hyperlink"/>
                <w14:scene3d>
                  <w14:camera w14:prst="orthographicFront"/>
                  <w14:lightRig w14:rig="threePt" w14:dir="t">
                    <w14:rot w14:lat="0" w14:lon="0" w14:rev="0"/>
                  </w14:lightRig>
                </w14:scene3d>
              </w:rPr>
              <w:t>2.8.1</w:t>
            </w:r>
            <w:r>
              <w:rPr>
                <w:rFonts w:asciiTheme="minorHAnsi" w:eastAsiaTheme="minorEastAsia" w:hAnsiTheme="minorHAnsi" w:cstheme="minorBidi"/>
                <w:bCs w:val="0"/>
                <w:snapToGrid/>
                <w:color w:val="auto"/>
                <w:sz w:val="22"/>
                <w:szCs w:val="22"/>
              </w:rPr>
              <w:tab/>
            </w:r>
            <w:r w:rsidRPr="0090262A">
              <w:rPr>
                <w:rStyle w:val="Hyperlink"/>
              </w:rPr>
              <w:t>[Modified Part] Part A: Host Data Types Specification</w:t>
            </w:r>
            <w:r>
              <w:rPr>
                <w:webHidden/>
              </w:rPr>
              <w:tab/>
            </w:r>
            <w:r>
              <w:rPr>
                <w:webHidden/>
              </w:rPr>
              <w:fldChar w:fldCharType="begin"/>
            </w:r>
            <w:r>
              <w:rPr>
                <w:webHidden/>
              </w:rPr>
              <w:instrText xml:space="preserve"> PAGEREF _Toc448771520 \h </w:instrText>
            </w:r>
            <w:r>
              <w:rPr>
                <w:webHidden/>
              </w:rPr>
            </w:r>
            <w:r>
              <w:rPr>
                <w:webHidden/>
              </w:rPr>
              <w:fldChar w:fldCharType="separate"/>
            </w:r>
            <w:r>
              <w:rPr>
                <w:webHidden/>
              </w:rPr>
              <w:t>180</w:t>
            </w:r>
            <w:r>
              <w:rPr>
                <w:webHidden/>
              </w:rPr>
              <w:fldChar w:fldCharType="end"/>
            </w:r>
          </w:hyperlink>
        </w:p>
        <w:p w14:paraId="15E43DD0"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521" w:history="1">
            <w:r w:rsidRPr="0090262A">
              <w:rPr>
                <w:rStyle w:val="Hyperlink"/>
                <w14:scene3d>
                  <w14:camera w14:prst="orthographicFront"/>
                  <w14:lightRig w14:rig="threePt" w14:dir="t">
                    <w14:rot w14:lat="0" w14:lon="0" w14:rev="0"/>
                  </w14:lightRig>
                </w14:scene3d>
              </w:rPr>
              <w:t>2.8.2</w:t>
            </w:r>
            <w:r>
              <w:rPr>
                <w:rFonts w:asciiTheme="minorHAnsi" w:eastAsiaTheme="minorEastAsia" w:hAnsiTheme="minorHAnsi" w:cstheme="minorBidi"/>
                <w:bCs w:val="0"/>
                <w:snapToGrid/>
                <w:color w:val="auto"/>
                <w:sz w:val="22"/>
                <w:szCs w:val="22"/>
              </w:rPr>
              <w:tab/>
            </w:r>
            <w:r w:rsidRPr="0090262A">
              <w:rPr>
                <w:rStyle w:val="Hyperlink"/>
              </w:rPr>
              <w:t>[Modified Section] 1 Host Data Types Definitions and Formats</w:t>
            </w:r>
            <w:r>
              <w:rPr>
                <w:webHidden/>
              </w:rPr>
              <w:tab/>
            </w:r>
            <w:r>
              <w:rPr>
                <w:webHidden/>
              </w:rPr>
              <w:fldChar w:fldCharType="begin"/>
            </w:r>
            <w:r>
              <w:rPr>
                <w:webHidden/>
              </w:rPr>
              <w:instrText xml:space="preserve"> PAGEREF _Toc448771521 \h </w:instrText>
            </w:r>
            <w:r>
              <w:rPr>
                <w:webHidden/>
              </w:rPr>
            </w:r>
            <w:r>
              <w:rPr>
                <w:webHidden/>
              </w:rPr>
              <w:fldChar w:fldCharType="separate"/>
            </w:r>
            <w:r>
              <w:rPr>
                <w:webHidden/>
              </w:rPr>
              <w:t>180</w:t>
            </w:r>
            <w:r>
              <w:rPr>
                <w:webHidden/>
              </w:rPr>
              <w:fldChar w:fldCharType="end"/>
            </w:r>
          </w:hyperlink>
        </w:p>
        <w:p w14:paraId="70240809" w14:textId="77777777" w:rsidR="009E779F" w:rsidRDefault="009E779F">
          <w:pPr>
            <w:pStyle w:val="TOC3"/>
            <w:rPr>
              <w:rFonts w:asciiTheme="minorHAnsi" w:eastAsiaTheme="minorEastAsia" w:hAnsiTheme="minorHAnsi" w:cstheme="minorBidi"/>
              <w:bCs w:val="0"/>
              <w:snapToGrid/>
              <w:color w:val="auto"/>
              <w:sz w:val="22"/>
              <w:szCs w:val="22"/>
            </w:rPr>
          </w:pPr>
          <w:hyperlink w:anchor="_Toc448771522" w:history="1">
            <w:r w:rsidRPr="0090262A">
              <w:rPr>
                <w:rStyle w:val="Hyperlink"/>
                <w14:scene3d>
                  <w14:camera w14:prst="orthographicFront"/>
                  <w14:lightRig w14:rig="threePt" w14:dir="t">
                    <w14:rot w14:lat="0" w14:lon="0" w14:rev="0"/>
                  </w14:lightRig>
                </w14:scene3d>
              </w:rPr>
              <w:t>2.8.3</w:t>
            </w:r>
            <w:r>
              <w:rPr>
                <w:rFonts w:asciiTheme="minorHAnsi" w:eastAsiaTheme="minorEastAsia" w:hAnsiTheme="minorHAnsi" w:cstheme="minorBidi"/>
                <w:bCs w:val="0"/>
                <w:snapToGrid/>
                <w:color w:val="auto"/>
                <w:sz w:val="22"/>
                <w:szCs w:val="22"/>
              </w:rPr>
              <w:tab/>
            </w:r>
            <w:r w:rsidRPr="0090262A">
              <w:rPr>
                <w:rStyle w:val="Hyperlink"/>
              </w:rPr>
              <w:t>[New Part] Part X: Controller Data Types Specification</w:t>
            </w:r>
            <w:r>
              <w:rPr>
                <w:webHidden/>
              </w:rPr>
              <w:tab/>
            </w:r>
            <w:r>
              <w:rPr>
                <w:webHidden/>
              </w:rPr>
              <w:fldChar w:fldCharType="begin"/>
            </w:r>
            <w:r>
              <w:rPr>
                <w:webHidden/>
              </w:rPr>
              <w:instrText xml:space="preserve"> PAGEREF _Toc448771522 \h </w:instrText>
            </w:r>
            <w:r>
              <w:rPr>
                <w:webHidden/>
              </w:rPr>
            </w:r>
            <w:r>
              <w:rPr>
                <w:webHidden/>
              </w:rPr>
              <w:fldChar w:fldCharType="separate"/>
            </w:r>
            <w:r>
              <w:rPr>
                <w:webHidden/>
              </w:rPr>
              <w:t>180</w:t>
            </w:r>
            <w:r>
              <w:rPr>
                <w:webHidden/>
              </w:rPr>
              <w:fldChar w:fldCharType="end"/>
            </w:r>
          </w:hyperlink>
        </w:p>
        <w:p w14:paraId="3155394E" w14:textId="77777777" w:rsidR="009E779F" w:rsidRDefault="009E779F">
          <w:pPr>
            <w:pStyle w:val="TOC1"/>
            <w:tabs>
              <w:tab w:val="left" w:pos="400"/>
              <w:tab w:val="right" w:leader="dot" w:pos="9350"/>
            </w:tabs>
            <w:rPr>
              <w:rFonts w:asciiTheme="minorHAnsi" w:eastAsiaTheme="minorEastAsia" w:hAnsiTheme="minorHAnsi" w:cstheme="minorBidi"/>
              <w:b w:val="0"/>
              <w:bCs w:val="0"/>
              <w:snapToGrid/>
              <w:color w:val="auto"/>
              <w:sz w:val="22"/>
              <w:szCs w:val="22"/>
            </w:rPr>
          </w:pPr>
          <w:hyperlink w:anchor="_Toc448771523" w:history="1">
            <w:r w:rsidRPr="0090262A">
              <w:rPr>
                <w:rStyle w:val="Hyperlink"/>
              </w:rPr>
              <w:t>3</w:t>
            </w:r>
            <w:r>
              <w:rPr>
                <w:rFonts w:asciiTheme="minorHAnsi" w:eastAsiaTheme="minorEastAsia" w:hAnsiTheme="minorHAnsi" w:cstheme="minorBidi"/>
                <w:b w:val="0"/>
                <w:bCs w:val="0"/>
                <w:snapToGrid/>
                <w:color w:val="auto"/>
                <w:sz w:val="22"/>
                <w:szCs w:val="22"/>
              </w:rPr>
              <w:tab/>
            </w:r>
            <w:r w:rsidRPr="0090262A">
              <w:rPr>
                <w:rStyle w:val="Hyperlink"/>
              </w:rPr>
              <w:t>References</w:t>
            </w:r>
            <w:r>
              <w:rPr>
                <w:webHidden/>
              </w:rPr>
              <w:tab/>
            </w:r>
            <w:r>
              <w:rPr>
                <w:webHidden/>
              </w:rPr>
              <w:fldChar w:fldCharType="begin"/>
            </w:r>
            <w:r>
              <w:rPr>
                <w:webHidden/>
              </w:rPr>
              <w:instrText xml:space="preserve"> PAGEREF _Toc448771523 \h </w:instrText>
            </w:r>
            <w:r>
              <w:rPr>
                <w:webHidden/>
              </w:rPr>
            </w:r>
            <w:r>
              <w:rPr>
                <w:webHidden/>
              </w:rPr>
              <w:fldChar w:fldCharType="separate"/>
            </w:r>
            <w:r>
              <w:rPr>
                <w:webHidden/>
              </w:rPr>
              <w:t>183</w:t>
            </w:r>
            <w:r>
              <w:rPr>
                <w:webHidden/>
              </w:rPr>
              <w:fldChar w:fldCharType="end"/>
            </w:r>
          </w:hyperlink>
        </w:p>
        <w:p w14:paraId="385F3753" w14:textId="77777777" w:rsidR="004C67D5" w:rsidRPr="004853D4" w:rsidRDefault="00082694" w:rsidP="008F26E1">
          <w:pPr>
            <w:pStyle w:val="TOC1"/>
          </w:pPr>
          <w:r w:rsidRPr="004853D4">
            <w:fldChar w:fldCharType="end"/>
          </w:r>
        </w:p>
      </w:sdtContent>
    </w:sdt>
    <w:p w14:paraId="37DA36D5" w14:textId="77777777" w:rsidR="00F42BF9" w:rsidRPr="004853D4" w:rsidRDefault="00F42BF9" w:rsidP="005745A9">
      <w:pPr>
        <w:pStyle w:val="Heading1"/>
      </w:pPr>
      <w:bookmarkStart w:id="0" w:name="_Toc304795242"/>
      <w:bookmarkStart w:id="1" w:name="_Toc443590309"/>
      <w:bookmarkStart w:id="2" w:name="_Toc448771350"/>
      <w:r w:rsidRPr="004853D4">
        <w:t>Change Overview</w:t>
      </w:r>
      <w:bookmarkEnd w:id="0"/>
      <w:bookmarkEnd w:id="1"/>
      <w:bookmarkEnd w:id="2"/>
    </w:p>
    <w:p w14:paraId="49764E63" w14:textId="77777777" w:rsidR="00D0491C" w:rsidRDefault="00D0491C" w:rsidP="00B03027">
      <w:pPr>
        <w:pStyle w:val="Heading2"/>
      </w:pPr>
      <w:bookmarkStart w:id="3" w:name="_Toc443590310"/>
      <w:bookmarkStart w:id="4" w:name="_Toc304795243"/>
      <w:bookmarkStart w:id="5" w:name="_Toc448771351"/>
      <w:r>
        <w:t>Changes since FIPD</w:t>
      </w:r>
      <w:bookmarkEnd w:id="3"/>
      <w:bookmarkEnd w:id="5"/>
    </w:p>
    <w:p w14:paraId="5AAA10F8" w14:textId="77777777" w:rsidR="007B031C" w:rsidRDefault="007B031C" w:rsidP="00B36F6A">
      <w:pPr>
        <w:pStyle w:val="ListParagraph"/>
        <w:numPr>
          <w:ilvl w:val="0"/>
          <w:numId w:val="25"/>
        </w:numPr>
      </w:pPr>
      <w:r>
        <w:t>New AUX_CHAIN_IND PDU added to support fragmented advData for advertising events, scan responses and periodic advertising.</w:t>
      </w:r>
    </w:p>
    <w:p w14:paraId="4959CE3D" w14:textId="77777777" w:rsidR="00A87A68" w:rsidRDefault="00A87A68" w:rsidP="00B36F6A">
      <w:pPr>
        <w:pStyle w:val="ListParagraph"/>
        <w:numPr>
          <w:ilvl w:val="0"/>
          <w:numId w:val="25"/>
        </w:numPr>
      </w:pPr>
      <w:r>
        <w:t>ADI field coverage change</w:t>
      </w:r>
    </w:p>
    <w:p w14:paraId="1549D354" w14:textId="23CDD616" w:rsidR="00981FE9" w:rsidRDefault="00981FE9" w:rsidP="00B36F6A">
      <w:pPr>
        <w:pStyle w:val="ListParagraph"/>
        <w:numPr>
          <w:ilvl w:val="1"/>
          <w:numId w:val="25"/>
        </w:numPr>
      </w:pPr>
      <w:r>
        <w:t>ADI in the ADV_EXT_IND packet refers to all advData in the AUX_ADV_IND</w:t>
      </w:r>
      <w:r w:rsidR="00EE62C6">
        <w:t>, AUX_CHAIN_IND and AUX_SYNC_IND</w:t>
      </w:r>
      <w:r>
        <w:t xml:space="preserve"> packet</w:t>
      </w:r>
      <w:r w:rsidR="00EE62C6">
        <w:t>s</w:t>
      </w:r>
      <w:r>
        <w:t xml:space="preserve"> pointed to by the AuxPtr </w:t>
      </w:r>
      <w:r w:rsidR="00EE62C6">
        <w:t xml:space="preserve">and SyncInfo </w:t>
      </w:r>
      <w:r>
        <w:t>field</w:t>
      </w:r>
      <w:r w:rsidR="00EE62C6">
        <w:t>s.  All ADI fields used in the AUX_ADV_IND, AUX_CHAIN_IND and AUX_SYNC_IND packets are the same value used in the ADV_EXT_IND packet.</w:t>
      </w:r>
    </w:p>
    <w:p w14:paraId="60E83957" w14:textId="42DC03EC" w:rsidR="00EA73CA" w:rsidRDefault="00EA73CA" w:rsidP="00B36F6A">
      <w:pPr>
        <w:pStyle w:val="ListParagraph"/>
        <w:numPr>
          <w:ilvl w:val="1"/>
          <w:numId w:val="25"/>
        </w:numPr>
      </w:pPr>
      <w:r>
        <w:t>ADI in a scannable ADV_EXT_IND packet refers to the advData in the AUX_SCAN_RSP packet (AUX_ADV_IND shall not have advData).</w:t>
      </w:r>
    </w:p>
    <w:p w14:paraId="4C3CF6D6" w14:textId="77777777" w:rsidR="00981FE9" w:rsidRDefault="00981FE9" w:rsidP="00B36F6A">
      <w:pPr>
        <w:pStyle w:val="ListParagraph"/>
        <w:numPr>
          <w:ilvl w:val="1"/>
          <w:numId w:val="25"/>
        </w:numPr>
      </w:pPr>
      <w:r>
        <w:t>ADI shall be reserved for future use for any other advertising PDU</w:t>
      </w:r>
    </w:p>
    <w:p w14:paraId="59D647DB" w14:textId="77777777" w:rsidR="00981FE9" w:rsidRDefault="00981FE9" w:rsidP="00B36F6A">
      <w:pPr>
        <w:pStyle w:val="ListParagraph"/>
        <w:numPr>
          <w:ilvl w:val="1"/>
          <w:numId w:val="25"/>
        </w:numPr>
      </w:pPr>
      <w:r>
        <w:t>ADI’s Data ID field applies to the advData in the AUX_ADV_IND packet pointed to by the AuxPtr field</w:t>
      </w:r>
    </w:p>
    <w:p w14:paraId="0C8F8DC7" w14:textId="77777777" w:rsidR="00981FE9" w:rsidRDefault="00981FE9" w:rsidP="00B36F6A">
      <w:pPr>
        <w:pStyle w:val="ListParagraph"/>
        <w:numPr>
          <w:ilvl w:val="1"/>
          <w:numId w:val="25"/>
        </w:numPr>
      </w:pPr>
      <w:r>
        <w:t>ADI’s Set ID field applies to all packets pointed to by the AuxPtr (AUX_ADV_IND</w:t>
      </w:r>
      <w:r w:rsidR="00E96842">
        <w:t xml:space="preserve"> or AUX_CHAIN_IND</w:t>
      </w:r>
      <w:r>
        <w:t>)</w:t>
      </w:r>
      <w:r w:rsidR="00D8761E">
        <w:t xml:space="preserve"> or SyncInfo field (AUX_SYNC_IND)</w:t>
      </w:r>
      <w:r>
        <w:t>.</w:t>
      </w:r>
    </w:p>
    <w:p w14:paraId="7A3ED060" w14:textId="5502A493" w:rsidR="00E54679" w:rsidRDefault="00E54679" w:rsidP="00B36F6A">
      <w:pPr>
        <w:pStyle w:val="ListParagraph"/>
        <w:numPr>
          <w:ilvl w:val="0"/>
          <w:numId w:val="25"/>
        </w:numPr>
      </w:pPr>
      <w:r>
        <w:t xml:space="preserve">Connection requests only supported on secondary advertising channel when connectable advertising events </w:t>
      </w:r>
      <w:r w:rsidR="00A75516">
        <w:t>use</w:t>
      </w:r>
      <w:r>
        <w:t xml:space="preserve"> the extended advertising PDUs.</w:t>
      </w:r>
    </w:p>
    <w:p w14:paraId="016C6852" w14:textId="62BF092E" w:rsidR="00A75516" w:rsidRDefault="00A75516" w:rsidP="00B36F6A">
      <w:pPr>
        <w:pStyle w:val="ListParagraph"/>
        <w:numPr>
          <w:ilvl w:val="0"/>
          <w:numId w:val="25"/>
        </w:numPr>
      </w:pPr>
      <w:r>
        <w:t>Scan request only supported on secondary advertising channel when scannable advertising events use the extended advertising PDUs.</w:t>
      </w:r>
    </w:p>
    <w:p w14:paraId="52F02B6E" w14:textId="55BD796D" w:rsidR="00EA73CA" w:rsidRDefault="00EA73CA" w:rsidP="00B36F6A">
      <w:pPr>
        <w:pStyle w:val="ListParagraph"/>
        <w:numPr>
          <w:ilvl w:val="0"/>
          <w:numId w:val="25"/>
        </w:numPr>
      </w:pPr>
      <w:r>
        <w:t>Scannable advertising not permitted to have advData in AUX_ADV_IND</w:t>
      </w:r>
    </w:p>
    <w:p w14:paraId="56CCDED8" w14:textId="77777777" w:rsidR="00E96842" w:rsidRDefault="00E96842" w:rsidP="00B36F6A">
      <w:pPr>
        <w:pStyle w:val="ListParagraph"/>
        <w:numPr>
          <w:ilvl w:val="0"/>
          <w:numId w:val="25"/>
        </w:numPr>
      </w:pPr>
      <w:r>
        <w:t>New error codes added</w:t>
      </w:r>
    </w:p>
    <w:p w14:paraId="0C8DFAEF" w14:textId="77777777" w:rsidR="00E96842" w:rsidRDefault="00E96842" w:rsidP="00B36F6A">
      <w:pPr>
        <w:pStyle w:val="ListParagraph"/>
        <w:numPr>
          <w:ilvl w:val="0"/>
          <w:numId w:val="25"/>
        </w:numPr>
      </w:pPr>
      <w:r>
        <w:t>Architecture and GAP updates including changes for LR feature</w:t>
      </w:r>
    </w:p>
    <w:p w14:paraId="3DE05CF8" w14:textId="77777777" w:rsidR="001D7978" w:rsidRDefault="00E54679" w:rsidP="00B36F6A">
      <w:pPr>
        <w:pStyle w:val="ListParagraph"/>
        <w:numPr>
          <w:ilvl w:val="0"/>
          <w:numId w:val="25"/>
        </w:numPr>
      </w:pPr>
      <w:r>
        <w:t xml:space="preserve">Significant </w:t>
      </w:r>
      <w:r w:rsidR="001D7978">
        <w:t xml:space="preserve">HCI </w:t>
      </w:r>
      <w:r>
        <w:t xml:space="preserve">event and command </w:t>
      </w:r>
      <w:r w:rsidR="001D7978">
        <w:t>changes</w:t>
      </w:r>
    </w:p>
    <w:p w14:paraId="635B6E22" w14:textId="77777777" w:rsidR="001D7978" w:rsidRDefault="001D7978" w:rsidP="00B36F6A">
      <w:pPr>
        <w:pStyle w:val="ListParagraph"/>
        <w:numPr>
          <w:ilvl w:val="0"/>
          <w:numId w:val="25"/>
        </w:numPr>
      </w:pPr>
      <w:r>
        <w:t>SyncInfo field added channel index to support legacy channel selection algorithm</w:t>
      </w:r>
      <w:r w:rsidR="0096692D">
        <w:t xml:space="preserve"> (this change was actually made in the FIPD during BARB comment resolution)</w:t>
      </w:r>
    </w:p>
    <w:p w14:paraId="459CF89A" w14:textId="77777777" w:rsidR="000422DB" w:rsidRDefault="000422DB" w:rsidP="00B36F6A">
      <w:pPr>
        <w:pStyle w:val="ListParagraph"/>
        <w:numPr>
          <w:ilvl w:val="0"/>
          <w:numId w:val="25"/>
        </w:numPr>
      </w:pPr>
      <w:r>
        <w:t>Added RSSI Filtering List to Link Layer</w:t>
      </w:r>
    </w:p>
    <w:p w14:paraId="31F9F527" w14:textId="77777777" w:rsidR="00981EAC" w:rsidRDefault="00981EAC" w:rsidP="00B36F6A">
      <w:pPr>
        <w:pStyle w:val="ListParagraph"/>
        <w:numPr>
          <w:ilvl w:val="1"/>
          <w:numId w:val="25"/>
        </w:numPr>
      </w:pPr>
      <w:r>
        <w:t>RSSI Filtering removed from CR and moved to separate document</w:t>
      </w:r>
    </w:p>
    <w:p w14:paraId="5D3E9E66" w14:textId="77777777" w:rsidR="00E54679" w:rsidRDefault="00E54679" w:rsidP="00B36F6A">
      <w:pPr>
        <w:pStyle w:val="ListParagraph"/>
        <w:numPr>
          <w:ilvl w:val="0"/>
          <w:numId w:val="25"/>
        </w:numPr>
      </w:pPr>
      <w:r>
        <w:t>Added CSS section to capture initial Additional Controller Advertising Data (ACAD) types.</w:t>
      </w:r>
    </w:p>
    <w:p w14:paraId="464FA8F7" w14:textId="77777777" w:rsidR="00E54679" w:rsidRDefault="00E54679" w:rsidP="00B36F6A">
      <w:pPr>
        <w:pStyle w:val="ListParagraph"/>
        <w:numPr>
          <w:ilvl w:val="1"/>
          <w:numId w:val="25"/>
        </w:numPr>
      </w:pPr>
      <w:r>
        <w:t>Channel map updates during periodic advertising</w:t>
      </w:r>
    </w:p>
    <w:p w14:paraId="7911D382" w14:textId="77777777" w:rsidR="007B031C" w:rsidRDefault="007B031C" w:rsidP="00B36F6A">
      <w:pPr>
        <w:pStyle w:val="ListParagraph"/>
        <w:numPr>
          <w:ilvl w:val="0"/>
          <w:numId w:val="25"/>
        </w:numPr>
      </w:pPr>
      <w:r>
        <w:t xml:space="preserve">AUX_ADV_IND offset timing </w:t>
      </w:r>
      <w:r w:rsidR="00B71479">
        <w:t xml:space="preserve">variability </w:t>
      </w:r>
      <w:r>
        <w:t>allows for controller scheduling flexiblity</w:t>
      </w:r>
    </w:p>
    <w:p w14:paraId="6D02E6EE" w14:textId="77777777" w:rsidR="001A5995" w:rsidRDefault="001A5995" w:rsidP="00B36F6A">
      <w:pPr>
        <w:pStyle w:val="ListParagraph"/>
        <w:numPr>
          <w:ilvl w:val="0"/>
          <w:numId w:val="25"/>
        </w:numPr>
      </w:pPr>
      <w:r>
        <w:t>Scan responses (AUX_SCAN_RSP) shall occur prior to the start of the next advertising event</w:t>
      </w:r>
    </w:p>
    <w:p w14:paraId="23622675" w14:textId="77777777" w:rsidR="00E81E51" w:rsidRDefault="00E81E51" w:rsidP="00B36F6A">
      <w:pPr>
        <w:pStyle w:val="ListParagraph"/>
        <w:numPr>
          <w:ilvl w:val="0"/>
          <w:numId w:val="25"/>
        </w:numPr>
      </w:pPr>
      <w:r>
        <w:t xml:space="preserve">Added </w:t>
      </w:r>
      <w:r w:rsidR="00235675">
        <w:t>Naming Conventions for PDUs to Volume 1, Part E per Errata 6673.</w:t>
      </w:r>
    </w:p>
    <w:p w14:paraId="076A22DC" w14:textId="77777777" w:rsidR="002D14B9" w:rsidRDefault="002D14B9" w:rsidP="00B36F6A">
      <w:pPr>
        <w:pStyle w:val="ListParagraph"/>
        <w:numPr>
          <w:ilvl w:val="0"/>
          <w:numId w:val="25"/>
        </w:numPr>
      </w:pPr>
      <w:r>
        <w:t>LE Feature bit definitions added</w:t>
      </w:r>
    </w:p>
    <w:p w14:paraId="0DC808EC" w14:textId="77777777" w:rsidR="002D14B9" w:rsidRDefault="002D14B9" w:rsidP="00B36F6A">
      <w:pPr>
        <w:pStyle w:val="ListParagraph"/>
        <w:numPr>
          <w:ilvl w:val="0"/>
          <w:numId w:val="25"/>
        </w:numPr>
      </w:pPr>
      <w:r>
        <w:t>Requirement on scanners to support 255 octet advertising channel PDU payload.</w:t>
      </w:r>
    </w:p>
    <w:p w14:paraId="4E0B05A6" w14:textId="77777777" w:rsidR="00E96842" w:rsidRPr="00D0491C" w:rsidRDefault="00E96842" w:rsidP="00B36F6A">
      <w:pPr>
        <w:pStyle w:val="ListParagraph"/>
        <w:numPr>
          <w:ilvl w:val="0"/>
          <w:numId w:val="25"/>
        </w:numPr>
      </w:pPr>
      <w:r>
        <w:t>Note: This CR assumes the current channel selection algorithm for connection in v4.0-4.2.  Channel Selection Algorithm #2 feature to included changes necessary for the Advertising Extension feature.</w:t>
      </w:r>
    </w:p>
    <w:p w14:paraId="17E488D3" w14:textId="77777777" w:rsidR="00F42BF9" w:rsidRPr="004853D4" w:rsidRDefault="00F42BF9" w:rsidP="002056AF">
      <w:pPr>
        <w:pStyle w:val="Heading1"/>
      </w:pPr>
      <w:bookmarkStart w:id="6" w:name="_Toc443590311"/>
      <w:bookmarkStart w:id="7" w:name="_Toc448771352"/>
      <w:r w:rsidRPr="004853D4">
        <w:t>Change Request Instances</w:t>
      </w:r>
      <w:bookmarkEnd w:id="4"/>
      <w:bookmarkEnd w:id="6"/>
      <w:bookmarkEnd w:id="7"/>
    </w:p>
    <w:p w14:paraId="3561C020" w14:textId="77777777" w:rsidR="00E40CCE" w:rsidRDefault="00E40CCE" w:rsidP="00E40CCE">
      <w:r>
        <w:t>This section contains the proposed text changes to the existing specification language.  For commentary on motivations for specific changes, please see the previous section.</w:t>
      </w:r>
    </w:p>
    <w:p w14:paraId="02144B51" w14:textId="77777777" w:rsidR="00E40CCE" w:rsidRDefault="00E40CCE" w:rsidP="00E40CCE">
      <w:pPr>
        <w:pStyle w:val="Heading2"/>
        <w:numPr>
          <w:ilvl w:val="1"/>
          <w:numId w:val="15"/>
        </w:numPr>
      </w:pPr>
      <w:bookmarkStart w:id="8" w:name="_Toc432709646"/>
      <w:bookmarkStart w:id="9" w:name="_Toc443590312"/>
      <w:bookmarkStart w:id="10" w:name="_Toc448771353"/>
      <w:commentRangeStart w:id="11"/>
      <w:r>
        <w:t>Volume 1, Part A: Architecture</w:t>
      </w:r>
      <w:bookmarkEnd w:id="8"/>
      <w:bookmarkEnd w:id="9"/>
      <w:commentRangeEnd w:id="11"/>
      <w:r w:rsidR="00527FCC">
        <w:rPr>
          <w:rStyle w:val="CommentReference"/>
          <w:rFonts w:ascii="Arial" w:eastAsiaTheme="minorEastAsia" w:hAnsi="Arial" w:cstheme="minorBidi"/>
          <w:b w:val="0"/>
          <w:color w:val="auto"/>
        </w:rPr>
        <w:commentReference w:id="11"/>
      </w:r>
      <w:bookmarkEnd w:id="10"/>
    </w:p>
    <w:p w14:paraId="5F9A2509" w14:textId="77777777" w:rsidR="00110414" w:rsidRPr="003928DF" w:rsidRDefault="00D07EBC" w:rsidP="00F03F8D">
      <w:pPr>
        <w:pStyle w:val="Heading3"/>
      </w:pPr>
      <w:bookmarkStart w:id="12" w:name="_Toc426365106"/>
      <w:bookmarkStart w:id="13" w:name="_Toc432767279"/>
      <w:bookmarkStart w:id="14" w:name="_Toc448771354"/>
      <w:r w:rsidRPr="00B03027">
        <w:t xml:space="preserve">[Modified Section] </w:t>
      </w:r>
      <w:r w:rsidRPr="00F03F8D">
        <w:t>3.2.2 LE Generic Packet Structure</w:t>
      </w:r>
      <w:bookmarkEnd w:id="12"/>
      <w:bookmarkEnd w:id="13"/>
      <w:bookmarkEnd w:id="14"/>
    </w:p>
    <w:p w14:paraId="378BB678" w14:textId="77777777" w:rsidR="00D07EBC" w:rsidRPr="00B03027" w:rsidRDefault="00D07EBC" w:rsidP="00D07EBC">
      <w:pPr>
        <w:autoSpaceDE w:val="0"/>
        <w:autoSpaceDN w:val="0"/>
        <w:adjustRightInd w:val="0"/>
        <w:spacing w:after="0" w:line="240" w:lineRule="auto"/>
        <w:rPr>
          <w:rFonts w:eastAsia="Times New Roman" w:cs="Arial"/>
          <w:b/>
          <w:color w:val="00B050"/>
          <w:sz w:val="24"/>
          <w:szCs w:val="24"/>
        </w:rPr>
      </w:pPr>
      <w:r w:rsidRPr="00B03027">
        <w:rPr>
          <w:rFonts w:eastAsia="Times New Roman" w:cs="Arial"/>
          <w:b/>
          <w:color w:val="00B050"/>
          <w:sz w:val="24"/>
          <w:szCs w:val="24"/>
        </w:rPr>
        <w:t>[</w:t>
      </w:r>
      <w:r w:rsidR="00F739AA" w:rsidRPr="00B03027">
        <w:rPr>
          <w:rFonts w:eastAsia="Times New Roman" w:cs="Arial"/>
          <w:b/>
          <w:color w:val="00B050"/>
          <w:sz w:val="24"/>
          <w:szCs w:val="24"/>
        </w:rPr>
        <w:t xml:space="preserve">Note to Editor: </w:t>
      </w:r>
      <w:r w:rsidRPr="00B03027">
        <w:rPr>
          <w:rFonts w:eastAsia="Times New Roman" w:cs="Arial"/>
          <w:b/>
          <w:color w:val="00B050"/>
          <w:sz w:val="24"/>
          <w:szCs w:val="24"/>
        </w:rPr>
        <w:t>Append the following after Figure 3.X+2: LE Coded PHY packet structure]</w:t>
      </w:r>
    </w:p>
    <w:p w14:paraId="05E3EF2A" w14:textId="77777777" w:rsidR="00825C0B" w:rsidRDefault="00D07EBC" w:rsidP="00D07EBC">
      <w:pPr>
        <w:autoSpaceDE w:val="0"/>
        <w:autoSpaceDN w:val="0"/>
        <w:adjustRightInd w:val="0"/>
        <w:spacing w:after="0" w:line="240" w:lineRule="auto"/>
        <w:rPr>
          <w:rFonts w:eastAsia="Times New Roman" w:cs="Arial"/>
          <w:color w:val="FF0000"/>
          <w:sz w:val="24"/>
          <w:szCs w:val="24"/>
        </w:rPr>
      </w:pPr>
      <w:r w:rsidRPr="00980F09">
        <w:rPr>
          <w:rFonts w:eastAsia="Times New Roman" w:cs="Arial"/>
          <w:color w:val="FF0000"/>
          <w:sz w:val="24"/>
          <w:szCs w:val="24"/>
        </w:rPr>
        <w:t xml:space="preserve">When using the LE Coded PHY, it is recommended to carefully consider the impact of radio-on time for power consumption and duty cycle for scheduling and coexistence over the air. The LE Coded PHY with </w:t>
      </w:r>
      <w:r w:rsidR="007542EA">
        <w:rPr>
          <w:rFonts w:eastAsia="Times New Roman" w:cs="Arial"/>
          <w:color w:val="FF0000"/>
          <w:sz w:val="24"/>
          <w:szCs w:val="24"/>
        </w:rPr>
        <w:t>S</w:t>
      </w:r>
      <w:r w:rsidRPr="00980F09">
        <w:rPr>
          <w:rFonts w:eastAsia="Times New Roman" w:cs="Arial"/>
          <w:color w:val="FF0000"/>
          <w:sz w:val="24"/>
          <w:szCs w:val="24"/>
        </w:rPr>
        <w:t xml:space="preserve">=8 coding (125 kb/s) represents the worst case, when considering radio-on time and duty cycle, where each packet sent over the air will be approximately 8 times larger than LE 1M. </w:t>
      </w:r>
    </w:p>
    <w:p w14:paraId="145AE25F" w14:textId="77777777" w:rsidR="00825C0B" w:rsidRDefault="00825C0B" w:rsidP="00D07EBC">
      <w:pPr>
        <w:autoSpaceDE w:val="0"/>
        <w:autoSpaceDN w:val="0"/>
        <w:adjustRightInd w:val="0"/>
        <w:spacing w:after="0" w:line="240" w:lineRule="auto"/>
        <w:rPr>
          <w:rFonts w:eastAsia="Times New Roman" w:cs="Arial"/>
          <w:color w:val="FF0000"/>
          <w:sz w:val="24"/>
          <w:szCs w:val="24"/>
        </w:rPr>
      </w:pPr>
    </w:p>
    <w:p w14:paraId="7DAB0E41" w14:textId="77777777" w:rsidR="00D07EBC" w:rsidRDefault="00D07EBC" w:rsidP="00D07EBC">
      <w:pPr>
        <w:autoSpaceDE w:val="0"/>
        <w:autoSpaceDN w:val="0"/>
        <w:adjustRightInd w:val="0"/>
        <w:spacing w:after="0" w:line="240" w:lineRule="auto"/>
        <w:rPr>
          <w:rFonts w:eastAsia="Times New Roman" w:cs="Arial"/>
          <w:color w:val="FF0000"/>
          <w:sz w:val="24"/>
          <w:szCs w:val="24"/>
        </w:rPr>
      </w:pPr>
      <w:r w:rsidRPr="00980F09">
        <w:rPr>
          <w:rFonts w:eastAsia="Times New Roman" w:cs="Arial"/>
          <w:color w:val="FF0000"/>
          <w:sz w:val="24"/>
          <w:szCs w:val="24"/>
        </w:rPr>
        <w:t>Table 3.X+1 illustrates</w:t>
      </w:r>
      <w:r w:rsidR="00700C2F">
        <w:rPr>
          <w:rFonts w:eastAsia="Times New Roman" w:cs="Arial"/>
          <w:color w:val="FF0000"/>
          <w:sz w:val="24"/>
          <w:szCs w:val="24"/>
        </w:rPr>
        <w:t xml:space="preserve"> the on-air time</w:t>
      </w:r>
      <w:r w:rsidR="00FE21D5">
        <w:rPr>
          <w:rFonts w:eastAsia="Times New Roman" w:cs="Arial"/>
          <w:color w:val="FF0000"/>
          <w:sz w:val="24"/>
          <w:szCs w:val="24"/>
        </w:rPr>
        <w:t xml:space="preserve"> </w:t>
      </w:r>
      <w:r w:rsidRPr="00980F09">
        <w:rPr>
          <w:rFonts w:eastAsia="Times New Roman" w:cs="Arial"/>
          <w:color w:val="FF0000"/>
          <w:sz w:val="24"/>
          <w:szCs w:val="24"/>
        </w:rPr>
        <w:t xml:space="preserve">of </w:t>
      </w:r>
      <w:r w:rsidR="00FE21D5">
        <w:rPr>
          <w:rFonts w:eastAsia="Times New Roman" w:cs="Arial"/>
          <w:color w:val="FF0000"/>
          <w:sz w:val="24"/>
          <w:szCs w:val="24"/>
        </w:rPr>
        <w:t xml:space="preserve">advertising events with </w:t>
      </w:r>
      <w:r w:rsidR="009B2D0B">
        <w:rPr>
          <w:rFonts w:eastAsia="Times New Roman" w:cs="Arial"/>
          <w:color w:val="FF0000"/>
          <w:sz w:val="24"/>
          <w:szCs w:val="24"/>
        </w:rPr>
        <w:t>different sizes of AdvData</w:t>
      </w:r>
      <w:r w:rsidR="00D14DE4">
        <w:rPr>
          <w:rFonts w:eastAsia="Times New Roman" w:cs="Arial"/>
          <w:color w:val="FF0000"/>
          <w:sz w:val="24"/>
          <w:szCs w:val="24"/>
        </w:rPr>
        <w:t>.</w:t>
      </w:r>
      <w:r w:rsidRPr="00980F09">
        <w:rPr>
          <w:rFonts w:eastAsia="Times New Roman" w:cs="Arial"/>
          <w:color w:val="FF0000"/>
          <w:sz w:val="24"/>
          <w:szCs w:val="24"/>
        </w:rPr>
        <w:t xml:space="preserve"> </w:t>
      </w:r>
      <w:r w:rsidR="00704668">
        <w:rPr>
          <w:rFonts w:eastAsia="Times New Roman" w:cs="Arial"/>
          <w:color w:val="FF0000"/>
          <w:sz w:val="24"/>
          <w:szCs w:val="24"/>
        </w:rPr>
        <w:t xml:space="preserve">The first is using connectable </w:t>
      </w:r>
      <w:r w:rsidR="00AD3B91">
        <w:rPr>
          <w:rFonts w:eastAsia="Times New Roman" w:cs="Arial"/>
          <w:color w:val="FF0000"/>
          <w:sz w:val="24"/>
          <w:szCs w:val="24"/>
        </w:rPr>
        <w:t xml:space="preserve">undirected </w:t>
      </w:r>
      <w:r w:rsidR="00704668">
        <w:rPr>
          <w:rFonts w:eastAsia="Times New Roman" w:cs="Arial"/>
          <w:color w:val="FF0000"/>
          <w:sz w:val="24"/>
          <w:szCs w:val="24"/>
        </w:rPr>
        <w:t>advertising events where the AdvData is sent on the primary advertising channel</w:t>
      </w:r>
      <w:r w:rsidR="002F6E69">
        <w:rPr>
          <w:rFonts w:eastAsia="Times New Roman" w:cs="Arial"/>
          <w:color w:val="FF0000"/>
          <w:sz w:val="24"/>
          <w:szCs w:val="24"/>
        </w:rPr>
        <w:t xml:space="preserve">.  The second is using events where the AdvData is offloaded to the secondary advertising channel.  The usage of the primary and secondary advertising channel </w:t>
      </w:r>
      <w:r w:rsidR="00612D46">
        <w:rPr>
          <w:rFonts w:eastAsia="Times New Roman" w:cs="Arial"/>
          <w:color w:val="FF0000"/>
          <w:sz w:val="24"/>
          <w:szCs w:val="24"/>
        </w:rPr>
        <w:t xml:space="preserve">is </w:t>
      </w:r>
      <w:r w:rsidR="00704668">
        <w:rPr>
          <w:rFonts w:eastAsia="Times New Roman" w:cs="Arial"/>
          <w:color w:val="FF0000"/>
          <w:sz w:val="24"/>
          <w:szCs w:val="24"/>
        </w:rPr>
        <w:t>described in Section 3.2.2.2</w:t>
      </w:r>
      <w:r w:rsidR="00885C98">
        <w:rPr>
          <w:rFonts w:eastAsia="Times New Roman" w:cs="Arial"/>
          <w:color w:val="FF0000"/>
          <w:sz w:val="24"/>
          <w:szCs w:val="24"/>
        </w:rPr>
        <w:t xml:space="preserve">.  Numbers in </w:t>
      </w:r>
      <w:del w:id="15" w:author="Clive D.W. Feather" w:date="2016-04-12T12:06:00Z">
        <w:r w:rsidR="00885C98" w:rsidDel="001E56F3">
          <w:rPr>
            <w:rFonts w:eastAsia="Times New Roman" w:cs="Arial"/>
            <w:color w:val="FF0000"/>
            <w:sz w:val="24"/>
            <w:szCs w:val="24"/>
          </w:rPr>
          <w:delText xml:space="preserve">parenthesis </w:delText>
        </w:r>
      </w:del>
      <w:ins w:id="16" w:author="Clive D.W. Feather" w:date="2016-04-12T12:06:00Z">
        <w:r w:rsidR="001E56F3">
          <w:rPr>
            <w:rFonts w:eastAsia="Times New Roman" w:cs="Arial"/>
            <w:color w:val="FF0000"/>
            <w:sz w:val="24"/>
            <w:szCs w:val="24"/>
          </w:rPr>
          <w:t xml:space="preserve">parentheses </w:t>
        </w:r>
      </w:ins>
      <w:r w:rsidR="00885C98">
        <w:rPr>
          <w:rFonts w:eastAsia="Times New Roman" w:cs="Arial"/>
          <w:color w:val="FF0000"/>
          <w:sz w:val="24"/>
          <w:szCs w:val="24"/>
        </w:rPr>
        <w:t xml:space="preserve">are </w:t>
      </w:r>
      <w:r w:rsidR="007578AA">
        <w:rPr>
          <w:rFonts w:eastAsia="Times New Roman" w:cs="Arial"/>
          <w:color w:val="FF0000"/>
          <w:sz w:val="24"/>
          <w:szCs w:val="24"/>
        </w:rPr>
        <w:t xml:space="preserve">hypothetical and </w:t>
      </w:r>
      <w:r w:rsidR="001106C7">
        <w:rPr>
          <w:rFonts w:eastAsia="Times New Roman" w:cs="Arial"/>
          <w:color w:val="FF0000"/>
          <w:sz w:val="24"/>
          <w:szCs w:val="24"/>
        </w:rPr>
        <w:t xml:space="preserve">show </w:t>
      </w:r>
      <w:del w:id="17" w:author="Clive D.W. Feather" w:date="2016-04-12T12:07:00Z">
        <w:r w:rsidR="00700C2F" w:rsidDel="001E56F3">
          <w:rPr>
            <w:rFonts w:eastAsia="Times New Roman" w:cs="Arial"/>
            <w:color w:val="FF0000"/>
            <w:sz w:val="24"/>
            <w:szCs w:val="24"/>
          </w:rPr>
          <w:delText xml:space="preserve">examples </w:delText>
        </w:r>
      </w:del>
      <w:ins w:id="18" w:author="Clive D.W. Feather" w:date="2016-04-12T12:07:00Z">
        <w:r w:rsidR="001E56F3">
          <w:rPr>
            <w:rFonts w:eastAsia="Times New Roman" w:cs="Arial"/>
            <w:color w:val="FF0000"/>
            <w:sz w:val="24"/>
            <w:szCs w:val="24"/>
          </w:rPr>
          <w:t xml:space="preserve">cases </w:t>
        </w:r>
      </w:ins>
      <w:r w:rsidR="00700C2F">
        <w:rPr>
          <w:rFonts w:eastAsia="Times New Roman" w:cs="Arial"/>
          <w:color w:val="FF0000"/>
          <w:sz w:val="24"/>
          <w:szCs w:val="24"/>
        </w:rPr>
        <w:t xml:space="preserve">which </w:t>
      </w:r>
      <w:r w:rsidR="001106C7">
        <w:rPr>
          <w:rFonts w:eastAsia="Times New Roman" w:cs="Arial"/>
          <w:color w:val="FF0000"/>
          <w:sz w:val="24"/>
          <w:szCs w:val="24"/>
        </w:rPr>
        <w:t>are</w:t>
      </w:r>
      <w:r w:rsidR="00885C98">
        <w:rPr>
          <w:rFonts w:eastAsia="Times New Roman" w:cs="Arial"/>
          <w:color w:val="FF0000"/>
          <w:sz w:val="24"/>
          <w:szCs w:val="24"/>
        </w:rPr>
        <w:t xml:space="preserve"> not </w:t>
      </w:r>
      <w:del w:id="19" w:author="Clive D.W. Feather" w:date="2016-04-12T12:06:00Z">
        <w:r w:rsidR="00700C2F" w:rsidDel="001E56F3">
          <w:rPr>
            <w:rFonts w:eastAsia="Times New Roman" w:cs="Arial"/>
            <w:color w:val="FF0000"/>
            <w:sz w:val="24"/>
            <w:szCs w:val="24"/>
          </w:rPr>
          <w:delText>specified in the specification</w:delText>
        </w:r>
      </w:del>
      <w:ins w:id="20" w:author="Clive D.W. Feather" w:date="2016-04-12T12:06:00Z">
        <w:r w:rsidR="001E56F3">
          <w:rPr>
            <w:rFonts w:eastAsia="Times New Roman" w:cs="Arial"/>
            <w:color w:val="FF0000"/>
            <w:sz w:val="24"/>
            <w:szCs w:val="24"/>
          </w:rPr>
          <w:t>valid in a compliant implementation</w:t>
        </w:r>
      </w:ins>
      <w:r w:rsidR="00885C98">
        <w:rPr>
          <w:rFonts w:eastAsia="Times New Roman" w:cs="Arial"/>
          <w:color w:val="FF0000"/>
          <w:sz w:val="24"/>
          <w:szCs w:val="24"/>
        </w:rPr>
        <w:t>.</w:t>
      </w:r>
    </w:p>
    <w:p w14:paraId="264ED936" w14:textId="77777777" w:rsidR="005D03AF" w:rsidRDefault="005D03AF" w:rsidP="00D07EBC">
      <w:pPr>
        <w:autoSpaceDE w:val="0"/>
        <w:autoSpaceDN w:val="0"/>
        <w:adjustRightInd w:val="0"/>
        <w:spacing w:after="0" w:line="240" w:lineRule="auto"/>
        <w:rPr>
          <w:rFonts w:eastAsia="Times New Roman" w:cs="Arial"/>
          <w:color w:val="FF0000"/>
          <w:sz w:val="24"/>
          <w:szCs w:val="24"/>
        </w:rPr>
      </w:pPr>
    </w:p>
    <w:tbl>
      <w:tblPr>
        <w:tblStyle w:val="TableGrid"/>
        <w:tblW w:w="0" w:type="auto"/>
        <w:tblLook w:val="04A0" w:firstRow="1" w:lastRow="0" w:firstColumn="1" w:lastColumn="0" w:noHBand="0" w:noVBand="1"/>
      </w:tblPr>
      <w:tblGrid>
        <w:gridCol w:w="1239"/>
        <w:gridCol w:w="1276"/>
        <w:gridCol w:w="1620"/>
        <w:gridCol w:w="1530"/>
        <w:gridCol w:w="1657"/>
      </w:tblGrid>
      <w:tr w:rsidR="005E0536" w14:paraId="4AC54F0A" w14:textId="77777777" w:rsidTr="00770EFE">
        <w:tc>
          <w:tcPr>
            <w:tcW w:w="1239" w:type="dxa"/>
            <w:vMerge w:val="restart"/>
            <w:vAlign w:val="center"/>
          </w:tcPr>
          <w:p w14:paraId="39EFC15D" w14:textId="77777777" w:rsidR="005E0536" w:rsidRPr="00B3180A" w:rsidRDefault="005E0536" w:rsidP="00B3180A">
            <w:pPr>
              <w:autoSpaceDE w:val="0"/>
              <w:autoSpaceDN w:val="0"/>
              <w:adjustRightInd w:val="0"/>
              <w:spacing w:after="0" w:line="240" w:lineRule="auto"/>
              <w:jc w:val="center"/>
              <w:rPr>
                <w:rFonts w:eastAsia="Times New Roman" w:cs="Arial"/>
                <w:b/>
                <w:color w:val="FF0000"/>
                <w:sz w:val="24"/>
                <w:szCs w:val="24"/>
              </w:rPr>
            </w:pPr>
            <w:r w:rsidRPr="00B3180A">
              <w:rPr>
                <w:rFonts w:eastAsia="Times New Roman" w:cs="Arial"/>
                <w:b/>
                <w:color w:val="FF0000"/>
                <w:sz w:val="24"/>
                <w:szCs w:val="24"/>
              </w:rPr>
              <w:t>AdvData</w:t>
            </w:r>
          </w:p>
          <w:p w14:paraId="3DD9D0F8" w14:textId="77777777" w:rsidR="005E0536" w:rsidRDefault="005E0536" w:rsidP="00B3180A">
            <w:pPr>
              <w:autoSpaceDE w:val="0"/>
              <w:autoSpaceDN w:val="0"/>
              <w:adjustRightInd w:val="0"/>
              <w:spacing w:after="0" w:line="240" w:lineRule="auto"/>
              <w:jc w:val="center"/>
              <w:rPr>
                <w:rFonts w:eastAsia="Times New Roman" w:cs="Arial"/>
                <w:color w:val="FF0000"/>
                <w:sz w:val="24"/>
                <w:szCs w:val="24"/>
              </w:rPr>
            </w:pPr>
            <w:r w:rsidRPr="00B3180A">
              <w:rPr>
                <w:rFonts w:eastAsia="Times New Roman" w:cs="Arial"/>
                <w:b/>
                <w:color w:val="FF0000"/>
                <w:sz w:val="24"/>
                <w:szCs w:val="24"/>
              </w:rPr>
              <w:t>[Bytes]</w:t>
            </w:r>
          </w:p>
        </w:tc>
        <w:tc>
          <w:tcPr>
            <w:tcW w:w="2896" w:type="dxa"/>
            <w:gridSpan w:val="2"/>
            <w:vAlign w:val="center"/>
          </w:tcPr>
          <w:p w14:paraId="68329F2B" w14:textId="77777777" w:rsidR="005E0536" w:rsidRPr="00B3180A" w:rsidRDefault="005E0536" w:rsidP="00B3180A">
            <w:pPr>
              <w:autoSpaceDE w:val="0"/>
              <w:autoSpaceDN w:val="0"/>
              <w:adjustRightInd w:val="0"/>
              <w:spacing w:after="0" w:line="240" w:lineRule="auto"/>
              <w:jc w:val="center"/>
              <w:rPr>
                <w:rFonts w:eastAsia="Times New Roman" w:cs="Arial"/>
                <w:b/>
                <w:color w:val="FF0000"/>
                <w:sz w:val="24"/>
                <w:szCs w:val="24"/>
              </w:rPr>
            </w:pPr>
            <w:r w:rsidRPr="00B3180A">
              <w:rPr>
                <w:rFonts w:eastAsia="Times New Roman" w:cs="Arial"/>
                <w:b/>
                <w:color w:val="FF0000"/>
                <w:sz w:val="24"/>
                <w:szCs w:val="24"/>
              </w:rPr>
              <w:t xml:space="preserve">Connectable </w:t>
            </w:r>
            <w:r w:rsidR="00BB320F" w:rsidRPr="00B3180A">
              <w:rPr>
                <w:rFonts w:eastAsia="Times New Roman" w:cs="Arial"/>
                <w:b/>
                <w:color w:val="FF0000"/>
                <w:sz w:val="24"/>
                <w:szCs w:val="24"/>
              </w:rPr>
              <w:t xml:space="preserve">Undirected </w:t>
            </w:r>
            <w:r w:rsidRPr="00B3180A">
              <w:rPr>
                <w:rFonts w:eastAsia="Times New Roman" w:cs="Arial"/>
                <w:b/>
                <w:color w:val="FF0000"/>
                <w:sz w:val="24"/>
                <w:szCs w:val="24"/>
              </w:rPr>
              <w:t>Advertising Event</w:t>
            </w:r>
            <w:r w:rsidR="002F6E69" w:rsidRPr="00B3180A">
              <w:rPr>
                <w:rFonts w:eastAsia="Times New Roman" w:cs="Arial"/>
                <w:b/>
                <w:color w:val="FF0000"/>
                <w:sz w:val="24"/>
                <w:szCs w:val="24"/>
              </w:rPr>
              <w:t xml:space="preserve"> </w:t>
            </w:r>
          </w:p>
          <w:p w14:paraId="79113618" w14:textId="77777777" w:rsidR="005E0536" w:rsidRPr="00B3180A" w:rsidRDefault="005E0536" w:rsidP="00B3180A">
            <w:pPr>
              <w:autoSpaceDE w:val="0"/>
              <w:autoSpaceDN w:val="0"/>
              <w:adjustRightInd w:val="0"/>
              <w:spacing w:after="0" w:line="240" w:lineRule="auto"/>
              <w:jc w:val="center"/>
              <w:rPr>
                <w:rFonts w:eastAsia="Times New Roman" w:cs="Arial"/>
                <w:b/>
                <w:color w:val="FF0000"/>
                <w:sz w:val="24"/>
                <w:szCs w:val="24"/>
              </w:rPr>
            </w:pPr>
            <w:r w:rsidRPr="00B3180A">
              <w:rPr>
                <w:rFonts w:eastAsia="Times New Roman" w:cs="Arial"/>
                <w:b/>
                <w:color w:val="FF0000"/>
                <w:sz w:val="24"/>
                <w:szCs w:val="24"/>
              </w:rPr>
              <w:t>[</w:t>
            </w:r>
            <w:r w:rsidRPr="00B3180A">
              <w:rPr>
                <w:rFonts w:cs="Arial"/>
                <w:b/>
                <w:bCs/>
                <w:color w:val="FF0000"/>
                <w:sz w:val="24"/>
                <w:szCs w:val="24"/>
              </w:rPr>
              <w:t>µs]</w:t>
            </w:r>
          </w:p>
        </w:tc>
        <w:tc>
          <w:tcPr>
            <w:tcW w:w="3187" w:type="dxa"/>
            <w:gridSpan w:val="2"/>
            <w:vAlign w:val="center"/>
          </w:tcPr>
          <w:p w14:paraId="24553221" w14:textId="77777777" w:rsidR="005E0536" w:rsidRPr="00B3180A" w:rsidRDefault="005E0536" w:rsidP="00B3180A">
            <w:pPr>
              <w:autoSpaceDE w:val="0"/>
              <w:autoSpaceDN w:val="0"/>
              <w:adjustRightInd w:val="0"/>
              <w:spacing w:after="0" w:line="240" w:lineRule="auto"/>
              <w:jc w:val="center"/>
              <w:rPr>
                <w:rFonts w:eastAsia="Times New Roman" w:cs="Arial"/>
                <w:b/>
                <w:color w:val="FF0000"/>
                <w:sz w:val="24"/>
                <w:szCs w:val="24"/>
              </w:rPr>
            </w:pPr>
            <w:r w:rsidRPr="00B3180A">
              <w:rPr>
                <w:rFonts w:eastAsia="Times New Roman" w:cs="Arial"/>
                <w:b/>
                <w:color w:val="FF0000"/>
                <w:sz w:val="24"/>
                <w:szCs w:val="24"/>
              </w:rPr>
              <w:t xml:space="preserve">Connectable </w:t>
            </w:r>
            <w:r w:rsidR="00BB320F" w:rsidRPr="00B3180A">
              <w:rPr>
                <w:rFonts w:eastAsia="Times New Roman" w:cs="Arial"/>
                <w:b/>
                <w:color w:val="FF0000"/>
                <w:sz w:val="24"/>
                <w:szCs w:val="24"/>
              </w:rPr>
              <w:t xml:space="preserve">Undirected </w:t>
            </w:r>
            <w:r w:rsidRPr="00B3180A">
              <w:rPr>
                <w:rFonts w:eastAsia="Times New Roman" w:cs="Arial"/>
                <w:b/>
                <w:color w:val="FF0000"/>
                <w:sz w:val="24"/>
                <w:szCs w:val="24"/>
              </w:rPr>
              <w:t>Advertising Event using Offloading</w:t>
            </w:r>
            <w:r w:rsidR="002F6E69" w:rsidRPr="00B3180A">
              <w:rPr>
                <w:rFonts w:eastAsia="Times New Roman" w:cs="Arial"/>
                <w:b/>
                <w:color w:val="FF0000"/>
                <w:sz w:val="24"/>
                <w:szCs w:val="24"/>
              </w:rPr>
              <w:t xml:space="preserve"> </w:t>
            </w:r>
          </w:p>
          <w:p w14:paraId="7370D5C1" w14:textId="77777777" w:rsidR="005E0536" w:rsidRPr="00B3180A" w:rsidRDefault="005E0536" w:rsidP="00B3180A">
            <w:pPr>
              <w:autoSpaceDE w:val="0"/>
              <w:autoSpaceDN w:val="0"/>
              <w:adjustRightInd w:val="0"/>
              <w:spacing w:after="0" w:line="240" w:lineRule="auto"/>
              <w:jc w:val="center"/>
              <w:rPr>
                <w:rFonts w:eastAsia="Times New Roman" w:cs="Arial"/>
                <w:b/>
                <w:color w:val="FF0000"/>
                <w:sz w:val="24"/>
                <w:szCs w:val="24"/>
              </w:rPr>
            </w:pPr>
            <w:r w:rsidRPr="00B3180A">
              <w:rPr>
                <w:rFonts w:eastAsia="Times New Roman" w:cs="Arial"/>
                <w:b/>
                <w:color w:val="FF0000"/>
                <w:sz w:val="24"/>
                <w:szCs w:val="24"/>
              </w:rPr>
              <w:t>[</w:t>
            </w:r>
            <w:r w:rsidRPr="00B3180A">
              <w:rPr>
                <w:rFonts w:cs="Arial"/>
                <w:b/>
                <w:bCs/>
                <w:color w:val="FF0000"/>
                <w:sz w:val="24"/>
                <w:szCs w:val="24"/>
              </w:rPr>
              <w:t>µs]</w:t>
            </w:r>
          </w:p>
        </w:tc>
      </w:tr>
      <w:tr w:rsidR="005E0536" w14:paraId="63FDBB8F" w14:textId="77777777" w:rsidTr="00770EFE">
        <w:tc>
          <w:tcPr>
            <w:tcW w:w="1239" w:type="dxa"/>
            <w:vMerge/>
          </w:tcPr>
          <w:p w14:paraId="0E760B47" w14:textId="77777777" w:rsidR="005E0536" w:rsidRDefault="005E0536" w:rsidP="00D07EBC">
            <w:pPr>
              <w:autoSpaceDE w:val="0"/>
              <w:autoSpaceDN w:val="0"/>
              <w:adjustRightInd w:val="0"/>
              <w:spacing w:after="0" w:line="240" w:lineRule="auto"/>
              <w:rPr>
                <w:rFonts w:eastAsia="Times New Roman" w:cs="Arial"/>
                <w:color w:val="FF0000"/>
                <w:sz w:val="24"/>
                <w:szCs w:val="24"/>
              </w:rPr>
            </w:pPr>
          </w:p>
        </w:tc>
        <w:tc>
          <w:tcPr>
            <w:tcW w:w="1276" w:type="dxa"/>
            <w:vAlign w:val="center"/>
          </w:tcPr>
          <w:p w14:paraId="619B51B2" w14:textId="77777777" w:rsidR="00FE21D5" w:rsidRPr="00B3180A" w:rsidRDefault="00B858BC" w:rsidP="00B3180A">
            <w:pPr>
              <w:autoSpaceDE w:val="0"/>
              <w:autoSpaceDN w:val="0"/>
              <w:adjustRightInd w:val="0"/>
              <w:spacing w:after="0" w:line="240" w:lineRule="auto"/>
              <w:jc w:val="center"/>
              <w:rPr>
                <w:rFonts w:eastAsia="Times New Roman" w:cs="Arial"/>
                <w:b/>
                <w:color w:val="FF0000"/>
                <w:sz w:val="24"/>
                <w:szCs w:val="24"/>
              </w:rPr>
            </w:pPr>
            <w:r>
              <w:rPr>
                <w:rFonts w:eastAsia="Times New Roman" w:cs="Arial"/>
                <w:b/>
                <w:color w:val="FF0000"/>
                <w:sz w:val="24"/>
                <w:szCs w:val="24"/>
              </w:rPr>
              <w:t>LE 1M</w:t>
            </w:r>
          </w:p>
        </w:tc>
        <w:tc>
          <w:tcPr>
            <w:tcW w:w="1620" w:type="dxa"/>
            <w:vAlign w:val="center"/>
          </w:tcPr>
          <w:p w14:paraId="1E9A0EA1" w14:textId="77777777" w:rsidR="00885C98" w:rsidRPr="00B3180A" w:rsidRDefault="00885C98" w:rsidP="00B3180A">
            <w:pPr>
              <w:autoSpaceDE w:val="0"/>
              <w:autoSpaceDN w:val="0"/>
              <w:adjustRightInd w:val="0"/>
              <w:spacing w:after="0" w:line="240" w:lineRule="auto"/>
              <w:jc w:val="center"/>
              <w:rPr>
                <w:rFonts w:eastAsia="Times New Roman" w:cs="Arial"/>
                <w:b/>
                <w:color w:val="FF0000"/>
                <w:sz w:val="24"/>
                <w:szCs w:val="24"/>
              </w:rPr>
            </w:pPr>
            <w:r w:rsidRPr="00B3180A">
              <w:rPr>
                <w:rFonts w:eastAsia="Times New Roman" w:cs="Arial"/>
                <w:b/>
                <w:color w:val="FF0000"/>
                <w:sz w:val="24"/>
                <w:szCs w:val="24"/>
              </w:rPr>
              <w:t>Coded</w:t>
            </w:r>
          </w:p>
          <w:p w14:paraId="172FFEB9" w14:textId="77777777" w:rsidR="00885C98" w:rsidRPr="00B3180A" w:rsidRDefault="00885C98" w:rsidP="00B3180A">
            <w:pPr>
              <w:autoSpaceDE w:val="0"/>
              <w:autoSpaceDN w:val="0"/>
              <w:adjustRightInd w:val="0"/>
              <w:spacing w:after="0" w:line="240" w:lineRule="auto"/>
              <w:jc w:val="center"/>
              <w:rPr>
                <w:rFonts w:eastAsia="Times New Roman" w:cs="Arial"/>
                <w:b/>
                <w:color w:val="FF0000"/>
                <w:sz w:val="24"/>
                <w:szCs w:val="24"/>
              </w:rPr>
            </w:pPr>
            <w:r w:rsidRPr="00B3180A">
              <w:rPr>
                <w:rFonts w:eastAsia="Times New Roman" w:cs="Arial"/>
                <w:b/>
                <w:color w:val="FF0000"/>
                <w:sz w:val="24"/>
                <w:szCs w:val="24"/>
              </w:rPr>
              <w:t>S=8</w:t>
            </w:r>
          </w:p>
        </w:tc>
        <w:tc>
          <w:tcPr>
            <w:tcW w:w="1530" w:type="dxa"/>
            <w:vAlign w:val="center"/>
          </w:tcPr>
          <w:p w14:paraId="274BB695" w14:textId="77777777" w:rsidR="00FE21D5" w:rsidRPr="00B3180A" w:rsidRDefault="00B858BC" w:rsidP="00B3180A">
            <w:pPr>
              <w:autoSpaceDE w:val="0"/>
              <w:autoSpaceDN w:val="0"/>
              <w:adjustRightInd w:val="0"/>
              <w:spacing w:after="0" w:line="240" w:lineRule="auto"/>
              <w:jc w:val="center"/>
              <w:rPr>
                <w:rFonts w:eastAsia="Times New Roman" w:cs="Arial"/>
                <w:b/>
                <w:color w:val="FF0000"/>
                <w:sz w:val="24"/>
                <w:szCs w:val="24"/>
              </w:rPr>
            </w:pPr>
            <w:r>
              <w:rPr>
                <w:rFonts w:eastAsia="Times New Roman" w:cs="Arial"/>
                <w:b/>
                <w:color w:val="FF0000"/>
                <w:sz w:val="24"/>
                <w:szCs w:val="24"/>
              </w:rPr>
              <w:t>LE 1M</w:t>
            </w:r>
          </w:p>
        </w:tc>
        <w:tc>
          <w:tcPr>
            <w:tcW w:w="1657" w:type="dxa"/>
            <w:vAlign w:val="center"/>
          </w:tcPr>
          <w:p w14:paraId="1EA82E86" w14:textId="77777777" w:rsidR="00885C98" w:rsidRPr="00B3180A" w:rsidRDefault="00885C98" w:rsidP="00B3180A">
            <w:pPr>
              <w:autoSpaceDE w:val="0"/>
              <w:autoSpaceDN w:val="0"/>
              <w:adjustRightInd w:val="0"/>
              <w:spacing w:after="0" w:line="240" w:lineRule="auto"/>
              <w:jc w:val="center"/>
              <w:rPr>
                <w:rFonts w:eastAsia="Times New Roman" w:cs="Arial"/>
                <w:b/>
                <w:color w:val="FF0000"/>
                <w:sz w:val="24"/>
                <w:szCs w:val="24"/>
              </w:rPr>
            </w:pPr>
            <w:r w:rsidRPr="00B3180A">
              <w:rPr>
                <w:rFonts w:eastAsia="Times New Roman" w:cs="Arial"/>
                <w:b/>
                <w:color w:val="FF0000"/>
                <w:sz w:val="24"/>
                <w:szCs w:val="24"/>
              </w:rPr>
              <w:t>Coded</w:t>
            </w:r>
          </w:p>
          <w:p w14:paraId="350D8D97" w14:textId="77777777" w:rsidR="005E0536" w:rsidRPr="00B3180A" w:rsidRDefault="00885C98" w:rsidP="00B3180A">
            <w:pPr>
              <w:autoSpaceDE w:val="0"/>
              <w:autoSpaceDN w:val="0"/>
              <w:adjustRightInd w:val="0"/>
              <w:spacing w:after="0" w:line="240" w:lineRule="auto"/>
              <w:jc w:val="center"/>
              <w:rPr>
                <w:rFonts w:eastAsia="Times New Roman" w:cs="Arial"/>
                <w:b/>
                <w:color w:val="FF0000"/>
                <w:sz w:val="24"/>
                <w:szCs w:val="24"/>
              </w:rPr>
            </w:pPr>
            <w:r w:rsidRPr="00B3180A">
              <w:rPr>
                <w:rFonts w:eastAsia="Times New Roman" w:cs="Arial"/>
                <w:b/>
                <w:color w:val="FF0000"/>
                <w:sz w:val="24"/>
                <w:szCs w:val="24"/>
              </w:rPr>
              <w:t>S=8</w:t>
            </w:r>
          </w:p>
        </w:tc>
      </w:tr>
      <w:tr w:rsidR="005D03AF" w14:paraId="2EDD6EBD" w14:textId="77777777" w:rsidTr="00770EFE">
        <w:tc>
          <w:tcPr>
            <w:tcW w:w="1239" w:type="dxa"/>
            <w:vAlign w:val="center"/>
          </w:tcPr>
          <w:p w14:paraId="181157C2" w14:textId="77777777" w:rsidR="005E0536" w:rsidRDefault="005E0536" w:rsidP="00B3180A">
            <w:pPr>
              <w:autoSpaceDE w:val="0"/>
              <w:autoSpaceDN w:val="0"/>
              <w:adjustRightInd w:val="0"/>
              <w:spacing w:after="0" w:line="240" w:lineRule="auto"/>
              <w:jc w:val="center"/>
              <w:rPr>
                <w:rFonts w:eastAsia="Times New Roman" w:cs="Arial"/>
                <w:color w:val="FF0000"/>
                <w:sz w:val="24"/>
                <w:szCs w:val="24"/>
              </w:rPr>
            </w:pPr>
            <w:r>
              <w:rPr>
                <w:rFonts w:eastAsia="Times New Roman" w:cs="Arial"/>
                <w:color w:val="FF0000"/>
                <w:sz w:val="24"/>
                <w:szCs w:val="24"/>
              </w:rPr>
              <w:t>0</w:t>
            </w:r>
          </w:p>
        </w:tc>
        <w:tc>
          <w:tcPr>
            <w:tcW w:w="1276" w:type="dxa"/>
            <w:vAlign w:val="center"/>
          </w:tcPr>
          <w:p w14:paraId="6C607C26" w14:textId="77777777" w:rsidR="005D03AF" w:rsidRDefault="00856A28" w:rsidP="00B3180A">
            <w:pPr>
              <w:autoSpaceDE w:val="0"/>
              <w:autoSpaceDN w:val="0"/>
              <w:adjustRightInd w:val="0"/>
              <w:spacing w:after="0" w:line="240" w:lineRule="auto"/>
              <w:jc w:val="center"/>
              <w:rPr>
                <w:rFonts w:eastAsia="Times New Roman" w:cs="Arial"/>
                <w:color w:val="FF0000"/>
                <w:sz w:val="24"/>
                <w:szCs w:val="24"/>
              </w:rPr>
            </w:pPr>
            <w:r>
              <w:rPr>
                <w:rFonts w:eastAsia="Times New Roman" w:cs="Arial"/>
                <w:color w:val="FF0000"/>
                <w:sz w:val="24"/>
                <w:szCs w:val="24"/>
              </w:rPr>
              <w:t>384</w:t>
            </w:r>
          </w:p>
        </w:tc>
        <w:tc>
          <w:tcPr>
            <w:tcW w:w="1620" w:type="dxa"/>
            <w:vAlign w:val="center"/>
          </w:tcPr>
          <w:p w14:paraId="4C87B35E" w14:textId="77777777" w:rsidR="005D03AF" w:rsidRDefault="00243DEE" w:rsidP="00D927E9">
            <w:pPr>
              <w:autoSpaceDE w:val="0"/>
              <w:autoSpaceDN w:val="0"/>
              <w:adjustRightInd w:val="0"/>
              <w:spacing w:after="0" w:line="240" w:lineRule="auto"/>
              <w:jc w:val="center"/>
              <w:rPr>
                <w:rFonts w:eastAsia="Times New Roman" w:cs="Arial"/>
                <w:color w:val="FF0000"/>
                <w:sz w:val="24"/>
                <w:szCs w:val="24"/>
              </w:rPr>
            </w:pPr>
            <w:r>
              <w:rPr>
                <w:rFonts w:eastAsia="Times New Roman" w:cs="Arial"/>
                <w:color w:val="FF0000"/>
                <w:sz w:val="24"/>
                <w:szCs w:val="24"/>
              </w:rPr>
              <w:t>(</w:t>
            </w:r>
            <w:r w:rsidR="00856A28">
              <w:rPr>
                <w:rFonts w:eastAsia="Times New Roman" w:cs="Arial"/>
                <w:color w:val="FF0000"/>
                <w:sz w:val="24"/>
                <w:szCs w:val="24"/>
              </w:rPr>
              <w:t>3,</w:t>
            </w:r>
            <w:r w:rsidR="00D927E9">
              <w:rPr>
                <w:rFonts w:eastAsia="Times New Roman" w:cs="Arial"/>
                <w:color w:val="FF0000"/>
                <w:sz w:val="24"/>
                <w:szCs w:val="24"/>
              </w:rPr>
              <w:t>312</w:t>
            </w:r>
            <w:r>
              <w:rPr>
                <w:rFonts w:eastAsia="Times New Roman" w:cs="Arial"/>
                <w:color w:val="FF0000"/>
                <w:sz w:val="24"/>
                <w:szCs w:val="24"/>
              </w:rPr>
              <w:t>)</w:t>
            </w:r>
          </w:p>
        </w:tc>
        <w:tc>
          <w:tcPr>
            <w:tcW w:w="1530" w:type="dxa"/>
            <w:vAlign w:val="center"/>
          </w:tcPr>
          <w:p w14:paraId="0CF8F6D7" w14:textId="77777777" w:rsidR="00D14DE4" w:rsidRDefault="00856A28" w:rsidP="00B3180A">
            <w:pPr>
              <w:autoSpaceDE w:val="0"/>
              <w:autoSpaceDN w:val="0"/>
              <w:adjustRightInd w:val="0"/>
              <w:spacing w:after="0" w:line="240" w:lineRule="auto"/>
              <w:jc w:val="center"/>
              <w:rPr>
                <w:rFonts w:eastAsia="Times New Roman" w:cs="Arial"/>
                <w:color w:val="FF0000"/>
                <w:sz w:val="24"/>
                <w:szCs w:val="24"/>
              </w:rPr>
            </w:pPr>
            <w:r>
              <w:rPr>
                <w:rFonts w:eastAsia="Times New Roman" w:cs="Arial"/>
                <w:color w:val="FF0000"/>
                <w:sz w:val="24"/>
                <w:szCs w:val="24"/>
              </w:rPr>
              <w:t>504</w:t>
            </w:r>
          </w:p>
        </w:tc>
        <w:tc>
          <w:tcPr>
            <w:tcW w:w="1657" w:type="dxa"/>
            <w:vAlign w:val="center"/>
          </w:tcPr>
          <w:p w14:paraId="462259D7" w14:textId="77777777" w:rsidR="005D03AF" w:rsidRDefault="001A6A8A" w:rsidP="00B3180A">
            <w:pPr>
              <w:autoSpaceDE w:val="0"/>
              <w:autoSpaceDN w:val="0"/>
              <w:adjustRightInd w:val="0"/>
              <w:spacing w:after="0" w:line="240" w:lineRule="auto"/>
              <w:jc w:val="center"/>
              <w:rPr>
                <w:rFonts w:eastAsia="Times New Roman" w:cs="Arial"/>
                <w:color w:val="FF0000"/>
                <w:sz w:val="24"/>
                <w:szCs w:val="24"/>
              </w:rPr>
            </w:pPr>
            <w:r>
              <w:rPr>
                <w:rFonts w:eastAsia="Times New Roman" w:cs="Arial"/>
                <w:color w:val="FF0000"/>
                <w:sz w:val="24"/>
                <w:szCs w:val="24"/>
              </w:rPr>
              <w:t>4</w:t>
            </w:r>
            <w:r w:rsidR="008E66B6">
              <w:rPr>
                <w:rFonts w:eastAsia="Times New Roman" w:cs="Arial"/>
                <w:color w:val="FF0000"/>
                <w:sz w:val="24"/>
                <w:szCs w:val="24"/>
              </w:rPr>
              <w:t>,</w:t>
            </w:r>
            <w:r>
              <w:rPr>
                <w:rFonts w:eastAsia="Times New Roman" w:cs="Arial"/>
                <w:color w:val="FF0000"/>
                <w:sz w:val="24"/>
                <w:szCs w:val="24"/>
              </w:rPr>
              <w:t>352</w:t>
            </w:r>
          </w:p>
        </w:tc>
      </w:tr>
      <w:tr w:rsidR="005D03AF" w14:paraId="68D18008" w14:textId="77777777" w:rsidTr="00770EFE">
        <w:tc>
          <w:tcPr>
            <w:tcW w:w="1239" w:type="dxa"/>
            <w:vAlign w:val="center"/>
          </w:tcPr>
          <w:p w14:paraId="7FEE1622" w14:textId="77777777" w:rsidR="005D03AF" w:rsidRDefault="005E0536" w:rsidP="00B3180A">
            <w:pPr>
              <w:autoSpaceDE w:val="0"/>
              <w:autoSpaceDN w:val="0"/>
              <w:adjustRightInd w:val="0"/>
              <w:spacing w:after="0" w:line="240" w:lineRule="auto"/>
              <w:jc w:val="center"/>
              <w:rPr>
                <w:rFonts w:eastAsia="Times New Roman" w:cs="Arial"/>
                <w:color w:val="FF0000"/>
                <w:sz w:val="24"/>
                <w:szCs w:val="24"/>
              </w:rPr>
            </w:pPr>
            <w:r>
              <w:rPr>
                <w:rFonts w:eastAsia="Times New Roman" w:cs="Arial"/>
                <w:color w:val="FF0000"/>
                <w:sz w:val="24"/>
                <w:szCs w:val="24"/>
              </w:rPr>
              <w:t>15</w:t>
            </w:r>
          </w:p>
        </w:tc>
        <w:tc>
          <w:tcPr>
            <w:tcW w:w="1276" w:type="dxa"/>
            <w:vAlign w:val="center"/>
          </w:tcPr>
          <w:p w14:paraId="6BD40F82" w14:textId="77777777" w:rsidR="00243DEE" w:rsidRDefault="00243DEE" w:rsidP="00B3180A">
            <w:pPr>
              <w:autoSpaceDE w:val="0"/>
              <w:autoSpaceDN w:val="0"/>
              <w:adjustRightInd w:val="0"/>
              <w:spacing w:after="0" w:line="240" w:lineRule="auto"/>
              <w:jc w:val="center"/>
              <w:rPr>
                <w:rFonts w:eastAsia="Times New Roman" w:cs="Arial"/>
                <w:color w:val="FF0000"/>
                <w:sz w:val="24"/>
                <w:szCs w:val="24"/>
              </w:rPr>
            </w:pPr>
            <w:r>
              <w:rPr>
                <w:rFonts w:eastAsia="Times New Roman" w:cs="Arial"/>
                <w:color w:val="FF0000"/>
                <w:sz w:val="24"/>
                <w:szCs w:val="24"/>
              </w:rPr>
              <w:t>744</w:t>
            </w:r>
          </w:p>
        </w:tc>
        <w:tc>
          <w:tcPr>
            <w:tcW w:w="1620" w:type="dxa"/>
            <w:vAlign w:val="center"/>
          </w:tcPr>
          <w:p w14:paraId="4163E37D" w14:textId="77777777" w:rsidR="005D03AF" w:rsidRDefault="00243DEE" w:rsidP="00D927E9">
            <w:pPr>
              <w:autoSpaceDE w:val="0"/>
              <w:autoSpaceDN w:val="0"/>
              <w:adjustRightInd w:val="0"/>
              <w:spacing w:after="0" w:line="240" w:lineRule="auto"/>
              <w:jc w:val="center"/>
              <w:rPr>
                <w:rFonts w:eastAsia="Times New Roman" w:cs="Arial"/>
                <w:color w:val="FF0000"/>
                <w:sz w:val="24"/>
                <w:szCs w:val="24"/>
              </w:rPr>
            </w:pPr>
            <w:r>
              <w:rPr>
                <w:rFonts w:eastAsia="Times New Roman" w:cs="Arial"/>
                <w:color w:val="FF0000"/>
                <w:sz w:val="24"/>
                <w:szCs w:val="24"/>
              </w:rPr>
              <w:t>(</w:t>
            </w:r>
            <w:r w:rsidR="00D927E9">
              <w:rPr>
                <w:rFonts w:eastAsia="Times New Roman" w:cs="Arial"/>
                <w:color w:val="FF0000"/>
                <w:sz w:val="24"/>
                <w:szCs w:val="24"/>
              </w:rPr>
              <w:t>6</w:t>
            </w:r>
            <w:r w:rsidR="00416611">
              <w:rPr>
                <w:rFonts w:eastAsia="Times New Roman" w:cs="Arial"/>
                <w:color w:val="FF0000"/>
                <w:sz w:val="24"/>
                <w:szCs w:val="24"/>
              </w:rPr>
              <w:t>,</w:t>
            </w:r>
            <w:r w:rsidR="00D927E9">
              <w:rPr>
                <w:rFonts w:eastAsia="Times New Roman" w:cs="Arial"/>
                <w:color w:val="FF0000"/>
                <w:sz w:val="24"/>
                <w:szCs w:val="24"/>
              </w:rPr>
              <w:t>192</w:t>
            </w:r>
            <w:r>
              <w:rPr>
                <w:rFonts w:eastAsia="Times New Roman" w:cs="Arial"/>
                <w:color w:val="FF0000"/>
                <w:sz w:val="24"/>
                <w:szCs w:val="24"/>
              </w:rPr>
              <w:t>)</w:t>
            </w:r>
          </w:p>
        </w:tc>
        <w:tc>
          <w:tcPr>
            <w:tcW w:w="1530" w:type="dxa"/>
            <w:vAlign w:val="center"/>
          </w:tcPr>
          <w:p w14:paraId="301B1697" w14:textId="77777777" w:rsidR="005D03AF" w:rsidRDefault="00856A28" w:rsidP="00B3180A">
            <w:pPr>
              <w:autoSpaceDE w:val="0"/>
              <w:autoSpaceDN w:val="0"/>
              <w:adjustRightInd w:val="0"/>
              <w:spacing w:after="0" w:line="240" w:lineRule="auto"/>
              <w:jc w:val="center"/>
              <w:rPr>
                <w:rFonts w:eastAsia="Times New Roman" w:cs="Arial"/>
                <w:color w:val="FF0000"/>
                <w:sz w:val="24"/>
                <w:szCs w:val="24"/>
              </w:rPr>
            </w:pPr>
            <w:r>
              <w:rPr>
                <w:rFonts w:eastAsia="Times New Roman" w:cs="Arial"/>
                <w:color w:val="FF0000"/>
                <w:sz w:val="24"/>
                <w:szCs w:val="24"/>
              </w:rPr>
              <w:t>624</w:t>
            </w:r>
          </w:p>
        </w:tc>
        <w:tc>
          <w:tcPr>
            <w:tcW w:w="1657" w:type="dxa"/>
            <w:vAlign w:val="center"/>
          </w:tcPr>
          <w:p w14:paraId="1A3E7314" w14:textId="77777777" w:rsidR="005D03AF" w:rsidRDefault="001A6A8A" w:rsidP="00B3180A">
            <w:pPr>
              <w:autoSpaceDE w:val="0"/>
              <w:autoSpaceDN w:val="0"/>
              <w:adjustRightInd w:val="0"/>
              <w:spacing w:after="0" w:line="240" w:lineRule="auto"/>
              <w:jc w:val="center"/>
              <w:rPr>
                <w:rFonts w:eastAsia="Times New Roman" w:cs="Arial"/>
                <w:color w:val="FF0000"/>
                <w:sz w:val="24"/>
                <w:szCs w:val="24"/>
              </w:rPr>
            </w:pPr>
            <w:r>
              <w:rPr>
                <w:rFonts w:eastAsia="Times New Roman" w:cs="Arial"/>
                <w:color w:val="FF0000"/>
                <w:sz w:val="24"/>
                <w:szCs w:val="24"/>
              </w:rPr>
              <w:t>5</w:t>
            </w:r>
            <w:r w:rsidR="008E66B6">
              <w:rPr>
                <w:rFonts w:eastAsia="Times New Roman" w:cs="Arial"/>
                <w:color w:val="FF0000"/>
                <w:sz w:val="24"/>
                <w:szCs w:val="24"/>
              </w:rPr>
              <w:t>,</w:t>
            </w:r>
            <w:r>
              <w:rPr>
                <w:rFonts w:eastAsia="Times New Roman" w:cs="Arial"/>
                <w:color w:val="FF0000"/>
                <w:sz w:val="24"/>
                <w:szCs w:val="24"/>
              </w:rPr>
              <w:t>312</w:t>
            </w:r>
          </w:p>
        </w:tc>
      </w:tr>
      <w:tr w:rsidR="005D03AF" w14:paraId="2929D113" w14:textId="77777777" w:rsidTr="00770EFE">
        <w:tc>
          <w:tcPr>
            <w:tcW w:w="1239" w:type="dxa"/>
            <w:vAlign w:val="center"/>
          </w:tcPr>
          <w:p w14:paraId="4829B4D5" w14:textId="77777777" w:rsidR="005D03AF" w:rsidRDefault="005E0536" w:rsidP="00B3180A">
            <w:pPr>
              <w:autoSpaceDE w:val="0"/>
              <w:autoSpaceDN w:val="0"/>
              <w:adjustRightInd w:val="0"/>
              <w:spacing w:after="0" w:line="240" w:lineRule="auto"/>
              <w:jc w:val="center"/>
              <w:rPr>
                <w:rFonts w:eastAsia="Times New Roman" w:cs="Arial"/>
                <w:color w:val="FF0000"/>
                <w:sz w:val="24"/>
                <w:szCs w:val="24"/>
              </w:rPr>
            </w:pPr>
            <w:r>
              <w:rPr>
                <w:rFonts w:eastAsia="Times New Roman" w:cs="Arial"/>
                <w:color w:val="FF0000"/>
                <w:sz w:val="24"/>
                <w:szCs w:val="24"/>
              </w:rPr>
              <w:t>31</w:t>
            </w:r>
          </w:p>
        </w:tc>
        <w:tc>
          <w:tcPr>
            <w:tcW w:w="1276" w:type="dxa"/>
            <w:vAlign w:val="center"/>
          </w:tcPr>
          <w:p w14:paraId="030B27E0" w14:textId="77777777" w:rsidR="005D03AF" w:rsidRDefault="00243DEE" w:rsidP="00B3180A">
            <w:pPr>
              <w:autoSpaceDE w:val="0"/>
              <w:autoSpaceDN w:val="0"/>
              <w:adjustRightInd w:val="0"/>
              <w:spacing w:after="0" w:line="240" w:lineRule="auto"/>
              <w:jc w:val="center"/>
              <w:rPr>
                <w:rFonts w:eastAsia="Times New Roman" w:cs="Arial"/>
                <w:color w:val="FF0000"/>
                <w:sz w:val="24"/>
                <w:szCs w:val="24"/>
              </w:rPr>
            </w:pPr>
            <w:r>
              <w:rPr>
                <w:rFonts w:eastAsia="Times New Roman" w:cs="Arial"/>
                <w:color w:val="FF0000"/>
                <w:sz w:val="24"/>
                <w:szCs w:val="24"/>
              </w:rPr>
              <w:t>1</w:t>
            </w:r>
            <w:r w:rsidR="007B19D7">
              <w:rPr>
                <w:rFonts w:eastAsia="Times New Roman" w:cs="Arial"/>
                <w:color w:val="FF0000"/>
                <w:sz w:val="24"/>
                <w:szCs w:val="24"/>
              </w:rPr>
              <w:t>,</w:t>
            </w:r>
            <w:r>
              <w:rPr>
                <w:rFonts w:eastAsia="Times New Roman" w:cs="Arial"/>
                <w:color w:val="FF0000"/>
                <w:sz w:val="24"/>
                <w:szCs w:val="24"/>
              </w:rPr>
              <w:t>128</w:t>
            </w:r>
          </w:p>
        </w:tc>
        <w:tc>
          <w:tcPr>
            <w:tcW w:w="1620" w:type="dxa"/>
            <w:vAlign w:val="center"/>
          </w:tcPr>
          <w:p w14:paraId="5E055D58" w14:textId="77777777" w:rsidR="005D03AF" w:rsidRDefault="00243DEE" w:rsidP="00D927E9">
            <w:pPr>
              <w:autoSpaceDE w:val="0"/>
              <w:autoSpaceDN w:val="0"/>
              <w:adjustRightInd w:val="0"/>
              <w:spacing w:after="0" w:line="240" w:lineRule="auto"/>
              <w:jc w:val="center"/>
              <w:rPr>
                <w:rFonts w:eastAsia="Times New Roman" w:cs="Arial"/>
                <w:color w:val="FF0000"/>
                <w:sz w:val="24"/>
                <w:szCs w:val="24"/>
              </w:rPr>
            </w:pPr>
            <w:r>
              <w:rPr>
                <w:rFonts w:eastAsia="Times New Roman" w:cs="Arial"/>
                <w:color w:val="FF0000"/>
                <w:sz w:val="24"/>
                <w:szCs w:val="24"/>
              </w:rPr>
              <w:t>(9</w:t>
            </w:r>
            <w:r w:rsidR="007B19D7">
              <w:rPr>
                <w:rFonts w:eastAsia="Times New Roman" w:cs="Arial"/>
                <w:color w:val="FF0000"/>
                <w:sz w:val="24"/>
                <w:szCs w:val="24"/>
              </w:rPr>
              <w:t>,</w:t>
            </w:r>
            <w:r w:rsidR="00D927E9">
              <w:rPr>
                <w:rFonts w:eastAsia="Times New Roman" w:cs="Arial"/>
                <w:color w:val="FF0000"/>
                <w:sz w:val="24"/>
                <w:szCs w:val="24"/>
              </w:rPr>
              <w:t>264</w:t>
            </w:r>
            <w:r>
              <w:rPr>
                <w:rFonts w:eastAsia="Times New Roman" w:cs="Arial"/>
                <w:color w:val="FF0000"/>
                <w:sz w:val="24"/>
                <w:szCs w:val="24"/>
              </w:rPr>
              <w:t>)</w:t>
            </w:r>
          </w:p>
        </w:tc>
        <w:tc>
          <w:tcPr>
            <w:tcW w:w="1530" w:type="dxa"/>
            <w:vAlign w:val="center"/>
          </w:tcPr>
          <w:p w14:paraId="0EDACFD1" w14:textId="77777777" w:rsidR="005D03AF" w:rsidRDefault="00856A28" w:rsidP="00B3180A">
            <w:pPr>
              <w:autoSpaceDE w:val="0"/>
              <w:autoSpaceDN w:val="0"/>
              <w:adjustRightInd w:val="0"/>
              <w:spacing w:after="0" w:line="240" w:lineRule="auto"/>
              <w:jc w:val="center"/>
              <w:rPr>
                <w:rFonts w:eastAsia="Times New Roman" w:cs="Arial"/>
                <w:color w:val="FF0000"/>
                <w:sz w:val="24"/>
                <w:szCs w:val="24"/>
              </w:rPr>
            </w:pPr>
            <w:r>
              <w:rPr>
                <w:rFonts w:eastAsia="Times New Roman" w:cs="Arial"/>
                <w:color w:val="FF0000"/>
                <w:sz w:val="24"/>
                <w:szCs w:val="24"/>
              </w:rPr>
              <w:t>752</w:t>
            </w:r>
          </w:p>
        </w:tc>
        <w:tc>
          <w:tcPr>
            <w:tcW w:w="1657" w:type="dxa"/>
            <w:vAlign w:val="center"/>
          </w:tcPr>
          <w:p w14:paraId="7B633D0B" w14:textId="77777777" w:rsidR="005D03AF" w:rsidRDefault="001A6A8A" w:rsidP="00B3180A">
            <w:pPr>
              <w:autoSpaceDE w:val="0"/>
              <w:autoSpaceDN w:val="0"/>
              <w:adjustRightInd w:val="0"/>
              <w:spacing w:after="0" w:line="240" w:lineRule="auto"/>
              <w:jc w:val="center"/>
              <w:rPr>
                <w:rFonts w:eastAsia="Times New Roman" w:cs="Arial"/>
                <w:color w:val="FF0000"/>
                <w:sz w:val="24"/>
                <w:szCs w:val="24"/>
              </w:rPr>
            </w:pPr>
            <w:r>
              <w:rPr>
                <w:rFonts w:eastAsia="Times New Roman" w:cs="Arial"/>
                <w:color w:val="FF0000"/>
                <w:sz w:val="24"/>
                <w:szCs w:val="24"/>
              </w:rPr>
              <w:t>6</w:t>
            </w:r>
            <w:r w:rsidR="008E66B6">
              <w:rPr>
                <w:rFonts w:eastAsia="Times New Roman" w:cs="Arial"/>
                <w:color w:val="FF0000"/>
                <w:sz w:val="24"/>
                <w:szCs w:val="24"/>
              </w:rPr>
              <w:t>,</w:t>
            </w:r>
            <w:r>
              <w:rPr>
                <w:rFonts w:eastAsia="Times New Roman" w:cs="Arial"/>
                <w:color w:val="FF0000"/>
                <w:sz w:val="24"/>
                <w:szCs w:val="24"/>
              </w:rPr>
              <w:t>336</w:t>
            </w:r>
          </w:p>
        </w:tc>
      </w:tr>
      <w:tr w:rsidR="005D03AF" w14:paraId="77C77829" w14:textId="77777777" w:rsidTr="00770EFE">
        <w:tc>
          <w:tcPr>
            <w:tcW w:w="1239" w:type="dxa"/>
            <w:vAlign w:val="center"/>
          </w:tcPr>
          <w:p w14:paraId="444685F7" w14:textId="77777777" w:rsidR="005D03AF" w:rsidRDefault="005E0536" w:rsidP="00B3180A">
            <w:pPr>
              <w:autoSpaceDE w:val="0"/>
              <w:autoSpaceDN w:val="0"/>
              <w:adjustRightInd w:val="0"/>
              <w:spacing w:after="0" w:line="240" w:lineRule="auto"/>
              <w:jc w:val="center"/>
              <w:rPr>
                <w:rFonts w:eastAsia="Times New Roman" w:cs="Arial"/>
                <w:color w:val="FF0000"/>
                <w:sz w:val="24"/>
                <w:szCs w:val="24"/>
              </w:rPr>
            </w:pPr>
            <w:r>
              <w:rPr>
                <w:rFonts w:eastAsia="Times New Roman" w:cs="Arial"/>
                <w:color w:val="FF0000"/>
                <w:sz w:val="24"/>
                <w:szCs w:val="24"/>
              </w:rPr>
              <w:t>100</w:t>
            </w:r>
          </w:p>
        </w:tc>
        <w:tc>
          <w:tcPr>
            <w:tcW w:w="1276" w:type="dxa"/>
            <w:vAlign w:val="center"/>
          </w:tcPr>
          <w:p w14:paraId="608E3A2F" w14:textId="77777777" w:rsidR="005D03AF" w:rsidRDefault="00243DEE" w:rsidP="00B3180A">
            <w:pPr>
              <w:autoSpaceDE w:val="0"/>
              <w:autoSpaceDN w:val="0"/>
              <w:adjustRightInd w:val="0"/>
              <w:spacing w:after="0" w:line="240" w:lineRule="auto"/>
              <w:jc w:val="center"/>
              <w:rPr>
                <w:rFonts w:eastAsia="Times New Roman" w:cs="Arial"/>
                <w:color w:val="FF0000"/>
                <w:sz w:val="24"/>
                <w:szCs w:val="24"/>
              </w:rPr>
            </w:pPr>
            <w:r>
              <w:rPr>
                <w:rFonts w:eastAsia="Times New Roman" w:cs="Arial"/>
                <w:color w:val="FF0000"/>
                <w:sz w:val="24"/>
                <w:szCs w:val="24"/>
              </w:rPr>
              <w:t>(2</w:t>
            </w:r>
            <w:r w:rsidR="007B19D7">
              <w:rPr>
                <w:rFonts w:eastAsia="Times New Roman" w:cs="Arial"/>
                <w:color w:val="FF0000"/>
                <w:sz w:val="24"/>
                <w:szCs w:val="24"/>
              </w:rPr>
              <w:t>,</w:t>
            </w:r>
            <w:r>
              <w:rPr>
                <w:rFonts w:eastAsia="Times New Roman" w:cs="Arial"/>
                <w:color w:val="FF0000"/>
                <w:sz w:val="24"/>
                <w:szCs w:val="24"/>
              </w:rPr>
              <w:t>784)</w:t>
            </w:r>
          </w:p>
        </w:tc>
        <w:tc>
          <w:tcPr>
            <w:tcW w:w="1620" w:type="dxa"/>
            <w:vAlign w:val="center"/>
          </w:tcPr>
          <w:p w14:paraId="4B5AF4AA" w14:textId="77777777" w:rsidR="005D03AF" w:rsidRDefault="007B19D7" w:rsidP="00D927E9">
            <w:pPr>
              <w:autoSpaceDE w:val="0"/>
              <w:autoSpaceDN w:val="0"/>
              <w:adjustRightInd w:val="0"/>
              <w:spacing w:after="0" w:line="240" w:lineRule="auto"/>
              <w:jc w:val="center"/>
              <w:rPr>
                <w:rFonts w:eastAsia="Times New Roman" w:cs="Arial"/>
                <w:color w:val="FF0000"/>
                <w:sz w:val="24"/>
                <w:szCs w:val="24"/>
              </w:rPr>
            </w:pPr>
            <w:r>
              <w:rPr>
                <w:rFonts w:eastAsia="Times New Roman" w:cs="Arial"/>
                <w:color w:val="FF0000"/>
                <w:sz w:val="24"/>
                <w:szCs w:val="24"/>
              </w:rPr>
              <w:t>(22,</w:t>
            </w:r>
            <w:r w:rsidR="00D927E9">
              <w:rPr>
                <w:rFonts w:eastAsia="Times New Roman" w:cs="Arial"/>
                <w:color w:val="FF0000"/>
                <w:sz w:val="24"/>
                <w:szCs w:val="24"/>
              </w:rPr>
              <w:t>512</w:t>
            </w:r>
            <w:r>
              <w:rPr>
                <w:rFonts w:eastAsia="Times New Roman" w:cs="Arial"/>
                <w:color w:val="FF0000"/>
                <w:sz w:val="24"/>
                <w:szCs w:val="24"/>
              </w:rPr>
              <w:t>)</w:t>
            </w:r>
          </w:p>
        </w:tc>
        <w:tc>
          <w:tcPr>
            <w:tcW w:w="1530" w:type="dxa"/>
            <w:vAlign w:val="center"/>
          </w:tcPr>
          <w:p w14:paraId="7B69048E" w14:textId="77777777" w:rsidR="005D03AF" w:rsidRDefault="00856A28" w:rsidP="00856A28">
            <w:pPr>
              <w:autoSpaceDE w:val="0"/>
              <w:autoSpaceDN w:val="0"/>
              <w:adjustRightInd w:val="0"/>
              <w:spacing w:after="0" w:line="240" w:lineRule="auto"/>
              <w:jc w:val="center"/>
              <w:rPr>
                <w:rFonts w:eastAsia="Times New Roman" w:cs="Arial"/>
                <w:color w:val="FF0000"/>
                <w:sz w:val="24"/>
                <w:szCs w:val="24"/>
              </w:rPr>
            </w:pPr>
            <w:r>
              <w:rPr>
                <w:rFonts w:eastAsia="Times New Roman" w:cs="Arial"/>
                <w:color w:val="FF0000"/>
                <w:sz w:val="24"/>
                <w:szCs w:val="24"/>
              </w:rPr>
              <w:t>1,304</w:t>
            </w:r>
          </w:p>
        </w:tc>
        <w:tc>
          <w:tcPr>
            <w:tcW w:w="1657" w:type="dxa"/>
            <w:vAlign w:val="center"/>
          </w:tcPr>
          <w:p w14:paraId="06E0C3E2" w14:textId="77777777" w:rsidR="005D03AF" w:rsidRDefault="001A6A8A" w:rsidP="00B3180A">
            <w:pPr>
              <w:autoSpaceDE w:val="0"/>
              <w:autoSpaceDN w:val="0"/>
              <w:adjustRightInd w:val="0"/>
              <w:spacing w:after="0" w:line="240" w:lineRule="auto"/>
              <w:jc w:val="center"/>
              <w:rPr>
                <w:rFonts w:eastAsia="Times New Roman" w:cs="Arial"/>
                <w:color w:val="FF0000"/>
                <w:sz w:val="24"/>
                <w:szCs w:val="24"/>
              </w:rPr>
            </w:pPr>
            <w:r>
              <w:rPr>
                <w:rFonts w:eastAsia="Times New Roman" w:cs="Arial"/>
                <w:color w:val="FF0000"/>
                <w:sz w:val="24"/>
                <w:szCs w:val="24"/>
              </w:rPr>
              <w:t>10,752</w:t>
            </w:r>
          </w:p>
        </w:tc>
      </w:tr>
      <w:tr w:rsidR="005E0536" w14:paraId="36464D91" w14:textId="77777777" w:rsidTr="00770EFE">
        <w:tc>
          <w:tcPr>
            <w:tcW w:w="1239" w:type="dxa"/>
            <w:vAlign w:val="center"/>
          </w:tcPr>
          <w:p w14:paraId="3A59AC8A" w14:textId="77777777" w:rsidR="005E0536" w:rsidRDefault="005E0536" w:rsidP="00B3180A">
            <w:pPr>
              <w:autoSpaceDE w:val="0"/>
              <w:autoSpaceDN w:val="0"/>
              <w:adjustRightInd w:val="0"/>
              <w:spacing w:after="0" w:line="240" w:lineRule="auto"/>
              <w:jc w:val="center"/>
              <w:rPr>
                <w:rFonts w:eastAsia="Times New Roman" w:cs="Arial"/>
                <w:color w:val="FF0000"/>
                <w:sz w:val="24"/>
                <w:szCs w:val="24"/>
              </w:rPr>
            </w:pPr>
            <w:r>
              <w:rPr>
                <w:rFonts w:eastAsia="Times New Roman" w:cs="Arial"/>
                <w:color w:val="FF0000"/>
                <w:sz w:val="24"/>
                <w:szCs w:val="24"/>
              </w:rPr>
              <w:t>237</w:t>
            </w:r>
          </w:p>
        </w:tc>
        <w:tc>
          <w:tcPr>
            <w:tcW w:w="1276" w:type="dxa"/>
            <w:vAlign w:val="center"/>
          </w:tcPr>
          <w:p w14:paraId="1D3CF67D" w14:textId="77777777" w:rsidR="005E0536" w:rsidRDefault="00243DEE" w:rsidP="00B3180A">
            <w:pPr>
              <w:autoSpaceDE w:val="0"/>
              <w:autoSpaceDN w:val="0"/>
              <w:adjustRightInd w:val="0"/>
              <w:spacing w:after="0" w:line="240" w:lineRule="auto"/>
              <w:jc w:val="center"/>
              <w:rPr>
                <w:rFonts w:eastAsia="Times New Roman" w:cs="Arial"/>
                <w:color w:val="FF0000"/>
                <w:sz w:val="24"/>
                <w:szCs w:val="24"/>
              </w:rPr>
            </w:pPr>
            <w:r>
              <w:rPr>
                <w:rFonts w:eastAsia="Times New Roman" w:cs="Arial"/>
                <w:color w:val="FF0000"/>
                <w:sz w:val="24"/>
                <w:szCs w:val="24"/>
              </w:rPr>
              <w:t>(6</w:t>
            </w:r>
            <w:r w:rsidR="007B19D7">
              <w:rPr>
                <w:rFonts w:eastAsia="Times New Roman" w:cs="Arial"/>
                <w:color w:val="FF0000"/>
                <w:sz w:val="24"/>
                <w:szCs w:val="24"/>
              </w:rPr>
              <w:t>,</w:t>
            </w:r>
            <w:r>
              <w:rPr>
                <w:rFonts w:eastAsia="Times New Roman" w:cs="Arial"/>
                <w:color w:val="FF0000"/>
                <w:sz w:val="24"/>
                <w:szCs w:val="24"/>
              </w:rPr>
              <w:t>072)</w:t>
            </w:r>
          </w:p>
        </w:tc>
        <w:tc>
          <w:tcPr>
            <w:tcW w:w="1620" w:type="dxa"/>
            <w:vAlign w:val="center"/>
          </w:tcPr>
          <w:p w14:paraId="46C8D068" w14:textId="77777777" w:rsidR="005E0536" w:rsidRDefault="00243DEE" w:rsidP="00D927E9">
            <w:pPr>
              <w:autoSpaceDE w:val="0"/>
              <w:autoSpaceDN w:val="0"/>
              <w:adjustRightInd w:val="0"/>
              <w:spacing w:after="0" w:line="240" w:lineRule="auto"/>
              <w:jc w:val="center"/>
              <w:rPr>
                <w:rFonts w:eastAsia="Times New Roman" w:cs="Arial"/>
                <w:color w:val="FF0000"/>
                <w:sz w:val="24"/>
                <w:szCs w:val="24"/>
              </w:rPr>
            </w:pPr>
            <w:r>
              <w:rPr>
                <w:rFonts w:eastAsia="Times New Roman" w:cs="Arial"/>
                <w:color w:val="FF0000"/>
                <w:sz w:val="24"/>
                <w:szCs w:val="24"/>
              </w:rPr>
              <w:t>(</w:t>
            </w:r>
            <w:r w:rsidR="007B19D7">
              <w:rPr>
                <w:rFonts w:eastAsia="Times New Roman" w:cs="Arial"/>
                <w:color w:val="FF0000"/>
                <w:sz w:val="24"/>
                <w:szCs w:val="24"/>
              </w:rPr>
              <w:t>48,</w:t>
            </w:r>
            <w:r w:rsidR="00D927E9">
              <w:rPr>
                <w:rFonts w:eastAsia="Times New Roman" w:cs="Arial"/>
                <w:color w:val="FF0000"/>
                <w:sz w:val="24"/>
                <w:szCs w:val="24"/>
              </w:rPr>
              <w:t>816</w:t>
            </w:r>
            <w:r>
              <w:rPr>
                <w:rFonts w:eastAsia="Times New Roman" w:cs="Arial"/>
                <w:color w:val="FF0000"/>
                <w:sz w:val="24"/>
                <w:szCs w:val="24"/>
              </w:rPr>
              <w:t>)</w:t>
            </w:r>
          </w:p>
        </w:tc>
        <w:tc>
          <w:tcPr>
            <w:tcW w:w="1530" w:type="dxa"/>
            <w:vAlign w:val="center"/>
          </w:tcPr>
          <w:p w14:paraId="20F00C10" w14:textId="77777777" w:rsidR="004A5B6A" w:rsidRDefault="00D14DE4" w:rsidP="00856A28">
            <w:pPr>
              <w:autoSpaceDE w:val="0"/>
              <w:autoSpaceDN w:val="0"/>
              <w:adjustRightInd w:val="0"/>
              <w:spacing w:after="0" w:line="240" w:lineRule="auto"/>
              <w:jc w:val="center"/>
              <w:rPr>
                <w:rFonts w:eastAsia="Times New Roman" w:cs="Arial"/>
                <w:color w:val="FF0000"/>
                <w:sz w:val="24"/>
                <w:szCs w:val="24"/>
              </w:rPr>
            </w:pPr>
            <w:r>
              <w:rPr>
                <w:rFonts w:eastAsia="Times New Roman" w:cs="Arial"/>
                <w:color w:val="FF0000"/>
                <w:sz w:val="24"/>
                <w:szCs w:val="24"/>
              </w:rPr>
              <w:t>2,</w:t>
            </w:r>
            <w:r w:rsidR="00856A28">
              <w:rPr>
                <w:rFonts w:eastAsia="Times New Roman" w:cs="Arial"/>
                <w:color w:val="FF0000"/>
                <w:sz w:val="24"/>
                <w:szCs w:val="24"/>
              </w:rPr>
              <w:t>400</w:t>
            </w:r>
          </w:p>
        </w:tc>
        <w:tc>
          <w:tcPr>
            <w:tcW w:w="1657" w:type="dxa"/>
            <w:vAlign w:val="center"/>
          </w:tcPr>
          <w:p w14:paraId="340B72F7" w14:textId="77777777" w:rsidR="005E0536" w:rsidRDefault="001A6A8A" w:rsidP="00B3180A">
            <w:pPr>
              <w:autoSpaceDE w:val="0"/>
              <w:autoSpaceDN w:val="0"/>
              <w:adjustRightInd w:val="0"/>
              <w:spacing w:after="0" w:line="240" w:lineRule="auto"/>
              <w:jc w:val="center"/>
              <w:rPr>
                <w:rFonts w:eastAsia="Times New Roman" w:cs="Arial"/>
                <w:color w:val="FF0000"/>
                <w:sz w:val="24"/>
                <w:szCs w:val="24"/>
              </w:rPr>
            </w:pPr>
            <w:r>
              <w:rPr>
                <w:rFonts w:eastAsia="Times New Roman" w:cs="Arial"/>
                <w:color w:val="FF0000"/>
                <w:sz w:val="24"/>
                <w:szCs w:val="24"/>
              </w:rPr>
              <w:t>19,520</w:t>
            </w:r>
          </w:p>
        </w:tc>
      </w:tr>
    </w:tbl>
    <w:p w14:paraId="421A735D" w14:textId="77777777" w:rsidR="005D03AF" w:rsidRPr="00980F09" w:rsidRDefault="005D03AF" w:rsidP="00D07EBC">
      <w:pPr>
        <w:autoSpaceDE w:val="0"/>
        <w:autoSpaceDN w:val="0"/>
        <w:adjustRightInd w:val="0"/>
        <w:spacing w:after="0" w:line="240" w:lineRule="auto"/>
        <w:rPr>
          <w:rFonts w:eastAsia="Times New Roman" w:cs="Arial"/>
          <w:color w:val="FF0000"/>
          <w:sz w:val="24"/>
          <w:szCs w:val="24"/>
        </w:rPr>
      </w:pPr>
    </w:p>
    <w:p w14:paraId="0BC89FC3" w14:textId="77777777" w:rsidR="00D07EBC" w:rsidRPr="00980F09" w:rsidRDefault="00D07EBC" w:rsidP="00D07EBC">
      <w:pPr>
        <w:autoSpaceDE w:val="0"/>
        <w:autoSpaceDN w:val="0"/>
        <w:adjustRightInd w:val="0"/>
        <w:spacing w:after="0" w:line="240" w:lineRule="auto"/>
        <w:rPr>
          <w:rFonts w:eastAsia="Times New Roman" w:cs="Arial"/>
          <w:color w:val="FF0000"/>
          <w:sz w:val="24"/>
          <w:szCs w:val="24"/>
        </w:rPr>
      </w:pPr>
      <w:r w:rsidRPr="00980F09">
        <w:rPr>
          <w:rFonts w:eastAsia="Calibri" w:cs="Arial"/>
          <w:i/>
          <w:color w:val="FF0000"/>
          <w:sz w:val="24"/>
          <w:szCs w:val="24"/>
        </w:rPr>
        <w:t xml:space="preserve">Table 3.X+1: </w:t>
      </w:r>
      <w:r w:rsidR="00C8649C">
        <w:rPr>
          <w:rFonts w:eastAsia="Calibri" w:cs="Arial"/>
          <w:i/>
          <w:color w:val="FF0000"/>
          <w:sz w:val="24"/>
          <w:szCs w:val="24"/>
        </w:rPr>
        <w:t>On-</w:t>
      </w:r>
      <w:r w:rsidR="00E81E51">
        <w:rPr>
          <w:rFonts w:eastAsia="Calibri" w:cs="Arial"/>
          <w:i/>
          <w:color w:val="FF0000"/>
          <w:sz w:val="24"/>
          <w:szCs w:val="24"/>
        </w:rPr>
        <w:t>air time for various advertising events</w:t>
      </w:r>
    </w:p>
    <w:p w14:paraId="2AA5C1AD" w14:textId="77777777" w:rsidR="00D07EBC" w:rsidRPr="00980F09" w:rsidRDefault="00D07EBC" w:rsidP="00D07EBC">
      <w:pPr>
        <w:rPr>
          <w:rFonts w:eastAsia="Times New Roman" w:cs="Arial"/>
          <w:color w:val="FF0000"/>
          <w:sz w:val="24"/>
          <w:szCs w:val="24"/>
        </w:rPr>
      </w:pPr>
    </w:p>
    <w:p w14:paraId="3403C86A" w14:textId="77777777" w:rsidR="001106C7" w:rsidRDefault="00D07EBC" w:rsidP="00D07EBC">
      <w:pPr>
        <w:rPr>
          <w:rFonts w:eastAsia="Times New Roman" w:cs="Arial"/>
          <w:color w:val="FF0000"/>
          <w:sz w:val="24"/>
          <w:szCs w:val="24"/>
        </w:rPr>
      </w:pPr>
      <w:r w:rsidRPr="00980F09">
        <w:rPr>
          <w:rFonts w:eastAsia="Times New Roman" w:cs="Arial"/>
          <w:color w:val="FF0000"/>
          <w:sz w:val="24"/>
          <w:szCs w:val="24"/>
        </w:rPr>
        <w:t>Note:</w:t>
      </w:r>
      <w:r w:rsidR="002F6E69">
        <w:rPr>
          <w:rFonts w:eastAsia="Times New Roman" w:cs="Arial"/>
          <w:color w:val="FF0000"/>
          <w:sz w:val="24"/>
          <w:szCs w:val="24"/>
        </w:rPr>
        <w:t xml:space="preserve">  </w:t>
      </w:r>
      <w:r w:rsidR="00FB764E">
        <w:rPr>
          <w:rFonts w:eastAsia="Times New Roman" w:cs="Arial"/>
          <w:color w:val="FF0000"/>
          <w:sz w:val="24"/>
          <w:szCs w:val="24"/>
        </w:rPr>
        <w:t>T</w:t>
      </w:r>
      <w:r w:rsidR="001106C7">
        <w:rPr>
          <w:rFonts w:eastAsia="Times New Roman" w:cs="Arial"/>
          <w:color w:val="FF0000"/>
          <w:sz w:val="24"/>
          <w:szCs w:val="24"/>
        </w:rPr>
        <w:t>he events without offloading were calculated using three ADV_IND PDUs, while the events with offloading used three ADV_EXT_IND PDUs containing only an AuxPtr field plus one AUX_ADV_IND PDU with AdvA present and holding the AdvData.</w:t>
      </w:r>
    </w:p>
    <w:p w14:paraId="102C57B0" w14:textId="77777777" w:rsidR="007904AC" w:rsidRDefault="007904AC" w:rsidP="006B3756"/>
    <w:p w14:paraId="102CB1DD" w14:textId="77777777" w:rsidR="00D07EBC" w:rsidRDefault="007904AC" w:rsidP="00D07EBC">
      <w:pPr>
        <w:rPr>
          <w:rFonts w:eastAsia="Times New Roman" w:cs="Arial"/>
          <w:color w:val="FF0000"/>
          <w:sz w:val="24"/>
          <w:szCs w:val="24"/>
        </w:rPr>
      </w:pPr>
      <w:r>
        <w:rPr>
          <w:rFonts w:eastAsia="Times New Roman" w:cs="Arial"/>
          <w:color w:val="FF0000"/>
          <w:sz w:val="24"/>
          <w:szCs w:val="24"/>
        </w:rPr>
        <w:t xml:space="preserve">Table 3.X+2 illustrates, for a range of payload sizes, the difference in Link Layer Data Channel PDU packet durations for connections over LE 1M PHY and LE Coded PHY with </w:t>
      </w:r>
      <w:r w:rsidR="007542EA">
        <w:rPr>
          <w:rFonts w:eastAsia="Times New Roman" w:cs="Arial"/>
          <w:color w:val="FF0000"/>
          <w:sz w:val="24"/>
          <w:szCs w:val="24"/>
        </w:rPr>
        <w:t>S</w:t>
      </w:r>
      <w:r>
        <w:rPr>
          <w:rFonts w:eastAsia="Times New Roman" w:cs="Arial"/>
          <w:color w:val="FF0000"/>
          <w:sz w:val="24"/>
          <w:szCs w:val="24"/>
        </w:rPr>
        <w:t>=8 coding. Connection d</w:t>
      </w:r>
      <w:r w:rsidRPr="00980F09">
        <w:rPr>
          <w:rFonts w:eastAsia="Times New Roman" w:cs="Arial"/>
          <w:color w:val="FF0000"/>
          <w:sz w:val="24"/>
          <w:szCs w:val="24"/>
        </w:rPr>
        <w:t>uty cycle for a specific implementation ma</w:t>
      </w:r>
      <w:r>
        <w:rPr>
          <w:rFonts w:eastAsia="Times New Roman" w:cs="Arial"/>
          <w:color w:val="FF0000"/>
          <w:sz w:val="24"/>
          <w:szCs w:val="24"/>
        </w:rPr>
        <w:t>y be easily calculated from this information</w:t>
      </w:r>
      <w:r w:rsidRPr="00980F09">
        <w:rPr>
          <w:rFonts w:eastAsia="Times New Roman" w:cs="Arial"/>
          <w:color w:val="FF0000"/>
          <w:sz w:val="24"/>
          <w:szCs w:val="24"/>
        </w:rPr>
        <w:t>.</w:t>
      </w:r>
    </w:p>
    <w:tbl>
      <w:tblPr>
        <w:tblStyle w:val="TableGrid"/>
        <w:tblW w:w="0" w:type="auto"/>
        <w:tblLook w:val="04A0" w:firstRow="1" w:lastRow="0" w:firstColumn="1" w:lastColumn="0" w:noHBand="0" w:noVBand="1"/>
      </w:tblPr>
      <w:tblGrid>
        <w:gridCol w:w="1300"/>
        <w:gridCol w:w="2236"/>
        <w:gridCol w:w="2164"/>
      </w:tblGrid>
      <w:tr w:rsidR="00D07EBC" w:rsidRPr="001E7BC9" w14:paraId="6063DCFF" w14:textId="77777777" w:rsidTr="005D4110">
        <w:trPr>
          <w:trHeight w:val="600"/>
        </w:trPr>
        <w:tc>
          <w:tcPr>
            <w:tcW w:w="1300" w:type="dxa"/>
            <w:vMerge w:val="restart"/>
            <w:vAlign w:val="center"/>
            <w:hideMark/>
          </w:tcPr>
          <w:p w14:paraId="1DB0243C" w14:textId="77777777" w:rsidR="00D07EBC" w:rsidRPr="00B858BC" w:rsidRDefault="00D07EBC" w:rsidP="005D4110">
            <w:pPr>
              <w:jc w:val="center"/>
              <w:rPr>
                <w:rFonts w:eastAsia="Times New Roman" w:cs="Arial"/>
                <w:b/>
                <w:color w:val="FF0000"/>
                <w:sz w:val="24"/>
                <w:szCs w:val="24"/>
                <w:lang w:val="en-GB"/>
              </w:rPr>
            </w:pPr>
            <w:r w:rsidRPr="00B858BC">
              <w:rPr>
                <w:rFonts w:eastAsia="Times New Roman" w:cs="Arial"/>
                <w:b/>
                <w:color w:val="FF0000"/>
                <w:sz w:val="24"/>
                <w:szCs w:val="24"/>
                <w:lang w:val="en-GB"/>
              </w:rPr>
              <w:t>Payload [bytes]</w:t>
            </w:r>
          </w:p>
        </w:tc>
        <w:tc>
          <w:tcPr>
            <w:tcW w:w="4400" w:type="dxa"/>
            <w:gridSpan w:val="2"/>
            <w:vAlign w:val="center"/>
            <w:hideMark/>
          </w:tcPr>
          <w:p w14:paraId="096AC713" w14:textId="77777777" w:rsidR="00D07EBC" w:rsidRPr="00B858BC" w:rsidRDefault="00D07EBC" w:rsidP="005D4110">
            <w:pPr>
              <w:jc w:val="center"/>
              <w:rPr>
                <w:rFonts w:eastAsia="Times New Roman" w:cs="Arial"/>
                <w:b/>
                <w:color w:val="FF0000"/>
                <w:sz w:val="24"/>
                <w:szCs w:val="24"/>
                <w:lang w:val="en-GB"/>
              </w:rPr>
            </w:pPr>
            <w:r w:rsidRPr="00B858BC">
              <w:rPr>
                <w:rFonts w:eastAsia="Times New Roman" w:cs="Arial"/>
                <w:b/>
                <w:color w:val="FF0000"/>
                <w:sz w:val="24"/>
                <w:szCs w:val="24"/>
              </w:rPr>
              <w:t>LL Data Channel PDU</w:t>
            </w:r>
            <w:r w:rsidRPr="00B858BC">
              <w:rPr>
                <w:rFonts w:eastAsia="Times New Roman" w:cs="Arial"/>
                <w:b/>
                <w:color w:val="FF0000"/>
                <w:sz w:val="24"/>
                <w:szCs w:val="24"/>
                <w:lang w:val="en-GB"/>
              </w:rPr>
              <w:br/>
              <w:t>[µs]</w:t>
            </w:r>
          </w:p>
        </w:tc>
      </w:tr>
      <w:tr w:rsidR="00D07EBC" w:rsidRPr="001E7BC9" w14:paraId="26D92FCA" w14:textId="77777777" w:rsidTr="005D4110">
        <w:trPr>
          <w:trHeight w:val="255"/>
        </w:trPr>
        <w:tc>
          <w:tcPr>
            <w:tcW w:w="1300" w:type="dxa"/>
            <w:vMerge/>
            <w:hideMark/>
          </w:tcPr>
          <w:p w14:paraId="72220C35" w14:textId="77777777" w:rsidR="00D07EBC" w:rsidRPr="00770EFE" w:rsidRDefault="00D07EBC" w:rsidP="005D4110">
            <w:pPr>
              <w:rPr>
                <w:rFonts w:eastAsia="Times New Roman" w:cs="Arial"/>
                <w:b/>
                <w:color w:val="FF0000"/>
                <w:sz w:val="24"/>
                <w:szCs w:val="24"/>
                <w:lang w:val="en-GB"/>
              </w:rPr>
            </w:pPr>
          </w:p>
        </w:tc>
        <w:tc>
          <w:tcPr>
            <w:tcW w:w="2236" w:type="dxa"/>
            <w:noWrap/>
            <w:vAlign w:val="center"/>
            <w:hideMark/>
          </w:tcPr>
          <w:p w14:paraId="1F3B4AD6" w14:textId="77777777" w:rsidR="00D07EBC" w:rsidRPr="00770EFE" w:rsidRDefault="00D07EBC" w:rsidP="005D4110">
            <w:pPr>
              <w:jc w:val="center"/>
              <w:rPr>
                <w:rFonts w:eastAsia="Times New Roman" w:cs="Arial"/>
                <w:b/>
                <w:color w:val="FF0000"/>
                <w:sz w:val="24"/>
                <w:szCs w:val="24"/>
                <w:lang w:val="en-GB"/>
              </w:rPr>
            </w:pPr>
            <w:r w:rsidRPr="00770EFE">
              <w:rPr>
                <w:rFonts w:eastAsia="Times New Roman" w:cs="Arial"/>
                <w:b/>
                <w:color w:val="FF0000"/>
                <w:sz w:val="24"/>
                <w:szCs w:val="24"/>
                <w:lang w:val="en-GB"/>
              </w:rPr>
              <w:t>LE 1M</w:t>
            </w:r>
          </w:p>
        </w:tc>
        <w:tc>
          <w:tcPr>
            <w:tcW w:w="2164" w:type="dxa"/>
            <w:noWrap/>
            <w:vAlign w:val="center"/>
            <w:hideMark/>
          </w:tcPr>
          <w:p w14:paraId="40B2B7B4" w14:textId="77777777" w:rsidR="00B858BC" w:rsidRDefault="00D07EBC" w:rsidP="005D4110">
            <w:pPr>
              <w:jc w:val="center"/>
              <w:rPr>
                <w:rFonts w:eastAsia="Times New Roman" w:cs="Arial"/>
                <w:b/>
                <w:color w:val="FF0000"/>
                <w:sz w:val="24"/>
                <w:szCs w:val="24"/>
                <w:lang w:val="en-GB"/>
              </w:rPr>
            </w:pPr>
            <w:r w:rsidRPr="00770EFE">
              <w:rPr>
                <w:rFonts w:eastAsia="Times New Roman" w:cs="Arial"/>
                <w:b/>
                <w:color w:val="FF0000"/>
                <w:sz w:val="24"/>
                <w:szCs w:val="24"/>
                <w:lang w:val="en-GB"/>
              </w:rPr>
              <w:t>LE Coded</w:t>
            </w:r>
          </w:p>
          <w:p w14:paraId="233E4491" w14:textId="77777777" w:rsidR="00D07EBC" w:rsidRPr="00770EFE" w:rsidRDefault="007542EA" w:rsidP="005D4110">
            <w:pPr>
              <w:jc w:val="center"/>
              <w:rPr>
                <w:rFonts w:eastAsia="Times New Roman" w:cs="Arial"/>
                <w:b/>
                <w:color w:val="FF0000"/>
                <w:sz w:val="24"/>
                <w:szCs w:val="24"/>
                <w:lang w:val="en-GB"/>
              </w:rPr>
            </w:pPr>
            <w:r w:rsidRPr="00770EFE">
              <w:rPr>
                <w:rFonts w:eastAsia="Times New Roman" w:cs="Arial"/>
                <w:b/>
                <w:color w:val="FF0000"/>
                <w:sz w:val="24"/>
                <w:szCs w:val="24"/>
                <w:lang w:val="en-GB"/>
              </w:rPr>
              <w:t>S</w:t>
            </w:r>
            <w:r w:rsidR="00D07EBC" w:rsidRPr="00770EFE">
              <w:rPr>
                <w:rFonts w:eastAsia="Times New Roman" w:cs="Arial"/>
                <w:b/>
                <w:color w:val="FF0000"/>
                <w:sz w:val="24"/>
                <w:szCs w:val="24"/>
                <w:lang w:val="en-GB"/>
              </w:rPr>
              <w:t>=8</w:t>
            </w:r>
          </w:p>
        </w:tc>
      </w:tr>
      <w:tr w:rsidR="00D07EBC" w:rsidRPr="001E7BC9" w14:paraId="6B12DE90" w14:textId="77777777" w:rsidTr="005D4110">
        <w:trPr>
          <w:trHeight w:val="255"/>
        </w:trPr>
        <w:tc>
          <w:tcPr>
            <w:tcW w:w="1300" w:type="dxa"/>
            <w:noWrap/>
            <w:vAlign w:val="center"/>
            <w:hideMark/>
          </w:tcPr>
          <w:p w14:paraId="750B2C4D" w14:textId="77777777" w:rsidR="00D07EBC" w:rsidRPr="001E7BC9" w:rsidRDefault="00D07EBC" w:rsidP="005D4110">
            <w:pPr>
              <w:jc w:val="center"/>
              <w:rPr>
                <w:rFonts w:eastAsia="Times New Roman" w:cs="Arial"/>
                <w:color w:val="FF0000"/>
                <w:sz w:val="24"/>
                <w:szCs w:val="24"/>
                <w:lang w:val="en-GB"/>
              </w:rPr>
            </w:pPr>
            <w:r w:rsidRPr="001E7BC9">
              <w:rPr>
                <w:rFonts w:eastAsia="Times New Roman" w:cs="Arial"/>
                <w:color w:val="FF0000"/>
                <w:sz w:val="24"/>
                <w:szCs w:val="24"/>
                <w:lang w:val="en-GB"/>
              </w:rPr>
              <w:t>0</w:t>
            </w:r>
          </w:p>
        </w:tc>
        <w:tc>
          <w:tcPr>
            <w:tcW w:w="2236" w:type="dxa"/>
            <w:noWrap/>
            <w:vAlign w:val="center"/>
            <w:hideMark/>
          </w:tcPr>
          <w:p w14:paraId="48AF7098" w14:textId="77777777" w:rsidR="00D07EBC" w:rsidRPr="001E7BC9" w:rsidRDefault="00526910" w:rsidP="005D4110">
            <w:pPr>
              <w:jc w:val="center"/>
              <w:rPr>
                <w:rFonts w:eastAsia="Times New Roman" w:cs="Arial"/>
                <w:color w:val="FF0000"/>
                <w:sz w:val="24"/>
                <w:szCs w:val="24"/>
                <w:lang w:val="en-GB"/>
              </w:rPr>
            </w:pPr>
            <w:r>
              <w:rPr>
                <w:rFonts w:eastAsia="Times New Roman" w:cs="Arial"/>
                <w:color w:val="FF0000"/>
                <w:sz w:val="24"/>
                <w:szCs w:val="24"/>
                <w:lang w:val="en-GB"/>
              </w:rPr>
              <w:t>80</w:t>
            </w:r>
          </w:p>
        </w:tc>
        <w:tc>
          <w:tcPr>
            <w:tcW w:w="2164" w:type="dxa"/>
            <w:noWrap/>
            <w:vAlign w:val="center"/>
            <w:hideMark/>
          </w:tcPr>
          <w:p w14:paraId="0D7F6358" w14:textId="77777777" w:rsidR="00D07EBC" w:rsidRPr="001E7BC9" w:rsidRDefault="00526910" w:rsidP="005D4110">
            <w:pPr>
              <w:jc w:val="center"/>
              <w:rPr>
                <w:rFonts w:eastAsia="Times New Roman" w:cs="Arial"/>
                <w:color w:val="FF0000"/>
                <w:sz w:val="24"/>
                <w:szCs w:val="24"/>
                <w:lang w:val="en-GB"/>
              </w:rPr>
            </w:pPr>
            <w:r>
              <w:rPr>
                <w:rFonts w:eastAsia="Times New Roman" w:cs="Arial"/>
                <w:color w:val="FF0000"/>
                <w:sz w:val="24"/>
                <w:szCs w:val="24"/>
                <w:lang w:val="en-GB"/>
              </w:rPr>
              <w:t>720</w:t>
            </w:r>
          </w:p>
        </w:tc>
      </w:tr>
      <w:tr w:rsidR="00D07EBC" w:rsidRPr="001E7BC9" w14:paraId="32B132F4" w14:textId="77777777" w:rsidTr="005D4110">
        <w:trPr>
          <w:trHeight w:val="255"/>
        </w:trPr>
        <w:tc>
          <w:tcPr>
            <w:tcW w:w="1300" w:type="dxa"/>
            <w:noWrap/>
            <w:vAlign w:val="center"/>
            <w:hideMark/>
          </w:tcPr>
          <w:p w14:paraId="4DF131F9" w14:textId="77777777" w:rsidR="00D07EBC" w:rsidRPr="001E7BC9" w:rsidRDefault="00D07EBC" w:rsidP="005D4110">
            <w:pPr>
              <w:jc w:val="center"/>
              <w:rPr>
                <w:rFonts w:eastAsia="Times New Roman" w:cs="Arial"/>
                <w:color w:val="FF0000"/>
                <w:sz w:val="24"/>
                <w:szCs w:val="24"/>
                <w:lang w:val="en-GB"/>
              </w:rPr>
            </w:pPr>
            <w:r w:rsidRPr="001E7BC9">
              <w:rPr>
                <w:rFonts w:eastAsia="Times New Roman" w:cs="Arial"/>
                <w:color w:val="FF0000"/>
                <w:sz w:val="24"/>
                <w:szCs w:val="24"/>
                <w:lang w:val="en-GB"/>
              </w:rPr>
              <w:t>15</w:t>
            </w:r>
          </w:p>
        </w:tc>
        <w:tc>
          <w:tcPr>
            <w:tcW w:w="2236" w:type="dxa"/>
            <w:noWrap/>
            <w:vAlign w:val="center"/>
            <w:hideMark/>
          </w:tcPr>
          <w:p w14:paraId="3916FA72" w14:textId="77777777" w:rsidR="00D07EBC" w:rsidRPr="001E7BC9" w:rsidRDefault="00526910" w:rsidP="00FE59E2">
            <w:pPr>
              <w:jc w:val="center"/>
              <w:rPr>
                <w:rFonts w:eastAsia="Times New Roman" w:cs="Arial"/>
                <w:color w:val="FF0000"/>
                <w:sz w:val="24"/>
                <w:szCs w:val="24"/>
                <w:lang w:val="en-GB"/>
              </w:rPr>
            </w:pPr>
            <w:r>
              <w:rPr>
                <w:rFonts w:eastAsia="Times New Roman" w:cs="Arial"/>
                <w:color w:val="FF0000"/>
                <w:sz w:val="24"/>
                <w:szCs w:val="24"/>
                <w:lang w:val="en-GB"/>
              </w:rPr>
              <w:t>200</w:t>
            </w:r>
          </w:p>
        </w:tc>
        <w:tc>
          <w:tcPr>
            <w:tcW w:w="2164" w:type="dxa"/>
            <w:noWrap/>
            <w:vAlign w:val="center"/>
            <w:hideMark/>
          </w:tcPr>
          <w:p w14:paraId="4192AADA" w14:textId="77777777" w:rsidR="00D07EBC" w:rsidRPr="001E7BC9" w:rsidRDefault="00526910" w:rsidP="005D4110">
            <w:pPr>
              <w:jc w:val="center"/>
              <w:rPr>
                <w:rFonts w:eastAsia="Times New Roman" w:cs="Arial"/>
                <w:color w:val="FF0000"/>
                <w:sz w:val="24"/>
                <w:szCs w:val="24"/>
                <w:lang w:val="en-GB"/>
              </w:rPr>
            </w:pPr>
            <w:r>
              <w:rPr>
                <w:rFonts w:eastAsia="Times New Roman" w:cs="Arial"/>
                <w:color w:val="FF0000"/>
                <w:sz w:val="24"/>
                <w:szCs w:val="24"/>
                <w:lang w:val="en-GB"/>
              </w:rPr>
              <w:t>1680</w:t>
            </w:r>
          </w:p>
        </w:tc>
      </w:tr>
      <w:tr w:rsidR="00D07EBC" w:rsidRPr="001E7BC9" w14:paraId="23E27528" w14:textId="77777777" w:rsidTr="005D4110">
        <w:trPr>
          <w:trHeight w:val="255"/>
        </w:trPr>
        <w:tc>
          <w:tcPr>
            <w:tcW w:w="1300" w:type="dxa"/>
            <w:noWrap/>
            <w:vAlign w:val="center"/>
            <w:hideMark/>
          </w:tcPr>
          <w:p w14:paraId="52FC989A" w14:textId="77777777" w:rsidR="00D07EBC" w:rsidRPr="001E7BC9" w:rsidRDefault="00D07EBC" w:rsidP="005D4110">
            <w:pPr>
              <w:jc w:val="center"/>
              <w:rPr>
                <w:rFonts w:eastAsia="Times New Roman" w:cs="Arial"/>
                <w:color w:val="FF0000"/>
                <w:sz w:val="24"/>
                <w:szCs w:val="24"/>
                <w:lang w:val="en-GB"/>
              </w:rPr>
            </w:pPr>
            <w:r w:rsidRPr="001E7BC9">
              <w:rPr>
                <w:rFonts w:eastAsia="Times New Roman" w:cs="Arial"/>
                <w:color w:val="FF0000"/>
                <w:sz w:val="24"/>
                <w:szCs w:val="24"/>
                <w:lang w:val="en-GB"/>
              </w:rPr>
              <w:t>31</w:t>
            </w:r>
          </w:p>
        </w:tc>
        <w:tc>
          <w:tcPr>
            <w:tcW w:w="2236" w:type="dxa"/>
            <w:noWrap/>
            <w:vAlign w:val="center"/>
            <w:hideMark/>
          </w:tcPr>
          <w:p w14:paraId="3F771D3E" w14:textId="77777777" w:rsidR="00D07EBC" w:rsidRPr="001E7BC9" w:rsidRDefault="000E44C2" w:rsidP="005D4110">
            <w:pPr>
              <w:jc w:val="center"/>
              <w:rPr>
                <w:rFonts w:eastAsia="Times New Roman" w:cs="Arial"/>
                <w:color w:val="FF0000"/>
                <w:sz w:val="24"/>
                <w:szCs w:val="24"/>
                <w:lang w:val="en-GB"/>
              </w:rPr>
            </w:pPr>
            <w:r>
              <w:rPr>
                <w:rFonts w:eastAsia="Times New Roman" w:cs="Arial"/>
                <w:color w:val="FF0000"/>
                <w:sz w:val="24"/>
                <w:szCs w:val="24"/>
                <w:lang w:val="en-GB"/>
              </w:rPr>
              <w:t>328</w:t>
            </w:r>
          </w:p>
        </w:tc>
        <w:tc>
          <w:tcPr>
            <w:tcW w:w="2164" w:type="dxa"/>
            <w:noWrap/>
            <w:vAlign w:val="center"/>
            <w:hideMark/>
          </w:tcPr>
          <w:p w14:paraId="57A9B06F" w14:textId="77777777" w:rsidR="00D07EBC" w:rsidRPr="001E7BC9" w:rsidRDefault="00526910" w:rsidP="005D4110">
            <w:pPr>
              <w:jc w:val="center"/>
              <w:rPr>
                <w:rFonts w:eastAsia="Times New Roman" w:cs="Arial"/>
                <w:color w:val="FF0000"/>
                <w:sz w:val="24"/>
                <w:szCs w:val="24"/>
                <w:lang w:val="en-GB"/>
              </w:rPr>
            </w:pPr>
            <w:r>
              <w:rPr>
                <w:rFonts w:eastAsia="Times New Roman" w:cs="Arial"/>
                <w:color w:val="FF0000"/>
                <w:sz w:val="24"/>
                <w:szCs w:val="24"/>
                <w:lang w:val="en-GB"/>
              </w:rPr>
              <w:t>2704</w:t>
            </w:r>
          </w:p>
        </w:tc>
      </w:tr>
      <w:tr w:rsidR="00D07EBC" w:rsidRPr="001E7BC9" w14:paraId="2B587745" w14:textId="77777777" w:rsidTr="005D4110">
        <w:trPr>
          <w:trHeight w:val="270"/>
        </w:trPr>
        <w:tc>
          <w:tcPr>
            <w:tcW w:w="1300" w:type="dxa"/>
            <w:noWrap/>
            <w:vAlign w:val="center"/>
            <w:hideMark/>
          </w:tcPr>
          <w:p w14:paraId="41B54969" w14:textId="77777777" w:rsidR="00D07EBC" w:rsidRPr="001E7BC9" w:rsidRDefault="00D07EBC" w:rsidP="005D4110">
            <w:pPr>
              <w:jc w:val="center"/>
              <w:rPr>
                <w:rFonts w:eastAsia="Times New Roman" w:cs="Arial"/>
                <w:color w:val="FF0000"/>
                <w:sz w:val="24"/>
                <w:szCs w:val="24"/>
                <w:lang w:val="en-GB"/>
              </w:rPr>
            </w:pPr>
            <w:r w:rsidRPr="001E7BC9">
              <w:rPr>
                <w:rFonts w:eastAsia="Times New Roman" w:cs="Arial"/>
                <w:color w:val="FF0000"/>
                <w:sz w:val="24"/>
                <w:szCs w:val="24"/>
                <w:lang w:val="en-GB"/>
              </w:rPr>
              <w:t>100</w:t>
            </w:r>
          </w:p>
        </w:tc>
        <w:tc>
          <w:tcPr>
            <w:tcW w:w="2236" w:type="dxa"/>
            <w:noWrap/>
            <w:vAlign w:val="center"/>
            <w:hideMark/>
          </w:tcPr>
          <w:p w14:paraId="62CE1EBA" w14:textId="77777777" w:rsidR="00D07EBC" w:rsidRPr="001E7BC9" w:rsidRDefault="000E44C2" w:rsidP="005D4110">
            <w:pPr>
              <w:jc w:val="center"/>
              <w:rPr>
                <w:rFonts w:eastAsia="Times New Roman" w:cs="Arial"/>
                <w:color w:val="FF0000"/>
                <w:sz w:val="24"/>
                <w:szCs w:val="24"/>
                <w:lang w:val="en-GB"/>
              </w:rPr>
            </w:pPr>
            <w:r>
              <w:rPr>
                <w:rFonts w:eastAsia="Times New Roman" w:cs="Arial"/>
                <w:color w:val="FF0000"/>
                <w:sz w:val="24"/>
                <w:szCs w:val="24"/>
                <w:lang w:val="en-GB"/>
              </w:rPr>
              <w:t>880</w:t>
            </w:r>
          </w:p>
        </w:tc>
        <w:tc>
          <w:tcPr>
            <w:tcW w:w="2164" w:type="dxa"/>
            <w:noWrap/>
            <w:vAlign w:val="center"/>
            <w:hideMark/>
          </w:tcPr>
          <w:p w14:paraId="187DC0C1" w14:textId="77777777" w:rsidR="00D07EBC" w:rsidRPr="001E7BC9" w:rsidRDefault="00526910" w:rsidP="005D4110">
            <w:pPr>
              <w:jc w:val="center"/>
              <w:rPr>
                <w:rFonts w:eastAsia="Times New Roman" w:cs="Arial"/>
                <w:color w:val="FF0000"/>
                <w:sz w:val="24"/>
                <w:szCs w:val="24"/>
                <w:lang w:val="en-GB"/>
              </w:rPr>
            </w:pPr>
            <w:r>
              <w:rPr>
                <w:rFonts w:eastAsia="Times New Roman" w:cs="Arial"/>
                <w:color w:val="FF0000"/>
                <w:sz w:val="24"/>
                <w:szCs w:val="24"/>
                <w:lang w:val="en-GB"/>
              </w:rPr>
              <w:t>7120</w:t>
            </w:r>
          </w:p>
        </w:tc>
      </w:tr>
      <w:tr w:rsidR="00D07EBC" w:rsidRPr="001E7BC9" w14:paraId="26DCD274" w14:textId="77777777" w:rsidTr="005D4110">
        <w:trPr>
          <w:trHeight w:val="255"/>
        </w:trPr>
        <w:tc>
          <w:tcPr>
            <w:tcW w:w="1300" w:type="dxa"/>
            <w:noWrap/>
            <w:vAlign w:val="center"/>
            <w:hideMark/>
          </w:tcPr>
          <w:p w14:paraId="7BE44CA8" w14:textId="77777777" w:rsidR="00D07EBC" w:rsidRPr="001E7BC9" w:rsidRDefault="00D07EBC" w:rsidP="005D4110">
            <w:pPr>
              <w:jc w:val="center"/>
              <w:rPr>
                <w:rFonts w:eastAsia="Times New Roman" w:cs="Arial"/>
                <w:color w:val="FF0000"/>
                <w:sz w:val="24"/>
                <w:szCs w:val="24"/>
                <w:lang w:val="en-GB"/>
              </w:rPr>
            </w:pPr>
            <w:r w:rsidRPr="001E7BC9">
              <w:rPr>
                <w:rFonts w:eastAsia="Times New Roman" w:cs="Arial"/>
                <w:color w:val="FF0000"/>
                <w:sz w:val="24"/>
                <w:szCs w:val="24"/>
                <w:lang w:val="en-GB"/>
              </w:rPr>
              <w:t>255</w:t>
            </w:r>
          </w:p>
        </w:tc>
        <w:tc>
          <w:tcPr>
            <w:tcW w:w="2236" w:type="dxa"/>
            <w:noWrap/>
            <w:vAlign w:val="center"/>
            <w:hideMark/>
          </w:tcPr>
          <w:p w14:paraId="005DCAE3" w14:textId="77777777" w:rsidR="00D07EBC" w:rsidRPr="001E7BC9" w:rsidRDefault="000E44C2" w:rsidP="005D4110">
            <w:pPr>
              <w:jc w:val="center"/>
              <w:rPr>
                <w:rFonts w:eastAsia="Times New Roman" w:cs="Arial"/>
                <w:color w:val="FF0000"/>
                <w:sz w:val="24"/>
                <w:szCs w:val="24"/>
                <w:lang w:val="en-GB"/>
              </w:rPr>
            </w:pPr>
            <w:r>
              <w:rPr>
                <w:rFonts w:eastAsia="Times New Roman" w:cs="Arial"/>
                <w:color w:val="FF0000"/>
                <w:sz w:val="24"/>
                <w:szCs w:val="24"/>
                <w:lang w:val="en-GB"/>
              </w:rPr>
              <w:t>2120</w:t>
            </w:r>
          </w:p>
        </w:tc>
        <w:tc>
          <w:tcPr>
            <w:tcW w:w="2164" w:type="dxa"/>
            <w:noWrap/>
            <w:vAlign w:val="center"/>
            <w:hideMark/>
          </w:tcPr>
          <w:p w14:paraId="293D11B3" w14:textId="77777777" w:rsidR="00D07EBC" w:rsidRPr="001E7BC9" w:rsidRDefault="00526910" w:rsidP="005D4110">
            <w:pPr>
              <w:jc w:val="center"/>
              <w:rPr>
                <w:rFonts w:eastAsia="Times New Roman" w:cs="Arial"/>
                <w:color w:val="FF0000"/>
                <w:sz w:val="24"/>
                <w:szCs w:val="24"/>
                <w:lang w:val="en-GB"/>
              </w:rPr>
            </w:pPr>
            <w:r>
              <w:rPr>
                <w:rFonts w:eastAsia="Times New Roman" w:cs="Arial"/>
                <w:color w:val="FF0000"/>
                <w:sz w:val="24"/>
                <w:szCs w:val="24"/>
                <w:lang w:val="en-GB"/>
              </w:rPr>
              <w:t>17040</w:t>
            </w:r>
          </w:p>
        </w:tc>
      </w:tr>
    </w:tbl>
    <w:p w14:paraId="00826684" w14:textId="77777777" w:rsidR="00D07EBC" w:rsidRPr="00980F09" w:rsidRDefault="00D07EBC" w:rsidP="00D07EBC">
      <w:pPr>
        <w:autoSpaceDE w:val="0"/>
        <w:autoSpaceDN w:val="0"/>
        <w:adjustRightInd w:val="0"/>
        <w:spacing w:after="0" w:line="240" w:lineRule="auto"/>
        <w:rPr>
          <w:rFonts w:eastAsia="Times New Roman" w:cs="Arial"/>
          <w:color w:val="FF0000"/>
          <w:sz w:val="24"/>
          <w:szCs w:val="24"/>
        </w:rPr>
      </w:pPr>
      <w:r>
        <w:rPr>
          <w:rFonts w:eastAsia="Calibri" w:cs="Arial"/>
          <w:i/>
          <w:color w:val="FF0000"/>
          <w:sz w:val="24"/>
          <w:szCs w:val="24"/>
        </w:rPr>
        <w:t>Table 3.X+2</w:t>
      </w:r>
      <w:r w:rsidRPr="00980F09">
        <w:rPr>
          <w:rFonts w:eastAsia="Calibri" w:cs="Arial"/>
          <w:i/>
          <w:color w:val="FF0000"/>
          <w:sz w:val="24"/>
          <w:szCs w:val="24"/>
        </w:rPr>
        <w:t xml:space="preserve">: </w:t>
      </w:r>
      <w:r w:rsidR="00C8649C">
        <w:rPr>
          <w:rFonts w:eastAsia="Calibri" w:cs="Arial"/>
          <w:i/>
          <w:color w:val="FF0000"/>
          <w:sz w:val="24"/>
          <w:szCs w:val="24"/>
        </w:rPr>
        <w:t>O</w:t>
      </w:r>
      <w:r w:rsidR="00E81E51">
        <w:rPr>
          <w:rFonts w:eastAsia="Calibri" w:cs="Arial"/>
          <w:i/>
          <w:color w:val="FF0000"/>
          <w:sz w:val="24"/>
          <w:szCs w:val="24"/>
        </w:rPr>
        <w:t>n</w:t>
      </w:r>
      <w:r w:rsidR="00C8649C">
        <w:rPr>
          <w:rFonts w:eastAsia="Calibri" w:cs="Arial"/>
          <w:i/>
          <w:color w:val="FF0000"/>
          <w:sz w:val="24"/>
          <w:szCs w:val="24"/>
        </w:rPr>
        <w:t>-</w:t>
      </w:r>
      <w:r w:rsidR="00E81E51">
        <w:rPr>
          <w:rFonts w:eastAsia="Calibri" w:cs="Arial"/>
          <w:i/>
          <w:color w:val="FF0000"/>
          <w:sz w:val="24"/>
          <w:szCs w:val="24"/>
        </w:rPr>
        <w:t xml:space="preserve">air </w:t>
      </w:r>
      <w:r w:rsidR="00C8649C">
        <w:rPr>
          <w:rFonts w:eastAsia="Calibri" w:cs="Arial"/>
          <w:i/>
          <w:color w:val="FF0000"/>
          <w:sz w:val="24"/>
          <w:szCs w:val="24"/>
        </w:rPr>
        <w:t xml:space="preserve">time </w:t>
      </w:r>
      <w:r w:rsidR="00E81E51">
        <w:rPr>
          <w:rFonts w:eastAsia="Calibri" w:cs="Arial"/>
          <w:i/>
          <w:color w:val="FF0000"/>
          <w:sz w:val="24"/>
          <w:szCs w:val="24"/>
        </w:rPr>
        <w:t>for various data channel packets</w:t>
      </w:r>
    </w:p>
    <w:p w14:paraId="25A3762D" w14:textId="77777777" w:rsidR="00D07EBC" w:rsidRPr="00D5160D" w:rsidRDefault="00D07EBC" w:rsidP="00D5160D">
      <w:pPr>
        <w:rPr>
          <w:sz w:val="24"/>
          <w:szCs w:val="24"/>
        </w:rPr>
      </w:pPr>
    </w:p>
    <w:p w14:paraId="0AF953E0" w14:textId="77777777" w:rsidR="00435B4F" w:rsidRDefault="00435B4F" w:rsidP="00435B4F">
      <w:pPr>
        <w:pStyle w:val="Heading3"/>
      </w:pPr>
      <w:bookmarkStart w:id="21" w:name="_Toc432709647"/>
      <w:bookmarkStart w:id="22" w:name="_Toc443590313"/>
      <w:bookmarkStart w:id="23" w:name="_Toc448771355"/>
      <w:r w:rsidRPr="00B03027">
        <w:t xml:space="preserve">[Modified Section] </w:t>
      </w:r>
      <w:r>
        <w:t>Section 3.2</w:t>
      </w:r>
      <w:r w:rsidRPr="00F03F8D">
        <w:t xml:space="preserve">.2 </w:t>
      </w:r>
      <w:r>
        <w:t>LE Generic Packet Structure</w:t>
      </w:r>
      <w:bookmarkEnd w:id="23"/>
    </w:p>
    <w:p w14:paraId="1A1367D8" w14:textId="77777777" w:rsidR="00435B4F" w:rsidRDefault="00435B4F" w:rsidP="004138C9">
      <w:r w:rsidRPr="00B03027">
        <w:rPr>
          <w:b/>
        </w:rPr>
        <w:t>Section 3.3.2</w:t>
      </w:r>
      <w:r>
        <w:rPr>
          <w:b/>
        </w:rPr>
        <w:t xml:space="preserve"> LE Generic Packet Structure</w:t>
      </w:r>
    </w:p>
    <w:p w14:paraId="758392C8" w14:textId="77777777" w:rsidR="00435B4F" w:rsidRDefault="00435B4F" w:rsidP="004138C9">
      <w:pPr>
        <w:rPr>
          <w:color w:val="00B050"/>
        </w:rPr>
      </w:pPr>
      <w:r w:rsidRPr="004138C9">
        <w:rPr>
          <w:b/>
          <w:color w:val="00B050"/>
        </w:rPr>
        <w:t>[Modification after Figure 3.6]</w:t>
      </w:r>
    </w:p>
    <w:p w14:paraId="53A30BE3" w14:textId="77777777" w:rsidR="00435B4F" w:rsidRPr="004138C9" w:rsidRDefault="00435B4F" w:rsidP="004138C9">
      <w:pPr>
        <w:autoSpaceDE w:val="0"/>
        <w:autoSpaceDN w:val="0"/>
        <w:adjustRightInd w:val="0"/>
        <w:spacing w:after="0" w:line="240" w:lineRule="auto"/>
        <w:rPr>
          <w:rFonts w:cs="Arial"/>
          <w:color w:val="218B21"/>
          <w:szCs w:val="24"/>
        </w:rPr>
      </w:pPr>
      <w:r w:rsidRPr="004138C9">
        <w:rPr>
          <w:rFonts w:cs="Arial"/>
          <w:sz w:val="24"/>
          <w:szCs w:val="24"/>
        </w:rPr>
        <w:t>The physical link identifier is not contained in the link layer air interface packet. The physical channel identifiers are either fixed or are determined at connection setup. All LE packets include the Access Address. This is used to identify communications on a physical channel, and to exclude or ignore packets on different physical channels that are using the same PHY channels in physical proximity. The Access Address determines whether the</w:t>
      </w:r>
      <w:r>
        <w:rPr>
          <w:rFonts w:cs="Arial"/>
          <w:sz w:val="24"/>
          <w:szCs w:val="24"/>
        </w:rPr>
        <w:t xml:space="preserve"> </w:t>
      </w:r>
      <w:r>
        <w:rPr>
          <w:rFonts w:cs="Arial"/>
          <w:color w:val="000000"/>
          <w:sz w:val="24"/>
          <w:szCs w:val="24"/>
        </w:rPr>
        <w:t>packet is directed to the advertising physical</w:t>
      </w:r>
      <w:r w:rsidRPr="004138C9">
        <w:rPr>
          <w:rFonts w:cs="Arial"/>
          <w:sz w:val="24"/>
          <w:szCs w:val="24"/>
        </w:rPr>
        <w:t xml:space="preserve"> c</w:t>
      </w:r>
      <w:r w:rsidR="00794CD8" w:rsidRPr="004138C9">
        <w:rPr>
          <w:rFonts w:cs="Arial"/>
          <w:sz w:val="24"/>
          <w:szCs w:val="24"/>
        </w:rPr>
        <w:t xml:space="preserve">hannel (and thus an advertising </w:t>
      </w:r>
      <w:r w:rsidRPr="004138C9">
        <w:rPr>
          <w:rFonts w:cs="Arial"/>
          <w:sz w:val="24"/>
          <w:szCs w:val="24"/>
        </w:rPr>
        <w:t xml:space="preserve">physical link) </w:t>
      </w:r>
      <w:r w:rsidR="00DE2977">
        <w:rPr>
          <w:rFonts w:cs="Arial"/>
          <w:color w:val="FF0000"/>
          <w:sz w:val="24"/>
          <w:szCs w:val="24"/>
        </w:rPr>
        <w:t xml:space="preserve">used </w:t>
      </w:r>
      <w:r w:rsidR="005D5959">
        <w:rPr>
          <w:rFonts w:cs="Arial"/>
          <w:color w:val="FF0000"/>
          <w:sz w:val="24"/>
          <w:szCs w:val="24"/>
        </w:rPr>
        <w:t xml:space="preserve">for non-periodic advertising, the advertising physical channel used for periodic advertising, </w:t>
      </w:r>
      <w:r w:rsidRPr="004138C9">
        <w:rPr>
          <w:rFonts w:cs="Arial"/>
          <w:sz w:val="24"/>
          <w:szCs w:val="24"/>
        </w:rPr>
        <w:t xml:space="preserve">or to a piconet physical channel (and thus </w:t>
      </w:r>
      <w:r w:rsidR="00794CD8" w:rsidRPr="004138C9">
        <w:rPr>
          <w:rFonts w:cs="Arial"/>
          <w:sz w:val="24"/>
          <w:szCs w:val="24"/>
        </w:rPr>
        <w:t xml:space="preserve">an active </w:t>
      </w:r>
      <w:r w:rsidRPr="004138C9">
        <w:rPr>
          <w:rFonts w:cs="Arial"/>
          <w:sz w:val="24"/>
          <w:szCs w:val="24"/>
        </w:rPr>
        <w:t>physical link</w:t>
      </w:r>
      <w:r w:rsidR="00794CD8" w:rsidRPr="004138C9">
        <w:rPr>
          <w:rFonts w:cs="Arial"/>
          <w:sz w:val="24"/>
          <w:szCs w:val="24"/>
        </w:rPr>
        <w:t xml:space="preserve"> </w:t>
      </w:r>
      <w:r w:rsidRPr="004138C9">
        <w:rPr>
          <w:rFonts w:cs="Arial"/>
          <w:sz w:val="24"/>
          <w:szCs w:val="24"/>
        </w:rPr>
        <w:t>to a device). The LE advertising physical channel</w:t>
      </w:r>
      <w:r w:rsidR="005D5959">
        <w:rPr>
          <w:rFonts w:cs="Arial"/>
          <w:color w:val="FF0000"/>
          <w:sz w:val="24"/>
          <w:szCs w:val="24"/>
        </w:rPr>
        <w:t xml:space="preserve"> used for </w:t>
      </w:r>
      <w:r w:rsidR="00DE2977">
        <w:rPr>
          <w:rFonts w:cs="Arial"/>
          <w:color w:val="FF0000"/>
          <w:sz w:val="24"/>
          <w:szCs w:val="24"/>
        </w:rPr>
        <w:t>non-periodic advertising</w:t>
      </w:r>
      <w:r w:rsidRPr="004138C9">
        <w:rPr>
          <w:rFonts w:cs="Arial"/>
          <w:strike/>
          <w:sz w:val="24"/>
          <w:szCs w:val="24"/>
        </w:rPr>
        <w:t>, and thus a</w:t>
      </w:r>
      <w:r w:rsidR="00794CD8" w:rsidRPr="004138C9">
        <w:rPr>
          <w:rFonts w:cs="Arial"/>
          <w:strike/>
          <w:sz w:val="24"/>
          <w:szCs w:val="24"/>
        </w:rPr>
        <w:t xml:space="preserve">ll LE </w:t>
      </w:r>
      <w:r w:rsidRPr="004138C9">
        <w:rPr>
          <w:rFonts w:cs="Arial"/>
          <w:strike/>
          <w:sz w:val="24"/>
          <w:szCs w:val="24"/>
        </w:rPr>
        <w:t>advertising</w:t>
      </w:r>
      <w:r w:rsidR="00794CD8" w:rsidRPr="004138C9">
        <w:rPr>
          <w:rFonts w:cs="Arial"/>
          <w:strike/>
          <w:sz w:val="24"/>
          <w:szCs w:val="24"/>
        </w:rPr>
        <w:t xml:space="preserve"> </w:t>
      </w:r>
      <w:r w:rsidRPr="004138C9">
        <w:rPr>
          <w:rFonts w:cs="Arial"/>
          <w:strike/>
          <w:sz w:val="24"/>
          <w:szCs w:val="24"/>
        </w:rPr>
        <w:t>physical links</w:t>
      </w:r>
      <w:r w:rsidRPr="004138C9">
        <w:rPr>
          <w:rFonts w:cs="Arial"/>
          <w:sz w:val="24"/>
          <w:szCs w:val="24"/>
        </w:rPr>
        <w:t xml:space="preserve">, use a fixed Access Address. </w:t>
      </w:r>
      <w:r w:rsidR="00DE2977">
        <w:rPr>
          <w:rFonts w:cs="Arial"/>
          <w:sz w:val="24"/>
          <w:szCs w:val="24"/>
        </w:rPr>
        <w:t xml:space="preserve">The </w:t>
      </w:r>
      <w:r w:rsidR="00DE2977">
        <w:rPr>
          <w:rFonts w:cs="Arial"/>
          <w:color w:val="FF0000"/>
          <w:sz w:val="24"/>
          <w:szCs w:val="24"/>
        </w:rPr>
        <w:t xml:space="preserve">LE advertising physical channel used for periodic advertising and </w:t>
      </w:r>
      <w:r w:rsidRPr="004138C9">
        <w:rPr>
          <w:rFonts w:cs="Arial"/>
          <w:sz w:val="24"/>
          <w:szCs w:val="24"/>
        </w:rPr>
        <w:t>LE piconet physical</w:t>
      </w:r>
      <w:r w:rsidR="00794CD8" w:rsidRPr="004138C9">
        <w:rPr>
          <w:rFonts w:cs="Arial"/>
          <w:sz w:val="24"/>
          <w:szCs w:val="24"/>
        </w:rPr>
        <w:t xml:space="preserve"> </w:t>
      </w:r>
      <w:r w:rsidRPr="004138C9">
        <w:rPr>
          <w:rFonts w:cs="Arial"/>
          <w:sz w:val="24"/>
          <w:szCs w:val="24"/>
        </w:rPr>
        <w:t xml:space="preserve">channels </w:t>
      </w:r>
      <w:r>
        <w:rPr>
          <w:rFonts w:cs="Arial"/>
          <w:color w:val="000000"/>
          <w:sz w:val="24"/>
          <w:szCs w:val="24"/>
        </w:rPr>
        <w:t>use a randomly generated 32-bit value as their Access Address.</w:t>
      </w:r>
      <w:r w:rsidR="00794CD8">
        <w:rPr>
          <w:rFonts w:cs="Arial"/>
          <w:color w:val="218B21"/>
          <w:sz w:val="24"/>
          <w:szCs w:val="24"/>
        </w:rPr>
        <w:t xml:space="preserve"> </w:t>
      </w:r>
      <w:r>
        <w:rPr>
          <w:rFonts w:cs="Arial"/>
          <w:color w:val="000000"/>
          <w:sz w:val="24"/>
          <w:szCs w:val="24"/>
        </w:rPr>
        <w:t>This provides a</w:t>
      </w:r>
      <w:r>
        <w:rPr>
          <w:rFonts w:cs="Arial"/>
          <w:color w:val="FF0000"/>
          <w:sz w:val="24"/>
          <w:szCs w:val="24"/>
        </w:rPr>
        <w:t xml:space="preserve"> </w:t>
      </w:r>
      <w:r w:rsidR="00794CD8">
        <w:rPr>
          <w:rFonts w:cs="Arial"/>
          <w:color w:val="000000"/>
          <w:sz w:val="24"/>
          <w:szCs w:val="24"/>
        </w:rPr>
        <w:t xml:space="preserve">high number of </w:t>
      </w:r>
      <w:r w:rsidR="00DE2977">
        <w:rPr>
          <w:rFonts w:cs="Arial"/>
          <w:color w:val="FF0000"/>
          <w:sz w:val="24"/>
          <w:szCs w:val="24"/>
        </w:rPr>
        <w:t xml:space="preserve">periodic advertisements and a high number of </w:t>
      </w:r>
      <w:r w:rsidR="00794CD8">
        <w:rPr>
          <w:rFonts w:cs="Arial"/>
          <w:color w:val="000000"/>
          <w:sz w:val="24"/>
          <w:szCs w:val="24"/>
        </w:rPr>
        <w:t>active devices that can be addressed in an LE</w:t>
      </w:r>
      <w:r w:rsidR="00794CD8">
        <w:rPr>
          <w:rFonts w:cs="Arial"/>
          <w:color w:val="218B21"/>
          <w:sz w:val="24"/>
          <w:szCs w:val="24"/>
        </w:rPr>
        <w:t xml:space="preserve"> </w:t>
      </w:r>
      <w:r w:rsidR="00794CD8">
        <w:rPr>
          <w:rFonts w:cs="Arial"/>
          <w:color w:val="000000"/>
          <w:sz w:val="24"/>
          <w:szCs w:val="24"/>
        </w:rPr>
        <w:t>piconet.</w:t>
      </w:r>
    </w:p>
    <w:p w14:paraId="310BE40C" w14:textId="77777777" w:rsidR="00E40CCE" w:rsidRPr="0058593E" w:rsidRDefault="00435B4F" w:rsidP="00435B4F">
      <w:pPr>
        <w:pStyle w:val="Heading3"/>
      </w:pPr>
      <w:r w:rsidRPr="00B03027">
        <w:t xml:space="preserve"> </w:t>
      </w:r>
      <w:bookmarkStart w:id="24" w:name="_Toc448771356"/>
      <w:r w:rsidR="00E40CCE" w:rsidRPr="00B03027">
        <w:t xml:space="preserve">[Modified Section] </w:t>
      </w:r>
      <w:r w:rsidR="00E40CCE" w:rsidRPr="00F03F8D">
        <w:t xml:space="preserve">Section 3.3.2.2 </w:t>
      </w:r>
      <w:r w:rsidR="00E40CCE" w:rsidRPr="00B03027">
        <w:t xml:space="preserve">Advertising </w:t>
      </w:r>
      <w:r w:rsidR="00C023BA">
        <w:t>C</w:t>
      </w:r>
      <w:r w:rsidR="00E40CCE" w:rsidRPr="00F03F8D">
        <w:t>hannel</w:t>
      </w:r>
      <w:bookmarkEnd w:id="21"/>
      <w:r w:rsidR="00851276" w:rsidRPr="003928DF">
        <w:t>s</w:t>
      </w:r>
      <w:bookmarkEnd w:id="22"/>
      <w:bookmarkEnd w:id="24"/>
    </w:p>
    <w:p w14:paraId="30387F5F" w14:textId="77777777" w:rsidR="00F739AA" w:rsidRPr="00B03027" w:rsidRDefault="00F739AA" w:rsidP="00B03027">
      <w:pPr>
        <w:rPr>
          <w:b/>
        </w:rPr>
      </w:pPr>
      <w:r w:rsidRPr="00B03027">
        <w:rPr>
          <w:b/>
        </w:rPr>
        <w:t xml:space="preserve">Section 3.3.2.2 </w:t>
      </w:r>
      <w:r w:rsidRPr="00B03027">
        <w:rPr>
          <w:b/>
          <w:strike/>
        </w:rPr>
        <w:t>Advertisement</w:t>
      </w:r>
      <w:r w:rsidRPr="00B03027">
        <w:rPr>
          <w:b/>
        </w:rPr>
        <w:t xml:space="preserve"> </w:t>
      </w:r>
      <w:r w:rsidRPr="00B03027">
        <w:rPr>
          <w:b/>
          <w:strike/>
        </w:rPr>
        <w:t>broadcast</w:t>
      </w:r>
      <w:r w:rsidRPr="00B03027">
        <w:rPr>
          <w:b/>
        </w:rPr>
        <w:t xml:space="preserve"> </w:t>
      </w:r>
      <w:r w:rsidRPr="00B03027">
        <w:rPr>
          <w:b/>
          <w:color w:val="FF0000"/>
        </w:rPr>
        <w:t xml:space="preserve">Advertising </w:t>
      </w:r>
      <w:r w:rsidRPr="00B03027">
        <w:rPr>
          <w:b/>
        </w:rPr>
        <w:t>channels</w:t>
      </w:r>
    </w:p>
    <w:p w14:paraId="027B1F48" w14:textId="77777777" w:rsidR="00E40CCE" w:rsidRPr="00B554FF" w:rsidRDefault="00E40CCE" w:rsidP="00E40CCE">
      <w:pPr>
        <w:autoSpaceDE w:val="0"/>
        <w:autoSpaceDN w:val="0"/>
        <w:adjustRightInd w:val="0"/>
        <w:spacing w:after="0" w:line="240" w:lineRule="auto"/>
        <w:rPr>
          <w:rFonts w:ascii="Arial,Italic" w:hAnsi="Arial,Italic" w:cs="Arial,Italic"/>
          <w:i/>
          <w:iCs/>
          <w:sz w:val="24"/>
          <w:szCs w:val="24"/>
          <w:u w:val="single"/>
        </w:rPr>
      </w:pPr>
      <w:r w:rsidRPr="00B554FF">
        <w:rPr>
          <w:rFonts w:ascii="Arial,Italic" w:hAnsi="Arial,Italic" w:cs="Arial,Italic"/>
          <w:i/>
          <w:iCs/>
          <w:sz w:val="24"/>
          <w:szCs w:val="24"/>
          <w:u w:val="single"/>
        </w:rPr>
        <w:t>3.3.2.2.1 Overview</w:t>
      </w:r>
    </w:p>
    <w:p w14:paraId="486BB05F" w14:textId="77777777" w:rsidR="00E40CCE" w:rsidRDefault="00E40CCE" w:rsidP="00E40CCE">
      <w:pPr>
        <w:autoSpaceDE w:val="0"/>
        <w:autoSpaceDN w:val="0"/>
        <w:adjustRightInd w:val="0"/>
        <w:spacing w:after="0" w:line="240" w:lineRule="auto"/>
        <w:rPr>
          <w:rFonts w:ascii="Arial,Italic" w:hAnsi="Arial,Italic" w:cs="Arial,Italic"/>
          <w:i/>
          <w:iCs/>
          <w:sz w:val="24"/>
          <w:szCs w:val="24"/>
        </w:rPr>
      </w:pPr>
    </w:p>
    <w:p w14:paraId="665A1496" w14:textId="77777777" w:rsidR="00E40CCE" w:rsidRDefault="00E40CCE" w:rsidP="00E40CCE">
      <w:pPr>
        <w:autoSpaceDE w:val="0"/>
        <w:autoSpaceDN w:val="0"/>
        <w:adjustRightInd w:val="0"/>
        <w:spacing w:after="0" w:line="240" w:lineRule="auto"/>
        <w:rPr>
          <w:rFonts w:cs="Arial"/>
          <w:sz w:val="24"/>
          <w:szCs w:val="24"/>
        </w:rPr>
      </w:pPr>
      <w:r w:rsidRPr="00D17F7E">
        <w:rPr>
          <w:rFonts w:cs="Arial"/>
          <w:strike/>
          <w:sz w:val="24"/>
          <w:szCs w:val="24"/>
        </w:rPr>
        <w:t>The</w:t>
      </w:r>
      <w:r w:rsidRPr="00D17F7E">
        <w:rPr>
          <w:rFonts w:cs="Arial"/>
          <w:color w:val="FF0000"/>
          <w:sz w:val="24"/>
          <w:szCs w:val="24"/>
        </w:rPr>
        <w:t>A</w:t>
      </w:r>
      <w:r>
        <w:rPr>
          <w:rFonts w:cs="Arial"/>
          <w:color w:val="FF0000"/>
          <w:sz w:val="24"/>
          <w:szCs w:val="24"/>
        </w:rPr>
        <w:t>n</w:t>
      </w:r>
      <w:r>
        <w:rPr>
          <w:rFonts w:cs="Arial"/>
          <w:sz w:val="24"/>
          <w:szCs w:val="24"/>
        </w:rPr>
        <w:t xml:space="preserve"> LE advertising channel </w:t>
      </w:r>
      <w:r w:rsidR="00851276" w:rsidRPr="001F0512">
        <w:rPr>
          <w:rFonts w:cs="Arial"/>
          <w:strike/>
          <w:sz w:val="24"/>
          <w:szCs w:val="24"/>
        </w:rPr>
        <w:t>are</w:t>
      </w:r>
      <w:r w:rsidR="00851276">
        <w:rPr>
          <w:rFonts w:cs="Arial"/>
          <w:sz w:val="24"/>
          <w:szCs w:val="24"/>
        </w:rPr>
        <w:t xml:space="preserve"> </w:t>
      </w:r>
      <w:r w:rsidR="00117049">
        <w:rPr>
          <w:rFonts w:cs="Arial"/>
          <w:color w:val="FF0000"/>
          <w:sz w:val="24"/>
          <w:szCs w:val="24"/>
        </w:rPr>
        <w:t xml:space="preserve">is </w:t>
      </w:r>
      <w:r>
        <w:rPr>
          <w:rFonts w:cs="Arial"/>
          <w:sz w:val="24"/>
          <w:szCs w:val="24"/>
        </w:rPr>
        <w:t>used to set up connections between two devices or to communicate broadcast information between unconnected devices.</w:t>
      </w:r>
    </w:p>
    <w:p w14:paraId="28D4BACD" w14:textId="77777777" w:rsidR="00E40CCE" w:rsidRDefault="00E40CCE" w:rsidP="00E40CCE">
      <w:pPr>
        <w:autoSpaceDE w:val="0"/>
        <w:autoSpaceDN w:val="0"/>
        <w:adjustRightInd w:val="0"/>
        <w:spacing w:after="0" w:line="240" w:lineRule="auto"/>
        <w:rPr>
          <w:rFonts w:cs="Arial"/>
          <w:sz w:val="24"/>
          <w:szCs w:val="24"/>
        </w:rPr>
      </w:pPr>
    </w:p>
    <w:p w14:paraId="040F0B11" w14:textId="77777777" w:rsidR="00E40CCE" w:rsidRDefault="00E40CCE" w:rsidP="00E40CCE">
      <w:pPr>
        <w:autoSpaceDE w:val="0"/>
        <w:autoSpaceDN w:val="0"/>
        <w:adjustRightInd w:val="0"/>
        <w:spacing w:after="0" w:line="240" w:lineRule="auto"/>
        <w:rPr>
          <w:rFonts w:ascii="Arial,Italic" w:hAnsi="Arial,Italic" w:cs="Arial,Italic"/>
          <w:i/>
          <w:iCs/>
          <w:sz w:val="24"/>
          <w:szCs w:val="24"/>
          <w:u w:val="single"/>
        </w:rPr>
      </w:pPr>
      <w:r w:rsidRPr="00B554FF">
        <w:rPr>
          <w:rFonts w:ascii="Arial,Italic" w:hAnsi="Arial,Italic" w:cs="Arial,Italic"/>
          <w:i/>
          <w:iCs/>
          <w:sz w:val="24"/>
          <w:szCs w:val="24"/>
          <w:u w:val="single"/>
        </w:rPr>
        <w:t>3.3.2.2.2 Characteristics</w:t>
      </w:r>
    </w:p>
    <w:p w14:paraId="50282E51" w14:textId="77777777" w:rsidR="00E40CCE" w:rsidRPr="00B554FF" w:rsidRDefault="00E40CCE" w:rsidP="00E40CCE">
      <w:pPr>
        <w:autoSpaceDE w:val="0"/>
        <w:autoSpaceDN w:val="0"/>
        <w:adjustRightInd w:val="0"/>
        <w:spacing w:after="0" w:line="240" w:lineRule="auto"/>
        <w:rPr>
          <w:rFonts w:ascii="Arial,Italic" w:hAnsi="Arial,Italic" w:cs="Arial,Italic"/>
          <w:i/>
          <w:iCs/>
          <w:sz w:val="24"/>
          <w:szCs w:val="24"/>
          <w:u w:val="single"/>
        </w:rPr>
      </w:pPr>
    </w:p>
    <w:p w14:paraId="3085BA89" w14:textId="77777777" w:rsidR="00E40CCE" w:rsidRDefault="00E40CCE" w:rsidP="00E40CCE">
      <w:pPr>
        <w:autoSpaceDE w:val="0"/>
        <w:autoSpaceDN w:val="0"/>
        <w:adjustRightInd w:val="0"/>
        <w:spacing w:after="0" w:line="240" w:lineRule="auto"/>
        <w:rPr>
          <w:rFonts w:cs="Arial"/>
          <w:color w:val="FF0000"/>
          <w:sz w:val="24"/>
          <w:szCs w:val="24"/>
        </w:rPr>
      </w:pPr>
      <w:r>
        <w:rPr>
          <w:rFonts w:cs="Arial"/>
          <w:color w:val="FF0000"/>
          <w:sz w:val="24"/>
          <w:szCs w:val="24"/>
        </w:rPr>
        <w:t>There are two LE advertising channels: the primary advertising channel and the secondary advertising channel.</w:t>
      </w:r>
    </w:p>
    <w:p w14:paraId="1551DCD5" w14:textId="77777777" w:rsidR="00E40CCE" w:rsidRDefault="00E40CCE" w:rsidP="00E40CCE">
      <w:pPr>
        <w:autoSpaceDE w:val="0"/>
        <w:autoSpaceDN w:val="0"/>
        <w:adjustRightInd w:val="0"/>
        <w:spacing w:after="0" w:line="240" w:lineRule="auto"/>
        <w:rPr>
          <w:rFonts w:cs="Arial"/>
          <w:color w:val="FF0000"/>
          <w:sz w:val="24"/>
          <w:szCs w:val="24"/>
        </w:rPr>
      </w:pPr>
    </w:p>
    <w:p w14:paraId="0091A0AA" w14:textId="77777777" w:rsidR="00E40CCE" w:rsidRPr="0025589B" w:rsidRDefault="00E40CCE" w:rsidP="00E40CCE">
      <w:pPr>
        <w:autoSpaceDE w:val="0"/>
        <w:autoSpaceDN w:val="0"/>
        <w:adjustRightInd w:val="0"/>
        <w:spacing w:after="0" w:line="240" w:lineRule="auto"/>
        <w:rPr>
          <w:rFonts w:cs="Arial"/>
          <w:color w:val="FF0000"/>
          <w:sz w:val="24"/>
          <w:szCs w:val="24"/>
        </w:rPr>
      </w:pPr>
      <w:r>
        <w:rPr>
          <w:rFonts w:cs="Arial"/>
          <w:sz w:val="24"/>
          <w:szCs w:val="24"/>
        </w:rPr>
        <w:t xml:space="preserve">The </w:t>
      </w:r>
      <w:r w:rsidRPr="00D17F7E">
        <w:rPr>
          <w:rFonts w:cs="Arial"/>
          <w:strike/>
          <w:sz w:val="24"/>
          <w:szCs w:val="24"/>
        </w:rPr>
        <w:t>LE</w:t>
      </w:r>
      <w:r>
        <w:rPr>
          <w:rFonts w:cs="Arial"/>
          <w:sz w:val="24"/>
          <w:szCs w:val="24"/>
        </w:rPr>
        <w:t xml:space="preserve"> </w:t>
      </w:r>
      <w:r>
        <w:rPr>
          <w:rFonts w:cs="Arial"/>
          <w:color w:val="FF0000"/>
          <w:sz w:val="24"/>
          <w:szCs w:val="24"/>
        </w:rPr>
        <w:t xml:space="preserve">primary </w:t>
      </w:r>
      <w:r w:rsidRPr="00CC7CB4">
        <w:rPr>
          <w:rFonts w:cs="Arial"/>
          <w:strike/>
          <w:sz w:val="24"/>
          <w:szCs w:val="24"/>
        </w:rPr>
        <w:t xml:space="preserve">advertisement </w:t>
      </w:r>
      <w:r w:rsidRPr="00D17F7E">
        <w:rPr>
          <w:rFonts w:cs="Arial"/>
          <w:strike/>
          <w:sz w:val="24"/>
          <w:szCs w:val="24"/>
        </w:rPr>
        <w:t>broadcast</w:t>
      </w:r>
      <w:r>
        <w:rPr>
          <w:rFonts w:cs="Arial"/>
          <w:sz w:val="24"/>
          <w:szCs w:val="24"/>
        </w:rPr>
        <w:t xml:space="preserve"> </w:t>
      </w:r>
      <w:r>
        <w:rPr>
          <w:rFonts w:cs="Arial"/>
          <w:color w:val="FF0000"/>
          <w:sz w:val="24"/>
          <w:szCs w:val="24"/>
        </w:rPr>
        <w:t xml:space="preserve">advertising </w:t>
      </w:r>
      <w:r>
        <w:rPr>
          <w:rFonts w:cs="Arial"/>
          <w:sz w:val="24"/>
          <w:szCs w:val="24"/>
        </w:rPr>
        <w:t xml:space="preserve">channel is a set of three fixed PHY channels spread evenly across the LE frequency spectrum. The number of </w:t>
      </w:r>
      <w:r>
        <w:rPr>
          <w:rFonts w:cs="Arial"/>
          <w:color w:val="FF0000"/>
          <w:sz w:val="24"/>
          <w:szCs w:val="24"/>
        </w:rPr>
        <w:t xml:space="preserve">primary </w:t>
      </w:r>
      <w:r>
        <w:rPr>
          <w:rFonts w:cs="Arial"/>
          <w:sz w:val="24"/>
          <w:szCs w:val="24"/>
        </w:rPr>
        <w:t xml:space="preserve">advertising PHY channels can be reduced by the advertising device in order to reduce interference. </w:t>
      </w:r>
      <w:r w:rsidRPr="00D17F7E">
        <w:rPr>
          <w:rFonts w:cs="Arial"/>
          <w:strike/>
          <w:sz w:val="24"/>
          <w:szCs w:val="24"/>
        </w:rPr>
        <w:t>All advertising packets use a fixed Access Address</w:t>
      </w:r>
      <w:r>
        <w:rPr>
          <w:rFonts w:cs="Arial"/>
          <w:sz w:val="24"/>
          <w:szCs w:val="24"/>
        </w:rPr>
        <w:t xml:space="preserve">. </w:t>
      </w:r>
      <w:r>
        <w:rPr>
          <w:rFonts w:cs="Arial"/>
          <w:color w:val="FF0000"/>
          <w:sz w:val="24"/>
          <w:szCs w:val="24"/>
        </w:rPr>
        <w:t>The primary advertising channel may use either the LE 1M or LE Coded PHY.</w:t>
      </w:r>
    </w:p>
    <w:p w14:paraId="6DCD3F98" w14:textId="77777777" w:rsidR="00E40CCE" w:rsidRDefault="00E40CCE" w:rsidP="00E40CCE">
      <w:pPr>
        <w:autoSpaceDE w:val="0"/>
        <w:autoSpaceDN w:val="0"/>
        <w:adjustRightInd w:val="0"/>
        <w:spacing w:after="0" w:line="240" w:lineRule="auto"/>
        <w:rPr>
          <w:rFonts w:cs="Arial"/>
          <w:sz w:val="24"/>
          <w:szCs w:val="24"/>
        </w:rPr>
      </w:pPr>
    </w:p>
    <w:p w14:paraId="760DA001" w14:textId="77777777" w:rsidR="00E40CCE" w:rsidRDefault="00E40CCE" w:rsidP="00E40CCE">
      <w:pPr>
        <w:autoSpaceDE w:val="0"/>
        <w:autoSpaceDN w:val="0"/>
        <w:adjustRightInd w:val="0"/>
        <w:spacing w:after="0" w:line="240" w:lineRule="auto"/>
        <w:rPr>
          <w:rFonts w:cs="Arial"/>
          <w:sz w:val="24"/>
          <w:szCs w:val="24"/>
        </w:rPr>
      </w:pPr>
      <w:r>
        <w:rPr>
          <w:rFonts w:cs="Arial"/>
          <w:sz w:val="24"/>
          <w:szCs w:val="24"/>
        </w:rPr>
        <w:t xml:space="preserve">The </w:t>
      </w:r>
      <w:r w:rsidRPr="00D17F7E">
        <w:rPr>
          <w:rFonts w:cs="Arial"/>
          <w:color w:val="FF0000"/>
          <w:sz w:val="24"/>
          <w:szCs w:val="24"/>
        </w:rPr>
        <w:t xml:space="preserve">primary advertising </w:t>
      </w:r>
      <w:r>
        <w:rPr>
          <w:rFonts w:cs="Arial"/>
          <w:sz w:val="24"/>
          <w:szCs w:val="24"/>
        </w:rPr>
        <w:t>channel is divided into advertising events where each advertising event can hop on all three advertising PHY channels. Consecutive advertising events begin on the first advertising PHY channel. The advertising events occur at regular intervals which are slightly modified with a random delay to aid in interference avoidance.</w:t>
      </w:r>
    </w:p>
    <w:p w14:paraId="03C0406D" w14:textId="77777777" w:rsidR="00E40CCE" w:rsidRDefault="00E40CCE" w:rsidP="00E40CCE">
      <w:pPr>
        <w:autoSpaceDE w:val="0"/>
        <w:autoSpaceDN w:val="0"/>
        <w:adjustRightInd w:val="0"/>
        <w:spacing w:after="0" w:line="240" w:lineRule="auto"/>
        <w:rPr>
          <w:rFonts w:cs="Arial"/>
          <w:sz w:val="24"/>
          <w:szCs w:val="24"/>
        </w:rPr>
      </w:pPr>
    </w:p>
    <w:p w14:paraId="01744508" w14:textId="77777777" w:rsidR="00E40CCE" w:rsidRDefault="00E40CCE" w:rsidP="00E40CCE">
      <w:pPr>
        <w:autoSpaceDE w:val="0"/>
        <w:autoSpaceDN w:val="0"/>
        <w:adjustRightInd w:val="0"/>
        <w:spacing w:after="0" w:line="240" w:lineRule="auto"/>
        <w:rPr>
          <w:rFonts w:cs="Arial"/>
          <w:sz w:val="24"/>
          <w:szCs w:val="24"/>
        </w:rPr>
      </w:pPr>
      <w:r>
        <w:rPr>
          <w:rFonts w:cs="Arial"/>
          <w:sz w:val="24"/>
          <w:szCs w:val="24"/>
        </w:rPr>
        <w:t xml:space="preserve">On the </w:t>
      </w:r>
      <w:r w:rsidRPr="00D17F7E">
        <w:rPr>
          <w:rFonts w:cs="Arial"/>
          <w:strike/>
          <w:sz w:val="24"/>
          <w:szCs w:val="24"/>
        </w:rPr>
        <w:t>LE</w:t>
      </w:r>
      <w:r>
        <w:rPr>
          <w:rFonts w:cs="Arial"/>
          <w:sz w:val="24"/>
          <w:szCs w:val="24"/>
        </w:rPr>
        <w:t xml:space="preserve"> </w:t>
      </w:r>
      <w:r>
        <w:rPr>
          <w:rFonts w:cs="Arial"/>
          <w:color w:val="FF0000"/>
          <w:sz w:val="24"/>
          <w:szCs w:val="24"/>
        </w:rPr>
        <w:t xml:space="preserve">primary </w:t>
      </w:r>
      <w:r>
        <w:rPr>
          <w:rFonts w:cs="Arial"/>
          <w:sz w:val="24"/>
          <w:szCs w:val="24"/>
        </w:rPr>
        <w:t xml:space="preserve">advertising </w:t>
      </w:r>
      <w:r w:rsidRPr="00D17F7E">
        <w:rPr>
          <w:rFonts w:cs="Arial"/>
          <w:strike/>
          <w:sz w:val="24"/>
          <w:szCs w:val="24"/>
        </w:rPr>
        <w:t>broadcast</w:t>
      </w:r>
      <w:r>
        <w:rPr>
          <w:rFonts w:cs="Arial"/>
          <w:sz w:val="24"/>
          <w:szCs w:val="24"/>
        </w:rPr>
        <w:t xml:space="preserve"> channel the advertising device controls access to the channel. The advertising device starts its transmission in an advertising event and transmits advertising packets on one or more of the three advertising PHY channels. Each advertising packet is sent on a different advertising PHY channel at a fixed interval. </w:t>
      </w:r>
      <w:r w:rsidRPr="00D17F7E">
        <w:rPr>
          <w:rFonts w:cs="Arial"/>
          <w:strike/>
          <w:sz w:val="24"/>
          <w:szCs w:val="24"/>
        </w:rPr>
        <w:t>Four</w:t>
      </w:r>
      <w:r>
        <w:rPr>
          <w:rFonts w:cs="Arial"/>
          <w:sz w:val="24"/>
          <w:szCs w:val="24"/>
        </w:rPr>
        <w:t xml:space="preserve"> </w:t>
      </w:r>
      <w:r>
        <w:rPr>
          <w:rFonts w:cs="Arial"/>
          <w:color w:val="FF0000"/>
          <w:sz w:val="24"/>
          <w:szCs w:val="24"/>
        </w:rPr>
        <w:t xml:space="preserve">Five </w:t>
      </w:r>
      <w:r>
        <w:rPr>
          <w:rFonts w:cs="Arial"/>
          <w:sz w:val="24"/>
          <w:szCs w:val="24"/>
        </w:rPr>
        <w:t xml:space="preserve">types of advertising events can be used, with each advertising event type having different sized advertising packets. These advertising packets can vary in length from </w:t>
      </w:r>
      <w:r w:rsidRPr="00D17F7E">
        <w:rPr>
          <w:rFonts w:cs="Arial"/>
          <w:strike/>
          <w:sz w:val="24"/>
          <w:szCs w:val="24"/>
        </w:rPr>
        <w:t>16</w:t>
      </w:r>
      <w:r>
        <w:rPr>
          <w:rFonts w:cs="Arial"/>
          <w:sz w:val="24"/>
          <w:szCs w:val="24"/>
        </w:rPr>
        <w:t xml:space="preserve"> </w:t>
      </w:r>
      <w:r>
        <w:rPr>
          <w:rFonts w:cs="Arial"/>
          <w:color w:val="FF0000"/>
          <w:sz w:val="24"/>
          <w:szCs w:val="24"/>
        </w:rPr>
        <w:t xml:space="preserve">11 </w:t>
      </w:r>
      <w:r>
        <w:rPr>
          <w:rFonts w:cs="Arial"/>
          <w:sz w:val="24"/>
          <w:szCs w:val="24"/>
        </w:rPr>
        <w:t xml:space="preserve">to </w:t>
      </w:r>
      <w:r w:rsidRPr="00EE1FF6">
        <w:rPr>
          <w:rFonts w:cs="Arial"/>
          <w:sz w:val="24"/>
          <w:szCs w:val="24"/>
        </w:rPr>
        <w:t>47</w:t>
      </w:r>
      <w:r>
        <w:rPr>
          <w:rFonts w:cs="Arial"/>
          <w:sz w:val="24"/>
          <w:szCs w:val="24"/>
        </w:rPr>
        <w:t xml:space="preserve"> octets.</w:t>
      </w:r>
    </w:p>
    <w:p w14:paraId="6488F68E" w14:textId="77777777" w:rsidR="00E40CCE" w:rsidRDefault="00E40CCE" w:rsidP="00E40CCE">
      <w:pPr>
        <w:autoSpaceDE w:val="0"/>
        <w:autoSpaceDN w:val="0"/>
        <w:adjustRightInd w:val="0"/>
        <w:spacing w:after="0" w:line="240" w:lineRule="auto"/>
        <w:rPr>
          <w:rFonts w:cs="Arial"/>
          <w:sz w:val="24"/>
          <w:szCs w:val="24"/>
        </w:rPr>
      </w:pPr>
    </w:p>
    <w:p w14:paraId="75679DB2" w14:textId="77777777" w:rsidR="00E40CCE" w:rsidRDefault="00E40CCE" w:rsidP="00E40CCE">
      <w:pPr>
        <w:autoSpaceDE w:val="0"/>
        <w:autoSpaceDN w:val="0"/>
        <w:adjustRightInd w:val="0"/>
        <w:spacing w:after="0" w:line="240" w:lineRule="auto"/>
        <w:rPr>
          <w:rFonts w:cs="Arial"/>
          <w:sz w:val="24"/>
          <w:szCs w:val="24"/>
        </w:rPr>
      </w:pPr>
      <w:r>
        <w:rPr>
          <w:rFonts w:cs="Arial"/>
          <w:sz w:val="24"/>
          <w:szCs w:val="24"/>
        </w:rPr>
        <w:t xml:space="preserve">Some advertising events sent by the advertising device permit the listening device to concurrently send scan requests or connection requests packets on the same advertising PHY channel in which the advertising packet was received. The advertising device can send a scan response packet again on the same advertising PHY channel within the same advertising event. The scan response packet can vary in length from </w:t>
      </w:r>
      <w:r w:rsidRPr="00EE1FF6">
        <w:rPr>
          <w:rFonts w:cs="Arial"/>
          <w:strike/>
          <w:sz w:val="24"/>
          <w:szCs w:val="24"/>
        </w:rPr>
        <w:t>16</w:t>
      </w:r>
      <w:r>
        <w:rPr>
          <w:rFonts w:cs="Arial"/>
          <w:sz w:val="24"/>
          <w:szCs w:val="24"/>
        </w:rPr>
        <w:t xml:space="preserve"> </w:t>
      </w:r>
      <w:r>
        <w:rPr>
          <w:rFonts w:cs="Arial"/>
          <w:color w:val="FF0000"/>
          <w:sz w:val="24"/>
          <w:szCs w:val="24"/>
        </w:rPr>
        <w:t xml:space="preserve">11 </w:t>
      </w:r>
      <w:r>
        <w:rPr>
          <w:rFonts w:cs="Arial"/>
          <w:sz w:val="24"/>
          <w:szCs w:val="24"/>
        </w:rPr>
        <w:t xml:space="preserve">to </w:t>
      </w:r>
      <w:r w:rsidRPr="00520C42">
        <w:rPr>
          <w:rFonts w:cs="Arial"/>
          <w:sz w:val="24"/>
          <w:szCs w:val="24"/>
        </w:rPr>
        <w:t>47</w:t>
      </w:r>
      <w:r>
        <w:rPr>
          <w:rFonts w:cs="Arial"/>
          <w:color w:val="FF0000"/>
          <w:sz w:val="24"/>
          <w:szCs w:val="24"/>
        </w:rPr>
        <w:t xml:space="preserve"> </w:t>
      </w:r>
      <w:r>
        <w:rPr>
          <w:rFonts w:cs="Arial"/>
          <w:sz w:val="24"/>
          <w:szCs w:val="24"/>
        </w:rPr>
        <w:t>octets.</w:t>
      </w:r>
    </w:p>
    <w:p w14:paraId="2319A17D" w14:textId="77777777" w:rsidR="00E40CCE" w:rsidRDefault="00E40CCE" w:rsidP="00E40CCE">
      <w:pPr>
        <w:autoSpaceDE w:val="0"/>
        <w:autoSpaceDN w:val="0"/>
        <w:adjustRightInd w:val="0"/>
        <w:spacing w:after="0" w:line="240" w:lineRule="auto"/>
        <w:rPr>
          <w:rFonts w:cs="Arial"/>
          <w:sz w:val="24"/>
          <w:szCs w:val="24"/>
        </w:rPr>
      </w:pPr>
    </w:p>
    <w:p w14:paraId="2954FA93" w14:textId="77777777" w:rsidR="00E40CCE" w:rsidRDefault="00E40CCE" w:rsidP="00E40CCE">
      <w:pPr>
        <w:autoSpaceDE w:val="0"/>
        <w:autoSpaceDN w:val="0"/>
        <w:adjustRightInd w:val="0"/>
        <w:spacing w:after="0" w:line="240" w:lineRule="auto"/>
        <w:rPr>
          <w:rFonts w:cs="Arial"/>
          <w:color w:val="FF0000"/>
          <w:sz w:val="24"/>
          <w:szCs w:val="24"/>
        </w:rPr>
      </w:pPr>
      <w:r>
        <w:rPr>
          <w:rFonts w:cs="Arial"/>
          <w:color w:val="FF0000"/>
          <w:sz w:val="24"/>
          <w:szCs w:val="24"/>
        </w:rPr>
        <w:t xml:space="preserve">The secondary advertising channel is a set of 37 fixed PHY channels spread across the LE frequency spectrum. These are the same fixed LE PHY channels used by the data channel. The secondary advertising channel uses the same channel indices as the data channel. Advertising packets used on the secondary advertising channel can vary in length from </w:t>
      </w:r>
      <w:r w:rsidR="001039AE">
        <w:rPr>
          <w:rFonts w:cs="Arial"/>
          <w:color w:val="FF0000"/>
          <w:sz w:val="24"/>
          <w:szCs w:val="24"/>
        </w:rPr>
        <w:t xml:space="preserve">10 </w:t>
      </w:r>
      <w:r>
        <w:rPr>
          <w:rFonts w:cs="Arial"/>
          <w:color w:val="FF0000"/>
          <w:sz w:val="24"/>
          <w:szCs w:val="24"/>
        </w:rPr>
        <w:t xml:space="preserve">to </w:t>
      </w:r>
      <w:r w:rsidR="001039AE">
        <w:rPr>
          <w:rFonts w:cs="Arial"/>
          <w:color w:val="FF0000"/>
          <w:sz w:val="24"/>
          <w:szCs w:val="24"/>
        </w:rPr>
        <w:t xml:space="preserve">266 </w:t>
      </w:r>
      <w:r>
        <w:rPr>
          <w:rFonts w:cs="Arial"/>
          <w:color w:val="FF0000"/>
          <w:sz w:val="24"/>
          <w:szCs w:val="24"/>
        </w:rPr>
        <w:t>octets</w:t>
      </w:r>
      <w:r w:rsidR="001039AE">
        <w:rPr>
          <w:rFonts w:cs="Arial"/>
          <w:color w:val="FF0000"/>
          <w:sz w:val="24"/>
          <w:szCs w:val="24"/>
        </w:rPr>
        <w:t xml:space="preserve"> on the Uncoded PHY</w:t>
      </w:r>
      <w:r>
        <w:rPr>
          <w:rFonts w:cs="Arial"/>
          <w:color w:val="FF0000"/>
          <w:sz w:val="24"/>
          <w:szCs w:val="24"/>
        </w:rPr>
        <w:t>. Advertising packets on the secondary advertising channel are not part of the advertising event</w:t>
      </w:r>
      <w:r w:rsidR="00D06EA1">
        <w:rPr>
          <w:rFonts w:cs="Arial"/>
          <w:color w:val="FF0000"/>
          <w:sz w:val="24"/>
          <w:szCs w:val="24"/>
        </w:rPr>
        <w:t xml:space="preserve"> but</w:t>
      </w:r>
      <w:r w:rsidR="008671A2">
        <w:rPr>
          <w:rFonts w:cs="Arial"/>
          <w:color w:val="FF0000"/>
          <w:sz w:val="24"/>
          <w:szCs w:val="24"/>
        </w:rPr>
        <w:t xml:space="preserve"> are part of the extended advertising event. These extended advertising events begin at the same time as the advertising event on the primary advertising channel and conclude with the last packet on the secondary advertising channel.</w:t>
      </w:r>
    </w:p>
    <w:p w14:paraId="3C1D9BCA" w14:textId="77777777" w:rsidR="00E40CCE" w:rsidRDefault="00E40CCE" w:rsidP="00E40CCE">
      <w:pPr>
        <w:autoSpaceDE w:val="0"/>
        <w:autoSpaceDN w:val="0"/>
        <w:adjustRightInd w:val="0"/>
        <w:spacing w:after="0" w:line="240" w:lineRule="auto"/>
        <w:rPr>
          <w:rFonts w:cs="Arial"/>
          <w:color w:val="FF0000"/>
          <w:sz w:val="24"/>
          <w:szCs w:val="24"/>
        </w:rPr>
      </w:pPr>
    </w:p>
    <w:p w14:paraId="56EE6BAC" w14:textId="77777777" w:rsidR="00E40CCE" w:rsidRDefault="00E40CCE" w:rsidP="00E40CCE">
      <w:pPr>
        <w:autoSpaceDE w:val="0"/>
        <w:autoSpaceDN w:val="0"/>
        <w:adjustRightInd w:val="0"/>
        <w:spacing w:after="0" w:line="240" w:lineRule="auto"/>
        <w:rPr>
          <w:rFonts w:cs="Arial"/>
          <w:color w:val="FF0000"/>
          <w:sz w:val="24"/>
          <w:szCs w:val="24"/>
        </w:rPr>
      </w:pPr>
      <w:r>
        <w:rPr>
          <w:rFonts w:cs="Arial"/>
          <w:color w:val="FF0000"/>
          <w:sz w:val="24"/>
          <w:szCs w:val="24"/>
        </w:rPr>
        <w:t>The secondary advertising channel is used to offload data that would otherwise be transmitted on the primary advertising channel. Advertising packets on the secondary advertising channel (“auxiliary packets”) are scheduled by the advertiser when sufficient over-the-air time is available. The advertising packet on the primary advertising channel contains the PHY channel and the offset to the start time of the auxiliary packet.</w:t>
      </w:r>
    </w:p>
    <w:p w14:paraId="13A596C7" w14:textId="77777777" w:rsidR="00E40CCE" w:rsidRDefault="00E40CCE" w:rsidP="00E40CCE">
      <w:pPr>
        <w:autoSpaceDE w:val="0"/>
        <w:autoSpaceDN w:val="0"/>
        <w:adjustRightInd w:val="0"/>
        <w:spacing w:after="0" w:line="240" w:lineRule="auto"/>
        <w:rPr>
          <w:rFonts w:cs="Arial"/>
          <w:color w:val="FF0000"/>
          <w:sz w:val="24"/>
          <w:szCs w:val="24"/>
        </w:rPr>
      </w:pPr>
    </w:p>
    <w:p w14:paraId="52961C58" w14:textId="77777777" w:rsidR="00E40CCE" w:rsidRDefault="00E40CCE" w:rsidP="00E40CCE">
      <w:pPr>
        <w:autoSpaceDE w:val="0"/>
        <w:autoSpaceDN w:val="0"/>
        <w:adjustRightInd w:val="0"/>
        <w:spacing w:after="0" w:line="240" w:lineRule="auto"/>
        <w:rPr>
          <w:rFonts w:cs="Arial"/>
          <w:color w:val="FF0000"/>
          <w:sz w:val="24"/>
          <w:szCs w:val="24"/>
        </w:rPr>
      </w:pPr>
      <w:r>
        <w:rPr>
          <w:rFonts w:cs="Arial"/>
          <w:color w:val="FF0000"/>
          <w:sz w:val="24"/>
          <w:szCs w:val="24"/>
        </w:rPr>
        <w:t>The secondary advertising channel can use any PHY. All advertising packets on the secondary advertising channel</w:t>
      </w:r>
      <w:r w:rsidR="00D06EA1">
        <w:rPr>
          <w:rFonts w:cs="Arial"/>
          <w:color w:val="FF0000"/>
          <w:sz w:val="24"/>
          <w:szCs w:val="24"/>
        </w:rPr>
        <w:t xml:space="preserve"> in the same extended advertising event</w:t>
      </w:r>
      <w:r>
        <w:rPr>
          <w:rFonts w:cs="Arial"/>
          <w:color w:val="FF0000"/>
          <w:sz w:val="24"/>
          <w:szCs w:val="24"/>
        </w:rPr>
        <w:t xml:space="preserve"> use the same PHY, which is specified in the advertising packet on the primary advertising channel.</w:t>
      </w:r>
    </w:p>
    <w:p w14:paraId="63CA43D1" w14:textId="77777777" w:rsidR="00E40CCE" w:rsidRDefault="00E40CCE" w:rsidP="00E40CCE">
      <w:pPr>
        <w:autoSpaceDE w:val="0"/>
        <w:autoSpaceDN w:val="0"/>
        <w:adjustRightInd w:val="0"/>
        <w:spacing w:after="0" w:line="240" w:lineRule="auto"/>
        <w:rPr>
          <w:rFonts w:cs="Arial"/>
          <w:color w:val="FF0000"/>
          <w:sz w:val="24"/>
          <w:szCs w:val="24"/>
        </w:rPr>
      </w:pPr>
    </w:p>
    <w:p w14:paraId="61989FAF" w14:textId="77777777" w:rsidR="00E40CCE" w:rsidRPr="00EE1FF6" w:rsidRDefault="00E40CCE" w:rsidP="00E40CCE">
      <w:pPr>
        <w:autoSpaceDE w:val="0"/>
        <w:autoSpaceDN w:val="0"/>
        <w:adjustRightInd w:val="0"/>
        <w:spacing w:after="0" w:line="240" w:lineRule="auto"/>
        <w:rPr>
          <w:rFonts w:cs="Arial"/>
          <w:color w:val="FF0000"/>
          <w:sz w:val="24"/>
          <w:szCs w:val="24"/>
        </w:rPr>
      </w:pPr>
      <w:r>
        <w:rPr>
          <w:rFonts w:cs="Arial"/>
          <w:color w:val="FF0000"/>
          <w:sz w:val="24"/>
          <w:szCs w:val="24"/>
        </w:rPr>
        <w:t>The secondary advertising channel is also used to provide “periodic advertising”, which is sent on a periodic basis with each packet at a predictable interval from the previous one. Occasional advertisements on the primary advertising channel, with associated auxiliary packets, allow the periodic advertisements to be found.</w:t>
      </w:r>
      <w:r w:rsidR="008671A2">
        <w:rPr>
          <w:rFonts w:cs="Arial"/>
          <w:color w:val="FF0000"/>
          <w:sz w:val="24"/>
          <w:szCs w:val="24"/>
        </w:rPr>
        <w:t xml:space="preserve"> Periodic </w:t>
      </w:r>
      <w:r w:rsidR="00D06EA1">
        <w:rPr>
          <w:rFonts w:cs="Arial"/>
          <w:color w:val="FF0000"/>
          <w:sz w:val="24"/>
          <w:szCs w:val="24"/>
        </w:rPr>
        <w:t>advertis</w:t>
      </w:r>
      <w:r w:rsidR="00612D46">
        <w:rPr>
          <w:rFonts w:cs="Arial"/>
          <w:color w:val="FF0000"/>
          <w:sz w:val="24"/>
          <w:szCs w:val="24"/>
        </w:rPr>
        <w:t>e</w:t>
      </w:r>
      <w:r w:rsidR="00D06EA1">
        <w:rPr>
          <w:rFonts w:cs="Arial"/>
          <w:color w:val="FF0000"/>
          <w:sz w:val="24"/>
          <w:szCs w:val="24"/>
        </w:rPr>
        <w:t xml:space="preserve">ments </w:t>
      </w:r>
      <w:r w:rsidR="008671A2">
        <w:rPr>
          <w:rFonts w:cs="Arial"/>
          <w:color w:val="FF0000"/>
          <w:sz w:val="24"/>
          <w:szCs w:val="24"/>
        </w:rPr>
        <w:t>are not part of either the advertising or extended advertising events.</w:t>
      </w:r>
    </w:p>
    <w:p w14:paraId="3732F8F5" w14:textId="77777777" w:rsidR="00E40CCE" w:rsidRDefault="00E40CCE" w:rsidP="00E40CCE">
      <w:pPr>
        <w:autoSpaceDE w:val="0"/>
        <w:autoSpaceDN w:val="0"/>
        <w:adjustRightInd w:val="0"/>
        <w:spacing w:after="0" w:line="240" w:lineRule="auto"/>
        <w:rPr>
          <w:rFonts w:cs="Arial"/>
          <w:sz w:val="24"/>
          <w:szCs w:val="24"/>
        </w:rPr>
      </w:pPr>
    </w:p>
    <w:p w14:paraId="39859690" w14:textId="77777777" w:rsidR="00E40CCE" w:rsidRPr="00B554FF" w:rsidRDefault="00E40CCE" w:rsidP="00E40CCE">
      <w:pPr>
        <w:autoSpaceDE w:val="0"/>
        <w:autoSpaceDN w:val="0"/>
        <w:adjustRightInd w:val="0"/>
        <w:spacing w:after="0" w:line="240" w:lineRule="auto"/>
        <w:rPr>
          <w:rFonts w:ascii="Arial,Italic" w:hAnsi="Arial,Italic" w:cs="Arial,Italic"/>
          <w:i/>
          <w:iCs/>
          <w:sz w:val="24"/>
          <w:szCs w:val="24"/>
          <w:u w:val="single"/>
        </w:rPr>
      </w:pPr>
      <w:r w:rsidRPr="00B554FF">
        <w:rPr>
          <w:rFonts w:ascii="Arial,Italic" w:hAnsi="Arial,Italic" w:cs="Arial,Italic"/>
          <w:i/>
          <w:iCs/>
          <w:sz w:val="24"/>
          <w:szCs w:val="24"/>
          <w:u w:val="single"/>
        </w:rPr>
        <w:t>3.3.2.2.3 Topology</w:t>
      </w:r>
    </w:p>
    <w:p w14:paraId="54EDD7B2" w14:textId="77777777" w:rsidR="00E40CCE" w:rsidRDefault="00E40CCE" w:rsidP="00E40CCE">
      <w:pPr>
        <w:autoSpaceDE w:val="0"/>
        <w:autoSpaceDN w:val="0"/>
        <w:adjustRightInd w:val="0"/>
        <w:spacing w:after="0" w:line="240" w:lineRule="auto"/>
        <w:rPr>
          <w:rFonts w:ascii="Arial,Italic" w:hAnsi="Arial,Italic" w:cs="Arial,Italic"/>
          <w:i/>
          <w:iCs/>
          <w:sz w:val="24"/>
          <w:szCs w:val="24"/>
        </w:rPr>
      </w:pPr>
    </w:p>
    <w:p w14:paraId="4378A925" w14:textId="77777777" w:rsidR="00E40CCE" w:rsidRDefault="00E40CCE" w:rsidP="00E40CCE">
      <w:pPr>
        <w:autoSpaceDE w:val="0"/>
        <w:autoSpaceDN w:val="0"/>
        <w:adjustRightInd w:val="0"/>
        <w:spacing w:after="0" w:line="240" w:lineRule="auto"/>
        <w:rPr>
          <w:rFonts w:cs="Arial"/>
          <w:sz w:val="24"/>
          <w:szCs w:val="24"/>
        </w:rPr>
      </w:pPr>
      <w:r>
        <w:rPr>
          <w:rFonts w:cs="Arial"/>
          <w:sz w:val="24"/>
          <w:szCs w:val="24"/>
        </w:rPr>
        <w:t xml:space="preserve">An LE advertising channel can be shared by any number of LE devices. Any number of LE devices can transmit advertising packets while sharing the </w:t>
      </w:r>
      <w:r w:rsidRPr="00934F6D">
        <w:rPr>
          <w:rFonts w:cs="Arial"/>
          <w:strike/>
          <w:sz w:val="24"/>
          <w:szCs w:val="24"/>
        </w:rPr>
        <w:t xml:space="preserve">same three </w:t>
      </w:r>
      <w:r>
        <w:rPr>
          <w:rFonts w:cs="Arial"/>
          <w:sz w:val="24"/>
          <w:szCs w:val="24"/>
        </w:rPr>
        <w:t xml:space="preserve">advertising </w:t>
      </w:r>
      <w:r w:rsidRPr="00934F6D">
        <w:rPr>
          <w:rFonts w:cs="Arial"/>
          <w:strike/>
          <w:sz w:val="24"/>
          <w:szCs w:val="24"/>
        </w:rPr>
        <w:t xml:space="preserve">PHY </w:t>
      </w:r>
      <w:r>
        <w:rPr>
          <w:rFonts w:cs="Arial"/>
          <w:sz w:val="24"/>
          <w:szCs w:val="24"/>
        </w:rPr>
        <w:t>channel</w:t>
      </w:r>
      <w:r w:rsidRPr="00934F6D">
        <w:rPr>
          <w:rFonts w:cs="Arial"/>
          <w:strike/>
          <w:sz w:val="24"/>
          <w:szCs w:val="24"/>
        </w:rPr>
        <w:t>s</w:t>
      </w:r>
      <w:r>
        <w:rPr>
          <w:rFonts w:cs="Arial"/>
          <w:sz w:val="24"/>
          <w:szCs w:val="24"/>
        </w:rPr>
        <w:t>. Any number of scanning devices can listen on the advertising channel. An advertising device can advertise and be connected on an LE piconet channel simultaneously. Scanning devices may also be connected to one or more LE piconet channels simultaneously.</w:t>
      </w:r>
    </w:p>
    <w:p w14:paraId="06FDD659" w14:textId="77777777" w:rsidR="00E40CCE" w:rsidRDefault="00E40CCE" w:rsidP="00E40CCE">
      <w:pPr>
        <w:autoSpaceDE w:val="0"/>
        <w:autoSpaceDN w:val="0"/>
        <w:adjustRightInd w:val="0"/>
        <w:spacing w:after="0" w:line="240" w:lineRule="auto"/>
        <w:rPr>
          <w:rFonts w:cs="Arial"/>
          <w:sz w:val="24"/>
          <w:szCs w:val="24"/>
        </w:rPr>
      </w:pPr>
    </w:p>
    <w:p w14:paraId="5314C901" w14:textId="77777777" w:rsidR="00E40CCE" w:rsidRPr="003928DF" w:rsidRDefault="00E40CCE" w:rsidP="00F03F8D">
      <w:pPr>
        <w:pStyle w:val="Heading3"/>
      </w:pPr>
      <w:bookmarkStart w:id="25" w:name="_Toc432709648"/>
      <w:bookmarkStart w:id="26" w:name="_Toc443590314"/>
      <w:bookmarkStart w:id="27" w:name="_Toc448771357"/>
      <w:r w:rsidRPr="00B03027">
        <w:t xml:space="preserve">[Modified Section] </w:t>
      </w:r>
      <w:r w:rsidRPr="00F03F8D">
        <w:t>Section 4.2.2.2 Advertising Procedure</w:t>
      </w:r>
      <w:bookmarkEnd w:id="25"/>
      <w:bookmarkEnd w:id="26"/>
      <w:bookmarkEnd w:id="27"/>
    </w:p>
    <w:p w14:paraId="5F701FCD" w14:textId="77777777" w:rsidR="00E40CCE" w:rsidRDefault="00E40CCE" w:rsidP="00E40CCE">
      <w:pPr>
        <w:autoSpaceDE w:val="0"/>
        <w:autoSpaceDN w:val="0"/>
        <w:adjustRightInd w:val="0"/>
        <w:spacing w:after="0" w:line="240" w:lineRule="auto"/>
        <w:rPr>
          <w:rFonts w:cs="Arial"/>
          <w:b/>
          <w:bCs/>
          <w:i/>
          <w:iCs/>
          <w:sz w:val="24"/>
          <w:szCs w:val="24"/>
        </w:rPr>
      </w:pPr>
    </w:p>
    <w:p w14:paraId="6B80DFA6" w14:textId="77777777" w:rsidR="00E40CCE" w:rsidRDefault="00E40CCE" w:rsidP="00E40CCE">
      <w:pPr>
        <w:autoSpaceDE w:val="0"/>
        <w:autoSpaceDN w:val="0"/>
        <w:adjustRightInd w:val="0"/>
        <w:spacing w:after="0" w:line="240" w:lineRule="auto"/>
        <w:rPr>
          <w:rFonts w:cs="Arial"/>
          <w:b/>
          <w:bCs/>
          <w:i/>
          <w:iCs/>
          <w:sz w:val="24"/>
          <w:szCs w:val="24"/>
        </w:rPr>
      </w:pPr>
      <w:r>
        <w:rPr>
          <w:rFonts w:cs="Arial"/>
          <w:b/>
          <w:bCs/>
          <w:i/>
          <w:iCs/>
          <w:sz w:val="24"/>
          <w:szCs w:val="24"/>
        </w:rPr>
        <w:t>4.2.2.2 Advertising Procedure</w:t>
      </w:r>
    </w:p>
    <w:p w14:paraId="4A10DDE3" w14:textId="77777777" w:rsidR="00E40CCE" w:rsidRPr="000A7081" w:rsidRDefault="00E40CCE" w:rsidP="00E40CCE">
      <w:pPr>
        <w:autoSpaceDE w:val="0"/>
        <w:autoSpaceDN w:val="0"/>
        <w:adjustRightInd w:val="0"/>
        <w:spacing w:after="0" w:line="240" w:lineRule="auto"/>
        <w:rPr>
          <w:rFonts w:cs="Arial"/>
          <w:color w:val="FF0000"/>
          <w:sz w:val="24"/>
          <w:szCs w:val="24"/>
        </w:rPr>
      </w:pPr>
      <w:r>
        <w:rPr>
          <w:rFonts w:cs="Arial"/>
          <w:sz w:val="24"/>
          <w:szCs w:val="24"/>
        </w:rPr>
        <w:t xml:space="preserve">An advertiser uses the advertising procedure to perform unidirectional broadcasts to devices in the area. The unidirectional broadcast occurs without a connection between the advertising device and the listening devices. The advertising procedure can be used to establish connections with nearby initiating devices or used to provide periodic broadcast of user data to scanning devices listening on the advertising channel. The advertising procedure uses the </w:t>
      </w:r>
      <w:r>
        <w:rPr>
          <w:rFonts w:cs="Arial"/>
          <w:color w:val="FF0000"/>
          <w:sz w:val="24"/>
          <w:szCs w:val="24"/>
        </w:rPr>
        <w:t xml:space="preserve">primary </w:t>
      </w:r>
      <w:r>
        <w:rPr>
          <w:rFonts w:cs="Arial"/>
          <w:sz w:val="24"/>
          <w:szCs w:val="24"/>
        </w:rPr>
        <w:t xml:space="preserve">advertising </w:t>
      </w:r>
      <w:r w:rsidRPr="000A7081">
        <w:rPr>
          <w:rFonts w:cs="Arial"/>
          <w:strike/>
          <w:sz w:val="24"/>
          <w:szCs w:val="24"/>
        </w:rPr>
        <w:t>physical</w:t>
      </w:r>
      <w:r>
        <w:rPr>
          <w:rFonts w:cs="Arial"/>
          <w:sz w:val="24"/>
          <w:szCs w:val="24"/>
        </w:rPr>
        <w:t xml:space="preserve"> channel for all advertising broadcasts.</w:t>
      </w:r>
      <w:r>
        <w:rPr>
          <w:rFonts w:cs="Arial"/>
          <w:color w:val="FF0000"/>
          <w:sz w:val="24"/>
          <w:szCs w:val="24"/>
        </w:rPr>
        <w:t xml:space="preserve"> However, some of the data may be offloaded on to the secondary advertising channel in one or more auxiliary packets to reduce both the occupancy of the primary </w:t>
      </w:r>
      <w:r w:rsidR="00EB5142">
        <w:rPr>
          <w:rFonts w:cs="Arial"/>
          <w:color w:val="FF0000"/>
          <w:sz w:val="24"/>
          <w:szCs w:val="24"/>
        </w:rPr>
        <w:t xml:space="preserve">advertising </w:t>
      </w:r>
      <w:r>
        <w:rPr>
          <w:rFonts w:cs="Arial"/>
          <w:color w:val="FF0000"/>
          <w:sz w:val="24"/>
          <w:szCs w:val="24"/>
        </w:rPr>
        <w:t>channel</w:t>
      </w:r>
      <w:ins w:id="28" w:author="Clive D.W. Feather" w:date="2016-04-12T12:10:00Z">
        <w:r w:rsidR="00EA12E6">
          <w:rPr>
            <w:rFonts w:cs="Arial"/>
            <w:color w:val="FF0000"/>
            <w:sz w:val="24"/>
            <w:szCs w:val="24"/>
          </w:rPr>
          <w:t xml:space="preserve"> and the</w:t>
        </w:r>
      </w:ins>
      <w:del w:id="29" w:author="Clive D.W. Feather" w:date="2016-04-12T12:10:00Z">
        <w:r w:rsidR="00EB5142" w:rsidDel="00EA12E6">
          <w:rPr>
            <w:rFonts w:cs="Arial"/>
            <w:color w:val="FF0000"/>
            <w:sz w:val="24"/>
            <w:szCs w:val="24"/>
          </w:rPr>
          <w:delText>,</w:delText>
        </w:r>
      </w:del>
      <w:r w:rsidR="00EB5142">
        <w:rPr>
          <w:rFonts w:cs="Arial"/>
          <w:color w:val="FF0000"/>
          <w:sz w:val="24"/>
          <w:szCs w:val="24"/>
        </w:rPr>
        <w:t xml:space="preserve"> </w:t>
      </w:r>
      <w:r>
        <w:rPr>
          <w:rFonts w:cs="Arial"/>
          <w:color w:val="FF0000"/>
          <w:sz w:val="24"/>
          <w:szCs w:val="24"/>
        </w:rPr>
        <w:t>total on-air time</w:t>
      </w:r>
      <w:del w:id="30" w:author="Clive D.W. Feather" w:date="2016-04-12T12:10:00Z">
        <w:r w:rsidR="00EB5142" w:rsidDel="00EA12E6">
          <w:rPr>
            <w:rFonts w:cs="Arial"/>
            <w:color w:val="FF0000"/>
            <w:sz w:val="24"/>
            <w:szCs w:val="24"/>
          </w:rPr>
          <w:delText>,</w:delText>
        </w:r>
      </w:del>
      <w:r w:rsidR="00EB5142">
        <w:rPr>
          <w:rFonts w:cs="Arial"/>
          <w:color w:val="FF0000"/>
          <w:sz w:val="24"/>
          <w:szCs w:val="24"/>
        </w:rPr>
        <w:t xml:space="preserve"> </w:t>
      </w:r>
      <w:r w:rsidR="008E40DD">
        <w:rPr>
          <w:rFonts w:cs="Arial"/>
          <w:color w:val="FF0000"/>
          <w:sz w:val="24"/>
          <w:szCs w:val="24"/>
        </w:rPr>
        <w:t xml:space="preserve">and </w:t>
      </w:r>
      <w:ins w:id="31" w:author="Clive D.W. Feather" w:date="2016-04-12T12:10:00Z">
        <w:r w:rsidR="00EA12E6">
          <w:rPr>
            <w:rFonts w:cs="Arial"/>
            <w:color w:val="FF0000"/>
            <w:sz w:val="24"/>
            <w:szCs w:val="24"/>
          </w:rPr>
          <w:t xml:space="preserve">also to </w:t>
        </w:r>
      </w:ins>
      <w:r w:rsidR="00EB5142">
        <w:rPr>
          <w:rFonts w:cs="Arial"/>
          <w:color w:val="FF0000"/>
          <w:sz w:val="24"/>
          <w:szCs w:val="24"/>
        </w:rPr>
        <w:t xml:space="preserve">allow </w:t>
      </w:r>
      <w:ins w:id="32" w:author="Clive D.W. Feather" w:date="2016-04-12T12:10:00Z">
        <w:r w:rsidR="00EA12E6">
          <w:rPr>
            <w:rFonts w:cs="Arial"/>
            <w:color w:val="FF0000"/>
            <w:sz w:val="24"/>
            <w:szCs w:val="24"/>
          </w:rPr>
          <w:t xml:space="preserve">the </w:t>
        </w:r>
      </w:ins>
      <w:r w:rsidR="00EB5142">
        <w:rPr>
          <w:rFonts w:cs="Arial"/>
          <w:color w:val="FF0000"/>
          <w:sz w:val="24"/>
          <w:szCs w:val="24"/>
        </w:rPr>
        <w:t>data to be longer than the maximum that will fit into a single packet</w:t>
      </w:r>
      <w:r>
        <w:rPr>
          <w:rFonts w:cs="Arial"/>
          <w:color w:val="FF0000"/>
          <w:sz w:val="24"/>
          <w:szCs w:val="24"/>
        </w:rPr>
        <w:t>.</w:t>
      </w:r>
    </w:p>
    <w:p w14:paraId="041D2D9A" w14:textId="77777777" w:rsidR="00E40CCE" w:rsidRDefault="00E40CCE" w:rsidP="00E40CCE">
      <w:pPr>
        <w:autoSpaceDE w:val="0"/>
        <w:autoSpaceDN w:val="0"/>
        <w:adjustRightInd w:val="0"/>
        <w:spacing w:after="0" w:line="240" w:lineRule="auto"/>
        <w:rPr>
          <w:rFonts w:cs="Arial"/>
          <w:sz w:val="24"/>
          <w:szCs w:val="24"/>
        </w:rPr>
      </w:pPr>
    </w:p>
    <w:p w14:paraId="6E6B2224" w14:textId="77777777" w:rsidR="00E40CCE" w:rsidRDefault="00E40CCE" w:rsidP="00E40CCE">
      <w:pPr>
        <w:autoSpaceDE w:val="0"/>
        <w:autoSpaceDN w:val="0"/>
        <w:adjustRightInd w:val="0"/>
        <w:spacing w:after="0" w:line="240" w:lineRule="auto"/>
        <w:rPr>
          <w:rFonts w:cs="Arial"/>
          <w:sz w:val="24"/>
          <w:szCs w:val="24"/>
        </w:rPr>
      </w:pPr>
      <w:r>
        <w:rPr>
          <w:rFonts w:cs="Arial"/>
          <w:sz w:val="24"/>
          <w:szCs w:val="24"/>
        </w:rPr>
        <w:t>An LE device connected in an LE piconet may advertise using any type of advertising event. Time spent advertising while connected needs to be balanced with the connection requirements needed to maintain the already established connection(s) (if the device is a slave in the piconet then it needs to maintain its connection with the master and if the device is the master it needs to maintain its connection(s) with the one or more slaves in the piconet).</w:t>
      </w:r>
    </w:p>
    <w:p w14:paraId="1F09BDEF" w14:textId="77777777" w:rsidR="00E40CCE" w:rsidRDefault="00E40CCE" w:rsidP="00E40CCE">
      <w:pPr>
        <w:autoSpaceDE w:val="0"/>
        <w:autoSpaceDN w:val="0"/>
        <w:adjustRightInd w:val="0"/>
        <w:spacing w:after="0" w:line="240" w:lineRule="auto"/>
        <w:rPr>
          <w:rFonts w:cs="Arial"/>
          <w:sz w:val="24"/>
          <w:szCs w:val="24"/>
        </w:rPr>
      </w:pPr>
    </w:p>
    <w:p w14:paraId="53C8413B" w14:textId="20B8E0E7" w:rsidR="00E40CCE" w:rsidRDefault="00E40CCE" w:rsidP="00E40CCE">
      <w:pPr>
        <w:autoSpaceDE w:val="0"/>
        <w:autoSpaceDN w:val="0"/>
        <w:adjustRightInd w:val="0"/>
        <w:spacing w:after="0" w:line="240" w:lineRule="auto"/>
        <w:rPr>
          <w:rFonts w:cs="Arial"/>
          <w:sz w:val="24"/>
          <w:szCs w:val="24"/>
        </w:rPr>
      </w:pPr>
      <w:r>
        <w:rPr>
          <w:rFonts w:cs="Arial"/>
          <w:sz w:val="24"/>
          <w:szCs w:val="24"/>
        </w:rPr>
        <w:t xml:space="preserve">Advertising devices may receive scan requests from listening devices in order to get additional user data from the advertising device. Scan responses are sent by the advertising device to the device making the scan request </w:t>
      </w:r>
      <w:r w:rsidRPr="000A7081">
        <w:rPr>
          <w:rFonts w:cs="Arial"/>
          <w:strike/>
          <w:sz w:val="24"/>
          <w:szCs w:val="24"/>
        </w:rPr>
        <w:t>over the same advertising</w:t>
      </w:r>
      <w:r>
        <w:rPr>
          <w:rFonts w:cs="Arial"/>
          <w:sz w:val="24"/>
          <w:szCs w:val="24"/>
        </w:rPr>
        <w:t xml:space="preserve"> </w:t>
      </w:r>
      <w:r w:rsidRPr="00EE1FF6">
        <w:rPr>
          <w:rFonts w:cs="Arial"/>
          <w:strike/>
          <w:sz w:val="24"/>
          <w:szCs w:val="24"/>
        </w:rPr>
        <w:t>physical</w:t>
      </w:r>
      <w:r w:rsidRPr="000A7081">
        <w:rPr>
          <w:rFonts w:cs="Arial"/>
          <w:strike/>
          <w:sz w:val="24"/>
          <w:szCs w:val="24"/>
        </w:rPr>
        <w:t xml:space="preserve"> channe</w:t>
      </w:r>
      <w:r w:rsidRPr="009845B3">
        <w:rPr>
          <w:rFonts w:cs="Arial"/>
          <w:strike/>
          <w:sz w:val="24"/>
          <w:szCs w:val="24"/>
        </w:rPr>
        <w:t>l. Whereas the broadcast user data sent as part of the advertising packets is typically dynamic in nature, scan response data is generally static in nature.</w:t>
      </w:r>
    </w:p>
    <w:p w14:paraId="447B523E" w14:textId="77777777" w:rsidR="00E40CCE" w:rsidRDefault="00E40CCE" w:rsidP="00E40CCE">
      <w:pPr>
        <w:autoSpaceDE w:val="0"/>
        <w:autoSpaceDN w:val="0"/>
        <w:adjustRightInd w:val="0"/>
        <w:spacing w:after="0" w:line="240" w:lineRule="auto"/>
        <w:rPr>
          <w:rFonts w:cs="Arial"/>
          <w:sz w:val="24"/>
          <w:szCs w:val="24"/>
        </w:rPr>
      </w:pPr>
    </w:p>
    <w:p w14:paraId="4A0EFE3F" w14:textId="77777777" w:rsidR="00E40CCE" w:rsidRDefault="00E40CCE" w:rsidP="00E40CCE">
      <w:pPr>
        <w:autoSpaceDE w:val="0"/>
        <w:autoSpaceDN w:val="0"/>
        <w:adjustRightInd w:val="0"/>
        <w:spacing w:after="0" w:line="240" w:lineRule="auto"/>
        <w:rPr>
          <w:rFonts w:cs="Arial"/>
          <w:sz w:val="24"/>
          <w:szCs w:val="24"/>
        </w:rPr>
      </w:pPr>
      <w:r>
        <w:rPr>
          <w:rFonts w:cs="Arial"/>
          <w:sz w:val="24"/>
          <w:szCs w:val="24"/>
        </w:rPr>
        <w:t xml:space="preserve">An advertising device may receive connection requests from initiator devices </w:t>
      </w:r>
      <w:r w:rsidRPr="000A7081">
        <w:rPr>
          <w:rFonts w:cs="Arial"/>
          <w:strike/>
          <w:sz w:val="24"/>
          <w:szCs w:val="24"/>
        </w:rPr>
        <w:t xml:space="preserve">on the advertising </w:t>
      </w:r>
      <w:r w:rsidRPr="008B6DCB">
        <w:rPr>
          <w:rFonts w:cs="Arial"/>
          <w:strike/>
          <w:sz w:val="24"/>
          <w:szCs w:val="24"/>
        </w:rPr>
        <w:t>broadcast physical</w:t>
      </w:r>
      <w:r w:rsidRPr="000A7081">
        <w:rPr>
          <w:rFonts w:cs="Arial"/>
          <w:strike/>
          <w:sz w:val="24"/>
          <w:szCs w:val="24"/>
        </w:rPr>
        <w:t xml:space="preserve"> channel</w:t>
      </w:r>
      <w:r>
        <w:rPr>
          <w:rFonts w:cs="Arial"/>
          <w:sz w:val="24"/>
          <w:szCs w:val="24"/>
        </w:rPr>
        <w:t>. If the advertising device was using a connectable advertising event and the initiating device is not being filtered by the device filtering procedure, the advertising device ceases</w:t>
      </w:r>
      <w:r w:rsidRPr="00D76155">
        <w:rPr>
          <w:rFonts w:cs="Arial"/>
          <w:sz w:val="24"/>
          <w:szCs w:val="24"/>
        </w:rPr>
        <w:t xml:space="preserve"> </w:t>
      </w:r>
      <w:r>
        <w:rPr>
          <w:rFonts w:cs="Arial"/>
          <w:sz w:val="24"/>
          <w:szCs w:val="24"/>
        </w:rPr>
        <w:t>advertising and enters the connected mode. The device can begin advertising again after it is in the connected mode.</w:t>
      </w:r>
    </w:p>
    <w:p w14:paraId="3C3C9C0A" w14:textId="77777777" w:rsidR="00E40CCE" w:rsidRDefault="00E40CCE" w:rsidP="00E40CCE">
      <w:pPr>
        <w:autoSpaceDE w:val="0"/>
        <w:autoSpaceDN w:val="0"/>
        <w:adjustRightInd w:val="0"/>
        <w:spacing w:after="0" w:line="240" w:lineRule="auto"/>
        <w:rPr>
          <w:rFonts w:cs="Arial"/>
          <w:sz w:val="24"/>
          <w:szCs w:val="24"/>
        </w:rPr>
      </w:pPr>
    </w:p>
    <w:p w14:paraId="7C3B0DB6" w14:textId="77777777" w:rsidR="00E40CCE" w:rsidRPr="000A7081" w:rsidRDefault="00E40CCE" w:rsidP="00E40CCE">
      <w:pPr>
        <w:autoSpaceDE w:val="0"/>
        <w:autoSpaceDN w:val="0"/>
        <w:adjustRightInd w:val="0"/>
        <w:spacing w:after="0" w:line="240" w:lineRule="auto"/>
        <w:rPr>
          <w:rFonts w:cs="Arial"/>
          <w:color w:val="FF0000"/>
          <w:sz w:val="24"/>
          <w:szCs w:val="24"/>
        </w:rPr>
      </w:pPr>
      <w:r>
        <w:rPr>
          <w:rFonts w:cs="Arial"/>
          <w:color w:val="FF0000"/>
          <w:sz w:val="24"/>
          <w:szCs w:val="24"/>
        </w:rPr>
        <w:t xml:space="preserve">When advertising on LE Uncoded PHYs, scan requests, </w:t>
      </w:r>
      <w:r w:rsidR="00DC07E0">
        <w:rPr>
          <w:rFonts w:cs="Arial"/>
          <w:color w:val="FF0000"/>
          <w:sz w:val="24"/>
          <w:szCs w:val="24"/>
        </w:rPr>
        <w:t xml:space="preserve">and </w:t>
      </w:r>
      <w:r>
        <w:rPr>
          <w:rFonts w:cs="Arial"/>
          <w:color w:val="FF0000"/>
          <w:sz w:val="24"/>
          <w:szCs w:val="24"/>
        </w:rPr>
        <w:t xml:space="preserve">scan responses </w:t>
      </w:r>
      <w:r w:rsidR="00F338D0">
        <w:rPr>
          <w:rFonts w:cs="Arial"/>
          <w:color w:val="FF0000"/>
          <w:sz w:val="24"/>
          <w:szCs w:val="24"/>
        </w:rPr>
        <w:t xml:space="preserve">can </w:t>
      </w:r>
      <w:r>
        <w:rPr>
          <w:rFonts w:cs="Arial"/>
          <w:color w:val="FF0000"/>
          <w:sz w:val="24"/>
          <w:szCs w:val="24"/>
        </w:rPr>
        <w:t>take place on the same PHY channel as the original advertisement</w:t>
      </w:r>
      <w:r w:rsidR="00F338D0">
        <w:rPr>
          <w:rFonts w:cs="Arial"/>
          <w:color w:val="FF0000"/>
          <w:sz w:val="24"/>
          <w:szCs w:val="24"/>
        </w:rPr>
        <w:t xml:space="preserve"> or</w:t>
      </w:r>
      <w:r>
        <w:rPr>
          <w:rFonts w:cs="Arial"/>
          <w:color w:val="FF0000"/>
          <w:sz w:val="24"/>
          <w:szCs w:val="24"/>
        </w:rPr>
        <w:t xml:space="preserve"> can be offloaded to the secondary advertising channel. </w:t>
      </w:r>
      <w:r w:rsidR="00F81864">
        <w:rPr>
          <w:rFonts w:cs="Arial"/>
          <w:color w:val="FF0000"/>
          <w:sz w:val="24"/>
          <w:szCs w:val="24"/>
        </w:rPr>
        <w:t xml:space="preserve">In some cases when advertising on the LE Uncoded PHY, connection request and connection responses are offloaded to the secondary advertising channel.  </w:t>
      </w:r>
      <w:r>
        <w:rPr>
          <w:rFonts w:cs="Arial"/>
          <w:color w:val="FF0000"/>
          <w:sz w:val="24"/>
          <w:szCs w:val="24"/>
        </w:rPr>
        <w:t xml:space="preserve">When advertising on the LE Coded PHY, </w:t>
      </w:r>
      <w:r w:rsidR="00F81864">
        <w:rPr>
          <w:rFonts w:cs="Arial"/>
          <w:color w:val="FF0000"/>
          <w:sz w:val="24"/>
          <w:szCs w:val="24"/>
        </w:rPr>
        <w:t xml:space="preserve">scan requests, scan responses, connection requests, and connection responses </w:t>
      </w:r>
      <w:r w:rsidR="009D5D78">
        <w:rPr>
          <w:rFonts w:cs="Arial"/>
          <w:color w:val="FF0000"/>
          <w:sz w:val="24"/>
          <w:szCs w:val="24"/>
        </w:rPr>
        <w:t xml:space="preserve">are always offloaded. As with advertising data, offloading is carried out by having </w:t>
      </w:r>
      <w:r>
        <w:rPr>
          <w:rFonts w:cs="Arial"/>
          <w:color w:val="FF0000"/>
          <w:sz w:val="24"/>
          <w:szCs w:val="24"/>
        </w:rPr>
        <w:t>the initial advertisement on the primary advertising channel point to an auxiliary packet on the secondary advertising channel. Scan requests</w:t>
      </w:r>
      <w:r w:rsidR="00DC07E0">
        <w:rPr>
          <w:rFonts w:cs="Arial"/>
          <w:color w:val="FF0000"/>
          <w:sz w:val="24"/>
          <w:szCs w:val="24"/>
        </w:rPr>
        <w:t xml:space="preserve"> and</w:t>
      </w:r>
      <w:r>
        <w:rPr>
          <w:rFonts w:cs="Arial"/>
          <w:color w:val="FF0000"/>
          <w:sz w:val="24"/>
          <w:szCs w:val="24"/>
        </w:rPr>
        <w:t xml:space="preserve"> scan responses, connection requests</w:t>
      </w:r>
      <w:r w:rsidR="00083ECC">
        <w:rPr>
          <w:rFonts w:cs="Arial"/>
          <w:color w:val="FF0000"/>
          <w:sz w:val="24"/>
          <w:szCs w:val="24"/>
        </w:rPr>
        <w:t>, and connection respon</w:t>
      </w:r>
      <w:r w:rsidR="0024222D">
        <w:rPr>
          <w:rFonts w:cs="Arial"/>
          <w:color w:val="FF0000"/>
          <w:sz w:val="24"/>
          <w:szCs w:val="24"/>
        </w:rPr>
        <w:t>s</w:t>
      </w:r>
      <w:r w:rsidR="00083ECC">
        <w:rPr>
          <w:rFonts w:cs="Arial"/>
          <w:color w:val="FF0000"/>
          <w:sz w:val="24"/>
          <w:szCs w:val="24"/>
        </w:rPr>
        <w:t>es</w:t>
      </w:r>
      <w:r>
        <w:rPr>
          <w:rFonts w:cs="Arial"/>
          <w:color w:val="FF0000"/>
          <w:sz w:val="24"/>
          <w:szCs w:val="24"/>
        </w:rPr>
        <w:t xml:space="preserve"> are made on the same PHY and same channel as the auxiliary packet.</w:t>
      </w:r>
    </w:p>
    <w:p w14:paraId="0089F668" w14:textId="77777777" w:rsidR="00E40CCE" w:rsidRDefault="00E40CCE" w:rsidP="00E40CCE">
      <w:pPr>
        <w:autoSpaceDE w:val="0"/>
        <w:autoSpaceDN w:val="0"/>
        <w:adjustRightInd w:val="0"/>
        <w:spacing w:after="0" w:line="240" w:lineRule="auto"/>
        <w:rPr>
          <w:rFonts w:cs="Arial"/>
          <w:sz w:val="24"/>
          <w:szCs w:val="24"/>
        </w:rPr>
      </w:pPr>
    </w:p>
    <w:p w14:paraId="47BEADDA" w14:textId="77777777" w:rsidR="00E40CCE" w:rsidRPr="003928DF" w:rsidRDefault="00E40CCE" w:rsidP="00F03F8D">
      <w:pPr>
        <w:pStyle w:val="Heading3"/>
      </w:pPr>
      <w:bookmarkStart w:id="33" w:name="_Toc432709649"/>
      <w:bookmarkStart w:id="34" w:name="_Toc443590315"/>
      <w:bookmarkStart w:id="35" w:name="_Toc448771358"/>
      <w:r w:rsidRPr="00B03027">
        <w:t xml:space="preserve">[Modified Section] </w:t>
      </w:r>
      <w:r w:rsidRPr="00F03F8D">
        <w:t>Section 4.2.2.3 Scanning Procedure</w:t>
      </w:r>
      <w:bookmarkEnd w:id="33"/>
      <w:bookmarkEnd w:id="34"/>
      <w:bookmarkEnd w:id="35"/>
    </w:p>
    <w:p w14:paraId="79205544" w14:textId="77777777" w:rsidR="00E40CCE" w:rsidRDefault="00E40CCE" w:rsidP="00E40CCE">
      <w:pPr>
        <w:autoSpaceDE w:val="0"/>
        <w:autoSpaceDN w:val="0"/>
        <w:adjustRightInd w:val="0"/>
        <w:spacing w:after="0" w:line="240" w:lineRule="auto"/>
        <w:rPr>
          <w:rFonts w:cs="Arial"/>
          <w:b/>
          <w:bCs/>
          <w:i/>
          <w:iCs/>
          <w:sz w:val="24"/>
          <w:szCs w:val="24"/>
        </w:rPr>
      </w:pPr>
    </w:p>
    <w:p w14:paraId="68740B89" w14:textId="77777777" w:rsidR="00E40CCE" w:rsidRDefault="00E40CCE" w:rsidP="00E40CCE">
      <w:pPr>
        <w:autoSpaceDE w:val="0"/>
        <w:autoSpaceDN w:val="0"/>
        <w:adjustRightInd w:val="0"/>
        <w:spacing w:after="0" w:line="240" w:lineRule="auto"/>
        <w:rPr>
          <w:rFonts w:cs="Arial"/>
          <w:b/>
          <w:bCs/>
          <w:i/>
          <w:iCs/>
          <w:sz w:val="24"/>
          <w:szCs w:val="24"/>
        </w:rPr>
      </w:pPr>
      <w:r>
        <w:rPr>
          <w:rFonts w:cs="Arial"/>
          <w:b/>
          <w:bCs/>
          <w:i/>
          <w:iCs/>
          <w:sz w:val="24"/>
          <w:szCs w:val="24"/>
        </w:rPr>
        <w:t>4.2.2.3 Scanning Procedure</w:t>
      </w:r>
    </w:p>
    <w:p w14:paraId="46EB6E18" w14:textId="77777777" w:rsidR="00E40CCE" w:rsidRDefault="00E40CCE" w:rsidP="00E40CCE">
      <w:pPr>
        <w:autoSpaceDE w:val="0"/>
        <w:autoSpaceDN w:val="0"/>
        <w:adjustRightInd w:val="0"/>
        <w:spacing w:after="0" w:line="240" w:lineRule="auto"/>
        <w:rPr>
          <w:rFonts w:cs="Arial"/>
          <w:b/>
          <w:bCs/>
          <w:i/>
          <w:iCs/>
          <w:sz w:val="24"/>
          <w:szCs w:val="24"/>
        </w:rPr>
      </w:pPr>
    </w:p>
    <w:p w14:paraId="50EB7B10" w14:textId="77777777" w:rsidR="00E40CCE" w:rsidRDefault="00E40CCE" w:rsidP="00E40CCE">
      <w:pPr>
        <w:autoSpaceDE w:val="0"/>
        <w:autoSpaceDN w:val="0"/>
        <w:adjustRightInd w:val="0"/>
        <w:spacing w:after="0" w:line="240" w:lineRule="auto"/>
        <w:rPr>
          <w:rFonts w:cs="Arial"/>
          <w:sz w:val="24"/>
          <w:szCs w:val="24"/>
        </w:rPr>
      </w:pPr>
      <w:r>
        <w:rPr>
          <w:rFonts w:cs="Arial"/>
          <w:sz w:val="24"/>
          <w:szCs w:val="24"/>
        </w:rPr>
        <w:t xml:space="preserve">A scanning device uses the scanning procedure to listen for unidirectional broadcasts of user data from advertising devices using the advertising </w:t>
      </w:r>
      <w:r w:rsidRPr="00EE1FF6">
        <w:rPr>
          <w:rFonts w:cs="Arial"/>
          <w:strike/>
          <w:sz w:val="24"/>
          <w:szCs w:val="24"/>
        </w:rPr>
        <w:t>physical</w:t>
      </w:r>
      <w:r>
        <w:rPr>
          <w:rFonts w:cs="Arial"/>
          <w:sz w:val="24"/>
          <w:szCs w:val="24"/>
        </w:rPr>
        <w:t xml:space="preserve"> channel. A scanning device can request additional user data from an advertising device by making a scan request </w:t>
      </w:r>
      <w:r w:rsidRPr="000A7081">
        <w:rPr>
          <w:rFonts w:cs="Arial"/>
          <w:strike/>
          <w:sz w:val="24"/>
          <w:szCs w:val="24"/>
        </w:rPr>
        <w:t xml:space="preserve">over the advertising </w:t>
      </w:r>
      <w:r w:rsidRPr="00395B6B">
        <w:rPr>
          <w:rFonts w:cs="Arial"/>
          <w:strike/>
          <w:sz w:val="24"/>
          <w:szCs w:val="24"/>
        </w:rPr>
        <w:t>physical</w:t>
      </w:r>
      <w:r w:rsidRPr="000A7081">
        <w:rPr>
          <w:rFonts w:cs="Arial"/>
          <w:strike/>
          <w:sz w:val="24"/>
          <w:szCs w:val="24"/>
        </w:rPr>
        <w:t xml:space="preserve"> channel</w:t>
      </w:r>
      <w:r>
        <w:rPr>
          <w:rFonts w:cs="Arial"/>
          <w:sz w:val="24"/>
          <w:szCs w:val="24"/>
        </w:rPr>
        <w:t xml:space="preserve">. The advertising device responds to these requests with additional user data sent to the scanning device over the advertising </w:t>
      </w:r>
      <w:r w:rsidRPr="00EE1FF6">
        <w:rPr>
          <w:rFonts w:cs="Arial"/>
          <w:strike/>
          <w:sz w:val="24"/>
          <w:szCs w:val="24"/>
        </w:rPr>
        <w:t>physical</w:t>
      </w:r>
      <w:r>
        <w:rPr>
          <w:rFonts w:cs="Arial"/>
          <w:sz w:val="24"/>
          <w:szCs w:val="24"/>
        </w:rPr>
        <w:t xml:space="preserve"> channel.</w:t>
      </w:r>
    </w:p>
    <w:p w14:paraId="74DD07AD" w14:textId="77777777" w:rsidR="00E40CCE" w:rsidRDefault="00E40CCE" w:rsidP="00E40CCE">
      <w:pPr>
        <w:autoSpaceDE w:val="0"/>
        <w:autoSpaceDN w:val="0"/>
        <w:adjustRightInd w:val="0"/>
        <w:spacing w:after="0" w:line="240" w:lineRule="auto"/>
        <w:rPr>
          <w:rFonts w:cs="Arial"/>
          <w:sz w:val="24"/>
          <w:szCs w:val="24"/>
        </w:rPr>
      </w:pPr>
    </w:p>
    <w:p w14:paraId="5E7C6325" w14:textId="77777777" w:rsidR="00E40CCE" w:rsidRDefault="00E40CCE" w:rsidP="00E40CCE">
      <w:pPr>
        <w:autoSpaceDE w:val="0"/>
        <w:autoSpaceDN w:val="0"/>
        <w:adjustRightInd w:val="0"/>
        <w:spacing w:after="0" w:line="240" w:lineRule="auto"/>
        <w:rPr>
          <w:rFonts w:cs="Arial"/>
          <w:sz w:val="24"/>
          <w:szCs w:val="24"/>
        </w:rPr>
      </w:pPr>
      <w:r>
        <w:rPr>
          <w:rFonts w:cs="Arial"/>
          <w:sz w:val="24"/>
          <w:szCs w:val="24"/>
        </w:rPr>
        <w:t>The scanning procedure can be used while connected to other LE devices in an LE piconet. Time spent scanning while connected needs to be balanced with the connection requirements needed to maintain the already established connection with the other LE devices in the piconet.</w:t>
      </w:r>
    </w:p>
    <w:p w14:paraId="64F46079" w14:textId="77777777" w:rsidR="00E40CCE" w:rsidRDefault="00E40CCE" w:rsidP="00E40CCE">
      <w:pPr>
        <w:autoSpaceDE w:val="0"/>
        <w:autoSpaceDN w:val="0"/>
        <w:adjustRightInd w:val="0"/>
        <w:spacing w:after="0" w:line="240" w:lineRule="auto"/>
        <w:rPr>
          <w:rFonts w:cs="Arial"/>
          <w:sz w:val="24"/>
          <w:szCs w:val="24"/>
        </w:rPr>
      </w:pPr>
    </w:p>
    <w:p w14:paraId="0E260097" w14:textId="77777777" w:rsidR="00E40CCE" w:rsidRDefault="00E40CCE" w:rsidP="00E40CCE">
      <w:pPr>
        <w:autoSpaceDE w:val="0"/>
        <w:autoSpaceDN w:val="0"/>
        <w:adjustRightInd w:val="0"/>
        <w:spacing w:after="0" w:line="240" w:lineRule="auto"/>
        <w:rPr>
          <w:rFonts w:cs="Arial"/>
          <w:sz w:val="24"/>
          <w:szCs w:val="24"/>
        </w:rPr>
      </w:pPr>
      <w:r>
        <w:rPr>
          <w:rFonts w:cs="Arial"/>
          <w:sz w:val="24"/>
          <w:szCs w:val="24"/>
        </w:rPr>
        <w:t xml:space="preserve">If the broadcasts are connectable advertising events and the scanning device is in the initiator mode, it can initiate a connection by sending a connection request on the </w:t>
      </w:r>
      <w:r w:rsidRPr="00D5160D">
        <w:rPr>
          <w:rFonts w:cs="Arial"/>
          <w:color w:val="FF0000"/>
          <w:sz w:val="24"/>
          <w:szCs w:val="24"/>
        </w:rPr>
        <w:t xml:space="preserve">primary </w:t>
      </w:r>
      <w:r>
        <w:rPr>
          <w:rFonts w:cs="Arial"/>
          <w:sz w:val="24"/>
          <w:szCs w:val="24"/>
        </w:rPr>
        <w:t xml:space="preserve">advertising </w:t>
      </w:r>
      <w:r w:rsidRPr="00EE1FF6">
        <w:rPr>
          <w:rFonts w:cs="Arial"/>
          <w:strike/>
          <w:sz w:val="24"/>
          <w:szCs w:val="24"/>
        </w:rPr>
        <w:t>broadcast physical</w:t>
      </w:r>
      <w:r>
        <w:rPr>
          <w:rFonts w:cs="Arial"/>
          <w:sz w:val="24"/>
          <w:szCs w:val="24"/>
        </w:rPr>
        <w:t xml:space="preserve"> channel </w:t>
      </w:r>
      <w:r w:rsidRPr="004138C9">
        <w:rPr>
          <w:rFonts w:cs="Arial"/>
          <w:color w:val="FF0000"/>
          <w:sz w:val="24"/>
          <w:szCs w:val="24"/>
        </w:rPr>
        <w:t xml:space="preserve">or </w:t>
      </w:r>
      <w:r w:rsidRPr="00D5160D">
        <w:rPr>
          <w:rFonts w:cs="Arial"/>
          <w:color w:val="FF0000"/>
          <w:sz w:val="24"/>
          <w:szCs w:val="24"/>
        </w:rPr>
        <w:t xml:space="preserve">secondary advertising channel </w:t>
      </w:r>
      <w:r>
        <w:rPr>
          <w:rFonts w:cs="Arial"/>
          <w:sz w:val="24"/>
          <w:szCs w:val="24"/>
        </w:rPr>
        <w:t>to the advertising device. Once the connection request is sent</w:t>
      </w:r>
      <w:r w:rsidR="00083ECC">
        <w:rPr>
          <w:rFonts w:cs="Arial"/>
          <w:color w:val="FF0000"/>
          <w:sz w:val="24"/>
          <w:szCs w:val="24"/>
        </w:rPr>
        <w:t xml:space="preserve"> on the primary channel</w:t>
      </w:r>
      <w:r>
        <w:rPr>
          <w:rFonts w:cs="Arial"/>
          <w:sz w:val="24"/>
          <w:szCs w:val="24"/>
        </w:rPr>
        <w:t xml:space="preserve">, the scanning device ceases the initiator mode scanning for additional broadcasts and enters the connected mode. </w:t>
      </w:r>
      <w:r w:rsidR="00083ECC">
        <w:rPr>
          <w:rFonts w:cs="Arial"/>
          <w:color w:val="FF0000"/>
          <w:sz w:val="24"/>
          <w:szCs w:val="24"/>
        </w:rPr>
        <w:t xml:space="preserve">When the connection request is sent on the secondary channel, the scanning device </w:t>
      </w:r>
      <w:r w:rsidR="00D06EA1">
        <w:rPr>
          <w:rFonts w:cs="Arial"/>
          <w:color w:val="FF0000"/>
          <w:sz w:val="24"/>
          <w:szCs w:val="24"/>
        </w:rPr>
        <w:t xml:space="preserve">leaves </w:t>
      </w:r>
      <w:r w:rsidR="00083ECC">
        <w:rPr>
          <w:rFonts w:cs="Arial"/>
          <w:color w:val="FF0000"/>
          <w:sz w:val="24"/>
          <w:szCs w:val="24"/>
        </w:rPr>
        <w:t>the initiator mode</w:t>
      </w:r>
      <w:r w:rsidR="00D06EA1">
        <w:rPr>
          <w:rFonts w:cs="Arial"/>
          <w:color w:val="FF0000"/>
          <w:sz w:val="24"/>
          <w:szCs w:val="24"/>
        </w:rPr>
        <w:t xml:space="preserve">, ceasing </w:t>
      </w:r>
      <w:r w:rsidR="00083ECC">
        <w:rPr>
          <w:rFonts w:cs="Arial"/>
          <w:color w:val="FF0000"/>
          <w:sz w:val="24"/>
          <w:szCs w:val="24"/>
        </w:rPr>
        <w:t>scanning for additional broadcasts</w:t>
      </w:r>
      <w:r w:rsidR="00D06EA1">
        <w:rPr>
          <w:rFonts w:cs="Arial"/>
          <w:color w:val="FF0000"/>
          <w:sz w:val="24"/>
          <w:szCs w:val="24"/>
        </w:rPr>
        <w:t>,</w:t>
      </w:r>
      <w:r w:rsidR="00083ECC">
        <w:rPr>
          <w:rFonts w:cs="Arial"/>
          <w:color w:val="FF0000"/>
          <w:sz w:val="24"/>
          <w:szCs w:val="24"/>
        </w:rPr>
        <w:t xml:space="preserve"> and </w:t>
      </w:r>
      <w:r w:rsidR="00193631">
        <w:rPr>
          <w:rFonts w:cs="Arial"/>
          <w:color w:val="FF0000"/>
          <w:sz w:val="24"/>
          <w:szCs w:val="24"/>
        </w:rPr>
        <w:t xml:space="preserve">enters the connected mode when it receives the connection response.  </w:t>
      </w:r>
      <w:r>
        <w:rPr>
          <w:rFonts w:cs="Arial"/>
          <w:sz w:val="24"/>
          <w:szCs w:val="24"/>
        </w:rPr>
        <w:t>The device can use the scanning procedure after it enters the connected mode. For a master device, using the initiator mode and scanning for connectable advertisements is how additional devices can be added to the master's LE piconet.</w:t>
      </w:r>
    </w:p>
    <w:p w14:paraId="62F15348" w14:textId="77777777" w:rsidR="00E40CCE" w:rsidRPr="003928DF" w:rsidRDefault="00E40CCE" w:rsidP="00F03F8D">
      <w:pPr>
        <w:pStyle w:val="Heading3"/>
      </w:pPr>
      <w:bookmarkStart w:id="36" w:name="_Toc432709650"/>
      <w:bookmarkStart w:id="37" w:name="_Toc443590316"/>
      <w:bookmarkStart w:id="38" w:name="_Toc448771359"/>
      <w:r w:rsidRPr="00B03027">
        <w:t xml:space="preserve">[Modified Section] </w:t>
      </w:r>
      <w:r w:rsidRPr="00F03F8D">
        <w:t>Section 4.2.2.5 Connecting Procedure</w:t>
      </w:r>
      <w:bookmarkEnd w:id="36"/>
      <w:bookmarkEnd w:id="37"/>
      <w:bookmarkEnd w:id="38"/>
    </w:p>
    <w:p w14:paraId="5F14D45C" w14:textId="77777777" w:rsidR="00E40CCE" w:rsidRDefault="00E40CCE" w:rsidP="00E40CCE">
      <w:pPr>
        <w:autoSpaceDE w:val="0"/>
        <w:autoSpaceDN w:val="0"/>
        <w:adjustRightInd w:val="0"/>
        <w:spacing w:after="0" w:line="240" w:lineRule="auto"/>
        <w:rPr>
          <w:rFonts w:cs="Arial"/>
          <w:b/>
          <w:bCs/>
          <w:i/>
          <w:iCs/>
          <w:sz w:val="24"/>
          <w:szCs w:val="24"/>
        </w:rPr>
      </w:pPr>
    </w:p>
    <w:p w14:paraId="3D23BA25" w14:textId="77777777" w:rsidR="00E40CCE" w:rsidRDefault="00E40CCE" w:rsidP="00E40CCE">
      <w:pPr>
        <w:autoSpaceDE w:val="0"/>
        <w:autoSpaceDN w:val="0"/>
        <w:adjustRightInd w:val="0"/>
        <w:spacing w:after="0" w:line="240" w:lineRule="auto"/>
        <w:rPr>
          <w:rFonts w:cs="Arial"/>
          <w:b/>
          <w:bCs/>
          <w:i/>
          <w:iCs/>
          <w:sz w:val="24"/>
          <w:szCs w:val="24"/>
        </w:rPr>
      </w:pPr>
      <w:r>
        <w:rPr>
          <w:rFonts w:cs="Arial"/>
          <w:b/>
          <w:bCs/>
          <w:i/>
          <w:iCs/>
          <w:sz w:val="24"/>
          <w:szCs w:val="24"/>
        </w:rPr>
        <w:t>4.2.2.5 Connecting Procedure</w:t>
      </w:r>
    </w:p>
    <w:p w14:paraId="1EA8E66D" w14:textId="77777777" w:rsidR="00E40CCE" w:rsidRDefault="00E40CCE" w:rsidP="00E40CCE">
      <w:pPr>
        <w:autoSpaceDE w:val="0"/>
        <w:autoSpaceDN w:val="0"/>
        <w:adjustRightInd w:val="0"/>
        <w:spacing w:after="0" w:line="240" w:lineRule="auto"/>
        <w:rPr>
          <w:rFonts w:cs="Arial"/>
          <w:b/>
          <w:bCs/>
          <w:i/>
          <w:iCs/>
          <w:sz w:val="24"/>
          <w:szCs w:val="24"/>
        </w:rPr>
      </w:pPr>
    </w:p>
    <w:p w14:paraId="509C93ED" w14:textId="77777777" w:rsidR="00E40CCE" w:rsidRDefault="00E40CCE" w:rsidP="00E40CCE">
      <w:pPr>
        <w:autoSpaceDE w:val="0"/>
        <w:autoSpaceDN w:val="0"/>
        <w:adjustRightInd w:val="0"/>
        <w:spacing w:after="0" w:line="240" w:lineRule="auto"/>
        <w:rPr>
          <w:rFonts w:cs="Arial"/>
          <w:sz w:val="24"/>
          <w:szCs w:val="24"/>
        </w:rPr>
      </w:pPr>
      <w:r w:rsidRPr="008F6538">
        <w:rPr>
          <w:rFonts w:cs="Arial"/>
          <w:sz w:val="24"/>
          <w:szCs w:val="24"/>
        </w:rPr>
        <w:t>The procedure for forming connections is asymmetrical and requires that one</w:t>
      </w:r>
      <w:r>
        <w:rPr>
          <w:rFonts w:cs="Arial"/>
          <w:sz w:val="24"/>
          <w:szCs w:val="24"/>
        </w:rPr>
        <w:t xml:space="preserve"> </w:t>
      </w:r>
      <w:r w:rsidRPr="008F6538">
        <w:rPr>
          <w:rFonts w:cs="Arial"/>
          <w:sz w:val="24"/>
          <w:szCs w:val="24"/>
        </w:rPr>
        <w:t>Bluetooth device carries out the advertising procedure while the other</w:t>
      </w:r>
      <w:r>
        <w:rPr>
          <w:rFonts w:cs="Arial"/>
          <w:sz w:val="24"/>
          <w:szCs w:val="24"/>
        </w:rPr>
        <w:t xml:space="preserve"> </w:t>
      </w:r>
      <w:r w:rsidRPr="008F6538">
        <w:rPr>
          <w:rFonts w:cs="Arial"/>
          <w:sz w:val="24"/>
          <w:szCs w:val="24"/>
        </w:rPr>
        <w:t>Bluetooth device carries out the scanning procedure. The advertising</w:t>
      </w:r>
      <w:r>
        <w:rPr>
          <w:rFonts w:cs="Arial"/>
          <w:sz w:val="24"/>
          <w:szCs w:val="24"/>
        </w:rPr>
        <w:t xml:space="preserve"> </w:t>
      </w:r>
      <w:r w:rsidRPr="008F6538">
        <w:rPr>
          <w:rFonts w:cs="Arial"/>
          <w:sz w:val="24"/>
          <w:szCs w:val="24"/>
        </w:rPr>
        <w:t>procedure can be targeted, so that only one device will respond to the</w:t>
      </w:r>
      <w:r>
        <w:rPr>
          <w:rFonts w:cs="Arial"/>
          <w:sz w:val="24"/>
          <w:szCs w:val="24"/>
        </w:rPr>
        <w:t xml:space="preserve"> </w:t>
      </w:r>
      <w:r w:rsidRPr="008F6538">
        <w:rPr>
          <w:rFonts w:cs="Arial"/>
          <w:sz w:val="24"/>
          <w:szCs w:val="24"/>
        </w:rPr>
        <w:t>advertising. The scanning device can also target an advertising device by first</w:t>
      </w:r>
      <w:r>
        <w:rPr>
          <w:rFonts w:cs="Arial"/>
          <w:sz w:val="24"/>
          <w:szCs w:val="24"/>
        </w:rPr>
        <w:t xml:space="preserve"> </w:t>
      </w:r>
      <w:r w:rsidRPr="008F6538">
        <w:rPr>
          <w:rFonts w:cs="Arial"/>
          <w:sz w:val="24"/>
          <w:szCs w:val="24"/>
        </w:rPr>
        <w:t>discovering that the advertising device is present in a connectable manner, and</w:t>
      </w:r>
      <w:r>
        <w:rPr>
          <w:rFonts w:cs="Arial"/>
          <w:sz w:val="24"/>
          <w:szCs w:val="24"/>
        </w:rPr>
        <w:t xml:space="preserve"> </w:t>
      </w:r>
      <w:r w:rsidRPr="008F6538">
        <w:rPr>
          <w:rFonts w:cs="Arial"/>
          <w:sz w:val="24"/>
          <w:szCs w:val="24"/>
        </w:rPr>
        <w:t>in the given area, and then scanning only connectable advertising events from</w:t>
      </w:r>
      <w:r>
        <w:rPr>
          <w:rFonts w:cs="Arial"/>
          <w:sz w:val="24"/>
          <w:szCs w:val="24"/>
        </w:rPr>
        <w:t xml:space="preserve"> </w:t>
      </w:r>
      <w:r w:rsidRPr="008F6538">
        <w:rPr>
          <w:rFonts w:cs="Arial"/>
          <w:sz w:val="24"/>
          <w:szCs w:val="24"/>
        </w:rPr>
        <w:t>that device using the device filter. After receiving connectable advertising</w:t>
      </w:r>
      <w:r>
        <w:rPr>
          <w:rFonts w:cs="Arial"/>
          <w:sz w:val="24"/>
          <w:szCs w:val="24"/>
        </w:rPr>
        <w:t xml:space="preserve"> </w:t>
      </w:r>
      <w:r w:rsidRPr="008F6538">
        <w:rPr>
          <w:rFonts w:cs="Arial"/>
          <w:sz w:val="24"/>
          <w:szCs w:val="24"/>
        </w:rPr>
        <w:t>events from the targeted advertising device, it can initiate a connection by</w:t>
      </w:r>
      <w:r>
        <w:rPr>
          <w:rFonts w:cs="Arial"/>
          <w:sz w:val="24"/>
          <w:szCs w:val="24"/>
        </w:rPr>
        <w:t xml:space="preserve"> </w:t>
      </w:r>
      <w:r w:rsidRPr="008F6538">
        <w:rPr>
          <w:rFonts w:cs="Arial"/>
          <w:sz w:val="24"/>
          <w:szCs w:val="24"/>
        </w:rPr>
        <w:t>sending the connection request to the targeted advertising device over the</w:t>
      </w:r>
      <w:r>
        <w:rPr>
          <w:rFonts w:cs="Arial"/>
          <w:sz w:val="24"/>
          <w:szCs w:val="24"/>
        </w:rPr>
        <w:t xml:space="preserve"> </w:t>
      </w:r>
      <w:r w:rsidRPr="00D5160D">
        <w:rPr>
          <w:rFonts w:cs="Arial"/>
          <w:color w:val="FF0000"/>
          <w:sz w:val="24"/>
          <w:szCs w:val="24"/>
        </w:rPr>
        <w:t xml:space="preserve">primary </w:t>
      </w:r>
      <w:r w:rsidRPr="008F6538">
        <w:rPr>
          <w:rFonts w:cs="Arial"/>
          <w:sz w:val="24"/>
          <w:szCs w:val="24"/>
        </w:rPr>
        <w:t xml:space="preserve">advertising </w:t>
      </w:r>
      <w:r w:rsidRPr="000A7081">
        <w:rPr>
          <w:rFonts w:cs="Arial"/>
          <w:strike/>
          <w:sz w:val="24"/>
          <w:szCs w:val="24"/>
        </w:rPr>
        <w:t>broadcast physical</w:t>
      </w:r>
      <w:r w:rsidRPr="008F6538">
        <w:rPr>
          <w:rFonts w:cs="Arial"/>
          <w:sz w:val="24"/>
          <w:szCs w:val="24"/>
        </w:rPr>
        <w:t xml:space="preserve"> channel</w:t>
      </w:r>
      <w:r>
        <w:rPr>
          <w:rFonts w:cs="Arial"/>
          <w:sz w:val="24"/>
          <w:szCs w:val="24"/>
        </w:rPr>
        <w:t xml:space="preserve"> </w:t>
      </w:r>
      <w:r w:rsidRPr="00D5160D">
        <w:rPr>
          <w:rFonts w:cs="Arial"/>
          <w:color w:val="FF0000"/>
          <w:sz w:val="24"/>
          <w:szCs w:val="24"/>
        </w:rPr>
        <w:t>or secondary advertising channel</w:t>
      </w:r>
      <w:r w:rsidRPr="008F6538">
        <w:rPr>
          <w:rFonts w:cs="Arial"/>
          <w:sz w:val="24"/>
          <w:szCs w:val="24"/>
        </w:rPr>
        <w:t>.</w:t>
      </w:r>
    </w:p>
    <w:p w14:paraId="21E3CB02" w14:textId="77777777" w:rsidR="00E40CCE" w:rsidRDefault="00E40CCE" w:rsidP="00E40CCE">
      <w:pPr>
        <w:autoSpaceDE w:val="0"/>
        <w:autoSpaceDN w:val="0"/>
        <w:adjustRightInd w:val="0"/>
        <w:spacing w:after="0" w:line="240" w:lineRule="auto"/>
        <w:rPr>
          <w:rFonts w:cs="Arial"/>
          <w:sz w:val="24"/>
          <w:szCs w:val="24"/>
        </w:rPr>
      </w:pPr>
    </w:p>
    <w:p w14:paraId="3AEFD262" w14:textId="77777777" w:rsidR="00E40CCE" w:rsidRDefault="00E40CCE" w:rsidP="00E40CCE">
      <w:pPr>
        <w:autoSpaceDE w:val="0"/>
        <w:autoSpaceDN w:val="0"/>
        <w:adjustRightInd w:val="0"/>
        <w:spacing w:after="0" w:line="240" w:lineRule="auto"/>
        <w:rPr>
          <w:rFonts w:cs="Arial"/>
          <w:sz w:val="24"/>
          <w:szCs w:val="24"/>
        </w:rPr>
      </w:pPr>
      <w:r w:rsidRPr="008F6538">
        <w:rPr>
          <w:rFonts w:cs="Arial"/>
          <w:sz w:val="24"/>
          <w:szCs w:val="24"/>
        </w:rPr>
        <w:t>Time spent scanning while connected needs to be balanced with the</w:t>
      </w:r>
      <w:r>
        <w:rPr>
          <w:rFonts w:cs="Arial"/>
          <w:sz w:val="24"/>
          <w:szCs w:val="24"/>
        </w:rPr>
        <w:t xml:space="preserve"> </w:t>
      </w:r>
      <w:r w:rsidRPr="008F6538">
        <w:rPr>
          <w:rFonts w:cs="Arial"/>
          <w:sz w:val="24"/>
          <w:szCs w:val="24"/>
        </w:rPr>
        <w:t>connection requirements needed to maintain the already established</w:t>
      </w:r>
      <w:r>
        <w:rPr>
          <w:rFonts w:cs="Arial"/>
          <w:sz w:val="24"/>
          <w:szCs w:val="24"/>
        </w:rPr>
        <w:t xml:space="preserve"> </w:t>
      </w:r>
      <w:r w:rsidRPr="008F6538">
        <w:rPr>
          <w:rFonts w:cs="Arial"/>
          <w:sz w:val="24"/>
          <w:szCs w:val="24"/>
        </w:rPr>
        <w:t>connection with the other LE devices in the piconet.</w:t>
      </w:r>
    </w:p>
    <w:p w14:paraId="1D66DE75" w14:textId="77777777" w:rsidR="001A510A" w:rsidRPr="00AA0404" w:rsidRDefault="001A510A" w:rsidP="001A510A">
      <w:pPr>
        <w:pStyle w:val="Heading2"/>
        <w:numPr>
          <w:ilvl w:val="1"/>
          <w:numId w:val="15"/>
        </w:numPr>
      </w:pPr>
      <w:bookmarkStart w:id="39" w:name="_Toc425872028"/>
      <w:bookmarkStart w:id="40" w:name="_Toc428276006"/>
      <w:bookmarkStart w:id="41" w:name="_Toc428276007"/>
      <w:bookmarkStart w:id="42" w:name="_Toc443590317"/>
      <w:bookmarkStart w:id="43" w:name="_Toc432709651"/>
      <w:bookmarkStart w:id="44" w:name="_Toc448771360"/>
      <w:bookmarkEnd w:id="39"/>
      <w:bookmarkEnd w:id="40"/>
      <w:bookmarkEnd w:id="41"/>
      <w:r>
        <w:t>Volume 1, Part E: General Terminology and Interpretation</w:t>
      </w:r>
      <w:bookmarkEnd w:id="44"/>
    </w:p>
    <w:p w14:paraId="0E70F4B7" w14:textId="77777777" w:rsidR="001A510A" w:rsidRPr="003928DF" w:rsidRDefault="001A510A" w:rsidP="00F03F8D">
      <w:pPr>
        <w:pStyle w:val="Heading3"/>
      </w:pPr>
      <w:bookmarkStart w:id="45" w:name="_Toc448771361"/>
      <w:r w:rsidRPr="00B03027">
        <w:t xml:space="preserve">[New Section] </w:t>
      </w:r>
      <w:r w:rsidRPr="00F03F8D">
        <w:t>X Naming Conventions</w:t>
      </w:r>
      <w:bookmarkEnd w:id="45"/>
    </w:p>
    <w:p w14:paraId="1E68CB87" w14:textId="77777777" w:rsidR="001A510A" w:rsidRDefault="001A510A" w:rsidP="001A510A">
      <w:pPr>
        <w:rPr>
          <w:color w:val="FF0000"/>
        </w:rPr>
      </w:pPr>
      <w:r>
        <w:rPr>
          <w:b/>
          <w:color w:val="FF0000"/>
        </w:rPr>
        <w:t>X Naming Conventions</w:t>
      </w:r>
    </w:p>
    <w:p w14:paraId="3554B29D" w14:textId="77777777" w:rsidR="001A510A" w:rsidRDefault="001A510A" w:rsidP="001A510A">
      <w:pPr>
        <w:rPr>
          <w:color w:val="FF0000"/>
        </w:rPr>
      </w:pPr>
      <w:r>
        <w:rPr>
          <w:b/>
          <w:color w:val="FF0000"/>
        </w:rPr>
        <w:t>X.1 BR/EDR</w:t>
      </w:r>
    </w:p>
    <w:p w14:paraId="0D551033" w14:textId="77777777" w:rsidR="001A510A" w:rsidRPr="00AF5562" w:rsidRDefault="001A510A" w:rsidP="001A510A">
      <w:pPr>
        <w:rPr>
          <w:color w:val="FF0000"/>
        </w:rPr>
      </w:pPr>
      <w:r>
        <w:rPr>
          <w:color w:val="FF0000"/>
        </w:rPr>
        <w:t>This section is not currently used.</w:t>
      </w:r>
    </w:p>
    <w:p w14:paraId="135B1BDE" w14:textId="77777777" w:rsidR="001A510A" w:rsidRDefault="001A510A" w:rsidP="001A510A">
      <w:pPr>
        <w:rPr>
          <w:color w:val="FF0000"/>
        </w:rPr>
      </w:pPr>
      <w:r>
        <w:rPr>
          <w:b/>
          <w:color w:val="FF0000"/>
        </w:rPr>
        <w:t>X.2 Bluetooth Low Energy</w:t>
      </w:r>
    </w:p>
    <w:p w14:paraId="2948D4FD" w14:textId="77777777" w:rsidR="001A510A" w:rsidRPr="008546C8" w:rsidRDefault="001A510A" w:rsidP="001A510A">
      <w:pPr>
        <w:rPr>
          <w:color w:val="FF0000"/>
        </w:rPr>
      </w:pPr>
      <w:r w:rsidRPr="008546C8">
        <w:rPr>
          <w:b/>
          <w:color w:val="FF0000"/>
        </w:rPr>
        <w:t>X.</w:t>
      </w:r>
      <w:r>
        <w:rPr>
          <w:b/>
          <w:color w:val="FF0000"/>
        </w:rPr>
        <w:t>2.1</w:t>
      </w:r>
      <w:r w:rsidRPr="008546C8">
        <w:rPr>
          <w:b/>
          <w:color w:val="FF0000"/>
        </w:rPr>
        <w:tab/>
        <w:t>Link Layer PDUs</w:t>
      </w:r>
    </w:p>
    <w:p w14:paraId="6A1FB05F" w14:textId="77777777" w:rsidR="001A510A" w:rsidRPr="008546C8" w:rsidRDefault="001A510A" w:rsidP="001A510A">
      <w:pPr>
        <w:autoSpaceDE w:val="0"/>
        <w:autoSpaceDN w:val="0"/>
        <w:adjustRightInd w:val="0"/>
        <w:spacing w:after="240" w:line="240" w:lineRule="auto"/>
        <w:rPr>
          <w:rFonts w:cs="Arial"/>
          <w:color w:val="FF0000"/>
          <w:sz w:val="24"/>
          <w:szCs w:val="24"/>
        </w:rPr>
      </w:pPr>
      <w:r w:rsidRPr="008546C8">
        <w:rPr>
          <w:rFonts w:cs="Arial"/>
          <w:color w:val="FF0000"/>
          <w:sz w:val="24"/>
          <w:szCs w:val="24"/>
        </w:rPr>
        <w:t>A consistent naming scheme is used for Link Layer PDUs to make their purpose and usage clearer.</w:t>
      </w:r>
    </w:p>
    <w:p w14:paraId="5CBE0AC5" w14:textId="77777777" w:rsidR="001A510A" w:rsidRPr="008546C8" w:rsidRDefault="001A510A" w:rsidP="001A510A">
      <w:pPr>
        <w:autoSpaceDE w:val="0"/>
        <w:autoSpaceDN w:val="0"/>
        <w:adjustRightInd w:val="0"/>
        <w:spacing w:after="240" w:line="240" w:lineRule="auto"/>
        <w:rPr>
          <w:rFonts w:cs="Arial"/>
          <w:color w:val="FF0000"/>
          <w:sz w:val="24"/>
          <w:szCs w:val="24"/>
        </w:rPr>
      </w:pPr>
      <w:r w:rsidRPr="008546C8">
        <w:rPr>
          <w:rFonts w:cs="Arial"/>
          <w:color w:val="FF0000"/>
          <w:sz w:val="24"/>
          <w:szCs w:val="24"/>
        </w:rPr>
        <w:t>The PDU name consists of up to five components. Each component is entirely uppercase. Those components that are present are separated by a single underscore (e.g. if only three of the five components are present, there are two underscores, not four). In order, these components are:</w:t>
      </w:r>
    </w:p>
    <w:p w14:paraId="01B014BE" w14:textId="77777777" w:rsidR="001A510A" w:rsidRPr="008546C8" w:rsidRDefault="001A510A" w:rsidP="007661BB">
      <w:pPr>
        <w:pStyle w:val="ListParagraph"/>
        <w:numPr>
          <w:ilvl w:val="0"/>
          <w:numId w:val="29"/>
        </w:numPr>
        <w:autoSpaceDE w:val="0"/>
        <w:autoSpaceDN w:val="0"/>
        <w:adjustRightInd w:val="0"/>
        <w:spacing w:after="240" w:line="240" w:lineRule="auto"/>
        <w:rPr>
          <w:rFonts w:cs="Arial"/>
          <w:color w:val="FF0000"/>
          <w:sz w:val="24"/>
          <w:szCs w:val="24"/>
        </w:rPr>
      </w:pPr>
      <w:r w:rsidRPr="008546C8">
        <w:rPr>
          <w:rFonts w:cs="Arial"/>
          <w:color w:val="FF0000"/>
          <w:sz w:val="24"/>
          <w:szCs w:val="24"/>
        </w:rPr>
        <w:t>Where the PDU is used (optional)</w:t>
      </w:r>
    </w:p>
    <w:p w14:paraId="5B186316" w14:textId="77777777" w:rsidR="001A510A" w:rsidRPr="008546C8" w:rsidRDefault="001A510A" w:rsidP="007661BB">
      <w:pPr>
        <w:pStyle w:val="ListParagraph"/>
        <w:numPr>
          <w:ilvl w:val="0"/>
          <w:numId w:val="29"/>
        </w:numPr>
        <w:autoSpaceDE w:val="0"/>
        <w:autoSpaceDN w:val="0"/>
        <w:adjustRightInd w:val="0"/>
        <w:spacing w:after="240" w:line="240" w:lineRule="auto"/>
        <w:rPr>
          <w:rFonts w:cs="Arial"/>
          <w:color w:val="FF0000"/>
          <w:sz w:val="24"/>
          <w:szCs w:val="24"/>
        </w:rPr>
      </w:pPr>
      <w:r w:rsidRPr="008546C8">
        <w:rPr>
          <w:rFonts w:cs="Arial"/>
          <w:color w:val="FF0000"/>
          <w:sz w:val="24"/>
          <w:szCs w:val="24"/>
        </w:rPr>
        <w:t>When the PDU is used (mandatory)</w:t>
      </w:r>
    </w:p>
    <w:p w14:paraId="519E2753" w14:textId="77777777" w:rsidR="001A510A" w:rsidRPr="008546C8" w:rsidRDefault="001A510A" w:rsidP="007661BB">
      <w:pPr>
        <w:pStyle w:val="ListParagraph"/>
        <w:numPr>
          <w:ilvl w:val="0"/>
          <w:numId w:val="29"/>
        </w:numPr>
        <w:autoSpaceDE w:val="0"/>
        <w:autoSpaceDN w:val="0"/>
        <w:adjustRightInd w:val="0"/>
        <w:spacing w:after="240" w:line="240" w:lineRule="auto"/>
        <w:rPr>
          <w:rFonts w:cs="Arial"/>
          <w:color w:val="FF0000"/>
          <w:sz w:val="24"/>
          <w:szCs w:val="24"/>
        </w:rPr>
      </w:pPr>
      <w:r w:rsidRPr="008546C8">
        <w:rPr>
          <w:rFonts w:cs="Arial"/>
          <w:color w:val="FF0000"/>
          <w:sz w:val="24"/>
          <w:szCs w:val="24"/>
        </w:rPr>
        <w:t>What the PDU does (optional but usually present)</w:t>
      </w:r>
    </w:p>
    <w:p w14:paraId="3B576DF3" w14:textId="77777777" w:rsidR="001A510A" w:rsidRPr="008546C8" w:rsidRDefault="001A510A" w:rsidP="007661BB">
      <w:pPr>
        <w:pStyle w:val="ListParagraph"/>
        <w:numPr>
          <w:ilvl w:val="0"/>
          <w:numId w:val="29"/>
        </w:numPr>
        <w:autoSpaceDE w:val="0"/>
        <w:autoSpaceDN w:val="0"/>
        <w:adjustRightInd w:val="0"/>
        <w:spacing w:after="240" w:line="240" w:lineRule="auto"/>
        <w:rPr>
          <w:rFonts w:cs="Arial"/>
          <w:color w:val="FF0000"/>
          <w:sz w:val="24"/>
          <w:szCs w:val="24"/>
        </w:rPr>
      </w:pPr>
      <w:r w:rsidRPr="008546C8">
        <w:rPr>
          <w:rFonts w:cs="Arial"/>
          <w:color w:val="FF0000"/>
          <w:sz w:val="24"/>
          <w:szCs w:val="24"/>
        </w:rPr>
        <w:t>Version (optional)</w:t>
      </w:r>
    </w:p>
    <w:p w14:paraId="2421D21B" w14:textId="77777777" w:rsidR="001A510A" w:rsidRPr="008546C8" w:rsidRDefault="001A510A" w:rsidP="007661BB">
      <w:pPr>
        <w:pStyle w:val="ListParagraph"/>
        <w:numPr>
          <w:ilvl w:val="0"/>
          <w:numId w:val="29"/>
        </w:numPr>
        <w:autoSpaceDE w:val="0"/>
        <w:autoSpaceDN w:val="0"/>
        <w:adjustRightInd w:val="0"/>
        <w:spacing w:after="240" w:line="240" w:lineRule="auto"/>
        <w:rPr>
          <w:rFonts w:cs="Arial"/>
          <w:color w:val="FF0000"/>
          <w:sz w:val="24"/>
          <w:szCs w:val="24"/>
        </w:rPr>
      </w:pPr>
      <w:r w:rsidRPr="008546C8">
        <w:rPr>
          <w:rFonts w:cs="Arial"/>
          <w:color w:val="FF0000"/>
          <w:sz w:val="24"/>
          <w:szCs w:val="24"/>
        </w:rPr>
        <w:t>How the PDU is used (mandatory)</w:t>
      </w:r>
    </w:p>
    <w:p w14:paraId="40860C95" w14:textId="77777777" w:rsidR="001A510A" w:rsidRPr="008546C8" w:rsidRDefault="001A510A" w:rsidP="001A510A">
      <w:pPr>
        <w:autoSpaceDE w:val="0"/>
        <w:autoSpaceDN w:val="0"/>
        <w:adjustRightInd w:val="0"/>
        <w:spacing w:after="240" w:line="240" w:lineRule="auto"/>
        <w:rPr>
          <w:rFonts w:cs="Arial"/>
          <w:color w:val="FF0000"/>
          <w:sz w:val="24"/>
          <w:szCs w:val="24"/>
        </w:rPr>
      </w:pPr>
      <w:r w:rsidRPr="008546C8">
        <w:rPr>
          <w:rFonts w:cs="Arial"/>
          <w:color w:val="FF0000"/>
          <w:sz w:val="24"/>
          <w:szCs w:val="24"/>
        </w:rPr>
        <w:t>The first component (“where”) indicates which physical channel the PDU is used on. The values currently used are shown in table X.1.</w:t>
      </w:r>
    </w:p>
    <w:tbl>
      <w:tblPr>
        <w:tblStyle w:val="TableGrid"/>
        <w:tblW w:w="0" w:type="auto"/>
        <w:tblLook w:val="04A0" w:firstRow="1" w:lastRow="0" w:firstColumn="1" w:lastColumn="0" w:noHBand="0" w:noVBand="1"/>
      </w:tblPr>
      <w:tblGrid>
        <w:gridCol w:w="803"/>
        <w:gridCol w:w="7933"/>
      </w:tblGrid>
      <w:tr w:rsidR="001A510A" w:rsidRPr="00AF5562" w14:paraId="74553B05" w14:textId="77777777" w:rsidTr="00A17863">
        <w:tc>
          <w:tcPr>
            <w:tcW w:w="0" w:type="auto"/>
            <w:vAlign w:val="center"/>
          </w:tcPr>
          <w:p w14:paraId="719D8180" w14:textId="77777777" w:rsidR="001A510A" w:rsidRPr="008546C8" w:rsidRDefault="001A510A" w:rsidP="00A17863">
            <w:pPr>
              <w:autoSpaceDE w:val="0"/>
              <w:autoSpaceDN w:val="0"/>
              <w:adjustRightInd w:val="0"/>
              <w:spacing w:before="80" w:after="80"/>
              <w:rPr>
                <w:rFonts w:cs="Arial"/>
                <w:b/>
                <w:color w:val="FF0000"/>
              </w:rPr>
            </w:pPr>
            <w:r w:rsidRPr="008546C8">
              <w:rPr>
                <w:rFonts w:cs="Arial"/>
                <w:b/>
                <w:color w:val="FF0000"/>
              </w:rPr>
              <w:t>Value</w:t>
            </w:r>
          </w:p>
        </w:tc>
        <w:tc>
          <w:tcPr>
            <w:tcW w:w="0" w:type="auto"/>
            <w:vAlign w:val="center"/>
          </w:tcPr>
          <w:p w14:paraId="427DEF61" w14:textId="77777777" w:rsidR="001A510A" w:rsidRPr="008546C8" w:rsidRDefault="001A510A" w:rsidP="00A17863">
            <w:pPr>
              <w:autoSpaceDE w:val="0"/>
              <w:autoSpaceDN w:val="0"/>
              <w:adjustRightInd w:val="0"/>
              <w:spacing w:before="80" w:after="80"/>
              <w:rPr>
                <w:rFonts w:cs="Arial"/>
                <w:b/>
                <w:color w:val="FF0000"/>
              </w:rPr>
            </w:pPr>
            <w:r w:rsidRPr="008546C8">
              <w:rPr>
                <w:rFonts w:cs="Arial"/>
                <w:b/>
                <w:color w:val="FF0000"/>
              </w:rPr>
              <w:t>Meaning</w:t>
            </w:r>
          </w:p>
        </w:tc>
      </w:tr>
      <w:tr w:rsidR="001A510A" w:rsidRPr="00AF5562" w14:paraId="0A3F9761" w14:textId="77777777" w:rsidTr="00A17863">
        <w:tc>
          <w:tcPr>
            <w:tcW w:w="0" w:type="auto"/>
            <w:vAlign w:val="center"/>
          </w:tcPr>
          <w:p w14:paraId="04C62668" w14:textId="77777777" w:rsidR="001A510A" w:rsidRPr="008546C8" w:rsidRDefault="001A510A" w:rsidP="00A17863">
            <w:pPr>
              <w:autoSpaceDE w:val="0"/>
              <w:autoSpaceDN w:val="0"/>
              <w:adjustRightInd w:val="0"/>
              <w:spacing w:before="80" w:after="80"/>
              <w:rPr>
                <w:rFonts w:cs="Arial"/>
                <w:i/>
                <w:color w:val="FF0000"/>
              </w:rPr>
            </w:pPr>
            <w:r w:rsidRPr="008546C8">
              <w:rPr>
                <w:rFonts w:cs="Arial"/>
                <w:i/>
                <w:color w:val="FF0000"/>
              </w:rPr>
              <w:t>none</w:t>
            </w:r>
          </w:p>
        </w:tc>
        <w:tc>
          <w:tcPr>
            <w:tcW w:w="0" w:type="auto"/>
            <w:vAlign w:val="center"/>
          </w:tcPr>
          <w:p w14:paraId="40BC135C" w14:textId="77777777" w:rsidR="001A510A" w:rsidRPr="008546C8" w:rsidRDefault="001A510A" w:rsidP="00A17863">
            <w:pPr>
              <w:autoSpaceDE w:val="0"/>
              <w:autoSpaceDN w:val="0"/>
              <w:adjustRightInd w:val="0"/>
              <w:spacing w:before="80" w:after="80"/>
              <w:rPr>
                <w:rFonts w:cs="Arial"/>
                <w:color w:val="FF0000"/>
              </w:rPr>
            </w:pPr>
            <w:r w:rsidRPr="008546C8">
              <w:rPr>
                <w:rFonts w:cs="Arial"/>
                <w:color w:val="FF0000"/>
              </w:rPr>
              <w:t>PDU is used on the primary advertising channel or any non-advertising channel</w:t>
            </w:r>
          </w:p>
        </w:tc>
      </w:tr>
      <w:tr w:rsidR="001A510A" w:rsidRPr="00AF5562" w14:paraId="07D31A66" w14:textId="77777777" w:rsidTr="00A17863">
        <w:tc>
          <w:tcPr>
            <w:tcW w:w="0" w:type="auto"/>
            <w:vAlign w:val="center"/>
          </w:tcPr>
          <w:p w14:paraId="449F0761" w14:textId="77777777" w:rsidR="001A510A" w:rsidRPr="008546C8" w:rsidRDefault="001A510A" w:rsidP="00A17863">
            <w:pPr>
              <w:autoSpaceDE w:val="0"/>
              <w:autoSpaceDN w:val="0"/>
              <w:adjustRightInd w:val="0"/>
              <w:spacing w:before="80" w:after="80"/>
              <w:rPr>
                <w:rFonts w:cs="Arial"/>
                <w:color w:val="FF0000"/>
              </w:rPr>
            </w:pPr>
            <w:r w:rsidRPr="008546C8">
              <w:rPr>
                <w:rFonts w:cs="Arial"/>
                <w:color w:val="FF0000"/>
              </w:rPr>
              <w:t>AUX</w:t>
            </w:r>
          </w:p>
        </w:tc>
        <w:tc>
          <w:tcPr>
            <w:tcW w:w="0" w:type="auto"/>
            <w:vAlign w:val="center"/>
          </w:tcPr>
          <w:p w14:paraId="23EAF559" w14:textId="77777777" w:rsidR="001A510A" w:rsidRPr="008546C8" w:rsidRDefault="001A510A" w:rsidP="00A17863">
            <w:pPr>
              <w:autoSpaceDE w:val="0"/>
              <w:autoSpaceDN w:val="0"/>
              <w:adjustRightInd w:val="0"/>
              <w:spacing w:before="80" w:after="80"/>
              <w:rPr>
                <w:rFonts w:cs="Arial"/>
                <w:color w:val="FF0000"/>
              </w:rPr>
            </w:pPr>
            <w:r w:rsidRPr="008546C8">
              <w:rPr>
                <w:rFonts w:cs="Arial"/>
                <w:color w:val="FF0000"/>
              </w:rPr>
              <w:t>PDU is used on the secondary advertising channel</w:t>
            </w:r>
          </w:p>
        </w:tc>
      </w:tr>
    </w:tbl>
    <w:p w14:paraId="48A85DF9" w14:textId="77777777" w:rsidR="001A510A" w:rsidRPr="008546C8" w:rsidRDefault="001A510A" w:rsidP="001A510A">
      <w:pPr>
        <w:autoSpaceDE w:val="0"/>
        <w:autoSpaceDN w:val="0"/>
        <w:adjustRightInd w:val="0"/>
        <w:spacing w:after="240" w:line="240" w:lineRule="auto"/>
        <w:rPr>
          <w:rFonts w:cs="Arial"/>
          <w:color w:val="FF0000"/>
          <w:sz w:val="20"/>
          <w:szCs w:val="20"/>
        </w:rPr>
      </w:pPr>
      <w:r w:rsidRPr="008546C8">
        <w:rPr>
          <w:rFonts w:cs="Arial"/>
          <w:i/>
          <w:color w:val="FF0000"/>
          <w:sz w:val="20"/>
          <w:szCs w:val="20"/>
        </w:rPr>
        <w:t>Table X.1: first component (“where”) values</w:t>
      </w:r>
    </w:p>
    <w:p w14:paraId="7E29E5A8" w14:textId="77777777" w:rsidR="001A510A" w:rsidRPr="008546C8" w:rsidRDefault="001A510A" w:rsidP="001A510A">
      <w:pPr>
        <w:autoSpaceDE w:val="0"/>
        <w:autoSpaceDN w:val="0"/>
        <w:adjustRightInd w:val="0"/>
        <w:spacing w:after="240" w:line="240" w:lineRule="auto"/>
        <w:rPr>
          <w:rFonts w:cs="Arial"/>
          <w:color w:val="FF0000"/>
          <w:sz w:val="24"/>
          <w:szCs w:val="24"/>
        </w:rPr>
      </w:pPr>
      <w:r w:rsidRPr="008546C8">
        <w:rPr>
          <w:rFonts w:cs="Arial"/>
          <w:color w:val="FF0000"/>
          <w:sz w:val="24"/>
          <w:szCs w:val="24"/>
        </w:rPr>
        <w:t>The second component (“when”) indicates which kind of Link Layer procedure makes use of the PDU. The values currently used are shown in table X.2.</w:t>
      </w:r>
    </w:p>
    <w:tbl>
      <w:tblPr>
        <w:tblStyle w:val="TableGrid"/>
        <w:tblW w:w="0" w:type="auto"/>
        <w:tblLook w:val="04A0" w:firstRow="1" w:lastRow="0" w:firstColumn="1" w:lastColumn="0" w:noHBand="0" w:noVBand="1"/>
      </w:tblPr>
      <w:tblGrid>
        <w:gridCol w:w="1304"/>
        <w:gridCol w:w="2136"/>
        <w:gridCol w:w="1281"/>
      </w:tblGrid>
      <w:tr w:rsidR="001A510A" w:rsidRPr="00AF5562" w14:paraId="7A9E66BC" w14:textId="77777777" w:rsidTr="00A17863">
        <w:tc>
          <w:tcPr>
            <w:tcW w:w="0" w:type="auto"/>
            <w:vAlign w:val="center"/>
          </w:tcPr>
          <w:p w14:paraId="285C53D2" w14:textId="77777777" w:rsidR="001A510A" w:rsidRPr="008546C8" w:rsidRDefault="001A510A" w:rsidP="00A17863">
            <w:pPr>
              <w:autoSpaceDE w:val="0"/>
              <w:autoSpaceDN w:val="0"/>
              <w:adjustRightInd w:val="0"/>
              <w:spacing w:before="80" w:after="80"/>
              <w:rPr>
                <w:rFonts w:cs="Arial"/>
                <w:b/>
                <w:color w:val="FF0000"/>
              </w:rPr>
            </w:pPr>
            <w:r w:rsidRPr="008546C8">
              <w:rPr>
                <w:rFonts w:cs="Arial"/>
                <w:b/>
                <w:color w:val="FF0000"/>
              </w:rPr>
              <w:t>Value</w:t>
            </w:r>
          </w:p>
        </w:tc>
        <w:tc>
          <w:tcPr>
            <w:tcW w:w="0" w:type="auto"/>
            <w:vAlign w:val="center"/>
          </w:tcPr>
          <w:p w14:paraId="79086771" w14:textId="77777777" w:rsidR="001A510A" w:rsidRPr="008546C8" w:rsidRDefault="001A510A" w:rsidP="00A17863">
            <w:pPr>
              <w:autoSpaceDE w:val="0"/>
              <w:autoSpaceDN w:val="0"/>
              <w:adjustRightInd w:val="0"/>
              <w:spacing w:before="80" w:after="80"/>
              <w:rPr>
                <w:rFonts w:cs="Arial"/>
                <w:b/>
                <w:color w:val="FF0000"/>
              </w:rPr>
            </w:pPr>
            <w:r w:rsidRPr="008546C8">
              <w:rPr>
                <w:rFonts w:cs="Arial"/>
                <w:b/>
                <w:color w:val="FF0000"/>
              </w:rPr>
              <w:t>Meaning</w:t>
            </w:r>
          </w:p>
        </w:tc>
        <w:tc>
          <w:tcPr>
            <w:tcW w:w="0" w:type="auto"/>
          </w:tcPr>
          <w:p w14:paraId="5275572E" w14:textId="77777777" w:rsidR="001A510A" w:rsidRPr="008546C8" w:rsidRDefault="001A510A" w:rsidP="00A17863">
            <w:pPr>
              <w:autoSpaceDE w:val="0"/>
              <w:autoSpaceDN w:val="0"/>
              <w:adjustRightInd w:val="0"/>
              <w:spacing w:before="80" w:after="80"/>
              <w:rPr>
                <w:rFonts w:cs="Arial"/>
                <w:b/>
                <w:color w:val="FF0000"/>
              </w:rPr>
            </w:pPr>
          </w:p>
        </w:tc>
      </w:tr>
      <w:tr w:rsidR="001A510A" w:rsidRPr="00AF5562" w14:paraId="0CE40A8A" w14:textId="77777777" w:rsidTr="00A17863">
        <w:tc>
          <w:tcPr>
            <w:tcW w:w="0" w:type="auto"/>
            <w:vAlign w:val="center"/>
          </w:tcPr>
          <w:p w14:paraId="29D83123" w14:textId="77777777" w:rsidR="001A510A" w:rsidRPr="008546C8" w:rsidRDefault="001A510A" w:rsidP="00A17863">
            <w:pPr>
              <w:autoSpaceDE w:val="0"/>
              <w:autoSpaceDN w:val="0"/>
              <w:adjustRightInd w:val="0"/>
              <w:spacing w:before="80" w:after="80"/>
              <w:rPr>
                <w:rFonts w:cs="Arial"/>
                <w:color w:val="FF0000"/>
              </w:rPr>
            </w:pPr>
            <w:r w:rsidRPr="008546C8">
              <w:rPr>
                <w:rFonts w:cs="Arial"/>
                <w:color w:val="FF0000"/>
              </w:rPr>
              <w:t>ADV</w:t>
            </w:r>
          </w:p>
        </w:tc>
        <w:tc>
          <w:tcPr>
            <w:tcW w:w="0" w:type="auto"/>
            <w:vAlign w:val="center"/>
          </w:tcPr>
          <w:p w14:paraId="65E1C27C" w14:textId="77777777" w:rsidR="001A510A" w:rsidRPr="008546C8" w:rsidRDefault="001A510A" w:rsidP="00A17863">
            <w:pPr>
              <w:autoSpaceDE w:val="0"/>
              <w:autoSpaceDN w:val="0"/>
              <w:adjustRightInd w:val="0"/>
              <w:spacing w:before="80" w:after="80"/>
              <w:rPr>
                <w:rFonts w:cs="Arial"/>
                <w:color w:val="FF0000"/>
              </w:rPr>
            </w:pPr>
            <w:r w:rsidRPr="008546C8">
              <w:rPr>
                <w:rFonts w:cs="Arial"/>
                <w:color w:val="FF0000"/>
              </w:rPr>
              <w:t>Normal advertising</w:t>
            </w:r>
          </w:p>
        </w:tc>
        <w:tc>
          <w:tcPr>
            <w:tcW w:w="0" w:type="auto"/>
          </w:tcPr>
          <w:p w14:paraId="20EF06C9" w14:textId="77777777" w:rsidR="001A510A" w:rsidRPr="008546C8" w:rsidRDefault="001A510A" w:rsidP="00A17863">
            <w:pPr>
              <w:autoSpaceDE w:val="0"/>
              <w:autoSpaceDN w:val="0"/>
              <w:adjustRightInd w:val="0"/>
              <w:spacing w:before="80" w:after="80"/>
              <w:rPr>
                <w:rFonts w:cs="Arial"/>
                <w:color w:val="FF0000"/>
              </w:rPr>
            </w:pPr>
          </w:p>
        </w:tc>
      </w:tr>
      <w:tr w:rsidR="001A510A" w:rsidRPr="00AF5562" w14:paraId="123C8AD4" w14:textId="77777777" w:rsidTr="00A17863">
        <w:tc>
          <w:tcPr>
            <w:tcW w:w="0" w:type="auto"/>
            <w:vAlign w:val="center"/>
          </w:tcPr>
          <w:p w14:paraId="2375087B" w14:textId="77777777" w:rsidR="001A510A" w:rsidRPr="008546C8" w:rsidRDefault="001A510A" w:rsidP="00A17863">
            <w:pPr>
              <w:autoSpaceDE w:val="0"/>
              <w:autoSpaceDN w:val="0"/>
              <w:adjustRightInd w:val="0"/>
              <w:spacing w:before="80" w:after="80"/>
              <w:rPr>
                <w:rFonts w:cs="Arial"/>
                <w:color w:val="FF0000"/>
              </w:rPr>
            </w:pPr>
            <w:r w:rsidRPr="008546C8">
              <w:rPr>
                <w:rFonts w:cs="Arial"/>
                <w:color w:val="FF0000"/>
              </w:rPr>
              <w:t>SYNC</w:t>
            </w:r>
          </w:p>
        </w:tc>
        <w:tc>
          <w:tcPr>
            <w:tcW w:w="0" w:type="auto"/>
            <w:vAlign w:val="center"/>
          </w:tcPr>
          <w:p w14:paraId="5BD320F0" w14:textId="77777777" w:rsidR="001A510A" w:rsidRPr="008546C8" w:rsidRDefault="0008240F" w:rsidP="00A17863">
            <w:pPr>
              <w:autoSpaceDE w:val="0"/>
              <w:autoSpaceDN w:val="0"/>
              <w:adjustRightInd w:val="0"/>
              <w:spacing w:before="80" w:after="80"/>
              <w:rPr>
                <w:rFonts w:cs="Arial"/>
                <w:color w:val="FF0000"/>
              </w:rPr>
            </w:pPr>
            <w:r>
              <w:rPr>
                <w:rFonts w:cs="Arial"/>
                <w:color w:val="FF0000"/>
              </w:rPr>
              <w:t>Periodic</w:t>
            </w:r>
            <w:r w:rsidRPr="008546C8">
              <w:rPr>
                <w:rFonts w:cs="Arial"/>
                <w:color w:val="FF0000"/>
              </w:rPr>
              <w:t xml:space="preserve"> </w:t>
            </w:r>
            <w:r w:rsidR="001A510A" w:rsidRPr="008546C8">
              <w:rPr>
                <w:rFonts w:cs="Arial"/>
                <w:color w:val="FF0000"/>
              </w:rPr>
              <w:t>advertising</w:t>
            </w:r>
          </w:p>
        </w:tc>
        <w:tc>
          <w:tcPr>
            <w:tcW w:w="0" w:type="auto"/>
          </w:tcPr>
          <w:p w14:paraId="4DA37140" w14:textId="77777777" w:rsidR="001A510A" w:rsidRPr="008546C8" w:rsidRDefault="001A510A" w:rsidP="00A17863">
            <w:pPr>
              <w:autoSpaceDE w:val="0"/>
              <w:autoSpaceDN w:val="0"/>
              <w:adjustRightInd w:val="0"/>
              <w:spacing w:before="80" w:after="80"/>
              <w:rPr>
                <w:rFonts w:cs="Arial"/>
                <w:color w:val="FF0000"/>
              </w:rPr>
            </w:pPr>
          </w:p>
        </w:tc>
      </w:tr>
      <w:tr w:rsidR="001A510A" w:rsidRPr="00AF5562" w14:paraId="37A18535" w14:textId="77777777" w:rsidTr="00A17863">
        <w:tc>
          <w:tcPr>
            <w:tcW w:w="0" w:type="auto"/>
            <w:vAlign w:val="center"/>
          </w:tcPr>
          <w:p w14:paraId="37A6B40B" w14:textId="77777777" w:rsidR="001A510A" w:rsidRPr="008546C8" w:rsidRDefault="001A510A" w:rsidP="00A17863">
            <w:pPr>
              <w:autoSpaceDE w:val="0"/>
              <w:autoSpaceDN w:val="0"/>
              <w:adjustRightInd w:val="0"/>
              <w:spacing w:before="80" w:after="80"/>
              <w:rPr>
                <w:rFonts w:cs="Arial"/>
                <w:color w:val="FF0000"/>
              </w:rPr>
            </w:pPr>
            <w:r w:rsidRPr="008546C8">
              <w:rPr>
                <w:rFonts w:cs="Arial"/>
                <w:color w:val="FF0000"/>
              </w:rPr>
              <w:t>SCAN</w:t>
            </w:r>
          </w:p>
        </w:tc>
        <w:tc>
          <w:tcPr>
            <w:tcW w:w="0" w:type="auto"/>
            <w:vAlign w:val="center"/>
          </w:tcPr>
          <w:p w14:paraId="1155D959" w14:textId="77777777" w:rsidR="001A510A" w:rsidRPr="008546C8" w:rsidRDefault="001A510A" w:rsidP="00A17863">
            <w:pPr>
              <w:autoSpaceDE w:val="0"/>
              <w:autoSpaceDN w:val="0"/>
              <w:adjustRightInd w:val="0"/>
              <w:spacing w:before="80" w:after="80"/>
              <w:rPr>
                <w:rFonts w:cs="Arial"/>
                <w:color w:val="FF0000"/>
              </w:rPr>
            </w:pPr>
            <w:r w:rsidRPr="008546C8">
              <w:rPr>
                <w:rFonts w:cs="Arial"/>
                <w:color w:val="FF0000"/>
              </w:rPr>
              <w:t>Scanning</w:t>
            </w:r>
          </w:p>
        </w:tc>
        <w:tc>
          <w:tcPr>
            <w:tcW w:w="0" w:type="auto"/>
          </w:tcPr>
          <w:p w14:paraId="257FEC86" w14:textId="77777777" w:rsidR="001A510A" w:rsidRPr="008546C8" w:rsidRDefault="001A510A" w:rsidP="00A17863">
            <w:pPr>
              <w:autoSpaceDE w:val="0"/>
              <w:autoSpaceDN w:val="0"/>
              <w:adjustRightInd w:val="0"/>
              <w:spacing w:before="80" w:after="80"/>
              <w:rPr>
                <w:rFonts w:cs="Arial"/>
                <w:color w:val="FF0000"/>
              </w:rPr>
            </w:pPr>
          </w:p>
        </w:tc>
      </w:tr>
      <w:tr w:rsidR="001A510A" w:rsidRPr="00AF5562" w14:paraId="3D291285" w14:textId="77777777" w:rsidTr="00A17863">
        <w:tc>
          <w:tcPr>
            <w:tcW w:w="0" w:type="auto"/>
            <w:vAlign w:val="center"/>
          </w:tcPr>
          <w:p w14:paraId="4A800264" w14:textId="77777777" w:rsidR="001A510A" w:rsidRPr="008546C8" w:rsidRDefault="001A510A" w:rsidP="00A17863">
            <w:pPr>
              <w:autoSpaceDE w:val="0"/>
              <w:autoSpaceDN w:val="0"/>
              <w:adjustRightInd w:val="0"/>
              <w:spacing w:before="80" w:after="80"/>
              <w:rPr>
                <w:rFonts w:cs="Arial"/>
                <w:color w:val="FF0000"/>
              </w:rPr>
            </w:pPr>
            <w:r w:rsidRPr="008546C8">
              <w:rPr>
                <w:rFonts w:cs="Arial"/>
                <w:color w:val="FF0000"/>
              </w:rPr>
              <w:t>CONNECT</w:t>
            </w:r>
          </w:p>
        </w:tc>
        <w:tc>
          <w:tcPr>
            <w:tcW w:w="0" w:type="auto"/>
            <w:vAlign w:val="center"/>
          </w:tcPr>
          <w:p w14:paraId="2BE8A2C0" w14:textId="77777777" w:rsidR="001A510A" w:rsidRPr="008546C8" w:rsidRDefault="001A510A" w:rsidP="00A17863">
            <w:pPr>
              <w:autoSpaceDE w:val="0"/>
              <w:autoSpaceDN w:val="0"/>
              <w:adjustRightInd w:val="0"/>
              <w:spacing w:before="80" w:after="80"/>
              <w:rPr>
                <w:rFonts w:cs="Arial"/>
                <w:color w:val="FF0000"/>
              </w:rPr>
            </w:pPr>
            <w:r w:rsidRPr="008546C8">
              <w:rPr>
                <w:rFonts w:cs="Arial"/>
                <w:color w:val="FF0000"/>
              </w:rPr>
              <w:t>Connecting</w:t>
            </w:r>
          </w:p>
        </w:tc>
        <w:tc>
          <w:tcPr>
            <w:tcW w:w="0" w:type="auto"/>
          </w:tcPr>
          <w:p w14:paraId="16B87339" w14:textId="77777777" w:rsidR="001A510A" w:rsidRPr="008546C8" w:rsidRDefault="001A510A" w:rsidP="00A17863">
            <w:pPr>
              <w:autoSpaceDE w:val="0"/>
              <w:autoSpaceDN w:val="0"/>
              <w:adjustRightInd w:val="0"/>
              <w:spacing w:before="80" w:after="80"/>
              <w:rPr>
                <w:rFonts w:cs="Arial"/>
                <w:color w:val="FF0000"/>
              </w:rPr>
            </w:pPr>
          </w:p>
        </w:tc>
      </w:tr>
      <w:tr w:rsidR="00235675" w:rsidRPr="00AF5562" w14:paraId="5120129F" w14:textId="77777777" w:rsidTr="00A17863">
        <w:tc>
          <w:tcPr>
            <w:tcW w:w="0" w:type="auto"/>
            <w:vAlign w:val="center"/>
          </w:tcPr>
          <w:p w14:paraId="6BB856B9" w14:textId="77777777" w:rsidR="00235675" w:rsidRPr="008546C8" w:rsidRDefault="00235675" w:rsidP="00A17863">
            <w:pPr>
              <w:autoSpaceDE w:val="0"/>
              <w:autoSpaceDN w:val="0"/>
              <w:adjustRightInd w:val="0"/>
              <w:spacing w:before="80" w:after="80"/>
              <w:rPr>
                <w:rFonts w:cs="Arial"/>
                <w:color w:val="FF0000"/>
              </w:rPr>
            </w:pPr>
            <w:r>
              <w:rPr>
                <w:rFonts w:cs="Arial"/>
                <w:color w:val="FF0000"/>
              </w:rPr>
              <w:t>CHAIN</w:t>
            </w:r>
          </w:p>
        </w:tc>
        <w:tc>
          <w:tcPr>
            <w:tcW w:w="0" w:type="auto"/>
            <w:vAlign w:val="center"/>
          </w:tcPr>
          <w:p w14:paraId="19E3F251" w14:textId="77777777" w:rsidR="00235675" w:rsidRPr="008546C8" w:rsidRDefault="00235675" w:rsidP="00A17863">
            <w:pPr>
              <w:autoSpaceDE w:val="0"/>
              <w:autoSpaceDN w:val="0"/>
              <w:adjustRightInd w:val="0"/>
              <w:spacing w:before="80" w:after="80"/>
              <w:rPr>
                <w:rFonts w:cs="Arial"/>
                <w:color w:val="FF0000"/>
              </w:rPr>
            </w:pPr>
            <w:r>
              <w:rPr>
                <w:rFonts w:cs="Arial"/>
                <w:color w:val="FF0000"/>
              </w:rPr>
              <w:t>Fragmented Data</w:t>
            </w:r>
          </w:p>
        </w:tc>
        <w:tc>
          <w:tcPr>
            <w:tcW w:w="0" w:type="auto"/>
          </w:tcPr>
          <w:p w14:paraId="58D3D1AF" w14:textId="77777777" w:rsidR="00235675" w:rsidRPr="008546C8" w:rsidRDefault="00235675" w:rsidP="00A17863">
            <w:pPr>
              <w:autoSpaceDE w:val="0"/>
              <w:autoSpaceDN w:val="0"/>
              <w:adjustRightInd w:val="0"/>
              <w:spacing w:before="80" w:after="80"/>
              <w:rPr>
                <w:rFonts w:cs="Arial"/>
                <w:color w:val="FF0000"/>
              </w:rPr>
            </w:pPr>
          </w:p>
        </w:tc>
      </w:tr>
      <w:tr w:rsidR="001A510A" w:rsidRPr="00AF5562" w14:paraId="388BB9E7" w14:textId="77777777" w:rsidTr="00A17863">
        <w:tc>
          <w:tcPr>
            <w:tcW w:w="0" w:type="auto"/>
            <w:vAlign w:val="center"/>
          </w:tcPr>
          <w:p w14:paraId="567734C1" w14:textId="77777777" w:rsidR="001A510A" w:rsidRPr="008546C8" w:rsidRDefault="001A510A" w:rsidP="00A17863">
            <w:pPr>
              <w:autoSpaceDE w:val="0"/>
              <w:autoSpaceDN w:val="0"/>
              <w:adjustRightInd w:val="0"/>
              <w:spacing w:before="80" w:after="80"/>
              <w:rPr>
                <w:rFonts w:cs="Arial"/>
                <w:color w:val="FF0000"/>
              </w:rPr>
            </w:pPr>
            <w:r w:rsidRPr="008546C8">
              <w:rPr>
                <w:rFonts w:cs="Arial"/>
                <w:color w:val="FF0000"/>
              </w:rPr>
              <w:t>LL</w:t>
            </w:r>
          </w:p>
        </w:tc>
        <w:tc>
          <w:tcPr>
            <w:tcW w:w="0" w:type="auto"/>
            <w:vAlign w:val="center"/>
          </w:tcPr>
          <w:p w14:paraId="362FA588" w14:textId="77777777" w:rsidR="001A510A" w:rsidRPr="008546C8" w:rsidRDefault="001A510A" w:rsidP="00A17863">
            <w:pPr>
              <w:autoSpaceDE w:val="0"/>
              <w:autoSpaceDN w:val="0"/>
              <w:adjustRightInd w:val="0"/>
              <w:spacing w:before="80" w:after="80"/>
              <w:rPr>
                <w:rFonts w:cs="Arial"/>
                <w:color w:val="FF0000"/>
              </w:rPr>
            </w:pPr>
            <w:r w:rsidRPr="008546C8">
              <w:rPr>
                <w:rFonts w:cs="Arial"/>
                <w:color w:val="FF0000"/>
              </w:rPr>
              <w:t>Data Link Layer</w:t>
            </w:r>
          </w:p>
        </w:tc>
        <w:tc>
          <w:tcPr>
            <w:tcW w:w="0" w:type="auto"/>
          </w:tcPr>
          <w:p w14:paraId="5CEE2EF1" w14:textId="77777777" w:rsidR="001A510A" w:rsidRPr="008546C8" w:rsidRDefault="001A510A" w:rsidP="00A17863">
            <w:pPr>
              <w:autoSpaceDE w:val="0"/>
              <w:autoSpaceDN w:val="0"/>
              <w:adjustRightInd w:val="0"/>
              <w:spacing w:before="80" w:after="80"/>
              <w:rPr>
                <w:rFonts w:cs="Arial"/>
                <w:color w:val="FF0000"/>
              </w:rPr>
            </w:pPr>
          </w:p>
        </w:tc>
      </w:tr>
      <w:tr w:rsidR="001A510A" w:rsidRPr="00AF5562" w14:paraId="0E8C97F7" w14:textId="77777777" w:rsidTr="00A17863">
        <w:tc>
          <w:tcPr>
            <w:tcW w:w="0" w:type="auto"/>
            <w:vAlign w:val="center"/>
          </w:tcPr>
          <w:p w14:paraId="6367B167" w14:textId="77777777" w:rsidR="001A510A" w:rsidRPr="008546C8" w:rsidRDefault="001A510A" w:rsidP="00A17863">
            <w:pPr>
              <w:autoSpaceDE w:val="0"/>
              <w:autoSpaceDN w:val="0"/>
              <w:adjustRightInd w:val="0"/>
              <w:spacing w:before="80" w:after="80"/>
              <w:rPr>
                <w:rFonts w:cs="Arial"/>
                <w:color w:val="FF0000"/>
              </w:rPr>
            </w:pPr>
            <w:r w:rsidRPr="008546C8">
              <w:rPr>
                <w:rFonts w:cs="Arial"/>
                <w:color w:val="FF0000"/>
              </w:rPr>
              <w:t>DATA</w:t>
            </w:r>
          </w:p>
        </w:tc>
        <w:tc>
          <w:tcPr>
            <w:tcW w:w="0" w:type="auto"/>
            <w:vAlign w:val="center"/>
          </w:tcPr>
          <w:p w14:paraId="1C0D9822" w14:textId="77777777" w:rsidR="001A510A" w:rsidRPr="008546C8" w:rsidRDefault="001A510A" w:rsidP="00A17863">
            <w:pPr>
              <w:autoSpaceDE w:val="0"/>
              <w:autoSpaceDN w:val="0"/>
              <w:adjustRightInd w:val="0"/>
              <w:spacing w:before="80" w:after="80"/>
              <w:rPr>
                <w:rFonts w:cs="Arial"/>
                <w:color w:val="FF0000"/>
              </w:rPr>
            </w:pPr>
            <w:r w:rsidRPr="008546C8">
              <w:rPr>
                <w:rFonts w:cs="Arial"/>
                <w:color w:val="FF0000"/>
              </w:rPr>
              <w:t>Reliable data</w:t>
            </w:r>
          </w:p>
        </w:tc>
        <w:tc>
          <w:tcPr>
            <w:tcW w:w="0" w:type="auto"/>
          </w:tcPr>
          <w:p w14:paraId="5092106A" w14:textId="77777777" w:rsidR="001A510A" w:rsidRPr="008546C8" w:rsidRDefault="001A510A" w:rsidP="00A17863">
            <w:pPr>
              <w:autoSpaceDE w:val="0"/>
              <w:autoSpaceDN w:val="0"/>
              <w:adjustRightInd w:val="0"/>
              <w:spacing w:before="80" w:after="80"/>
              <w:rPr>
                <w:rFonts w:cs="Arial"/>
                <w:color w:val="FF0000"/>
              </w:rPr>
            </w:pPr>
            <w:r w:rsidRPr="008546C8">
              <w:rPr>
                <w:rFonts w:cs="Arial"/>
                <w:color w:val="FF0000"/>
              </w:rPr>
              <w:t>See note 1</w:t>
            </w:r>
          </w:p>
        </w:tc>
      </w:tr>
    </w:tbl>
    <w:p w14:paraId="42AE8FF5" w14:textId="77777777" w:rsidR="001A510A" w:rsidRPr="008546C8" w:rsidRDefault="001A510A" w:rsidP="001A510A">
      <w:pPr>
        <w:autoSpaceDE w:val="0"/>
        <w:autoSpaceDN w:val="0"/>
        <w:adjustRightInd w:val="0"/>
        <w:spacing w:after="240" w:line="240" w:lineRule="auto"/>
        <w:rPr>
          <w:rFonts w:cs="Arial"/>
          <w:color w:val="FF0000"/>
          <w:sz w:val="20"/>
          <w:szCs w:val="20"/>
        </w:rPr>
      </w:pPr>
      <w:r w:rsidRPr="008546C8">
        <w:rPr>
          <w:rFonts w:cs="Arial"/>
          <w:i/>
          <w:color w:val="FF0000"/>
          <w:sz w:val="20"/>
          <w:szCs w:val="20"/>
        </w:rPr>
        <w:t>Table X.2: second component (“when”) values</w:t>
      </w:r>
    </w:p>
    <w:p w14:paraId="3DD590CE" w14:textId="77777777" w:rsidR="001A510A" w:rsidRPr="008546C8" w:rsidRDefault="001A510A" w:rsidP="001A510A">
      <w:pPr>
        <w:autoSpaceDE w:val="0"/>
        <w:autoSpaceDN w:val="0"/>
        <w:adjustRightInd w:val="0"/>
        <w:spacing w:after="240" w:line="240" w:lineRule="auto"/>
        <w:rPr>
          <w:rFonts w:cs="Arial"/>
          <w:color w:val="FF0000"/>
          <w:sz w:val="24"/>
          <w:szCs w:val="24"/>
        </w:rPr>
      </w:pPr>
      <w:r w:rsidRPr="008546C8">
        <w:rPr>
          <w:rFonts w:cs="Arial"/>
          <w:color w:val="FF0000"/>
          <w:sz w:val="24"/>
          <w:szCs w:val="24"/>
        </w:rPr>
        <w:t xml:space="preserve">Note 1: </w:t>
      </w:r>
      <w:r w:rsidR="00FB764E">
        <w:rPr>
          <w:rFonts w:cs="Arial"/>
          <w:color w:val="FF0000"/>
          <w:sz w:val="24"/>
          <w:szCs w:val="24"/>
        </w:rPr>
        <w:t>T</w:t>
      </w:r>
      <w:r w:rsidRPr="008546C8">
        <w:rPr>
          <w:rFonts w:cs="Arial"/>
          <w:color w:val="FF0000"/>
          <w:sz w:val="24"/>
          <w:szCs w:val="24"/>
        </w:rPr>
        <w:t>his name is not currently used in the specification.</w:t>
      </w:r>
    </w:p>
    <w:p w14:paraId="452110C4" w14:textId="77777777" w:rsidR="001A510A" w:rsidRPr="008546C8" w:rsidRDefault="001A510A" w:rsidP="001A510A">
      <w:pPr>
        <w:autoSpaceDE w:val="0"/>
        <w:autoSpaceDN w:val="0"/>
        <w:adjustRightInd w:val="0"/>
        <w:spacing w:after="240" w:line="240" w:lineRule="auto"/>
        <w:rPr>
          <w:rFonts w:cs="Arial"/>
          <w:color w:val="FF0000"/>
          <w:sz w:val="24"/>
          <w:szCs w:val="24"/>
        </w:rPr>
      </w:pPr>
      <w:r w:rsidRPr="008546C8">
        <w:rPr>
          <w:rFonts w:cs="Arial"/>
          <w:color w:val="FF0000"/>
          <w:sz w:val="24"/>
          <w:szCs w:val="24"/>
        </w:rPr>
        <w:t>The third component (“what”) distinguishes different PDUs that are found in the same context. While it is normally present, it is sometimes omitted where there is a “default” or “usual” case. This component may contain more than one word, separated by underlines.</w:t>
      </w:r>
    </w:p>
    <w:p w14:paraId="208D188E" w14:textId="77777777" w:rsidR="001A510A" w:rsidRPr="008546C8" w:rsidRDefault="001A510A" w:rsidP="001A510A">
      <w:pPr>
        <w:autoSpaceDE w:val="0"/>
        <w:autoSpaceDN w:val="0"/>
        <w:adjustRightInd w:val="0"/>
        <w:spacing w:after="240" w:line="240" w:lineRule="auto"/>
        <w:rPr>
          <w:rFonts w:cs="Arial"/>
          <w:color w:val="FF0000"/>
          <w:sz w:val="24"/>
          <w:szCs w:val="24"/>
        </w:rPr>
      </w:pPr>
      <w:r w:rsidRPr="008546C8">
        <w:rPr>
          <w:rFonts w:cs="Arial"/>
          <w:color w:val="FF0000"/>
          <w:sz w:val="24"/>
          <w:szCs w:val="24"/>
        </w:rPr>
        <w:t>For example, the different cases for normal advertising are shown in table X.3.</w:t>
      </w:r>
    </w:p>
    <w:tbl>
      <w:tblPr>
        <w:tblStyle w:val="TableGrid"/>
        <w:tblW w:w="0" w:type="auto"/>
        <w:tblLook w:val="04A0" w:firstRow="1" w:lastRow="0" w:firstColumn="1" w:lastColumn="0" w:noHBand="0" w:noVBand="1"/>
      </w:tblPr>
      <w:tblGrid>
        <w:gridCol w:w="1194"/>
        <w:gridCol w:w="2968"/>
      </w:tblGrid>
      <w:tr w:rsidR="001A510A" w:rsidRPr="00AF5562" w14:paraId="4AC4DACA" w14:textId="77777777" w:rsidTr="00A17863">
        <w:tc>
          <w:tcPr>
            <w:tcW w:w="0" w:type="auto"/>
            <w:vAlign w:val="center"/>
          </w:tcPr>
          <w:p w14:paraId="5FF3C1E5" w14:textId="77777777" w:rsidR="001A510A" w:rsidRPr="008546C8" w:rsidRDefault="001A510A" w:rsidP="00A17863">
            <w:pPr>
              <w:autoSpaceDE w:val="0"/>
              <w:autoSpaceDN w:val="0"/>
              <w:adjustRightInd w:val="0"/>
              <w:spacing w:before="80" w:after="80"/>
              <w:rPr>
                <w:rFonts w:cs="Arial"/>
                <w:b/>
                <w:color w:val="FF0000"/>
              </w:rPr>
            </w:pPr>
            <w:r w:rsidRPr="008546C8">
              <w:rPr>
                <w:rFonts w:cs="Arial"/>
                <w:b/>
                <w:color w:val="FF0000"/>
              </w:rPr>
              <w:t>Value</w:t>
            </w:r>
          </w:p>
        </w:tc>
        <w:tc>
          <w:tcPr>
            <w:tcW w:w="0" w:type="auto"/>
            <w:vAlign w:val="center"/>
          </w:tcPr>
          <w:p w14:paraId="256264E1" w14:textId="77777777" w:rsidR="001A510A" w:rsidRPr="008546C8" w:rsidRDefault="001A510A" w:rsidP="00A17863">
            <w:pPr>
              <w:autoSpaceDE w:val="0"/>
              <w:autoSpaceDN w:val="0"/>
              <w:adjustRightInd w:val="0"/>
              <w:spacing w:before="80" w:after="80"/>
              <w:rPr>
                <w:rFonts w:cs="Arial"/>
                <w:b/>
                <w:color w:val="FF0000"/>
              </w:rPr>
            </w:pPr>
            <w:r w:rsidRPr="008546C8">
              <w:rPr>
                <w:rFonts w:cs="Arial"/>
                <w:b/>
                <w:color w:val="FF0000"/>
              </w:rPr>
              <w:t>Meaning</w:t>
            </w:r>
          </w:p>
        </w:tc>
      </w:tr>
      <w:tr w:rsidR="001A510A" w:rsidRPr="00AF5562" w14:paraId="6D703A5D" w14:textId="77777777" w:rsidTr="00A17863">
        <w:tc>
          <w:tcPr>
            <w:tcW w:w="0" w:type="auto"/>
            <w:vAlign w:val="center"/>
          </w:tcPr>
          <w:p w14:paraId="7D0A430F" w14:textId="77777777" w:rsidR="001A510A" w:rsidRPr="008546C8" w:rsidRDefault="001A510A" w:rsidP="00A17863">
            <w:pPr>
              <w:autoSpaceDE w:val="0"/>
              <w:autoSpaceDN w:val="0"/>
              <w:adjustRightInd w:val="0"/>
              <w:spacing w:before="80" w:after="80"/>
              <w:rPr>
                <w:rFonts w:cs="Arial"/>
                <w:i/>
                <w:color w:val="FF0000"/>
              </w:rPr>
            </w:pPr>
            <w:r w:rsidRPr="008546C8">
              <w:rPr>
                <w:rFonts w:cs="Arial"/>
                <w:i/>
                <w:color w:val="FF0000"/>
              </w:rPr>
              <w:t>none</w:t>
            </w:r>
          </w:p>
        </w:tc>
        <w:tc>
          <w:tcPr>
            <w:tcW w:w="0" w:type="auto"/>
            <w:vAlign w:val="center"/>
          </w:tcPr>
          <w:p w14:paraId="0DBB81D3" w14:textId="77777777" w:rsidR="001A510A" w:rsidRPr="008546C8" w:rsidRDefault="0008240F" w:rsidP="0078231E">
            <w:pPr>
              <w:autoSpaceDE w:val="0"/>
              <w:autoSpaceDN w:val="0"/>
              <w:adjustRightInd w:val="0"/>
              <w:spacing w:before="80" w:after="80"/>
              <w:rPr>
                <w:rFonts w:cs="Arial"/>
                <w:color w:val="FF0000"/>
              </w:rPr>
            </w:pPr>
            <w:r>
              <w:rPr>
                <w:rFonts w:cs="Arial"/>
                <w:color w:val="FF0000"/>
              </w:rPr>
              <w:t>Various</w:t>
            </w:r>
          </w:p>
        </w:tc>
      </w:tr>
      <w:tr w:rsidR="001A510A" w:rsidRPr="00AF5562" w14:paraId="7119EDA8" w14:textId="77777777" w:rsidTr="00A17863">
        <w:tc>
          <w:tcPr>
            <w:tcW w:w="0" w:type="auto"/>
            <w:vAlign w:val="center"/>
          </w:tcPr>
          <w:p w14:paraId="057C0344" w14:textId="77777777" w:rsidR="001A510A" w:rsidRPr="008546C8" w:rsidRDefault="001A510A" w:rsidP="00A17863">
            <w:pPr>
              <w:autoSpaceDE w:val="0"/>
              <w:autoSpaceDN w:val="0"/>
              <w:adjustRightInd w:val="0"/>
              <w:spacing w:before="80" w:after="80"/>
              <w:rPr>
                <w:rFonts w:cs="Arial"/>
                <w:color w:val="FF0000"/>
              </w:rPr>
            </w:pPr>
            <w:r w:rsidRPr="008546C8">
              <w:rPr>
                <w:rFonts w:cs="Arial"/>
                <w:color w:val="FF0000"/>
              </w:rPr>
              <w:t>DIRECT</w:t>
            </w:r>
          </w:p>
        </w:tc>
        <w:tc>
          <w:tcPr>
            <w:tcW w:w="0" w:type="auto"/>
            <w:vAlign w:val="center"/>
          </w:tcPr>
          <w:p w14:paraId="0195F663" w14:textId="77777777" w:rsidR="001A510A" w:rsidRPr="008546C8" w:rsidRDefault="001A510A" w:rsidP="00A17863">
            <w:pPr>
              <w:autoSpaceDE w:val="0"/>
              <w:autoSpaceDN w:val="0"/>
              <w:adjustRightInd w:val="0"/>
              <w:spacing w:before="80" w:after="80"/>
              <w:rPr>
                <w:rFonts w:cs="Arial"/>
                <w:color w:val="FF0000"/>
              </w:rPr>
            </w:pPr>
            <w:r w:rsidRPr="008546C8">
              <w:rPr>
                <w:rFonts w:cs="Arial"/>
                <w:color w:val="FF0000"/>
              </w:rPr>
              <w:t>Connectable directed</w:t>
            </w:r>
          </w:p>
        </w:tc>
      </w:tr>
      <w:tr w:rsidR="001A510A" w:rsidRPr="00AF5562" w14:paraId="6A1D9597" w14:textId="77777777" w:rsidTr="00A17863">
        <w:tc>
          <w:tcPr>
            <w:tcW w:w="0" w:type="auto"/>
            <w:vAlign w:val="center"/>
          </w:tcPr>
          <w:p w14:paraId="0ABF40FE" w14:textId="77777777" w:rsidR="001A510A" w:rsidRPr="008546C8" w:rsidRDefault="001A510A" w:rsidP="00A17863">
            <w:pPr>
              <w:autoSpaceDE w:val="0"/>
              <w:autoSpaceDN w:val="0"/>
              <w:adjustRightInd w:val="0"/>
              <w:spacing w:before="80" w:after="80"/>
              <w:rPr>
                <w:rFonts w:cs="Arial"/>
                <w:color w:val="FF0000"/>
              </w:rPr>
            </w:pPr>
            <w:r w:rsidRPr="008546C8">
              <w:rPr>
                <w:rFonts w:cs="Arial"/>
                <w:color w:val="FF0000"/>
              </w:rPr>
              <w:t>NONCON</w:t>
            </w:r>
          </w:p>
        </w:tc>
        <w:tc>
          <w:tcPr>
            <w:tcW w:w="0" w:type="auto"/>
            <w:vAlign w:val="center"/>
          </w:tcPr>
          <w:p w14:paraId="662D1222" w14:textId="77777777" w:rsidR="001A510A" w:rsidRPr="008546C8" w:rsidRDefault="001A510A" w:rsidP="00A17863">
            <w:pPr>
              <w:autoSpaceDE w:val="0"/>
              <w:autoSpaceDN w:val="0"/>
              <w:adjustRightInd w:val="0"/>
              <w:spacing w:before="80" w:after="80"/>
              <w:rPr>
                <w:rFonts w:cs="Arial"/>
                <w:color w:val="FF0000"/>
              </w:rPr>
            </w:pPr>
            <w:r w:rsidRPr="008546C8">
              <w:rPr>
                <w:rFonts w:cs="Arial"/>
                <w:color w:val="FF0000"/>
              </w:rPr>
              <w:t>Non-connectable undirected</w:t>
            </w:r>
          </w:p>
        </w:tc>
      </w:tr>
      <w:tr w:rsidR="001A510A" w:rsidRPr="00AF5562" w14:paraId="7838254B" w14:textId="77777777" w:rsidTr="00A17863">
        <w:tc>
          <w:tcPr>
            <w:tcW w:w="0" w:type="auto"/>
            <w:vAlign w:val="center"/>
          </w:tcPr>
          <w:p w14:paraId="0C00A9A2" w14:textId="77777777" w:rsidR="001A510A" w:rsidRPr="008546C8" w:rsidRDefault="001A510A" w:rsidP="00A17863">
            <w:pPr>
              <w:autoSpaceDE w:val="0"/>
              <w:autoSpaceDN w:val="0"/>
              <w:adjustRightInd w:val="0"/>
              <w:spacing w:before="80" w:after="80"/>
              <w:rPr>
                <w:rFonts w:cs="Arial"/>
                <w:color w:val="FF0000"/>
              </w:rPr>
            </w:pPr>
            <w:r w:rsidRPr="008546C8">
              <w:rPr>
                <w:rFonts w:cs="Arial"/>
                <w:color w:val="FF0000"/>
              </w:rPr>
              <w:t>SCAN</w:t>
            </w:r>
          </w:p>
        </w:tc>
        <w:tc>
          <w:tcPr>
            <w:tcW w:w="0" w:type="auto"/>
            <w:vAlign w:val="center"/>
          </w:tcPr>
          <w:p w14:paraId="10787549" w14:textId="77777777" w:rsidR="001A510A" w:rsidRPr="008546C8" w:rsidRDefault="00FD472E" w:rsidP="00A17863">
            <w:pPr>
              <w:autoSpaceDE w:val="0"/>
              <w:autoSpaceDN w:val="0"/>
              <w:adjustRightInd w:val="0"/>
              <w:spacing w:before="80" w:after="80"/>
              <w:rPr>
                <w:rFonts w:cs="Arial"/>
                <w:color w:val="FF0000"/>
              </w:rPr>
            </w:pPr>
            <w:r>
              <w:rPr>
                <w:rFonts w:cs="Arial"/>
                <w:color w:val="FF0000"/>
              </w:rPr>
              <w:t>S</w:t>
            </w:r>
            <w:r w:rsidR="001A510A" w:rsidRPr="008546C8">
              <w:rPr>
                <w:rFonts w:cs="Arial"/>
                <w:color w:val="FF0000"/>
              </w:rPr>
              <w:t>cannable undirected</w:t>
            </w:r>
          </w:p>
        </w:tc>
      </w:tr>
    </w:tbl>
    <w:p w14:paraId="1CFB9BCB" w14:textId="77777777" w:rsidR="001A510A" w:rsidRPr="008546C8" w:rsidRDefault="001A510A" w:rsidP="001A510A">
      <w:pPr>
        <w:autoSpaceDE w:val="0"/>
        <w:autoSpaceDN w:val="0"/>
        <w:adjustRightInd w:val="0"/>
        <w:spacing w:after="240" w:line="240" w:lineRule="auto"/>
        <w:rPr>
          <w:rFonts w:cs="Arial"/>
          <w:color w:val="FF0000"/>
          <w:sz w:val="20"/>
          <w:szCs w:val="20"/>
        </w:rPr>
      </w:pPr>
      <w:r w:rsidRPr="008546C8">
        <w:rPr>
          <w:rFonts w:cs="Arial"/>
          <w:i/>
          <w:color w:val="FF0000"/>
          <w:sz w:val="20"/>
          <w:szCs w:val="20"/>
        </w:rPr>
        <w:t>Table X.3: third component (“what”) values for normal advertising</w:t>
      </w:r>
    </w:p>
    <w:p w14:paraId="7B9483CC" w14:textId="77777777" w:rsidR="001A510A" w:rsidRPr="008546C8" w:rsidRDefault="001A510A" w:rsidP="001A510A">
      <w:pPr>
        <w:autoSpaceDE w:val="0"/>
        <w:autoSpaceDN w:val="0"/>
        <w:adjustRightInd w:val="0"/>
        <w:spacing w:after="240" w:line="240" w:lineRule="auto"/>
        <w:rPr>
          <w:rFonts w:cs="Arial"/>
          <w:color w:val="FF0000"/>
          <w:sz w:val="24"/>
          <w:szCs w:val="24"/>
        </w:rPr>
      </w:pPr>
      <w:r w:rsidRPr="008546C8">
        <w:rPr>
          <w:rFonts w:cs="Arial"/>
          <w:color w:val="FF0000"/>
          <w:sz w:val="24"/>
          <w:szCs w:val="24"/>
        </w:rPr>
        <w:t>As another example, each Link Layer PDU has a value for this component based on the specific procedure it is used for.</w:t>
      </w:r>
    </w:p>
    <w:p w14:paraId="0B912D23" w14:textId="77777777" w:rsidR="001A510A" w:rsidRPr="008546C8" w:rsidRDefault="001A510A" w:rsidP="001A510A">
      <w:pPr>
        <w:autoSpaceDE w:val="0"/>
        <w:autoSpaceDN w:val="0"/>
        <w:adjustRightInd w:val="0"/>
        <w:spacing w:after="240" w:line="240" w:lineRule="auto"/>
        <w:rPr>
          <w:rFonts w:cs="Arial"/>
          <w:color w:val="FF0000"/>
          <w:sz w:val="24"/>
          <w:szCs w:val="24"/>
        </w:rPr>
      </w:pPr>
      <w:r w:rsidRPr="008546C8">
        <w:rPr>
          <w:rFonts w:cs="Arial"/>
          <w:color w:val="FF0000"/>
          <w:sz w:val="24"/>
          <w:szCs w:val="24"/>
        </w:rPr>
        <w:t>The fourth component (“version”) distinguishes between PDUs with the same purpose but different contents (usually because the original PDU was found to be insufficient to handle new features). The values currently used are shown in table X.4.</w:t>
      </w:r>
    </w:p>
    <w:tbl>
      <w:tblPr>
        <w:tblStyle w:val="TableGrid"/>
        <w:tblW w:w="0" w:type="auto"/>
        <w:tblLook w:val="04A0" w:firstRow="1" w:lastRow="0" w:firstColumn="1" w:lastColumn="0" w:noHBand="0" w:noVBand="1"/>
      </w:tblPr>
      <w:tblGrid>
        <w:gridCol w:w="803"/>
        <w:gridCol w:w="3054"/>
      </w:tblGrid>
      <w:tr w:rsidR="001A510A" w:rsidRPr="00AF5562" w14:paraId="49FA5849" w14:textId="77777777" w:rsidTr="00A17863">
        <w:tc>
          <w:tcPr>
            <w:tcW w:w="0" w:type="auto"/>
            <w:vAlign w:val="center"/>
          </w:tcPr>
          <w:p w14:paraId="5B7D4D4A" w14:textId="77777777" w:rsidR="001A510A" w:rsidRPr="008546C8" w:rsidRDefault="001A510A" w:rsidP="00A17863">
            <w:pPr>
              <w:autoSpaceDE w:val="0"/>
              <w:autoSpaceDN w:val="0"/>
              <w:adjustRightInd w:val="0"/>
              <w:spacing w:before="80" w:after="80"/>
              <w:rPr>
                <w:rFonts w:cs="Arial"/>
                <w:b/>
                <w:color w:val="FF0000"/>
              </w:rPr>
            </w:pPr>
            <w:r w:rsidRPr="008546C8">
              <w:rPr>
                <w:rFonts w:cs="Arial"/>
                <w:b/>
                <w:color w:val="FF0000"/>
              </w:rPr>
              <w:t>Value</w:t>
            </w:r>
          </w:p>
        </w:tc>
        <w:tc>
          <w:tcPr>
            <w:tcW w:w="0" w:type="auto"/>
            <w:vAlign w:val="center"/>
          </w:tcPr>
          <w:p w14:paraId="710AE4D9" w14:textId="77777777" w:rsidR="001A510A" w:rsidRPr="008546C8" w:rsidRDefault="001A510A" w:rsidP="00A17863">
            <w:pPr>
              <w:autoSpaceDE w:val="0"/>
              <w:autoSpaceDN w:val="0"/>
              <w:adjustRightInd w:val="0"/>
              <w:spacing w:before="80" w:after="80"/>
              <w:rPr>
                <w:rFonts w:cs="Arial"/>
                <w:b/>
                <w:color w:val="FF0000"/>
              </w:rPr>
            </w:pPr>
            <w:r w:rsidRPr="008546C8">
              <w:rPr>
                <w:rFonts w:cs="Arial"/>
                <w:b/>
                <w:color w:val="FF0000"/>
              </w:rPr>
              <w:t>Meaning</w:t>
            </w:r>
          </w:p>
        </w:tc>
      </w:tr>
      <w:tr w:rsidR="001A510A" w:rsidRPr="00AF5562" w14:paraId="795648A3" w14:textId="77777777" w:rsidTr="00A17863">
        <w:tc>
          <w:tcPr>
            <w:tcW w:w="0" w:type="auto"/>
            <w:vAlign w:val="center"/>
          </w:tcPr>
          <w:p w14:paraId="2419C150" w14:textId="77777777" w:rsidR="001A510A" w:rsidRPr="008546C8" w:rsidRDefault="001A510A" w:rsidP="00A17863">
            <w:pPr>
              <w:autoSpaceDE w:val="0"/>
              <w:autoSpaceDN w:val="0"/>
              <w:adjustRightInd w:val="0"/>
              <w:spacing w:before="80" w:after="80"/>
              <w:rPr>
                <w:rFonts w:cs="Arial"/>
                <w:i/>
                <w:color w:val="FF0000"/>
              </w:rPr>
            </w:pPr>
            <w:r w:rsidRPr="008546C8">
              <w:rPr>
                <w:rFonts w:cs="Arial"/>
                <w:i/>
                <w:color w:val="FF0000"/>
              </w:rPr>
              <w:t>none</w:t>
            </w:r>
          </w:p>
        </w:tc>
        <w:tc>
          <w:tcPr>
            <w:tcW w:w="0" w:type="auto"/>
            <w:vAlign w:val="center"/>
          </w:tcPr>
          <w:p w14:paraId="0B19D6E8" w14:textId="77777777" w:rsidR="001A510A" w:rsidRPr="008546C8" w:rsidRDefault="001A510A" w:rsidP="00A17863">
            <w:pPr>
              <w:autoSpaceDE w:val="0"/>
              <w:autoSpaceDN w:val="0"/>
              <w:adjustRightInd w:val="0"/>
              <w:spacing w:before="80" w:after="80"/>
              <w:rPr>
                <w:rFonts w:cs="Arial"/>
                <w:color w:val="FF0000"/>
              </w:rPr>
            </w:pPr>
            <w:r w:rsidRPr="008546C8">
              <w:rPr>
                <w:rFonts w:cs="Arial"/>
                <w:color w:val="FF0000"/>
              </w:rPr>
              <w:t>Original version of the PDU</w:t>
            </w:r>
          </w:p>
        </w:tc>
      </w:tr>
      <w:tr w:rsidR="001A510A" w:rsidRPr="00AF5562" w14:paraId="34E68B4E" w14:textId="77777777" w:rsidTr="00A17863">
        <w:tc>
          <w:tcPr>
            <w:tcW w:w="0" w:type="auto"/>
            <w:vAlign w:val="center"/>
          </w:tcPr>
          <w:p w14:paraId="7E2D848E" w14:textId="77777777" w:rsidR="001A510A" w:rsidRPr="008546C8" w:rsidRDefault="001A510A" w:rsidP="00A17863">
            <w:pPr>
              <w:autoSpaceDE w:val="0"/>
              <w:autoSpaceDN w:val="0"/>
              <w:adjustRightInd w:val="0"/>
              <w:spacing w:before="80" w:after="80"/>
              <w:rPr>
                <w:rFonts w:cs="Arial"/>
                <w:color w:val="FF0000"/>
              </w:rPr>
            </w:pPr>
            <w:r w:rsidRPr="008546C8">
              <w:rPr>
                <w:rFonts w:cs="Arial"/>
                <w:color w:val="FF0000"/>
              </w:rPr>
              <w:t>EXT</w:t>
            </w:r>
          </w:p>
        </w:tc>
        <w:tc>
          <w:tcPr>
            <w:tcW w:w="0" w:type="auto"/>
            <w:vAlign w:val="center"/>
          </w:tcPr>
          <w:p w14:paraId="334338CB" w14:textId="77777777" w:rsidR="001A510A" w:rsidRPr="008546C8" w:rsidRDefault="001A510A" w:rsidP="00A17863">
            <w:pPr>
              <w:autoSpaceDE w:val="0"/>
              <w:autoSpaceDN w:val="0"/>
              <w:adjustRightInd w:val="0"/>
              <w:spacing w:before="80" w:after="80"/>
              <w:rPr>
                <w:rFonts w:cs="Arial"/>
                <w:color w:val="FF0000"/>
              </w:rPr>
            </w:pPr>
            <w:r w:rsidRPr="008546C8">
              <w:rPr>
                <w:rFonts w:cs="Arial"/>
                <w:color w:val="FF0000"/>
              </w:rPr>
              <w:t>Extended version of the PDU</w:t>
            </w:r>
          </w:p>
        </w:tc>
      </w:tr>
    </w:tbl>
    <w:p w14:paraId="0B7AF4B9" w14:textId="77777777" w:rsidR="001A510A" w:rsidRPr="008546C8" w:rsidRDefault="001A510A" w:rsidP="001A510A">
      <w:pPr>
        <w:autoSpaceDE w:val="0"/>
        <w:autoSpaceDN w:val="0"/>
        <w:adjustRightInd w:val="0"/>
        <w:spacing w:after="240" w:line="240" w:lineRule="auto"/>
        <w:rPr>
          <w:rFonts w:cs="Arial"/>
          <w:color w:val="FF0000"/>
          <w:sz w:val="20"/>
          <w:szCs w:val="20"/>
        </w:rPr>
      </w:pPr>
      <w:r w:rsidRPr="008546C8">
        <w:rPr>
          <w:rFonts w:cs="Arial"/>
          <w:i/>
          <w:color w:val="FF0000"/>
          <w:sz w:val="20"/>
          <w:szCs w:val="20"/>
        </w:rPr>
        <w:t>Table X.4: fourth component (“version”) values</w:t>
      </w:r>
    </w:p>
    <w:p w14:paraId="070B1854" w14:textId="77777777" w:rsidR="001A510A" w:rsidRPr="008546C8" w:rsidRDefault="001A510A" w:rsidP="001A510A">
      <w:pPr>
        <w:autoSpaceDE w:val="0"/>
        <w:autoSpaceDN w:val="0"/>
        <w:adjustRightInd w:val="0"/>
        <w:spacing w:after="240" w:line="240" w:lineRule="auto"/>
        <w:rPr>
          <w:rFonts w:cs="Arial"/>
          <w:color w:val="FF0000"/>
          <w:sz w:val="24"/>
          <w:szCs w:val="24"/>
        </w:rPr>
      </w:pPr>
      <w:r w:rsidRPr="008546C8">
        <w:rPr>
          <w:rFonts w:cs="Arial"/>
          <w:color w:val="FF0000"/>
          <w:sz w:val="24"/>
          <w:szCs w:val="24"/>
        </w:rPr>
        <w:t>The fifth and final component (“how”) indicates how the PDU fits into a procedure. The values currently used are shown in table X.5.</w:t>
      </w:r>
    </w:p>
    <w:tbl>
      <w:tblPr>
        <w:tblStyle w:val="TableGrid"/>
        <w:tblW w:w="0" w:type="auto"/>
        <w:tblLook w:val="04A0" w:firstRow="1" w:lastRow="0" w:firstColumn="1" w:lastColumn="0" w:noHBand="0" w:noVBand="1"/>
      </w:tblPr>
      <w:tblGrid>
        <w:gridCol w:w="803"/>
        <w:gridCol w:w="4106"/>
      </w:tblGrid>
      <w:tr w:rsidR="001A510A" w:rsidRPr="00AF5562" w14:paraId="63123BB3" w14:textId="77777777" w:rsidTr="00A17863">
        <w:tc>
          <w:tcPr>
            <w:tcW w:w="0" w:type="auto"/>
            <w:vAlign w:val="center"/>
          </w:tcPr>
          <w:p w14:paraId="4FB10E0E" w14:textId="77777777" w:rsidR="001A510A" w:rsidRPr="008546C8" w:rsidRDefault="001A510A" w:rsidP="00A17863">
            <w:pPr>
              <w:autoSpaceDE w:val="0"/>
              <w:autoSpaceDN w:val="0"/>
              <w:adjustRightInd w:val="0"/>
              <w:spacing w:before="80" w:after="80"/>
              <w:rPr>
                <w:rFonts w:cs="Arial"/>
                <w:b/>
                <w:color w:val="FF0000"/>
              </w:rPr>
            </w:pPr>
            <w:r w:rsidRPr="008546C8">
              <w:rPr>
                <w:rFonts w:cs="Arial"/>
                <w:b/>
                <w:color w:val="FF0000"/>
              </w:rPr>
              <w:t>Value</w:t>
            </w:r>
          </w:p>
        </w:tc>
        <w:tc>
          <w:tcPr>
            <w:tcW w:w="0" w:type="auto"/>
            <w:vAlign w:val="center"/>
          </w:tcPr>
          <w:p w14:paraId="56750A1F" w14:textId="77777777" w:rsidR="001A510A" w:rsidRPr="008546C8" w:rsidRDefault="001A510A" w:rsidP="00A17863">
            <w:pPr>
              <w:autoSpaceDE w:val="0"/>
              <w:autoSpaceDN w:val="0"/>
              <w:adjustRightInd w:val="0"/>
              <w:spacing w:before="80" w:after="80"/>
              <w:rPr>
                <w:rFonts w:cs="Arial"/>
                <w:b/>
                <w:color w:val="FF0000"/>
              </w:rPr>
            </w:pPr>
            <w:r w:rsidRPr="008546C8">
              <w:rPr>
                <w:rFonts w:cs="Arial"/>
                <w:b/>
                <w:color w:val="FF0000"/>
              </w:rPr>
              <w:t>Meaning</w:t>
            </w:r>
          </w:p>
        </w:tc>
      </w:tr>
      <w:tr w:rsidR="001A510A" w:rsidRPr="00AF5562" w14:paraId="02A56918" w14:textId="77777777" w:rsidTr="00A17863">
        <w:tc>
          <w:tcPr>
            <w:tcW w:w="0" w:type="auto"/>
            <w:vAlign w:val="center"/>
          </w:tcPr>
          <w:p w14:paraId="4D892635" w14:textId="77777777" w:rsidR="001A510A" w:rsidRPr="008546C8" w:rsidRDefault="001A510A" w:rsidP="00A17863">
            <w:pPr>
              <w:autoSpaceDE w:val="0"/>
              <w:autoSpaceDN w:val="0"/>
              <w:adjustRightInd w:val="0"/>
              <w:spacing w:before="80" w:after="80"/>
              <w:rPr>
                <w:rFonts w:cs="Arial"/>
                <w:color w:val="FF0000"/>
              </w:rPr>
            </w:pPr>
            <w:r w:rsidRPr="008546C8">
              <w:rPr>
                <w:rFonts w:cs="Arial"/>
                <w:color w:val="FF0000"/>
              </w:rPr>
              <w:t>IND</w:t>
            </w:r>
          </w:p>
        </w:tc>
        <w:tc>
          <w:tcPr>
            <w:tcW w:w="0" w:type="auto"/>
            <w:vAlign w:val="center"/>
          </w:tcPr>
          <w:p w14:paraId="218B937A" w14:textId="77777777" w:rsidR="001A510A" w:rsidRPr="008546C8" w:rsidRDefault="001A510A" w:rsidP="00A17863">
            <w:pPr>
              <w:autoSpaceDE w:val="0"/>
              <w:autoSpaceDN w:val="0"/>
              <w:adjustRightInd w:val="0"/>
              <w:spacing w:before="80" w:after="80"/>
              <w:rPr>
                <w:rFonts w:cs="Arial"/>
                <w:color w:val="FF0000"/>
              </w:rPr>
            </w:pPr>
            <w:r w:rsidRPr="008546C8">
              <w:rPr>
                <w:rFonts w:cs="Arial"/>
                <w:color w:val="FF0000"/>
              </w:rPr>
              <w:t>An indication that doesn’t expect a reply</w:t>
            </w:r>
          </w:p>
        </w:tc>
      </w:tr>
      <w:tr w:rsidR="001A510A" w:rsidRPr="00AF5562" w14:paraId="2BC5F19F" w14:textId="77777777" w:rsidTr="00A17863">
        <w:tc>
          <w:tcPr>
            <w:tcW w:w="0" w:type="auto"/>
            <w:vAlign w:val="center"/>
          </w:tcPr>
          <w:p w14:paraId="1EBD72EC" w14:textId="77777777" w:rsidR="001A510A" w:rsidRPr="008546C8" w:rsidRDefault="001A510A" w:rsidP="00A17863">
            <w:pPr>
              <w:autoSpaceDE w:val="0"/>
              <w:autoSpaceDN w:val="0"/>
              <w:adjustRightInd w:val="0"/>
              <w:spacing w:before="80" w:after="80"/>
              <w:rPr>
                <w:rFonts w:cs="Arial"/>
                <w:color w:val="FF0000"/>
              </w:rPr>
            </w:pPr>
            <w:r w:rsidRPr="008546C8">
              <w:rPr>
                <w:rFonts w:cs="Arial"/>
                <w:color w:val="FF0000"/>
              </w:rPr>
              <w:t>REQ</w:t>
            </w:r>
          </w:p>
        </w:tc>
        <w:tc>
          <w:tcPr>
            <w:tcW w:w="0" w:type="auto"/>
            <w:vAlign w:val="center"/>
          </w:tcPr>
          <w:p w14:paraId="64EE79DD" w14:textId="77777777" w:rsidR="001A510A" w:rsidRPr="008546C8" w:rsidRDefault="001A510A" w:rsidP="00A17863">
            <w:pPr>
              <w:autoSpaceDE w:val="0"/>
              <w:autoSpaceDN w:val="0"/>
              <w:adjustRightInd w:val="0"/>
              <w:spacing w:before="80" w:after="80"/>
              <w:rPr>
                <w:rFonts w:cs="Arial"/>
                <w:color w:val="FF0000"/>
              </w:rPr>
            </w:pPr>
            <w:r w:rsidRPr="008546C8">
              <w:rPr>
                <w:rFonts w:cs="Arial"/>
                <w:color w:val="FF0000"/>
              </w:rPr>
              <w:t>A request that expects a response</w:t>
            </w:r>
          </w:p>
        </w:tc>
      </w:tr>
      <w:tr w:rsidR="001A510A" w:rsidRPr="00AF5562" w14:paraId="098EA965" w14:textId="77777777" w:rsidTr="00A17863">
        <w:tc>
          <w:tcPr>
            <w:tcW w:w="0" w:type="auto"/>
            <w:vAlign w:val="center"/>
          </w:tcPr>
          <w:p w14:paraId="63D32E89" w14:textId="77777777" w:rsidR="001A510A" w:rsidRPr="008546C8" w:rsidRDefault="001A510A" w:rsidP="00A17863">
            <w:pPr>
              <w:autoSpaceDE w:val="0"/>
              <w:autoSpaceDN w:val="0"/>
              <w:adjustRightInd w:val="0"/>
              <w:spacing w:before="80" w:after="80"/>
              <w:rPr>
                <w:rFonts w:cs="Arial"/>
                <w:color w:val="FF0000"/>
              </w:rPr>
            </w:pPr>
            <w:r w:rsidRPr="008546C8">
              <w:rPr>
                <w:rFonts w:cs="Arial"/>
                <w:color w:val="FF0000"/>
              </w:rPr>
              <w:t>RSP</w:t>
            </w:r>
          </w:p>
        </w:tc>
        <w:tc>
          <w:tcPr>
            <w:tcW w:w="0" w:type="auto"/>
            <w:vAlign w:val="center"/>
          </w:tcPr>
          <w:p w14:paraId="37AD2C70" w14:textId="77777777" w:rsidR="001A510A" w:rsidRPr="008546C8" w:rsidRDefault="001A510A" w:rsidP="00A17863">
            <w:pPr>
              <w:autoSpaceDE w:val="0"/>
              <w:autoSpaceDN w:val="0"/>
              <w:adjustRightInd w:val="0"/>
              <w:spacing w:before="80" w:after="80"/>
              <w:rPr>
                <w:rFonts w:cs="Arial"/>
                <w:color w:val="FF0000"/>
              </w:rPr>
            </w:pPr>
            <w:r w:rsidRPr="008546C8">
              <w:rPr>
                <w:rFonts w:cs="Arial"/>
                <w:color w:val="FF0000"/>
              </w:rPr>
              <w:t>A response to a request</w:t>
            </w:r>
          </w:p>
        </w:tc>
      </w:tr>
    </w:tbl>
    <w:p w14:paraId="41053FF6" w14:textId="77777777" w:rsidR="001A510A" w:rsidRPr="008546C8" w:rsidRDefault="001A510A" w:rsidP="001A510A">
      <w:pPr>
        <w:autoSpaceDE w:val="0"/>
        <w:autoSpaceDN w:val="0"/>
        <w:adjustRightInd w:val="0"/>
        <w:spacing w:after="240" w:line="240" w:lineRule="auto"/>
        <w:rPr>
          <w:rFonts w:cs="Arial"/>
          <w:color w:val="FF0000"/>
          <w:sz w:val="20"/>
          <w:szCs w:val="20"/>
        </w:rPr>
      </w:pPr>
      <w:r w:rsidRPr="008546C8">
        <w:rPr>
          <w:rFonts w:cs="Arial"/>
          <w:i/>
          <w:color w:val="FF0000"/>
          <w:sz w:val="20"/>
          <w:szCs w:val="20"/>
        </w:rPr>
        <w:t>Table X.5: fifth component (“how”) values</w:t>
      </w:r>
    </w:p>
    <w:p w14:paraId="0173AA05" w14:textId="77777777" w:rsidR="001A510A" w:rsidRPr="008546C8" w:rsidRDefault="001A510A" w:rsidP="001A510A">
      <w:pPr>
        <w:autoSpaceDE w:val="0"/>
        <w:autoSpaceDN w:val="0"/>
        <w:adjustRightInd w:val="0"/>
        <w:spacing w:after="240" w:line="240" w:lineRule="auto"/>
        <w:rPr>
          <w:rFonts w:cs="Arial"/>
          <w:color w:val="FF0000"/>
          <w:sz w:val="24"/>
          <w:szCs w:val="24"/>
        </w:rPr>
      </w:pPr>
      <w:r w:rsidRPr="008546C8">
        <w:rPr>
          <w:rFonts w:cs="Arial"/>
          <w:color w:val="FF0000"/>
          <w:sz w:val="24"/>
          <w:szCs w:val="24"/>
        </w:rPr>
        <w:t>Some examples of this convention in use, showing how the PDU name breaks up into the five components, are given in table X.6.</w:t>
      </w:r>
    </w:p>
    <w:tbl>
      <w:tblPr>
        <w:tblStyle w:val="TableGrid"/>
        <w:tblW w:w="0" w:type="auto"/>
        <w:tblLook w:val="04A0" w:firstRow="1" w:lastRow="0" w:firstColumn="1" w:lastColumn="0" w:noHBand="0" w:noVBand="1"/>
      </w:tblPr>
      <w:tblGrid>
        <w:gridCol w:w="2552"/>
        <w:gridCol w:w="852"/>
        <w:gridCol w:w="901"/>
        <w:gridCol w:w="1684"/>
        <w:gridCol w:w="999"/>
        <w:gridCol w:w="693"/>
      </w:tblGrid>
      <w:tr w:rsidR="001A510A" w:rsidRPr="00AF5562" w14:paraId="7B7DCCE1" w14:textId="77777777" w:rsidTr="00A17863">
        <w:trPr>
          <w:cantSplit/>
          <w:tblHeader/>
        </w:trPr>
        <w:tc>
          <w:tcPr>
            <w:tcW w:w="0" w:type="auto"/>
            <w:vMerge w:val="restart"/>
          </w:tcPr>
          <w:p w14:paraId="4D4E39A3" w14:textId="77777777" w:rsidR="001A510A" w:rsidRPr="008546C8" w:rsidRDefault="001A510A" w:rsidP="00A17863">
            <w:pPr>
              <w:autoSpaceDE w:val="0"/>
              <w:autoSpaceDN w:val="0"/>
              <w:adjustRightInd w:val="0"/>
              <w:spacing w:before="80" w:after="80"/>
              <w:jc w:val="center"/>
              <w:rPr>
                <w:rFonts w:cs="Arial"/>
                <w:b/>
                <w:color w:val="FF0000"/>
              </w:rPr>
            </w:pPr>
            <w:r w:rsidRPr="008546C8">
              <w:rPr>
                <w:rFonts w:cs="Arial"/>
                <w:b/>
                <w:color w:val="FF0000"/>
              </w:rPr>
              <w:t>PDU name</w:t>
            </w:r>
          </w:p>
        </w:tc>
        <w:tc>
          <w:tcPr>
            <w:tcW w:w="0" w:type="auto"/>
            <w:gridSpan w:val="5"/>
            <w:vAlign w:val="center"/>
          </w:tcPr>
          <w:p w14:paraId="4D06086B" w14:textId="77777777" w:rsidR="001A510A" w:rsidRPr="008546C8" w:rsidRDefault="001A510A" w:rsidP="00A17863">
            <w:pPr>
              <w:autoSpaceDE w:val="0"/>
              <w:autoSpaceDN w:val="0"/>
              <w:adjustRightInd w:val="0"/>
              <w:spacing w:before="80" w:after="80"/>
              <w:jc w:val="center"/>
              <w:rPr>
                <w:rFonts w:cs="Arial"/>
                <w:b/>
                <w:color w:val="FF0000"/>
              </w:rPr>
            </w:pPr>
            <w:r w:rsidRPr="008546C8">
              <w:rPr>
                <w:rFonts w:cs="Arial"/>
                <w:b/>
                <w:color w:val="FF0000"/>
              </w:rPr>
              <w:t>Components</w:t>
            </w:r>
          </w:p>
        </w:tc>
      </w:tr>
      <w:tr w:rsidR="001A510A" w:rsidRPr="00AF5562" w14:paraId="1F501E81" w14:textId="77777777" w:rsidTr="00A17863">
        <w:trPr>
          <w:cantSplit/>
          <w:tblHeader/>
        </w:trPr>
        <w:tc>
          <w:tcPr>
            <w:tcW w:w="0" w:type="auto"/>
            <w:vMerge/>
            <w:vAlign w:val="center"/>
          </w:tcPr>
          <w:p w14:paraId="2429D60A" w14:textId="77777777" w:rsidR="001A510A" w:rsidRPr="008546C8" w:rsidRDefault="001A510A" w:rsidP="00A17863">
            <w:pPr>
              <w:autoSpaceDE w:val="0"/>
              <w:autoSpaceDN w:val="0"/>
              <w:adjustRightInd w:val="0"/>
              <w:spacing w:before="80" w:after="80"/>
              <w:rPr>
                <w:rFonts w:cs="Arial"/>
                <w:b/>
                <w:color w:val="FF0000"/>
              </w:rPr>
            </w:pPr>
          </w:p>
        </w:tc>
        <w:tc>
          <w:tcPr>
            <w:tcW w:w="0" w:type="auto"/>
            <w:vAlign w:val="center"/>
          </w:tcPr>
          <w:p w14:paraId="740512AC" w14:textId="77777777" w:rsidR="001A510A" w:rsidRPr="008546C8" w:rsidRDefault="001A510A" w:rsidP="00A17863">
            <w:pPr>
              <w:autoSpaceDE w:val="0"/>
              <w:autoSpaceDN w:val="0"/>
              <w:adjustRightInd w:val="0"/>
              <w:spacing w:before="80" w:after="80"/>
              <w:rPr>
                <w:rFonts w:cs="Arial"/>
                <w:b/>
                <w:color w:val="FF0000"/>
              </w:rPr>
            </w:pPr>
            <w:r w:rsidRPr="008546C8">
              <w:rPr>
                <w:rFonts w:cs="Arial"/>
                <w:b/>
                <w:color w:val="FF0000"/>
              </w:rPr>
              <w:t>where</w:t>
            </w:r>
          </w:p>
        </w:tc>
        <w:tc>
          <w:tcPr>
            <w:tcW w:w="0" w:type="auto"/>
          </w:tcPr>
          <w:p w14:paraId="01AA56E9" w14:textId="77777777" w:rsidR="001A510A" w:rsidRPr="008546C8" w:rsidRDefault="001A510A" w:rsidP="00A17863">
            <w:pPr>
              <w:autoSpaceDE w:val="0"/>
              <w:autoSpaceDN w:val="0"/>
              <w:adjustRightInd w:val="0"/>
              <w:spacing w:before="80" w:after="80"/>
              <w:rPr>
                <w:rFonts w:cs="Arial"/>
                <w:b/>
                <w:color w:val="FF0000"/>
              </w:rPr>
            </w:pPr>
            <w:r w:rsidRPr="008546C8">
              <w:rPr>
                <w:rFonts w:cs="Arial"/>
                <w:b/>
                <w:color w:val="FF0000"/>
              </w:rPr>
              <w:t>when</w:t>
            </w:r>
          </w:p>
        </w:tc>
        <w:tc>
          <w:tcPr>
            <w:tcW w:w="0" w:type="auto"/>
          </w:tcPr>
          <w:p w14:paraId="7ED4D706" w14:textId="77777777" w:rsidR="001A510A" w:rsidRPr="008546C8" w:rsidRDefault="001A510A" w:rsidP="00A17863">
            <w:pPr>
              <w:autoSpaceDE w:val="0"/>
              <w:autoSpaceDN w:val="0"/>
              <w:adjustRightInd w:val="0"/>
              <w:spacing w:before="80" w:after="80"/>
              <w:rPr>
                <w:rFonts w:cs="Arial"/>
                <w:b/>
                <w:color w:val="FF0000"/>
              </w:rPr>
            </w:pPr>
            <w:r w:rsidRPr="008546C8">
              <w:rPr>
                <w:rFonts w:cs="Arial"/>
                <w:b/>
                <w:color w:val="FF0000"/>
              </w:rPr>
              <w:t>what</w:t>
            </w:r>
          </w:p>
        </w:tc>
        <w:tc>
          <w:tcPr>
            <w:tcW w:w="0" w:type="auto"/>
          </w:tcPr>
          <w:p w14:paraId="4649EBBB" w14:textId="77777777" w:rsidR="001A510A" w:rsidRPr="008546C8" w:rsidRDefault="001A510A" w:rsidP="00A17863">
            <w:pPr>
              <w:autoSpaceDE w:val="0"/>
              <w:autoSpaceDN w:val="0"/>
              <w:adjustRightInd w:val="0"/>
              <w:spacing w:before="80" w:after="80"/>
              <w:rPr>
                <w:rFonts w:cs="Arial"/>
                <w:b/>
                <w:color w:val="FF0000"/>
              </w:rPr>
            </w:pPr>
            <w:r w:rsidRPr="008546C8">
              <w:rPr>
                <w:rFonts w:cs="Arial"/>
                <w:b/>
                <w:color w:val="FF0000"/>
              </w:rPr>
              <w:t>version</w:t>
            </w:r>
          </w:p>
        </w:tc>
        <w:tc>
          <w:tcPr>
            <w:tcW w:w="0" w:type="auto"/>
          </w:tcPr>
          <w:p w14:paraId="1CE52F31" w14:textId="77777777" w:rsidR="001A510A" w:rsidRPr="008546C8" w:rsidRDefault="001A510A" w:rsidP="00A17863">
            <w:pPr>
              <w:autoSpaceDE w:val="0"/>
              <w:autoSpaceDN w:val="0"/>
              <w:adjustRightInd w:val="0"/>
              <w:spacing w:before="80" w:after="80"/>
              <w:rPr>
                <w:rFonts w:cs="Arial"/>
                <w:b/>
                <w:color w:val="FF0000"/>
              </w:rPr>
            </w:pPr>
            <w:r w:rsidRPr="008546C8">
              <w:rPr>
                <w:rFonts w:cs="Arial"/>
                <w:b/>
                <w:color w:val="FF0000"/>
              </w:rPr>
              <w:t>how</w:t>
            </w:r>
          </w:p>
        </w:tc>
      </w:tr>
      <w:tr w:rsidR="001A510A" w:rsidRPr="00AF5562" w14:paraId="08899901" w14:textId="77777777" w:rsidTr="00A17863">
        <w:trPr>
          <w:cantSplit/>
        </w:trPr>
        <w:tc>
          <w:tcPr>
            <w:tcW w:w="0" w:type="auto"/>
            <w:vAlign w:val="center"/>
          </w:tcPr>
          <w:p w14:paraId="5FAEFB13" w14:textId="77777777" w:rsidR="001A510A" w:rsidRPr="008546C8" w:rsidRDefault="001A510A" w:rsidP="00A17863">
            <w:pPr>
              <w:autoSpaceDE w:val="0"/>
              <w:autoSpaceDN w:val="0"/>
              <w:adjustRightInd w:val="0"/>
              <w:spacing w:before="80" w:after="80"/>
              <w:rPr>
                <w:rFonts w:cs="Arial"/>
                <w:color w:val="FF0000"/>
              </w:rPr>
            </w:pPr>
            <w:r w:rsidRPr="008546C8">
              <w:rPr>
                <w:rFonts w:cs="Arial"/>
                <w:color w:val="FF0000"/>
              </w:rPr>
              <w:t>ADV_IND</w:t>
            </w:r>
          </w:p>
        </w:tc>
        <w:tc>
          <w:tcPr>
            <w:tcW w:w="0" w:type="auto"/>
            <w:vAlign w:val="center"/>
          </w:tcPr>
          <w:p w14:paraId="56E2FB4A" w14:textId="77777777" w:rsidR="001A510A" w:rsidRPr="008546C8" w:rsidRDefault="001A510A" w:rsidP="00A17863">
            <w:pPr>
              <w:autoSpaceDE w:val="0"/>
              <w:autoSpaceDN w:val="0"/>
              <w:adjustRightInd w:val="0"/>
              <w:spacing w:before="80" w:after="80"/>
              <w:rPr>
                <w:rFonts w:cs="Arial"/>
                <w:color w:val="FF0000"/>
              </w:rPr>
            </w:pPr>
          </w:p>
        </w:tc>
        <w:tc>
          <w:tcPr>
            <w:tcW w:w="0" w:type="auto"/>
          </w:tcPr>
          <w:p w14:paraId="5CCF3B98" w14:textId="77777777" w:rsidR="001A510A" w:rsidRPr="008546C8" w:rsidRDefault="001A510A" w:rsidP="00A17863">
            <w:pPr>
              <w:autoSpaceDE w:val="0"/>
              <w:autoSpaceDN w:val="0"/>
              <w:adjustRightInd w:val="0"/>
              <w:spacing w:before="80" w:after="80"/>
              <w:rPr>
                <w:rFonts w:cs="Arial"/>
                <w:color w:val="FF0000"/>
              </w:rPr>
            </w:pPr>
            <w:r w:rsidRPr="008546C8">
              <w:rPr>
                <w:rFonts w:cs="Arial"/>
                <w:color w:val="FF0000"/>
              </w:rPr>
              <w:t>ADV</w:t>
            </w:r>
          </w:p>
        </w:tc>
        <w:tc>
          <w:tcPr>
            <w:tcW w:w="0" w:type="auto"/>
          </w:tcPr>
          <w:p w14:paraId="152E1DC6" w14:textId="77777777" w:rsidR="001A510A" w:rsidRPr="008546C8" w:rsidRDefault="001A510A" w:rsidP="00A17863">
            <w:pPr>
              <w:autoSpaceDE w:val="0"/>
              <w:autoSpaceDN w:val="0"/>
              <w:adjustRightInd w:val="0"/>
              <w:spacing w:before="80" w:after="80"/>
              <w:rPr>
                <w:rFonts w:cs="Arial"/>
                <w:color w:val="FF0000"/>
              </w:rPr>
            </w:pPr>
          </w:p>
        </w:tc>
        <w:tc>
          <w:tcPr>
            <w:tcW w:w="0" w:type="auto"/>
          </w:tcPr>
          <w:p w14:paraId="2538E975" w14:textId="77777777" w:rsidR="001A510A" w:rsidRPr="008546C8" w:rsidRDefault="001A510A" w:rsidP="00A17863">
            <w:pPr>
              <w:autoSpaceDE w:val="0"/>
              <w:autoSpaceDN w:val="0"/>
              <w:adjustRightInd w:val="0"/>
              <w:spacing w:before="80" w:after="80"/>
              <w:rPr>
                <w:rFonts w:cs="Arial"/>
                <w:color w:val="FF0000"/>
              </w:rPr>
            </w:pPr>
          </w:p>
        </w:tc>
        <w:tc>
          <w:tcPr>
            <w:tcW w:w="0" w:type="auto"/>
          </w:tcPr>
          <w:p w14:paraId="1360EDA5" w14:textId="77777777" w:rsidR="001A510A" w:rsidRPr="008546C8" w:rsidRDefault="001A510A" w:rsidP="00A17863">
            <w:pPr>
              <w:autoSpaceDE w:val="0"/>
              <w:autoSpaceDN w:val="0"/>
              <w:adjustRightInd w:val="0"/>
              <w:spacing w:before="80" w:after="80"/>
              <w:rPr>
                <w:rFonts w:cs="Arial"/>
                <w:color w:val="FF0000"/>
              </w:rPr>
            </w:pPr>
            <w:r w:rsidRPr="008546C8">
              <w:rPr>
                <w:rFonts w:cs="Arial"/>
                <w:color w:val="FF0000"/>
              </w:rPr>
              <w:t>IND</w:t>
            </w:r>
          </w:p>
        </w:tc>
      </w:tr>
      <w:tr w:rsidR="001A510A" w:rsidRPr="00AF5562" w14:paraId="7BA92826" w14:textId="77777777" w:rsidTr="00A17863">
        <w:trPr>
          <w:cantSplit/>
        </w:trPr>
        <w:tc>
          <w:tcPr>
            <w:tcW w:w="0" w:type="auto"/>
            <w:vAlign w:val="center"/>
          </w:tcPr>
          <w:p w14:paraId="21BF6879" w14:textId="77777777" w:rsidR="001A510A" w:rsidRPr="008546C8" w:rsidRDefault="001A510A" w:rsidP="00A17863">
            <w:pPr>
              <w:autoSpaceDE w:val="0"/>
              <w:autoSpaceDN w:val="0"/>
              <w:adjustRightInd w:val="0"/>
              <w:spacing w:before="80" w:after="80"/>
              <w:rPr>
                <w:rFonts w:cs="Arial"/>
                <w:color w:val="FF0000"/>
              </w:rPr>
            </w:pPr>
            <w:r w:rsidRPr="008546C8">
              <w:rPr>
                <w:rFonts w:cs="Arial"/>
                <w:color w:val="FF0000"/>
              </w:rPr>
              <w:t>ADV_DIRECT_IND</w:t>
            </w:r>
          </w:p>
        </w:tc>
        <w:tc>
          <w:tcPr>
            <w:tcW w:w="0" w:type="auto"/>
            <w:vAlign w:val="center"/>
          </w:tcPr>
          <w:p w14:paraId="4717AAC5" w14:textId="77777777" w:rsidR="001A510A" w:rsidRPr="008546C8" w:rsidRDefault="001A510A" w:rsidP="00A17863">
            <w:pPr>
              <w:autoSpaceDE w:val="0"/>
              <w:autoSpaceDN w:val="0"/>
              <w:adjustRightInd w:val="0"/>
              <w:spacing w:before="80" w:after="80"/>
              <w:rPr>
                <w:rFonts w:cs="Arial"/>
                <w:color w:val="FF0000"/>
              </w:rPr>
            </w:pPr>
          </w:p>
        </w:tc>
        <w:tc>
          <w:tcPr>
            <w:tcW w:w="0" w:type="auto"/>
          </w:tcPr>
          <w:p w14:paraId="71FF25F9" w14:textId="77777777" w:rsidR="001A510A" w:rsidRPr="008546C8" w:rsidRDefault="001A510A" w:rsidP="00A17863">
            <w:pPr>
              <w:autoSpaceDE w:val="0"/>
              <w:autoSpaceDN w:val="0"/>
              <w:adjustRightInd w:val="0"/>
              <w:spacing w:before="80" w:after="80"/>
              <w:rPr>
                <w:rFonts w:cs="Arial"/>
                <w:color w:val="FF0000"/>
              </w:rPr>
            </w:pPr>
            <w:r w:rsidRPr="008546C8">
              <w:rPr>
                <w:rFonts w:cs="Arial"/>
                <w:color w:val="FF0000"/>
              </w:rPr>
              <w:t>ADV</w:t>
            </w:r>
          </w:p>
        </w:tc>
        <w:tc>
          <w:tcPr>
            <w:tcW w:w="0" w:type="auto"/>
          </w:tcPr>
          <w:p w14:paraId="6460BC90" w14:textId="77777777" w:rsidR="001A510A" w:rsidRPr="008546C8" w:rsidRDefault="001A510A" w:rsidP="00A17863">
            <w:pPr>
              <w:autoSpaceDE w:val="0"/>
              <w:autoSpaceDN w:val="0"/>
              <w:adjustRightInd w:val="0"/>
              <w:spacing w:before="80" w:after="80"/>
              <w:rPr>
                <w:rFonts w:cs="Arial"/>
                <w:color w:val="FF0000"/>
              </w:rPr>
            </w:pPr>
            <w:r w:rsidRPr="008546C8">
              <w:rPr>
                <w:rFonts w:cs="Arial"/>
                <w:color w:val="FF0000"/>
              </w:rPr>
              <w:t>DIRECT</w:t>
            </w:r>
          </w:p>
        </w:tc>
        <w:tc>
          <w:tcPr>
            <w:tcW w:w="0" w:type="auto"/>
          </w:tcPr>
          <w:p w14:paraId="6E2ECAEF" w14:textId="77777777" w:rsidR="001A510A" w:rsidRPr="008546C8" w:rsidRDefault="001A510A" w:rsidP="00A17863">
            <w:pPr>
              <w:autoSpaceDE w:val="0"/>
              <w:autoSpaceDN w:val="0"/>
              <w:adjustRightInd w:val="0"/>
              <w:spacing w:before="80" w:after="80"/>
              <w:rPr>
                <w:rFonts w:cs="Arial"/>
                <w:color w:val="FF0000"/>
              </w:rPr>
            </w:pPr>
          </w:p>
        </w:tc>
        <w:tc>
          <w:tcPr>
            <w:tcW w:w="0" w:type="auto"/>
          </w:tcPr>
          <w:p w14:paraId="142C1EE0" w14:textId="77777777" w:rsidR="001A510A" w:rsidRPr="008546C8" w:rsidRDefault="001A510A" w:rsidP="00A17863">
            <w:pPr>
              <w:autoSpaceDE w:val="0"/>
              <w:autoSpaceDN w:val="0"/>
              <w:adjustRightInd w:val="0"/>
              <w:spacing w:before="80" w:after="80"/>
              <w:rPr>
                <w:rFonts w:cs="Arial"/>
                <w:color w:val="FF0000"/>
              </w:rPr>
            </w:pPr>
            <w:r w:rsidRPr="008546C8">
              <w:rPr>
                <w:rFonts w:cs="Arial"/>
                <w:color w:val="FF0000"/>
              </w:rPr>
              <w:t>IND</w:t>
            </w:r>
          </w:p>
        </w:tc>
      </w:tr>
      <w:tr w:rsidR="001A510A" w:rsidRPr="00AF5562" w14:paraId="7AE895C2" w14:textId="77777777" w:rsidTr="00A17863">
        <w:trPr>
          <w:cantSplit/>
        </w:trPr>
        <w:tc>
          <w:tcPr>
            <w:tcW w:w="0" w:type="auto"/>
            <w:vAlign w:val="center"/>
          </w:tcPr>
          <w:p w14:paraId="23764386" w14:textId="77777777" w:rsidR="001A510A" w:rsidRPr="008546C8" w:rsidRDefault="001A510A" w:rsidP="00A17863">
            <w:pPr>
              <w:autoSpaceDE w:val="0"/>
              <w:autoSpaceDN w:val="0"/>
              <w:adjustRightInd w:val="0"/>
              <w:spacing w:before="80" w:after="80"/>
              <w:rPr>
                <w:rFonts w:cs="Arial"/>
                <w:color w:val="FF0000"/>
              </w:rPr>
            </w:pPr>
            <w:r w:rsidRPr="008546C8">
              <w:rPr>
                <w:rFonts w:cs="Arial"/>
                <w:color w:val="FF0000"/>
              </w:rPr>
              <w:t>ADV_EXT_IND</w:t>
            </w:r>
          </w:p>
        </w:tc>
        <w:tc>
          <w:tcPr>
            <w:tcW w:w="0" w:type="auto"/>
            <w:vAlign w:val="center"/>
          </w:tcPr>
          <w:p w14:paraId="0B094021" w14:textId="77777777" w:rsidR="001A510A" w:rsidRPr="008546C8" w:rsidRDefault="001A510A" w:rsidP="00A17863">
            <w:pPr>
              <w:autoSpaceDE w:val="0"/>
              <w:autoSpaceDN w:val="0"/>
              <w:adjustRightInd w:val="0"/>
              <w:spacing w:before="80" w:after="80"/>
              <w:rPr>
                <w:rFonts w:cs="Arial"/>
                <w:color w:val="FF0000"/>
              </w:rPr>
            </w:pPr>
          </w:p>
        </w:tc>
        <w:tc>
          <w:tcPr>
            <w:tcW w:w="0" w:type="auto"/>
          </w:tcPr>
          <w:p w14:paraId="7CEDDA4C" w14:textId="77777777" w:rsidR="001A510A" w:rsidRPr="008546C8" w:rsidRDefault="001A510A" w:rsidP="00A17863">
            <w:pPr>
              <w:autoSpaceDE w:val="0"/>
              <w:autoSpaceDN w:val="0"/>
              <w:adjustRightInd w:val="0"/>
              <w:spacing w:before="80" w:after="80"/>
              <w:rPr>
                <w:rFonts w:cs="Arial"/>
                <w:color w:val="FF0000"/>
              </w:rPr>
            </w:pPr>
            <w:r w:rsidRPr="008546C8">
              <w:rPr>
                <w:rFonts w:cs="Arial"/>
                <w:color w:val="FF0000"/>
              </w:rPr>
              <w:t>ADV</w:t>
            </w:r>
          </w:p>
        </w:tc>
        <w:tc>
          <w:tcPr>
            <w:tcW w:w="0" w:type="auto"/>
          </w:tcPr>
          <w:p w14:paraId="4BDC8B2C" w14:textId="77777777" w:rsidR="001A510A" w:rsidRPr="008546C8" w:rsidRDefault="001A510A" w:rsidP="00A17863">
            <w:pPr>
              <w:autoSpaceDE w:val="0"/>
              <w:autoSpaceDN w:val="0"/>
              <w:adjustRightInd w:val="0"/>
              <w:spacing w:before="80" w:after="80"/>
              <w:rPr>
                <w:rFonts w:cs="Arial"/>
                <w:color w:val="FF0000"/>
              </w:rPr>
            </w:pPr>
          </w:p>
        </w:tc>
        <w:tc>
          <w:tcPr>
            <w:tcW w:w="0" w:type="auto"/>
          </w:tcPr>
          <w:p w14:paraId="66D3F0AC" w14:textId="77777777" w:rsidR="001A510A" w:rsidRPr="008546C8" w:rsidRDefault="001A510A" w:rsidP="00A17863">
            <w:pPr>
              <w:autoSpaceDE w:val="0"/>
              <w:autoSpaceDN w:val="0"/>
              <w:adjustRightInd w:val="0"/>
              <w:spacing w:before="80" w:after="80"/>
              <w:rPr>
                <w:rFonts w:cs="Arial"/>
                <w:color w:val="FF0000"/>
              </w:rPr>
            </w:pPr>
            <w:r w:rsidRPr="008546C8">
              <w:rPr>
                <w:rFonts w:cs="Arial"/>
                <w:color w:val="FF0000"/>
              </w:rPr>
              <w:t>EXT</w:t>
            </w:r>
          </w:p>
        </w:tc>
        <w:tc>
          <w:tcPr>
            <w:tcW w:w="0" w:type="auto"/>
          </w:tcPr>
          <w:p w14:paraId="6BC4E095" w14:textId="77777777" w:rsidR="001A510A" w:rsidRPr="008546C8" w:rsidRDefault="001A510A" w:rsidP="00A17863">
            <w:pPr>
              <w:autoSpaceDE w:val="0"/>
              <w:autoSpaceDN w:val="0"/>
              <w:adjustRightInd w:val="0"/>
              <w:spacing w:before="80" w:after="80"/>
              <w:rPr>
                <w:rFonts w:cs="Arial"/>
                <w:color w:val="FF0000"/>
              </w:rPr>
            </w:pPr>
            <w:r w:rsidRPr="008546C8">
              <w:rPr>
                <w:rFonts w:cs="Arial"/>
                <w:color w:val="FF0000"/>
              </w:rPr>
              <w:t>IND</w:t>
            </w:r>
          </w:p>
        </w:tc>
      </w:tr>
      <w:tr w:rsidR="001A510A" w:rsidRPr="00AF5562" w14:paraId="28AC9DD1" w14:textId="77777777" w:rsidTr="00A17863">
        <w:trPr>
          <w:cantSplit/>
        </w:trPr>
        <w:tc>
          <w:tcPr>
            <w:tcW w:w="0" w:type="auto"/>
            <w:vAlign w:val="center"/>
          </w:tcPr>
          <w:p w14:paraId="47C62764" w14:textId="77777777" w:rsidR="001A510A" w:rsidRPr="008546C8" w:rsidRDefault="001A510A" w:rsidP="00A17863">
            <w:pPr>
              <w:autoSpaceDE w:val="0"/>
              <w:autoSpaceDN w:val="0"/>
              <w:adjustRightInd w:val="0"/>
              <w:spacing w:before="80" w:after="80"/>
              <w:rPr>
                <w:rFonts w:cs="Arial"/>
                <w:color w:val="FF0000"/>
              </w:rPr>
            </w:pPr>
            <w:r w:rsidRPr="008546C8">
              <w:rPr>
                <w:rFonts w:cs="Arial"/>
                <w:color w:val="FF0000"/>
              </w:rPr>
              <w:t>AUX_ADV_IND</w:t>
            </w:r>
          </w:p>
        </w:tc>
        <w:tc>
          <w:tcPr>
            <w:tcW w:w="0" w:type="auto"/>
            <w:vAlign w:val="center"/>
          </w:tcPr>
          <w:p w14:paraId="17E2012B" w14:textId="77777777" w:rsidR="001A510A" w:rsidRPr="008546C8" w:rsidRDefault="001A510A" w:rsidP="00A17863">
            <w:pPr>
              <w:autoSpaceDE w:val="0"/>
              <w:autoSpaceDN w:val="0"/>
              <w:adjustRightInd w:val="0"/>
              <w:spacing w:before="80" w:after="80"/>
              <w:rPr>
                <w:rFonts w:cs="Arial"/>
                <w:color w:val="FF0000"/>
              </w:rPr>
            </w:pPr>
            <w:r w:rsidRPr="008546C8">
              <w:rPr>
                <w:rFonts w:cs="Arial"/>
                <w:color w:val="FF0000"/>
              </w:rPr>
              <w:t>AUX</w:t>
            </w:r>
          </w:p>
        </w:tc>
        <w:tc>
          <w:tcPr>
            <w:tcW w:w="0" w:type="auto"/>
          </w:tcPr>
          <w:p w14:paraId="5453A04B" w14:textId="77777777" w:rsidR="001A510A" w:rsidRPr="008546C8" w:rsidRDefault="001A510A" w:rsidP="00A17863">
            <w:pPr>
              <w:autoSpaceDE w:val="0"/>
              <w:autoSpaceDN w:val="0"/>
              <w:adjustRightInd w:val="0"/>
              <w:spacing w:before="80" w:after="80"/>
              <w:rPr>
                <w:rFonts w:cs="Arial"/>
                <w:color w:val="FF0000"/>
              </w:rPr>
            </w:pPr>
            <w:r w:rsidRPr="008546C8">
              <w:rPr>
                <w:rFonts w:cs="Arial"/>
                <w:color w:val="FF0000"/>
              </w:rPr>
              <w:t>ADV</w:t>
            </w:r>
          </w:p>
        </w:tc>
        <w:tc>
          <w:tcPr>
            <w:tcW w:w="0" w:type="auto"/>
          </w:tcPr>
          <w:p w14:paraId="273936A3" w14:textId="77777777" w:rsidR="001A510A" w:rsidRPr="008546C8" w:rsidRDefault="001A510A" w:rsidP="00A17863">
            <w:pPr>
              <w:autoSpaceDE w:val="0"/>
              <w:autoSpaceDN w:val="0"/>
              <w:adjustRightInd w:val="0"/>
              <w:spacing w:before="80" w:after="80"/>
              <w:rPr>
                <w:rFonts w:cs="Arial"/>
                <w:color w:val="FF0000"/>
              </w:rPr>
            </w:pPr>
          </w:p>
        </w:tc>
        <w:tc>
          <w:tcPr>
            <w:tcW w:w="0" w:type="auto"/>
          </w:tcPr>
          <w:p w14:paraId="58F1D970" w14:textId="77777777" w:rsidR="001A510A" w:rsidRPr="008546C8" w:rsidRDefault="001A510A" w:rsidP="00A17863">
            <w:pPr>
              <w:autoSpaceDE w:val="0"/>
              <w:autoSpaceDN w:val="0"/>
              <w:adjustRightInd w:val="0"/>
              <w:spacing w:before="80" w:after="80"/>
              <w:rPr>
                <w:rFonts w:cs="Arial"/>
                <w:color w:val="FF0000"/>
              </w:rPr>
            </w:pPr>
          </w:p>
        </w:tc>
        <w:tc>
          <w:tcPr>
            <w:tcW w:w="0" w:type="auto"/>
          </w:tcPr>
          <w:p w14:paraId="512F8FCD" w14:textId="77777777" w:rsidR="001A510A" w:rsidRPr="008546C8" w:rsidRDefault="001A510A" w:rsidP="00A17863">
            <w:pPr>
              <w:autoSpaceDE w:val="0"/>
              <w:autoSpaceDN w:val="0"/>
              <w:adjustRightInd w:val="0"/>
              <w:spacing w:before="80" w:after="80"/>
              <w:rPr>
                <w:rFonts w:cs="Arial"/>
                <w:color w:val="FF0000"/>
              </w:rPr>
            </w:pPr>
            <w:r w:rsidRPr="008546C8">
              <w:rPr>
                <w:rFonts w:cs="Arial"/>
                <w:color w:val="FF0000"/>
              </w:rPr>
              <w:t>IND</w:t>
            </w:r>
          </w:p>
        </w:tc>
      </w:tr>
      <w:tr w:rsidR="00235675" w:rsidRPr="00AF5562" w14:paraId="3AC40207" w14:textId="77777777" w:rsidTr="00A17863">
        <w:trPr>
          <w:cantSplit/>
        </w:trPr>
        <w:tc>
          <w:tcPr>
            <w:tcW w:w="0" w:type="auto"/>
            <w:vAlign w:val="center"/>
          </w:tcPr>
          <w:p w14:paraId="012F1573" w14:textId="77777777" w:rsidR="00235675" w:rsidRPr="008546C8" w:rsidRDefault="00235675" w:rsidP="00A17863">
            <w:pPr>
              <w:autoSpaceDE w:val="0"/>
              <w:autoSpaceDN w:val="0"/>
              <w:adjustRightInd w:val="0"/>
              <w:spacing w:before="80" w:after="80"/>
              <w:rPr>
                <w:rFonts w:cs="Arial"/>
                <w:color w:val="FF0000"/>
              </w:rPr>
            </w:pPr>
            <w:r>
              <w:rPr>
                <w:rFonts w:cs="Arial"/>
                <w:color w:val="FF0000"/>
              </w:rPr>
              <w:t>AUX_CHAIN_IND</w:t>
            </w:r>
          </w:p>
        </w:tc>
        <w:tc>
          <w:tcPr>
            <w:tcW w:w="0" w:type="auto"/>
            <w:vAlign w:val="center"/>
          </w:tcPr>
          <w:p w14:paraId="06568AF0" w14:textId="77777777" w:rsidR="00235675" w:rsidRPr="008546C8" w:rsidRDefault="00235675" w:rsidP="00A17863">
            <w:pPr>
              <w:autoSpaceDE w:val="0"/>
              <w:autoSpaceDN w:val="0"/>
              <w:adjustRightInd w:val="0"/>
              <w:spacing w:before="80" w:after="80"/>
              <w:rPr>
                <w:rFonts w:cs="Arial"/>
                <w:color w:val="FF0000"/>
              </w:rPr>
            </w:pPr>
            <w:r>
              <w:rPr>
                <w:rFonts w:cs="Arial"/>
                <w:color w:val="FF0000"/>
              </w:rPr>
              <w:t>AUX</w:t>
            </w:r>
          </w:p>
        </w:tc>
        <w:tc>
          <w:tcPr>
            <w:tcW w:w="0" w:type="auto"/>
          </w:tcPr>
          <w:p w14:paraId="411CC878" w14:textId="77777777" w:rsidR="00235675" w:rsidRPr="008546C8" w:rsidRDefault="00944E9F" w:rsidP="00A17863">
            <w:pPr>
              <w:autoSpaceDE w:val="0"/>
              <w:autoSpaceDN w:val="0"/>
              <w:adjustRightInd w:val="0"/>
              <w:spacing w:before="80" w:after="80"/>
              <w:rPr>
                <w:rFonts w:cs="Arial"/>
                <w:color w:val="FF0000"/>
              </w:rPr>
            </w:pPr>
            <w:r>
              <w:rPr>
                <w:rFonts w:cs="Arial"/>
                <w:color w:val="FF0000"/>
              </w:rPr>
              <w:t>CHAIN</w:t>
            </w:r>
          </w:p>
        </w:tc>
        <w:tc>
          <w:tcPr>
            <w:tcW w:w="0" w:type="auto"/>
          </w:tcPr>
          <w:p w14:paraId="08437A2C" w14:textId="77777777" w:rsidR="00235675" w:rsidRPr="008546C8" w:rsidRDefault="00235675" w:rsidP="00A17863">
            <w:pPr>
              <w:autoSpaceDE w:val="0"/>
              <w:autoSpaceDN w:val="0"/>
              <w:adjustRightInd w:val="0"/>
              <w:spacing w:before="80" w:after="80"/>
              <w:rPr>
                <w:rFonts w:cs="Arial"/>
                <w:color w:val="FF0000"/>
              </w:rPr>
            </w:pPr>
          </w:p>
        </w:tc>
        <w:tc>
          <w:tcPr>
            <w:tcW w:w="0" w:type="auto"/>
          </w:tcPr>
          <w:p w14:paraId="1FB2A4A8" w14:textId="77777777" w:rsidR="00235675" w:rsidRPr="008546C8" w:rsidRDefault="00235675" w:rsidP="00A17863">
            <w:pPr>
              <w:autoSpaceDE w:val="0"/>
              <w:autoSpaceDN w:val="0"/>
              <w:adjustRightInd w:val="0"/>
              <w:spacing w:before="80" w:after="80"/>
              <w:rPr>
                <w:rFonts w:cs="Arial"/>
                <w:color w:val="FF0000"/>
              </w:rPr>
            </w:pPr>
          </w:p>
        </w:tc>
        <w:tc>
          <w:tcPr>
            <w:tcW w:w="0" w:type="auto"/>
          </w:tcPr>
          <w:p w14:paraId="23637D20" w14:textId="77777777" w:rsidR="00235675" w:rsidRPr="008546C8" w:rsidRDefault="00944E9F" w:rsidP="00A17863">
            <w:pPr>
              <w:autoSpaceDE w:val="0"/>
              <w:autoSpaceDN w:val="0"/>
              <w:adjustRightInd w:val="0"/>
              <w:spacing w:before="80" w:after="80"/>
              <w:rPr>
                <w:rFonts w:cs="Arial"/>
                <w:color w:val="FF0000"/>
              </w:rPr>
            </w:pPr>
            <w:r>
              <w:rPr>
                <w:rFonts w:cs="Arial"/>
                <w:color w:val="FF0000"/>
              </w:rPr>
              <w:t>IND</w:t>
            </w:r>
          </w:p>
        </w:tc>
      </w:tr>
      <w:tr w:rsidR="001A510A" w:rsidRPr="00AF5562" w14:paraId="4AD1F4EF" w14:textId="77777777" w:rsidTr="00A17863">
        <w:trPr>
          <w:cantSplit/>
        </w:trPr>
        <w:tc>
          <w:tcPr>
            <w:tcW w:w="0" w:type="auto"/>
            <w:vAlign w:val="center"/>
          </w:tcPr>
          <w:p w14:paraId="0C8E9260" w14:textId="77777777" w:rsidR="001A510A" w:rsidRPr="008546C8" w:rsidRDefault="001A510A" w:rsidP="00A17863">
            <w:pPr>
              <w:autoSpaceDE w:val="0"/>
              <w:autoSpaceDN w:val="0"/>
              <w:adjustRightInd w:val="0"/>
              <w:spacing w:before="80" w:after="80"/>
              <w:rPr>
                <w:rFonts w:cs="Arial"/>
                <w:color w:val="FF0000"/>
              </w:rPr>
            </w:pPr>
            <w:r w:rsidRPr="008546C8">
              <w:rPr>
                <w:rFonts w:cs="Arial"/>
                <w:color w:val="FF0000"/>
              </w:rPr>
              <w:t>SCAN_REQ</w:t>
            </w:r>
          </w:p>
        </w:tc>
        <w:tc>
          <w:tcPr>
            <w:tcW w:w="0" w:type="auto"/>
            <w:vAlign w:val="center"/>
          </w:tcPr>
          <w:p w14:paraId="54921975" w14:textId="77777777" w:rsidR="001A510A" w:rsidRPr="008546C8" w:rsidRDefault="001A510A" w:rsidP="00A17863">
            <w:pPr>
              <w:autoSpaceDE w:val="0"/>
              <w:autoSpaceDN w:val="0"/>
              <w:adjustRightInd w:val="0"/>
              <w:spacing w:before="80" w:after="80"/>
              <w:rPr>
                <w:rFonts w:cs="Arial"/>
                <w:color w:val="FF0000"/>
              </w:rPr>
            </w:pPr>
          </w:p>
        </w:tc>
        <w:tc>
          <w:tcPr>
            <w:tcW w:w="0" w:type="auto"/>
          </w:tcPr>
          <w:p w14:paraId="03E77A45" w14:textId="77777777" w:rsidR="001A510A" w:rsidRPr="008546C8" w:rsidRDefault="001A510A" w:rsidP="00A17863">
            <w:pPr>
              <w:autoSpaceDE w:val="0"/>
              <w:autoSpaceDN w:val="0"/>
              <w:adjustRightInd w:val="0"/>
              <w:spacing w:before="80" w:after="80"/>
              <w:rPr>
                <w:rFonts w:cs="Arial"/>
                <w:color w:val="FF0000"/>
              </w:rPr>
            </w:pPr>
            <w:r w:rsidRPr="008546C8">
              <w:rPr>
                <w:rFonts w:cs="Arial"/>
                <w:color w:val="FF0000"/>
              </w:rPr>
              <w:t>SCAN</w:t>
            </w:r>
          </w:p>
        </w:tc>
        <w:tc>
          <w:tcPr>
            <w:tcW w:w="0" w:type="auto"/>
          </w:tcPr>
          <w:p w14:paraId="624A5798" w14:textId="77777777" w:rsidR="001A510A" w:rsidRPr="008546C8" w:rsidRDefault="001A510A" w:rsidP="00A17863">
            <w:pPr>
              <w:autoSpaceDE w:val="0"/>
              <w:autoSpaceDN w:val="0"/>
              <w:adjustRightInd w:val="0"/>
              <w:spacing w:before="80" w:after="80"/>
              <w:rPr>
                <w:rFonts w:cs="Arial"/>
                <w:color w:val="FF0000"/>
              </w:rPr>
            </w:pPr>
          </w:p>
        </w:tc>
        <w:tc>
          <w:tcPr>
            <w:tcW w:w="0" w:type="auto"/>
          </w:tcPr>
          <w:p w14:paraId="590F5AB4" w14:textId="77777777" w:rsidR="001A510A" w:rsidRPr="008546C8" w:rsidRDefault="001A510A" w:rsidP="00A17863">
            <w:pPr>
              <w:autoSpaceDE w:val="0"/>
              <w:autoSpaceDN w:val="0"/>
              <w:adjustRightInd w:val="0"/>
              <w:spacing w:before="80" w:after="80"/>
              <w:rPr>
                <w:rFonts w:cs="Arial"/>
                <w:color w:val="FF0000"/>
              </w:rPr>
            </w:pPr>
          </w:p>
        </w:tc>
        <w:tc>
          <w:tcPr>
            <w:tcW w:w="0" w:type="auto"/>
          </w:tcPr>
          <w:p w14:paraId="3D17883A" w14:textId="77777777" w:rsidR="001A510A" w:rsidRPr="008546C8" w:rsidRDefault="001A510A" w:rsidP="00A17863">
            <w:pPr>
              <w:autoSpaceDE w:val="0"/>
              <w:autoSpaceDN w:val="0"/>
              <w:adjustRightInd w:val="0"/>
              <w:spacing w:before="80" w:after="80"/>
              <w:rPr>
                <w:rFonts w:cs="Arial"/>
                <w:color w:val="FF0000"/>
              </w:rPr>
            </w:pPr>
            <w:r w:rsidRPr="008546C8">
              <w:rPr>
                <w:rFonts w:cs="Arial"/>
                <w:color w:val="FF0000"/>
              </w:rPr>
              <w:t>REQ</w:t>
            </w:r>
          </w:p>
        </w:tc>
      </w:tr>
      <w:tr w:rsidR="001A510A" w:rsidRPr="00AF5562" w14:paraId="404E9706" w14:textId="77777777" w:rsidTr="00A17863">
        <w:trPr>
          <w:cantSplit/>
        </w:trPr>
        <w:tc>
          <w:tcPr>
            <w:tcW w:w="0" w:type="auto"/>
            <w:vAlign w:val="center"/>
          </w:tcPr>
          <w:p w14:paraId="637734DE" w14:textId="77777777" w:rsidR="001A510A" w:rsidRPr="008546C8" w:rsidRDefault="001A510A" w:rsidP="00A17863">
            <w:pPr>
              <w:autoSpaceDE w:val="0"/>
              <w:autoSpaceDN w:val="0"/>
              <w:adjustRightInd w:val="0"/>
              <w:spacing w:before="80" w:after="80"/>
              <w:rPr>
                <w:rFonts w:cs="Arial"/>
                <w:color w:val="FF0000"/>
              </w:rPr>
            </w:pPr>
            <w:r w:rsidRPr="008546C8">
              <w:rPr>
                <w:rFonts w:cs="Arial"/>
                <w:color w:val="FF0000"/>
              </w:rPr>
              <w:t>AUX_SYNC_IND</w:t>
            </w:r>
          </w:p>
        </w:tc>
        <w:tc>
          <w:tcPr>
            <w:tcW w:w="0" w:type="auto"/>
            <w:vAlign w:val="center"/>
          </w:tcPr>
          <w:p w14:paraId="6F341C43" w14:textId="77777777" w:rsidR="001A510A" w:rsidRPr="008546C8" w:rsidRDefault="001A510A" w:rsidP="00A17863">
            <w:pPr>
              <w:autoSpaceDE w:val="0"/>
              <w:autoSpaceDN w:val="0"/>
              <w:adjustRightInd w:val="0"/>
              <w:spacing w:before="80" w:after="80"/>
              <w:rPr>
                <w:rFonts w:cs="Arial"/>
                <w:color w:val="FF0000"/>
              </w:rPr>
            </w:pPr>
            <w:r w:rsidRPr="008546C8">
              <w:rPr>
                <w:rFonts w:cs="Arial"/>
                <w:color w:val="FF0000"/>
              </w:rPr>
              <w:t>AUX</w:t>
            </w:r>
          </w:p>
        </w:tc>
        <w:tc>
          <w:tcPr>
            <w:tcW w:w="0" w:type="auto"/>
          </w:tcPr>
          <w:p w14:paraId="3D2D1A98" w14:textId="77777777" w:rsidR="001A510A" w:rsidRPr="008546C8" w:rsidRDefault="001A510A" w:rsidP="00A17863">
            <w:pPr>
              <w:autoSpaceDE w:val="0"/>
              <w:autoSpaceDN w:val="0"/>
              <w:adjustRightInd w:val="0"/>
              <w:spacing w:before="80" w:after="80"/>
              <w:rPr>
                <w:rFonts w:cs="Arial"/>
                <w:color w:val="FF0000"/>
              </w:rPr>
            </w:pPr>
            <w:r w:rsidRPr="008546C8">
              <w:rPr>
                <w:rFonts w:cs="Arial"/>
                <w:color w:val="FF0000"/>
              </w:rPr>
              <w:t>SYNC</w:t>
            </w:r>
          </w:p>
        </w:tc>
        <w:tc>
          <w:tcPr>
            <w:tcW w:w="0" w:type="auto"/>
          </w:tcPr>
          <w:p w14:paraId="0662148F" w14:textId="77777777" w:rsidR="001A510A" w:rsidRPr="008546C8" w:rsidRDefault="001A510A" w:rsidP="00A17863">
            <w:pPr>
              <w:autoSpaceDE w:val="0"/>
              <w:autoSpaceDN w:val="0"/>
              <w:adjustRightInd w:val="0"/>
              <w:spacing w:before="80" w:after="80"/>
              <w:rPr>
                <w:rFonts w:cs="Arial"/>
                <w:color w:val="FF0000"/>
              </w:rPr>
            </w:pPr>
          </w:p>
        </w:tc>
        <w:tc>
          <w:tcPr>
            <w:tcW w:w="0" w:type="auto"/>
          </w:tcPr>
          <w:p w14:paraId="7BBB7588" w14:textId="77777777" w:rsidR="001A510A" w:rsidRPr="008546C8" w:rsidRDefault="001A510A" w:rsidP="00A17863">
            <w:pPr>
              <w:autoSpaceDE w:val="0"/>
              <w:autoSpaceDN w:val="0"/>
              <w:adjustRightInd w:val="0"/>
              <w:spacing w:before="80" w:after="80"/>
              <w:rPr>
                <w:rFonts w:cs="Arial"/>
                <w:color w:val="FF0000"/>
              </w:rPr>
            </w:pPr>
          </w:p>
        </w:tc>
        <w:tc>
          <w:tcPr>
            <w:tcW w:w="0" w:type="auto"/>
          </w:tcPr>
          <w:p w14:paraId="6198DC76" w14:textId="77777777" w:rsidR="001A510A" w:rsidRPr="008546C8" w:rsidRDefault="001A510A" w:rsidP="00A17863">
            <w:pPr>
              <w:autoSpaceDE w:val="0"/>
              <w:autoSpaceDN w:val="0"/>
              <w:adjustRightInd w:val="0"/>
              <w:spacing w:before="80" w:after="80"/>
              <w:rPr>
                <w:rFonts w:cs="Arial"/>
                <w:color w:val="FF0000"/>
              </w:rPr>
            </w:pPr>
            <w:r w:rsidRPr="008546C8">
              <w:rPr>
                <w:rFonts w:cs="Arial"/>
                <w:color w:val="FF0000"/>
              </w:rPr>
              <w:t>IND</w:t>
            </w:r>
          </w:p>
        </w:tc>
      </w:tr>
      <w:tr w:rsidR="001A510A" w:rsidRPr="00AF5562" w14:paraId="663843CB" w14:textId="77777777" w:rsidTr="00A17863">
        <w:trPr>
          <w:cantSplit/>
        </w:trPr>
        <w:tc>
          <w:tcPr>
            <w:tcW w:w="0" w:type="auto"/>
            <w:vAlign w:val="center"/>
          </w:tcPr>
          <w:p w14:paraId="22049A32" w14:textId="77777777" w:rsidR="001A510A" w:rsidRPr="008546C8" w:rsidRDefault="001A510A" w:rsidP="00A17863">
            <w:pPr>
              <w:autoSpaceDE w:val="0"/>
              <w:autoSpaceDN w:val="0"/>
              <w:adjustRightInd w:val="0"/>
              <w:spacing w:before="80" w:after="80"/>
              <w:rPr>
                <w:rFonts w:cs="Arial"/>
                <w:color w:val="FF0000"/>
              </w:rPr>
            </w:pPr>
            <w:r w:rsidRPr="008546C8">
              <w:rPr>
                <w:rFonts w:cs="Arial"/>
                <w:color w:val="FF0000"/>
              </w:rPr>
              <w:t>LL_PHY_UPDATE_IND</w:t>
            </w:r>
          </w:p>
        </w:tc>
        <w:tc>
          <w:tcPr>
            <w:tcW w:w="0" w:type="auto"/>
            <w:vAlign w:val="center"/>
          </w:tcPr>
          <w:p w14:paraId="259C41EA" w14:textId="77777777" w:rsidR="001A510A" w:rsidRPr="008546C8" w:rsidRDefault="001A510A" w:rsidP="00A17863">
            <w:pPr>
              <w:autoSpaceDE w:val="0"/>
              <w:autoSpaceDN w:val="0"/>
              <w:adjustRightInd w:val="0"/>
              <w:spacing w:before="80" w:after="80"/>
              <w:rPr>
                <w:rFonts w:cs="Arial"/>
                <w:color w:val="FF0000"/>
              </w:rPr>
            </w:pPr>
          </w:p>
        </w:tc>
        <w:tc>
          <w:tcPr>
            <w:tcW w:w="0" w:type="auto"/>
          </w:tcPr>
          <w:p w14:paraId="76996800" w14:textId="77777777" w:rsidR="001A510A" w:rsidRPr="008546C8" w:rsidRDefault="001A510A" w:rsidP="00A17863">
            <w:pPr>
              <w:autoSpaceDE w:val="0"/>
              <w:autoSpaceDN w:val="0"/>
              <w:adjustRightInd w:val="0"/>
              <w:spacing w:before="80" w:after="80"/>
              <w:rPr>
                <w:rFonts w:cs="Arial"/>
                <w:color w:val="FF0000"/>
              </w:rPr>
            </w:pPr>
            <w:r w:rsidRPr="008546C8">
              <w:rPr>
                <w:rFonts w:cs="Arial"/>
                <w:color w:val="FF0000"/>
              </w:rPr>
              <w:t>LL</w:t>
            </w:r>
          </w:p>
        </w:tc>
        <w:tc>
          <w:tcPr>
            <w:tcW w:w="0" w:type="auto"/>
          </w:tcPr>
          <w:p w14:paraId="7637B877" w14:textId="77777777" w:rsidR="001A510A" w:rsidRPr="008546C8" w:rsidRDefault="001A510A" w:rsidP="00A17863">
            <w:pPr>
              <w:autoSpaceDE w:val="0"/>
              <w:autoSpaceDN w:val="0"/>
              <w:adjustRightInd w:val="0"/>
              <w:spacing w:before="80" w:after="80"/>
              <w:rPr>
                <w:rFonts w:cs="Arial"/>
                <w:color w:val="FF0000"/>
              </w:rPr>
            </w:pPr>
            <w:r w:rsidRPr="008546C8">
              <w:rPr>
                <w:rFonts w:cs="Arial"/>
                <w:color w:val="FF0000"/>
              </w:rPr>
              <w:t>PHY_UPDATE</w:t>
            </w:r>
          </w:p>
        </w:tc>
        <w:tc>
          <w:tcPr>
            <w:tcW w:w="0" w:type="auto"/>
          </w:tcPr>
          <w:p w14:paraId="52AC9FCC" w14:textId="77777777" w:rsidR="001A510A" w:rsidRPr="008546C8" w:rsidRDefault="001A510A" w:rsidP="00A17863">
            <w:pPr>
              <w:autoSpaceDE w:val="0"/>
              <w:autoSpaceDN w:val="0"/>
              <w:adjustRightInd w:val="0"/>
              <w:spacing w:before="80" w:after="80"/>
              <w:rPr>
                <w:rFonts w:cs="Arial"/>
                <w:color w:val="FF0000"/>
              </w:rPr>
            </w:pPr>
          </w:p>
        </w:tc>
        <w:tc>
          <w:tcPr>
            <w:tcW w:w="0" w:type="auto"/>
          </w:tcPr>
          <w:p w14:paraId="437B249C" w14:textId="77777777" w:rsidR="001A510A" w:rsidRPr="008546C8" w:rsidRDefault="001A510A" w:rsidP="00A17863">
            <w:pPr>
              <w:autoSpaceDE w:val="0"/>
              <w:autoSpaceDN w:val="0"/>
              <w:adjustRightInd w:val="0"/>
              <w:spacing w:before="80" w:after="80"/>
              <w:rPr>
                <w:rFonts w:cs="Arial"/>
                <w:color w:val="FF0000"/>
              </w:rPr>
            </w:pPr>
            <w:r w:rsidRPr="008546C8">
              <w:rPr>
                <w:rFonts w:cs="Arial"/>
                <w:color w:val="FF0000"/>
              </w:rPr>
              <w:t>IND</w:t>
            </w:r>
          </w:p>
        </w:tc>
      </w:tr>
      <w:tr w:rsidR="001A510A" w:rsidRPr="00AF5562" w14:paraId="6B877325" w14:textId="77777777" w:rsidTr="00A17863">
        <w:trPr>
          <w:cantSplit/>
        </w:trPr>
        <w:tc>
          <w:tcPr>
            <w:tcW w:w="0" w:type="auto"/>
            <w:vAlign w:val="center"/>
          </w:tcPr>
          <w:p w14:paraId="178DBBC2" w14:textId="77777777" w:rsidR="001A510A" w:rsidRPr="008546C8" w:rsidRDefault="001A510A" w:rsidP="00A17863">
            <w:pPr>
              <w:autoSpaceDE w:val="0"/>
              <w:autoSpaceDN w:val="0"/>
              <w:adjustRightInd w:val="0"/>
              <w:spacing w:before="80" w:after="80"/>
              <w:rPr>
                <w:rFonts w:cs="Arial"/>
                <w:color w:val="FF0000"/>
              </w:rPr>
            </w:pPr>
            <w:r w:rsidRPr="008546C8">
              <w:rPr>
                <w:rFonts w:cs="Arial"/>
                <w:color w:val="FF0000"/>
              </w:rPr>
              <w:t>LL_LENGTH_REQ</w:t>
            </w:r>
          </w:p>
        </w:tc>
        <w:tc>
          <w:tcPr>
            <w:tcW w:w="0" w:type="auto"/>
            <w:vAlign w:val="center"/>
          </w:tcPr>
          <w:p w14:paraId="3368C25E" w14:textId="77777777" w:rsidR="001A510A" w:rsidRPr="008546C8" w:rsidRDefault="001A510A" w:rsidP="00A17863">
            <w:pPr>
              <w:autoSpaceDE w:val="0"/>
              <w:autoSpaceDN w:val="0"/>
              <w:adjustRightInd w:val="0"/>
              <w:spacing w:before="80" w:after="80"/>
              <w:rPr>
                <w:rFonts w:cs="Arial"/>
                <w:color w:val="FF0000"/>
              </w:rPr>
            </w:pPr>
          </w:p>
        </w:tc>
        <w:tc>
          <w:tcPr>
            <w:tcW w:w="0" w:type="auto"/>
          </w:tcPr>
          <w:p w14:paraId="54F54F2A" w14:textId="77777777" w:rsidR="001A510A" w:rsidRPr="008546C8" w:rsidRDefault="001A510A" w:rsidP="00A17863">
            <w:pPr>
              <w:autoSpaceDE w:val="0"/>
              <w:autoSpaceDN w:val="0"/>
              <w:adjustRightInd w:val="0"/>
              <w:spacing w:before="80" w:after="80"/>
              <w:rPr>
                <w:rFonts w:cs="Arial"/>
                <w:color w:val="FF0000"/>
              </w:rPr>
            </w:pPr>
            <w:r w:rsidRPr="008546C8">
              <w:rPr>
                <w:rFonts w:cs="Arial"/>
                <w:color w:val="FF0000"/>
              </w:rPr>
              <w:t>LL</w:t>
            </w:r>
          </w:p>
        </w:tc>
        <w:tc>
          <w:tcPr>
            <w:tcW w:w="0" w:type="auto"/>
          </w:tcPr>
          <w:p w14:paraId="61EACEE1" w14:textId="77777777" w:rsidR="001A510A" w:rsidRPr="008546C8" w:rsidRDefault="001A510A" w:rsidP="00A17863">
            <w:pPr>
              <w:autoSpaceDE w:val="0"/>
              <w:autoSpaceDN w:val="0"/>
              <w:adjustRightInd w:val="0"/>
              <w:spacing w:before="80" w:after="80"/>
              <w:rPr>
                <w:rFonts w:cs="Arial"/>
                <w:color w:val="FF0000"/>
              </w:rPr>
            </w:pPr>
            <w:r w:rsidRPr="008546C8">
              <w:rPr>
                <w:rFonts w:cs="Arial"/>
                <w:color w:val="FF0000"/>
              </w:rPr>
              <w:t>LENGTH</w:t>
            </w:r>
          </w:p>
        </w:tc>
        <w:tc>
          <w:tcPr>
            <w:tcW w:w="0" w:type="auto"/>
          </w:tcPr>
          <w:p w14:paraId="080F78AA" w14:textId="77777777" w:rsidR="001A510A" w:rsidRPr="008546C8" w:rsidRDefault="001A510A" w:rsidP="00A17863">
            <w:pPr>
              <w:autoSpaceDE w:val="0"/>
              <w:autoSpaceDN w:val="0"/>
              <w:adjustRightInd w:val="0"/>
              <w:spacing w:before="80" w:after="80"/>
              <w:rPr>
                <w:rFonts w:cs="Arial"/>
                <w:color w:val="FF0000"/>
              </w:rPr>
            </w:pPr>
          </w:p>
        </w:tc>
        <w:tc>
          <w:tcPr>
            <w:tcW w:w="0" w:type="auto"/>
          </w:tcPr>
          <w:p w14:paraId="5494CCF3" w14:textId="77777777" w:rsidR="001A510A" w:rsidRPr="008546C8" w:rsidRDefault="001A510A" w:rsidP="00A17863">
            <w:pPr>
              <w:autoSpaceDE w:val="0"/>
              <w:autoSpaceDN w:val="0"/>
              <w:adjustRightInd w:val="0"/>
              <w:spacing w:before="80" w:after="80"/>
              <w:rPr>
                <w:rFonts w:cs="Arial"/>
                <w:color w:val="FF0000"/>
              </w:rPr>
            </w:pPr>
            <w:r w:rsidRPr="008546C8">
              <w:rPr>
                <w:rFonts w:cs="Arial"/>
                <w:color w:val="FF0000"/>
              </w:rPr>
              <w:t>REQ</w:t>
            </w:r>
          </w:p>
        </w:tc>
      </w:tr>
      <w:tr w:rsidR="001A510A" w:rsidRPr="00AF5562" w14:paraId="4FDA84BD" w14:textId="77777777" w:rsidTr="00A17863">
        <w:trPr>
          <w:cantSplit/>
        </w:trPr>
        <w:tc>
          <w:tcPr>
            <w:tcW w:w="0" w:type="auto"/>
            <w:vAlign w:val="center"/>
          </w:tcPr>
          <w:p w14:paraId="46594FB9" w14:textId="77777777" w:rsidR="001A510A" w:rsidRPr="008546C8" w:rsidRDefault="001A510A" w:rsidP="00A17863">
            <w:pPr>
              <w:autoSpaceDE w:val="0"/>
              <w:autoSpaceDN w:val="0"/>
              <w:adjustRightInd w:val="0"/>
              <w:spacing w:before="80" w:after="80"/>
              <w:rPr>
                <w:rFonts w:cs="Arial"/>
                <w:color w:val="FF0000"/>
              </w:rPr>
            </w:pPr>
            <w:r w:rsidRPr="008546C8">
              <w:rPr>
                <w:rFonts w:cs="Arial"/>
                <w:color w:val="FF0000"/>
              </w:rPr>
              <w:t>LL_LENGTH_RSP</w:t>
            </w:r>
          </w:p>
        </w:tc>
        <w:tc>
          <w:tcPr>
            <w:tcW w:w="0" w:type="auto"/>
            <w:vAlign w:val="center"/>
          </w:tcPr>
          <w:p w14:paraId="6B543AA8" w14:textId="77777777" w:rsidR="001A510A" w:rsidRPr="008546C8" w:rsidRDefault="001A510A" w:rsidP="00A17863">
            <w:pPr>
              <w:autoSpaceDE w:val="0"/>
              <w:autoSpaceDN w:val="0"/>
              <w:adjustRightInd w:val="0"/>
              <w:spacing w:before="80" w:after="80"/>
              <w:rPr>
                <w:rFonts w:cs="Arial"/>
                <w:color w:val="FF0000"/>
              </w:rPr>
            </w:pPr>
          </w:p>
        </w:tc>
        <w:tc>
          <w:tcPr>
            <w:tcW w:w="0" w:type="auto"/>
          </w:tcPr>
          <w:p w14:paraId="195B1FB1" w14:textId="77777777" w:rsidR="001A510A" w:rsidRPr="008546C8" w:rsidRDefault="001A510A" w:rsidP="00A17863">
            <w:pPr>
              <w:autoSpaceDE w:val="0"/>
              <w:autoSpaceDN w:val="0"/>
              <w:adjustRightInd w:val="0"/>
              <w:spacing w:before="80" w:after="80"/>
              <w:rPr>
                <w:rFonts w:cs="Arial"/>
                <w:color w:val="FF0000"/>
              </w:rPr>
            </w:pPr>
            <w:r w:rsidRPr="008546C8">
              <w:rPr>
                <w:rFonts w:cs="Arial"/>
                <w:color w:val="FF0000"/>
              </w:rPr>
              <w:t>LL</w:t>
            </w:r>
          </w:p>
        </w:tc>
        <w:tc>
          <w:tcPr>
            <w:tcW w:w="0" w:type="auto"/>
          </w:tcPr>
          <w:p w14:paraId="57DB8910" w14:textId="77777777" w:rsidR="001A510A" w:rsidRPr="008546C8" w:rsidRDefault="001A510A" w:rsidP="00A17863">
            <w:pPr>
              <w:autoSpaceDE w:val="0"/>
              <w:autoSpaceDN w:val="0"/>
              <w:adjustRightInd w:val="0"/>
              <w:spacing w:before="80" w:after="80"/>
              <w:rPr>
                <w:rFonts w:cs="Arial"/>
                <w:color w:val="FF0000"/>
              </w:rPr>
            </w:pPr>
            <w:r w:rsidRPr="008546C8">
              <w:rPr>
                <w:rFonts w:cs="Arial"/>
                <w:color w:val="FF0000"/>
              </w:rPr>
              <w:t>LENGTH</w:t>
            </w:r>
          </w:p>
        </w:tc>
        <w:tc>
          <w:tcPr>
            <w:tcW w:w="0" w:type="auto"/>
          </w:tcPr>
          <w:p w14:paraId="1C261AC2" w14:textId="77777777" w:rsidR="001A510A" w:rsidRPr="008546C8" w:rsidRDefault="001A510A" w:rsidP="00A17863">
            <w:pPr>
              <w:autoSpaceDE w:val="0"/>
              <w:autoSpaceDN w:val="0"/>
              <w:adjustRightInd w:val="0"/>
              <w:spacing w:before="80" w:after="80"/>
              <w:rPr>
                <w:rFonts w:cs="Arial"/>
                <w:color w:val="FF0000"/>
              </w:rPr>
            </w:pPr>
          </w:p>
        </w:tc>
        <w:tc>
          <w:tcPr>
            <w:tcW w:w="0" w:type="auto"/>
          </w:tcPr>
          <w:p w14:paraId="7CDD462F" w14:textId="77777777" w:rsidR="001A510A" w:rsidRPr="008546C8" w:rsidRDefault="001A510A" w:rsidP="00A17863">
            <w:pPr>
              <w:autoSpaceDE w:val="0"/>
              <w:autoSpaceDN w:val="0"/>
              <w:adjustRightInd w:val="0"/>
              <w:spacing w:before="80" w:after="80"/>
              <w:rPr>
                <w:rFonts w:cs="Arial"/>
                <w:color w:val="FF0000"/>
              </w:rPr>
            </w:pPr>
            <w:r w:rsidRPr="008546C8">
              <w:rPr>
                <w:rFonts w:cs="Arial"/>
                <w:color w:val="FF0000"/>
              </w:rPr>
              <w:t>RSP</w:t>
            </w:r>
          </w:p>
        </w:tc>
      </w:tr>
      <w:tr w:rsidR="001A510A" w:rsidRPr="00AF5562" w14:paraId="3127629E" w14:textId="77777777" w:rsidTr="00A17863">
        <w:trPr>
          <w:cantSplit/>
        </w:trPr>
        <w:tc>
          <w:tcPr>
            <w:tcW w:w="0" w:type="auto"/>
            <w:vAlign w:val="center"/>
          </w:tcPr>
          <w:p w14:paraId="0D2336AE" w14:textId="77777777" w:rsidR="001A510A" w:rsidRPr="008546C8" w:rsidRDefault="001A510A" w:rsidP="00A17863">
            <w:pPr>
              <w:autoSpaceDE w:val="0"/>
              <w:autoSpaceDN w:val="0"/>
              <w:adjustRightInd w:val="0"/>
              <w:spacing w:before="80" w:after="80"/>
              <w:rPr>
                <w:rFonts w:cs="Arial"/>
                <w:color w:val="FF0000"/>
              </w:rPr>
            </w:pPr>
            <w:r w:rsidRPr="008546C8">
              <w:rPr>
                <w:rFonts w:cs="Arial"/>
                <w:color w:val="FF0000"/>
              </w:rPr>
              <w:t>LL_REJECT_IND</w:t>
            </w:r>
          </w:p>
        </w:tc>
        <w:tc>
          <w:tcPr>
            <w:tcW w:w="0" w:type="auto"/>
            <w:vAlign w:val="center"/>
          </w:tcPr>
          <w:p w14:paraId="1AF579E5" w14:textId="77777777" w:rsidR="001A510A" w:rsidRPr="008546C8" w:rsidRDefault="001A510A" w:rsidP="00A17863">
            <w:pPr>
              <w:autoSpaceDE w:val="0"/>
              <w:autoSpaceDN w:val="0"/>
              <w:adjustRightInd w:val="0"/>
              <w:spacing w:before="80" w:after="80"/>
              <w:rPr>
                <w:rFonts w:cs="Arial"/>
                <w:color w:val="FF0000"/>
              </w:rPr>
            </w:pPr>
          </w:p>
        </w:tc>
        <w:tc>
          <w:tcPr>
            <w:tcW w:w="0" w:type="auto"/>
          </w:tcPr>
          <w:p w14:paraId="56520102" w14:textId="77777777" w:rsidR="001A510A" w:rsidRPr="008546C8" w:rsidRDefault="001A510A" w:rsidP="00A17863">
            <w:pPr>
              <w:autoSpaceDE w:val="0"/>
              <w:autoSpaceDN w:val="0"/>
              <w:adjustRightInd w:val="0"/>
              <w:spacing w:before="80" w:after="80"/>
              <w:rPr>
                <w:rFonts w:cs="Arial"/>
                <w:color w:val="FF0000"/>
              </w:rPr>
            </w:pPr>
            <w:r w:rsidRPr="008546C8">
              <w:rPr>
                <w:rFonts w:cs="Arial"/>
                <w:color w:val="FF0000"/>
              </w:rPr>
              <w:t>LL</w:t>
            </w:r>
          </w:p>
        </w:tc>
        <w:tc>
          <w:tcPr>
            <w:tcW w:w="0" w:type="auto"/>
          </w:tcPr>
          <w:p w14:paraId="22FD9A1F" w14:textId="77777777" w:rsidR="001A510A" w:rsidRPr="008546C8" w:rsidRDefault="001A510A" w:rsidP="00A17863">
            <w:pPr>
              <w:autoSpaceDE w:val="0"/>
              <w:autoSpaceDN w:val="0"/>
              <w:adjustRightInd w:val="0"/>
              <w:spacing w:before="80" w:after="80"/>
              <w:rPr>
                <w:rFonts w:cs="Arial"/>
                <w:color w:val="FF0000"/>
              </w:rPr>
            </w:pPr>
            <w:r w:rsidRPr="008546C8">
              <w:rPr>
                <w:rFonts w:cs="Arial"/>
                <w:color w:val="FF0000"/>
              </w:rPr>
              <w:t>REJECT</w:t>
            </w:r>
          </w:p>
        </w:tc>
        <w:tc>
          <w:tcPr>
            <w:tcW w:w="0" w:type="auto"/>
          </w:tcPr>
          <w:p w14:paraId="760E5C6B" w14:textId="77777777" w:rsidR="001A510A" w:rsidRPr="008546C8" w:rsidRDefault="001A510A" w:rsidP="00A17863">
            <w:pPr>
              <w:autoSpaceDE w:val="0"/>
              <w:autoSpaceDN w:val="0"/>
              <w:adjustRightInd w:val="0"/>
              <w:spacing w:before="80" w:after="80"/>
              <w:rPr>
                <w:rFonts w:cs="Arial"/>
                <w:color w:val="FF0000"/>
              </w:rPr>
            </w:pPr>
          </w:p>
        </w:tc>
        <w:tc>
          <w:tcPr>
            <w:tcW w:w="0" w:type="auto"/>
          </w:tcPr>
          <w:p w14:paraId="1FFC67D0" w14:textId="77777777" w:rsidR="001A510A" w:rsidRPr="008546C8" w:rsidRDefault="001A510A" w:rsidP="00A17863">
            <w:pPr>
              <w:autoSpaceDE w:val="0"/>
              <w:autoSpaceDN w:val="0"/>
              <w:adjustRightInd w:val="0"/>
              <w:spacing w:before="80" w:after="80"/>
              <w:rPr>
                <w:rFonts w:cs="Arial"/>
                <w:color w:val="FF0000"/>
              </w:rPr>
            </w:pPr>
            <w:r w:rsidRPr="008546C8">
              <w:rPr>
                <w:rFonts w:cs="Arial"/>
                <w:color w:val="FF0000"/>
              </w:rPr>
              <w:t>IND</w:t>
            </w:r>
          </w:p>
        </w:tc>
      </w:tr>
      <w:tr w:rsidR="001A510A" w:rsidRPr="00AF5562" w14:paraId="4D17E501" w14:textId="77777777" w:rsidTr="00A17863">
        <w:trPr>
          <w:cantSplit/>
        </w:trPr>
        <w:tc>
          <w:tcPr>
            <w:tcW w:w="0" w:type="auto"/>
            <w:vAlign w:val="center"/>
          </w:tcPr>
          <w:p w14:paraId="4EFF08E3" w14:textId="77777777" w:rsidR="001A510A" w:rsidRPr="008546C8" w:rsidRDefault="001A510A" w:rsidP="00A17863">
            <w:pPr>
              <w:autoSpaceDE w:val="0"/>
              <w:autoSpaceDN w:val="0"/>
              <w:adjustRightInd w:val="0"/>
              <w:spacing w:before="80" w:after="80"/>
              <w:rPr>
                <w:rFonts w:cs="Arial"/>
                <w:color w:val="FF0000"/>
              </w:rPr>
            </w:pPr>
            <w:r w:rsidRPr="008546C8">
              <w:rPr>
                <w:rFonts w:cs="Arial"/>
                <w:color w:val="FF0000"/>
              </w:rPr>
              <w:t>LL_REJECT_EXT_INT</w:t>
            </w:r>
          </w:p>
        </w:tc>
        <w:tc>
          <w:tcPr>
            <w:tcW w:w="0" w:type="auto"/>
            <w:vAlign w:val="center"/>
          </w:tcPr>
          <w:p w14:paraId="2904BCDD" w14:textId="77777777" w:rsidR="001A510A" w:rsidRPr="008546C8" w:rsidRDefault="001A510A" w:rsidP="00A17863">
            <w:pPr>
              <w:autoSpaceDE w:val="0"/>
              <w:autoSpaceDN w:val="0"/>
              <w:adjustRightInd w:val="0"/>
              <w:spacing w:before="80" w:after="80"/>
              <w:rPr>
                <w:rFonts w:cs="Arial"/>
                <w:color w:val="FF0000"/>
              </w:rPr>
            </w:pPr>
          </w:p>
        </w:tc>
        <w:tc>
          <w:tcPr>
            <w:tcW w:w="0" w:type="auto"/>
          </w:tcPr>
          <w:p w14:paraId="35CE404E" w14:textId="77777777" w:rsidR="001A510A" w:rsidRPr="008546C8" w:rsidRDefault="001A510A" w:rsidP="00A17863">
            <w:pPr>
              <w:autoSpaceDE w:val="0"/>
              <w:autoSpaceDN w:val="0"/>
              <w:adjustRightInd w:val="0"/>
              <w:spacing w:before="80" w:after="80"/>
              <w:rPr>
                <w:rFonts w:cs="Arial"/>
                <w:color w:val="FF0000"/>
              </w:rPr>
            </w:pPr>
            <w:r w:rsidRPr="008546C8">
              <w:rPr>
                <w:rFonts w:cs="Arial"/>
                <w:color w:val="FF0000"/>
              </w:rPr>
              <w:t>LL</w:t>
            </w:r>
          </w:p>
        </w:tc>
        <w:tc>
          <w:tcPr>
            <w:tcW w:w="0" w:type="auto"/>
          </w:tcPr>
          <w:p w14:paraId="4485B7E4" w14:textId="77777777" w:rsidR="001A510A" w:rsidRPr="008546C8" w:rsidRDefault="001A510A" w:rsidP="00A17863">
            <w:pPr>
              <w:autoSpaceDE w:val="0"/>
              <w:autoSpaceDN w:val="0"/>
              <w:adjustRightInd w:val="0"/>
              <w:spacing w:before="80" w:after="80"/>
              <w:rPr>
                <w:rFonts w:cs="Arial"/>
                <w:color w:val="FF0000"/>
              </w:rPr>
            </w:pPr>
            <w:r w:rsidRPr="008546C8">
              <w:rPr>
                <w:rFonts w:cs="Arial"/>
                <w:color w:val="FF0000"/>
              </w:rPr>
              <w:t>REJECT</w:t>
            </w:r>
          </w:p>
        </w:tc>
        <w:tc>
          <w:tcPr>
            <w:tcW w:w="0" w:type="auto"/>
          </w:tcPr>
          <w:p w14:paraId="58EC9193" w14:textId="77777777" w:rsidR="001A510A" w:rsidRPr="008546C8" w:rsidRDefault="001A510A" w:rsidP="00A17863">
            <w:pPr>
              <w:autoSpaceDE w:val="0"/>
              <w:autoSpaceDN w:val="0"/>
              <w:adjustRightInd w:val="0"/>
              <w:spacing w:before="80" w:after="80"/>
              <w:rPr>
                <w:rFonts w:cs="Arial"/>
                <w:color w:val="FF0000"/>
              </w:rPr>
            </w:pPr>
            <w:r w:rsidRPr="008546C8">
              <w:rPr>
                <w:rFonts w:cs="Arial"/>
                <w:color w:val="FF0000"/>
              </w:rPr>
              <w:t>EXT</w:t>
            </w:r>
          </w:p>
        </w:tc>
        <w:tc>
          <w:tcPr>
            <w:tcW w:w="0" w:type="auto"/>
          </w:tcPr>
          <w:p w14:paraId="069995E3" w14:textId="77777777" w:rsidR="001A510A" w:rsidRPr="008546C8" w:rsidRDefault="001A510A" w:rsidP="00A17863">
            <w:pPr>
              <w:autoSpaceDE w:val="0"/>
              <w:autoSpaceDN w:val="0"/>
              <w:adjustRightInd w:val="0"/>
              <w:spacing w:before="80" w:after="80"/>
              <w:rPr>
                <w:rFonts w:cs="Arial"/>
                <w:color w:val="FF0000"/>
              </w:rPr>
            </w:pPr>
            <w:r w:rsidRPr="008546C8">
              <w:rPr>
                <w:rFonts w:cs="Arial"/>
                <w:color w:val="FF0000"/>
              </w:rPr>
              <w:t>IND</w:t>
            </w:r>
          </w:p>
        </w:tc>
      </w:tr>
    </w:tbl>
    <w:p w14:paraId="28B93267" w14:textId="77777777" w:rsidR="001A510A" w:rsidRPr="008546C8" w:rsidRDefault="001A510A" w:rsidP="001A510A">
      <w:pPr>
        <w:autoSpaceDE w:val="0"/>
        <w:autoSpaceDN w:val="0"/>
        <w:adjustRightInd w:val="0"/>
        <w:spacing w:after="240" w:line="240" w:lineRule="auto"/>
        <w:rPr>
          <w:rFonts w:cs="Arial"/>
          <w:color w:val="FF0000"/>
          <w:sz w:val="20"/>
          <w:szCs w:val="20"/>
        </w:rPr>
      </w:pPr>
      <w:r w:rsidRPr="008546C8">
        <w:rPr>
          <w:rFonts w:cs="Arial"/>
          <w:i/>
          <w:color w:val="FF0000"/>
          <w:sz w:val="20"/>
          <w:szCs w:val="20"/>
        </w:rPr>
        <w:t>Table X.6: examples</w:t>
      </w:r>
    </w:p>
    <w:p w14:paraId="63CF677E" w14:textId="25B5B621" w:rsidR="00265DAD" w:rsidRDefault="001A510A" w:rsidP="00265DAD">
      <w:r w:rsidRPr="008546C8">
        <w:rPr>
          <w:rFonts w:cs="Arial"/>
          <w:color w:val="FF0000"/>
          <w:sz w:val="24"/>
          <w:szCs w:val="24"/>
        </w:rPr>
        <w:t>Thus AUX_SYNC_IND is a PDU used for synchronous advertising on the secondary advertising channel that does not expect a response.</w:t>
      </w:r>
    </w:p>
    <w:p w14:paraId="26C230F4" w14:textId="77777777" w:rsidR="00AA0404" w:rsidRPr="00AA0404" w:rsidRDefault="002E2F6F" w:rsidP="00B17FE8">
      <w:pPr>
        <w:pStyle w:val="Heading2"/>
        <w:numPr>
          <w:ilvl w:val="1"/>
          <w:numId w:val="15"/>
        </w:numPr>
      </w:pPr>
      <w:bookmarkStart w:id="46" w:name="_Toc448771362"/>
      <w:r>
        <w:t>Volume 2, Part D: Error Codes</w:t>
      </w:r>
      <w:bookmarkEnd w:id="42"/>
      <w:bookmarkEnd w:id="46"/>
    </w:p>
    <w:p w14:paraId="02DCD4DD" w14:textId="77777777" w:rsidR="00B17FE8" w:rsidRPr="00F03F8D" w:rsidRDefault="00B17FE8" w:rsidP="00F03F8D">
      <w:pPr>
        <w:pStyle w:val="Heading3"/>
      </w:pPr>
      <w:bookmarkStart w:id="47" w:name="_Toc443590318"/>
      <w:bookmarkStart w:id="48" w:name="_Toc448771363"/>
      <w:r w:rsidRPr="00B03027">
        <w:t xml:space="preserve">[Modified Section] </w:t>
      </w:r>
      <w:r w:rsidRPr="00F03F8D">
        <w:t>1.3 L</w:t>
      </w:r>
      <w:bookmarkEnd w:id="47"/>
      <w:r w:rsidR="00F739AA">
        <w:t>ist of Error Codes</w:t>
      </w:r>
      <w:bookmarkEnd w:id="48"/>
    </w:p>
    <w:p w14:paraId="6CDEDC0D" w14:textId="77777777" w:rsidR="00B17FE8" w:rsidRPr="00B03027" w:rsidRDefault="00B17FE8" w:rsidP="00FA0ED5">
      <w:pPr>
        <w:rPr>
          <w:color w:val="00B050"/>
        </w:rPr>
      </w:pPr>
      <w:r w:rsidRPr="00B03027">
        <w:rPr>
          <w:b/>
          <w:color w:val="00B050"/>
        </w:rPr>
        <w:t>[Editor Note: Change Entry in Table 1.1]</w:t>
      </w:r>
    </w:p>
    <w:tbl>
      <w:tblPr>
        <w:tblStyle w:val="TableGrid"/>
        <w:tblW w:w="0" w:type="auto"/>
        <w:tblLook w:val="04A0" w:firstRow="1" w:lastRow="0" w:firstColumn="1" w:lastColumn="0" w:noHBand="0" w:noVBand="1"/>
      </w:tblPr>
      <w:tblGrid>
        <w:gridCol w:w="1435"/>
        <w:gridCol w:w="7915"/>
      </w:tblGrid>
      <w:tr w:rsidR="003B2661" w14:paraId="79C0699B" w14:textId="77777777" w:rsidTr="00FA0ED5">
        <w:tc>
          <w:tcPr>
            <w:tcW w:w="1435" w:type="dxa"/>
          </w:tcPr>
          <w:p w14:paraId="3CACE0A7" w14:textId="77777777" w:rsidR="003B2661" w:rsidRDefault="003B2661" w:rsidP="00B17FE8">
            <w:r>
              <w:t>0x0D</w:t>
            </w:r>
          </w:p>
        </w:tc>
        <w:tc>
          <w:tcPr>
            <w:tcW w:w="7915" w:type="dxa"/>
          </w:tcPr>
          <w:p w14:paraId="4F332FDF" w14:textId="77777777" w:rsidR="003B2661" w:rsidRPr="007F67C1" w:rsidRDefault="003B2661" w:rsidP="00B17FE8">
            <w:pPr>
              <w:rPr>
                <w:color w:val="auto"/>
              </w:rPr>
            </w:pPr>
            <w:r>
              <w:rPr>
                <w:strike/>
                <w:color w:val="auto"/>
              </w:rPr>
              <w:t xml:space="preserve">Connection </w:t>
            </w:r>
            <w:r>
              <w:rPr>
                <w:color w:val="FF0000"/>
              </w:rPr>
              <w:t xml:space="preserve">Request </w:t>
            </w:r>
            <w:r>
              <w:rPr>
                <w:color w:val="auto"/>
              </w:rPr>
              <w:t>Rejected due to Limited Resources</w:t>
            </w:r>
          </w:p>
        </w:tc>
      </w:tr>
      <w:tr w:rsidR="00B17FE8" w14:paraId="29E862C9" w14:textId="77777777" w:rsidTr="00FA0ED5">
        <w:tc>
          <w:tcPr>
            <w:tcW w:w="1435" w:type="dxa"/>
          </w:tcPr>
          <w:p w14:paraId="65A05937" w14:textId="77777777" w:rsidR="00B17FE8" w:rsidRDefault="00B17FE8" w:rsidP="00B17FE8">
            <w:r>
              <w:t>0x3C</w:t>
            </w:r>
          </w:p>
        </w:tc>
        <w:tc>
          <w:tcPr>
            <w:tcW w:w="7915" w:type="dxa"/>
          </w:tcPr>
          <w:p w14:paraId="538B8133" w14:textId="77777777" w:rsidR="00B17FE8" w:rsidRDefault="00B17FE8" w:rsidP="00B17FE8">
            <w:r w:rsidRPr="00FA0ED5">
              <w:rPr>
                <w:strike/>
              </w:rPr>
              <w:t>Directed</w:t>
            </w:r>
            <w:r>
              <w:t xml:space="preserve"> Advertising Timeout</w:t>
            </w:r>
          </w:p>
        </w:tc>
      </w:tr>
    </w:tbl>
    <w:p w14:paraId="53228A04" w14:textId="77777777" w:rsidR="00B17FE8" w:rsidRDefault="00B17FE8" w:rsidP="00FA0ED5"/>
    <w:p w14:paraId="6F15A2DA" w14:textId="77777777" w:rsidR="00831B87" w:rsidRPr="00B03027" w:rsidRDefault="00831B87" w:rsidP="00FA0ED5">
      <w:pPr>
        <w:rPr>
          <w:b/>
          <w:color w:val="00B050"/>
        </w:rPr>
      </w:pPr>
      <w:r w:rsidRPr="00B03027">
        <w:rPr>
          <w:b/>
          <w:color w:val="00B050"/>
        </w:rPr>
        <w:t>[Editor Note: Append Entry to the end of Table 1.1</w:t>
      </w:r>
      <w:r w:rsidR="00637287" w:rsidRPr="00B03027">
        <w:rPr>
          <w:b/>
          <w:color w:val="00B050"/>
        </w:rPr>
        <w:t>]</w:t>
      </w:r>
    </w:p>
    <w:tbl>
      <w:tblPr>
        <w:tblStyle w:val="TableGrid"/>
        <w:tblW w:w="0" w:type="auto"/>
        <w:tblLook w:val="04A0" w:firstRow="1" w:lastRow="0" w:firstColumn="1" w:lastColumn="0" w:noHBand="0" w:noVBand="1"/>
      </w:tblPr>
      <w:tblGrid>
        <w:gridCol w:w="1435"/>
        <w:gridCol w:w="7915"/>
      </w:tblGrid>
      <w:tr w:rsidR="00831B87" w14:paraId="440452A3" w14:textId="77777777" w:rsidTr="00320D0C">
        <w:tc>
          <w:tcPr>
            <w:tcW w:w="1435" w:type="dxa"/>
          </w:tcPr>
          <w:p w14:paraId="2C157883" w14:textId="77777777" w:rsidR="00831B87" w:rsidRPr="00770EFE" w:rsidRDefault="002C08B8" w:rsidP="002C08B8">
            <w:pPr>
              <w:rPr>
                <w:color w:val="FF0000"/>
              </w:rPr>
            </w:pPr>
            <w:r w:rsidRPr="00770EFE">
              <w:rPr>
                <w:color w:val="FF0000"/>
              </w:rPr>
              <w:t>0x</w:t>
            </w:r>
            <w:r>
              <w:rPr>
                <w:color w:val="FF0000"/>
              </w:rPr>
              <w:t>42</w:t>
            </w:r>
          </w:p>
        </w:tc>
        <w:tc>
          <w:tcPr>
            <w:tcW w:w="7915" w:type="dxa"/>
          </w:tcPr>
          <w:p w14:paraId="4EBD020C" w14:textId="77777777" w:rsidR="00831B87" w:rsidRPr="00770EFE" w:rsidRDefault="00FE61B3" w:rsidP="00BD3FEE">
            <w:pPr>
              <w:rPr>
                <w:color w:val="FF0000"/>
              </w:rPr>
            </w:pPr>
            <w:r w:rsidRPr="00FE61B3">
              <w:rPr>
                <w:color w:val="FF0000"/>
              </w:rPr>
              <w:t xml:space="preserve">Unknown </w:t>
            </w:r>
            <w:r w:rsidR="00BD3FEE">
              <w:rPr>
                <w:color w:val="FF0000"/>
              </w:rPr>
              <w:t>Advertising</w:t>
            </w:r>
            <w:r w:rsidR="00BD3FEE" w:rsidRPr="00FE61B3">
              <w:rPr>
                <w:color w:val="FF0000"/>
              </w:rPr>
              <w:t xml:space="preserve"> </w:t>
            </w:r>
            <w:r w:rsidRPr="00FE61B3">
              <w:rPr>
                <w:color w:val="FF0000"/>
              </w:rPr>
              <w:t>Identifier</w:t>
            </w:r>
          </w:p>
        </w:tc>
      </w:tr>
      <w:tr w:rsidR="00920F86" w14:paraId="6E7F3FE5" w14:textId="77777777" w:rsidTr="00320D0C">
        <w:tc>
          <w:tcPr>
            <w:tcW w:w="1435" w:type="dxa"/>
          </w:tcPr>
          <w:p w14:paraId="74E30D9B" w14:textId="77777777" w:rsidR="00920F86" w:rsidRPr="00770EFE" w:rsidRDefault="002C08B8" w:rsidP="002C08B8">
            <w:pPr>
              <w:rPr>
                <w:color w:val="FF0000"/>
              </w:rPr>
            </w:pPr>
            <w:r>
              <w:rPr>
                <w:color w:val="FF0000"/>
              </w:rPr>
              <w:t>0x43</w:t>
            </w:r>
          </w:p>
        </w:tc>
        <w:tc>
          <w:tcPr>
            <w:tcW w:w="7915" w:type="dxa"/>
          </w:tcPr>
          <w:p w14:paraId="458DDDB5" w14:textId="20E55C44" w:rsidR="00920F86" w:rsidRPr="00FE61B3" w:rsidRDefault="00556427" w:rsidP="00320D0C">
            <w:pPr>
              <w:rPr>
                <w:color w:val="FF0000"/>
              </w:rPr>
            </w:pPr>
            <w:r>
              <w:rPr>
                <w:rFonts w:cs="Arial"/>
                <w:color w:val="FF0000"/>
                <w:sz w:val="24"/>
                <w:szCs w:val="24"/>
              </w:rPr>
              <w:t>Limit Reached</w:t>
            </w:r>
          </w:p>
        </w:tc>
      </w:tr>
      <w:tr w:rsidR="00B6507F" w14:paraId="7742C102" w14:textId="77777777" w:rsidTr="00320D0C">
        <w:tc>
          <w:tcPr>
            <w:tcW w:w="1435" w:type="dxa"/>
          </w:tcPr>
          <w:p w14:paraId="22C3178C" w14:textId="77777777" w:rsidR="00B6507F" w:rsidRDefault="002C08B8" w:rsidP="002C08B8">
            <w:pPr>
              <w:rPr>
                <w:color w:val="FF0000"/>
              </w:rPr>
            </w:pPr>
            <w:r>
              <w:rPr>
                <w:color w:val="FF0000"/>
              </w:rPr>
              <w:t>0x44</w:t>
            </w:r>
          </w:p>
        </w:tc>
        <w:tc>
          <w:tcPr>
            <w:tcW w:w="7915" w:type="dxa"/>
          </w:tcPr>
          <w:p w14:paraId="316B2A4E" w14:textId="77777777" w:rsidR="00B6507F" w:rsidRDefault="00B6507F" w:rsidP="00320D0C">
            <w:pPr>
              <w:rPr>
                <w:rFonts w:cs="Arial"/>
                <w:color w:val="FF0000"/>
                <w:sz w:val="24"/>
                <w:szCs w:val="24"/>
              </w:rPr>
            </w:pPr>
            <w:r>
              <w:rPr>
                <w:rFonts w:cs="Arial"/>
                <w:color w:val="FF0000"/>
                <w:sz w:val="24"/>
                <w:szCs w:val="24"/>
              </w:rPr>
              <w:t>Operation Cancelled by Host</w:t>
            </w:r>
          </w:p>
        </w:tc>
      </w:tr>
    </w:tbl>
    <w:p w14:paraId="56F35F4A" w14:textId="77777777" w:rsidR="00831B87" w:rsidRDefault="00831B87" w:rsidP="00FA0ED5"/>
    <w:p w14:paraId="519B7392" w14:textId="77777777" w:rsidR="00786A7A" w:rsidRPr="00B03027" w:rsidRDefault="00786A7A" w:rsidP="00786A7A">
      <w:pPr>
        <w:pStyle w:val="Heading3"/>
      </w:pPr>
      <w:bookmarkStart w:id="49" w:name="_Toc443590319"/>
      <w:bookmarkStart w:id="50" w:name="_Toc448771364"/>
      <w:r w:rsidRPr="00B03027">
        <w:t>[</w:t>
      </w:r>
      <w:r>
        <w:t>Modified</w:t>
      </w:r>
      <w:r w:rsidRPr="00B03027">
        <w:t xml:space="preserve"> Section] </w:t>
      </w:r>
      <w:r w:rsidRPr="00F03F8D">
        <w:t>2.</w:t>
      </w:r>
      <w:r>
        <w:t>13</w:t>
      </w:r>
      <w:r w:rsidRPr="0058593E">
        <w:t xml:space="preserve"> </w:t>
      </w:r>
      <w:r>
        <w:t xml:space="preserve">Request Rejected due to Limited </w:t>
      </w:r>
      <w:r w:rsidRPr="00B03027">
        <w:t>Resources</w:t>
      </w:r>
      <w:bookmarkEnd w:id="50"/>
    </w:p>
    <w:p w14:paraId="53AD9223" w14:textId="77777777" w:rsidR="00786A7A" w:rsidRDefault="00786A7A" w:rsidP="00786A7A">
      <w:pPr>
        <w:autoSpaceDE w:val="0"/>
        <w:autoSpaceDN w:val="0"/>
        <w:adjustRightInd w:val="0"/>
        <w:spacing w:after="0" w:line="240" w:lineRule="auto"/>
        <w:rPr>
          <w:rFonts w:ascii="Arial,Bold" w:hAnsi="Arial,Bold" w:cs="Arial,Bold"/>
          <w:b/>
          <w:bCs/>
          <w:color w:val="000000"/>
          <w:sz w:val="28"/>
          <w:szCs w:val="28"/>
        </w:rPr>
      </w:pPr>
      <w:r>
        <w:rPr>
          <w:rFonts w:ascii="Arial,Bold" w:hAnsi="Arial,Bold" w:cs="Arial,Bold"/>
          <w:b/>
          <w:bCs/>
          <w:color w:val="000000"/>
          <w:sz w:val="28"/>
          <w:szCs w:val="28"/>
        </w:rPr>
        <w:t xml:space="preserve">2.13 </w:t>
      </w:r>
      <w:r w:rsidRPr="00FA364C">
        <w:rPr>
          <w:rFonts w:ascii="Arial,Bold" w:hAnsi="Arial,Bold" w:cs="Arial,Bold"/>
          <w:b/>
          <w:bCs/>
          <w:strike/>
          <w:color w:val="000000"/>
          <w:sz w:val="28"/>
          <w:szCs w:val="28"/>
        </w:rPr>
        <w:t>CONNECTION</w:t>
      </w:r>
      <w:r>
        <w:rPr>
          <w:rFonts w:ascii="Arial,Bold" w:hAnsi="Arial,Bold" w:cs="Arial,Bold"/>
          <w:b/>
          <w:bCs/>
          <w:color w:val="000000"/>
          <w:sz w:val="28"/>
          <w:szCs w:val="28"/>
        </w:rPr>
        <w:t xml:space="preserve"> </w:t>
      </w:r>
      <w:r>
        <w:rPr>
          <w:rFonts w:ascii="Arial,Bold" w:hAnsi="Arial,Bold" w:cs="Arial,Bold"/>
          <w:b/>
          <w:bCs/>
          <w:color w:val="FF0000"/>
          <w:sz w:val="28"/>
          <w:szCs w:val="28"/>
        </w:rPr>
        <w:t xml:space="preserve">REQUEST </w:t>
      </w:r>
      <w:r>
        <w:rPr>
          <w:rFonts w:ascii="Arial,Bold" w:hAnsi="Arial,Bold" w:cs="Arial,Bold"/>
          <w:b/>
          <w:bCs/>
          <w:color w:val="000000"/>
          <w:sz w:val="28"/>
          <w:szCs w:val="28"/>
        </w:rPr>
        <w:t>REJECTED DUE TO LIMITED</w:t>
      </w:r>
    </w:p>
    <w:p w14:paraId="44CC2A59" w14:textId="77777777" w:rsidR="00786A7A" w:rsidRDefault="00786A7A" w:rsidP="00786A7A">
      <w:pPr>
        <w:autoSpaceDE w:val="0"/>
        <w:autoSpaceDN w:val="0"/>
        <w:adjustRightInd w:val="0"/>
        <w:spacing w:after="0" w:line="240" w:lineRule="auto"/>
        <w:rPr>
          <w:rFonts w:ascii="Arial,Bold" w:hAnsi="Arial,Bold" w:cs="Arial,Bold"/>
          <w:b/>
          <w:bCs/>
          <w:color w:val="000000"/>
          <w:sz w:val="28"/>
          <w:szCs w:val="28"/>
        </w:rPr>
      </w:pPr>
      <w:r>
        <w:rPr>
          <w:rFonts w:ascii="Arial,Bold" w:hAnsi="Arial,Bold" w:cs="Arial,Bold"/>
          <w:b/>
          <w:bCs/>
          <w:color w:val="000000"/>
          <w:sz w:val="28"/>
          <w:szCs w:val="28"/>
        </w:rPr>
        <w:t>RESOURCES (0x0D)</w:t>
      </w:r>
      <w:r w:rsidR="00122824">
        <w:rPr>
          <w:rStyle w:val="FootnoteReference"/>
          <w:b/>
          <w:bCs w:val="0"/>
        </w:rPr>
        <w:footnoteReference w:id="2"/>
      </w:r>
    </w:p>
    <w:p w14:paraId="678165CE" w14:textId="77777777" w:rsidR="00786A7A" w:rsidRDefault="00786A7A" w:rsidP="00786A7A">
      <w:pPr>
        <w:autoSpaceDE w:val="0"/>
        <w:autoSpaceDN w:val="0"/>
        <w:adjustRightInd w:val="0"/>
        <w:spacing w:after="0" w:line="240" w:lineRule="auto"/>
        <w:rPr>
          <w:rFonts w:cs="Arial"/>
          <w:color w:val="000000"/>
          <w:sz w:val="24"/>
          <w:szCs w:val="24"/>
        </w:rPr>
      </w:pPr>
      <w:r>
        <w:rPr>
          <w:rFonts w:cs="Arial"/>
          <w:color w:val="000000"/>
          <w:sz w:val="24"/>
          <w:szCs w:val="24"/>
        </w:rPr>
        <w:t xml:space="preserve">The </w:t>
      </w:r>
      <w:r w:rsidRPr="00FA364C">
        <w:rPr>
          <w:rFonts w:cs="Arial"/>
          <w:strike/>
          <w:color w:val="000000"/>
          <w:sz w:val="24"/>
          <w:szCs w:val="24"/>
        </w:rPr>
        <w:t>Connection</w:t>
      </w:r>
      <w:r>
        <w:rPr>
          <w:rFonts w:cs="Arial"/>
          <w:color w:val="000000"/>
          <w:sz w:val="24"/>
          <w:szCs w:val="24"/>
        </w:rPr>
        <w:t xml:space="preserve"> </w:t>
      </w:r>
      <w:r>
        <w:rPr>
          <w:rFonts w:cs="Arial"/>
          <w:color w:val="FF0000"/>
          <w:sz w:val="24"/>
          <w:szCs w:val="24"/>
        </w:rPr>
        <w:t xml:space="preserve">Request </w:t>
      </w:r>
      <w:r>
        <w:rPr>
          <w:rFonts w:cs="Arial"/>
          <w:color w:val="000000"/>
          <w:sz w:val="24"/>
          <w:szCs w:val="24"/>
        </w:rPr>
        <w:t>Rejected Due To Limited Resources error code indicates that</w:t>
      </w:r>
    </w:p>
    <w:p w14:paraId="6A2B88FE" w14:textId="77777777" w:rsidR="00786A7A" w:rsidRDefault="00786A7A" w:rsidP="00786A7A">
      <w:pPr>
        <w:rPr>
          <w:rFonts w:cs="Arial"/>
          <w:color w:val="FF0000"/>
          <w:sz w:val="24"/>
          <w:szCs w:val="24"/>
        </w:rPr>
      </w:pPr>
      <w:r w:rsidRPr="00FA364C">
        <w:rPr>
          <w:rFonts w:cs="Arial"/>
          <w:sz w:val="24"/>
          <w:szCs w:val="24"/>
        </w:rPr>
        <w:t>a</w:t>
      </w:r>
      <w:r>
        <w:rPr>
          <w:rFonts w:cs="Arial"/>
          <w:color w:val="218B21"/>
          <w:sz w:val="24"/>
          <w:szCs w:val="24"/>
        </w:rPr>
        <w:t xml:space="preserve"> </w:t>
      </w:r>
      <w:r w:rsidRPr="00FA364C">
        <w:rPr>
          <w:rFonts w:cs="Arial"/>
          <w:strike/>
          <w:color w:val="000000"/>
          <w:sz w:val="24"/>
          <w:szCs w:val="24"/>
        </w:rPr>
        <w:t>connection</w:t>
      </w:r>
      <w:r>
        <w:rPr>
          <w:rFonts w:cs="Arial"/>
          <w:color w:val="000000"/>
          <w:sz w:val="24"/>
          <w:szCs w:val="24"/>
        </w:rPr>
        <w:t xml:space="preserve"> </w:t>
      </w:r>
      <w:r>
        <w:rPr>
          <w:rFonts w:cs="Arial"/>
          <w:color w:val="FF0000"/>
          <w:sz w:val="24"/>
          <w:szCs w:val="24"/>
        </w:rPr>
        <w:t xml:space="preserve">request </w:t>
      </w:r>
      <w:r>
        <w:rPr>
          <w:rFonts w:cs="Arial"/>
          <w:color w:val="000000"/>
          <w:sz w:val="24"/>
          <w:szCs w:val="24"/>
        </w:rPr>
        <w:t xml:space="preserve">was rejected due to limited resources.  </w:t>
      </w:r>
      <w:r>
        <w:rPr>
          <w:rFonts w:cs="Arial"/>
          <w:color w:val="FF0000"/>
          <w:sz w:val="24"/>
          <w:szCs w:val="24"/>
        </w:rPr>
        <w:t>The error could be a temporary condition so later requests may succeed without error.</w:t>
      </w:r>
    </w:p>
    <w:p w14:paraId="23336D77" w14:textId="77777777" w:rsidR="003F4A08" w:rsidRPr="003928DF" w:rsidRDefault="00786A7A" w:rsidP="00786A7A">
      <w:pPr>
        <w:pStyle w:val="Heading3"/>
      </w:pPr>
      <w:r w:rsidRPr="00B03027">
        <w:t xml:space="preserve"> </w:t>
      </w:r>
      <w:bookmarkStart w:id="51" w:name="_Toc448771365"/>
      <w:r w:rsidR="003F4A08" w:rsidRPr="00B03027">
        <w:t xml:space="preserve">[Modified Section] </w:t>
      </w:r>
      <w:r w:rsidR="003F4A08" w:rsidRPr="00F03F8D">
        <w:t xml:space="preserve">2.57 </w:t>
      </w:r>
      <w:r w:rsidR="00F739AA">
        <w:t>Advertising Timeout</w:t>
      </w:r>
      <w:bookmarkEnd w:id="49"/>
      <w:bookmarkEnd w:id="51"/>
    </w:p>
    <w:p w14:paraId="06FB2502" w14:textId="77777777" w:rsidR="003F4A08" w:rsidRPr="007F67C1" w:rsidRDefault="003F4A08" w:rsidP="003F4A08">
      <w:pPr>
        <w:rPr>
          <w:b/>
          <w:sz w:val="28"/>
        </w:rPr>
      </w:pPr>
      <w:r w:rsidRPr="007F67C1">
        <w:rPr>
          <w:b/>
          <w:sz w:val="28"/>
        </w:rPr>
        <w:t xml:space="preserve">2.57 </w:t>
      </w:r>
      <w:r w:rsidRPr="007F67C1">
        <w:rPr>
          <w:b/>
          <w:strike/>
          <w:sz w:val="28"/>
        </w:rPr>
        <w:t>DIRECTED</w:t>
      </w:r>
      <w:r w:rsidRPr="007F67C1">
        <w:rPr>
          <w:b/>
          <w:sz w:val="28"/>
        </w:rPr>
        <w:t xml:space="preserve"> ADVERTISING TIMEOUT (0x3C)</w:t>
      </w:r>
      <w:r w:rsidR="00122824">
        <w:rPr>
          <w:rStyle w:val="FootnoteReference"/>
          <w:b/>
        </w:rPr>
        <w:footnoteReference w:id="3"/>
      </w:r>
    </w:p>
    <w:p w14:paraId="6BC768BC" w14:textId="77777777" w:rsidR="003F4A08" w:rsidRDefault="003F4A08" w:rsidP="005B1BEF">
      <w:pPr>
        <w:rPr>
          <w:color w:val="FF0000"/>
        </w:rPr>
      </w:pPr>
      <w:r>
        <w:t xml:space="preserve">The </w:t>
      </w:r>
      <w:r w:rsidRPr="005B1BEF">
        <w:rPr>
          <w:strike/>
        </w:rPr>
        <w:t>Directed</w:t>
      </w:r>
      <w:r>
        <w:t xml:space="preserve"> Advertising Timeout error code indicates that </w:t>
      </w:r>
      <w:r w:rsidRPr="005B1BEF">
        <w:rPr>
          <w:strike/>
        </w:rPr>
        <w:t>directed</w:t>
      </w:r>
      <w:r>
        <w:t xml:space="preserve"> advertising </w:t>
      </w:r>
      <w:r w:rsidR="00007354">
        <w:rPr>
          <w:color w:val="FF0000"/>
        </w:rPr>
        <w:t xml:space="preserve">for a fixed duration </w:t>
      </w:r>
      <w:r>
        <w:t xml:space="preserve">completed </w:t>
      </w:r>
      <w:r w:rsidRPr="005B1BEF">
        <w:rPr>
          <w:strike/>
        </w:rPr>
        <w:t>without a connection being created.</w:t>
      </w:r>
      <w:r w:rsidRPr="005B1BEF">
        <w:rPr>
          <w:strike/>
          <w:color w:val="FF0000"/>
        </w:rPr>
        <w:t xml:space="preserve"> </w:t>
      </w:r>
      <w:r>
        <w:rPr>
          <w:color w:val="FF0000"/>
        </w:rPr>
        <w:t xml:space="preserve"> </w:t>
      </w:r>
      <w:r w:rsidR="00007354">
        <w:rPr>
          <w:color w:val="FF0000"/>
        </w:rPr>
        <w:t>or, f</w:t>
      </w:r>
      <w:r>
        <w:rPr>
          <w:color w:val="FF0000"/>
        </w:rPr>
        <w:t xml:space="preserve">or directed advertising, </w:t>
      </w:r>
      <w:r w:rsidR="00007354">
        <w:rPr>
          <w:color w:val="FF0000"/>
        </w:rPr>
        <w:t xml:space="preserve">that </w:t>
      </w:r>
      <w:r>
        <w:rPr>
          <w:color w:val="FF0000"/>
        </w:rPr>
        <w:t>advertising completed without a connection being created.</w:t>
      </w:r>
    </w:p>
    <w:p w14:paraId="5C09D82D" w14:textId="77777777" w:rsidR="000017DF" w:rsidRPr="00B03027" w:rsidRDefault="000017DF" w:rsidP="00F03F8D">
      <w:pPr>
        <w:pStyle w:val="Heading3"/>
      </w:pPr>
      <w:bookmarkStart w:id="52" w:name="_Toc448771366"/>
      <w:r w:rsidRPr="00B03027">
        <w:t>[</w:t>
      </w:r>
      <w:r w:rsidR="00265DAD" w:rsidRPr="00B03027">
        <w:t>New</w:t>
      </w:r>
      <w:r w:rsidRPr="00B03027">
        <w:t xml:space="preserve"> Section] </w:t>
      </w:r>
      <w:r w:rsidRPr="00F03F8D">
        <w:t>2.</w:t>
      </w:r>
      <w:r w:rsidR="00265DAD" w:rsidRPr="003928DF">
        <w:t>X</w:t>
      </w:r>
      <w:r w:rsidRPr="0058593E">
        <w:t xml:space="preserve">XX </w:t>
      </w:r>
      <w:r w:rsidR="00F739AA" w:rsidRPr="00B03027">
        <w:t xml:space="preserve">Unknown </w:t>
      </w:r>
      <w:r w:rsidR="00B30EEE">
        <w:t>Advertising</w:t>
      </w:r>
      <w:r w:rsidR="00B30EEE" w:rsidRPr="00B03027">
        <w:t xml:space="preserve"> </w:t>
      </w:r>
      <w:r w:rsidR="00F739AA" w:rsidRPr="00B03027">
        <w:t>Identifier</w:t>
      </w:r>
      <w:bookmarkEnd w:id="52"/>
    </w:p>
    <w:p w14:paraId="00B71523" w14:textId="77777777" w:rsidR="000017DF" w:rsidRPr="007F67C1" w:rsidRDefault="000017DF" w:rsidP="000017DF">
      <w:pPr>
        <w:rPr>
          <w:b/>
          <w:sz w:val="28"/>
        </w:rPr>
      </w:pPr>
      <w:r w:rsidRPr="007F67C1">
        <w:rPr>
          <w:b/>
          <w:color w:val="FF0000"/>
          <w:sz w:val="28"/>
        </w:rPr>
        <w:t>2.</w:t>
      </w:r>
      <w:r w:rsidR="00265DAD" w:rsidRPr="007F67C1">
        <w:rPr>
          <w:b/>
          <w:color w:val="FF0000"/>
          <w:sz w:val="28"/>
        </w:rPr>
        <w:t>X</w:t>
      </w:r>
      <w:r w:rsidRPr="007F67C1">
        <w:rPr>
          <w:b/>
          <w:color w:val="FF0000"/>
          <w:sz w:val="28"/>
        </w:rPr>
        <w:t xml:space="preserve">XX UNKNOWN </w:t>
      </w:r>
      <w:r w:rsidR="00B30EEE">
        <w:rPr>
          <w:b/>
          <w:color w:val="FF0000"/>
          <w:sz w:val="28"/>
        </w:rPr>
        <w:t>ADVERTISING</w:t>
      </w:r>
      <w:r w:rsidR="00B30EEE" w:rsidRPr="007F67C1">
        <w:rPr>
          <w:b/>
          <w:color w:val="FF0000"/>
          <w:sz w:val="28"/>
        </w:rPr>
        <w:t xml:space="preserve"> </w:t>
      </w:r>
      <w:r w:rsidRPr="007F67C1">
        <w:rPr>
          <w:b/>
          <w:color w:val="FF0000"/>
          <w:sz w:val="28"/>
        </w:rPr>
        <w:t>IDENTIFIER (</w:t>
      </w:r>
      <w:r w:rsidR="002C08B8" w:rsidRPr="007F67C1">
        <w:rPr>
          <w:b/>
          <w:color w:val="FF0000"/>
          <w:sz w:val="28"/>
        </w:rPr>
        <w:t>0x</w:t>
      </w:r>
      <w:r w:rsidR="002C08B8">
        <w:rPr>
          <w:b/>
          <w:color w:val="FF0000"/>
          <w:sz w:val="28"/>
        </w:rPr>
        <w:t>42</w:t>
      </w:r>
      <w:r w:rsidRPr="007F67C1">
        <w:rPr>
          <w:b/>
          <w:color w:val="FF0000"/>
          <w:sz w:val="28"/>
        </w:rPr>
        <w:t>)</w:t>
      </w:r>
    </w:p>
    <w:p w14:paraId="0AB28A94" w14:textId="77777777" w:rsidR="00EA401D" w:rsidRDefault="00EA401D" w:rsidP="00EA401D">
      <w:pPr>
        <w:rPr>
          <w:color w:val="FF0000"/>
        </w:rPr>
      </w:pPr>
      <w:r>
        <w:rPr>
          <w:color w:val="FF0000"/>
        </w:rPr>
        <w:t xml:space="preserve">The Unknown </w:t>
      </w:r>
      <w:r w:rsidR="00B30EEE">
        <w:rPr>
          <w:color w:val="FF0000"/>
        </w:rPr>
        <w:t xml:space="preserve">Advertising </w:t>
      </w:r>
      <w:r>
        <w:rPr>
          <w:color w:val="FF0000"/>
        </w:rPr>
        <w:t>Identifier error code indicates that a command was sent from the Host that should identify a</w:t>
      </w:r>
      <w:r w:rsidR="00B30EEE">
        <w:rPr>
          <w:color w:val="FF0000"/>
        </w:rPr>
        <w:t>n</w:t>
      </w:r>
      <w:r>
        <w:rPr>
          <w:color w:val="FF0000"/>
        </w:rPr>
        <w:t xml:space="preserve"> </w:t>
      </w:r>
      <w:r w:rsidR="00B30EEE">
        <w:rPr>
          <w:color w:val="FF0000"/>
        </w:rPr>
        <w:t>Advertising or Sync handle</w:t>
      </w:r>
      <w:r>
        <w:rPr>
          <w:color w:val="FF0000"/>
        </w:rPr>
        <w:t xml:space="preserve">, but the </w:t>
      </w:r>
      <w:r w:rsidR="00B30EEE">
        <w:rPr>
          <w:color w:val="FF0000"/>
        </w:rPr>
        <w:t>Advertising or Sync handle</w:t>
      </w:r>
      <w:r>
        <w:rPr>
          <w:color w:val="FF0000"/>
        </w:rPr>
        <w:t xml:space="preserve"> does not exist.</w:t>
      </w:r>
    </w:p>
    <w:p w14:paraId="7E7AFF58" w14:textId="29DDA42F" w:rsidR="002C08B8" w:rsidRPr="00B03027" w:rsidRDefault="002C08B8" w:rsidP="002C08B8">
      <w:pPr>
        <w:pStyle w:val="Heading3"/>
      </w:pPr>
      <w:bookmarkStart w:id="53" w:name="_Toc448771367"/>
      <w:r w:rsidRPr="00B03027">
        <w:t xml:space="preserve">[New Section] </w:t>
      </w:r>
      <w:r w:rsidRPr="00F03F8D">
        <w:t>2.</w:t>
      </w:r>
      <w:r w:rsidRPr="003928DF">
        <w:t>X</w:t>
      </w:r>
      <w:r w:rsidRPr="0058593E">
        <w:t xml:space="preserve">XX </w:t>
      </w:r>
      <w:bookmarkEnd w:id="53"/>
      <w:r w:rsidR="00E71FDB">
        <w:t>Limit Reached</w:t>
      </w:r>
    </w:p>
    <w:p w14:paraId="4FA2C56C" w14:textId="3095D0E4" w:rsidR="002C08B8" w:rsidRPr="007F67C1" w:rsidRDefault="002C08B8" w:rsidP="002C08B8">
      <w:pPr>
        <w:rPr>
          <w:b/>
          <w:sz w:val="28"/>
        </w:rPr>
      </w:pPr>
      <w:r w:rsidRPr="007F67C1">
        <w:rPr>
          <w:b/>
          <w:color w:val="FF0000"/>
          <w:sz w:val="28"/>
        </w:rPr>
        <w:t xml:space="preserve">2.XXX </w:t>
      </w:r>
      <w:r w:rsidR="00E71FDB">
        <w:rPr>
          <w:b/>
          <w:color w:val="FF0000"/>
          <w:sz w:val="28"/>
        </w:rPr>
        <w:t>LIMIT REACHED</w:t>
      </w:r>
      <w:commentRangeStart w:id="54"/>
      <w:r w:rsidRPr="007F67C1">
        <w:rPr>
          <w:b/>
          <w:color w:val="FF0000"/>
          <w:sz w:val="28"/>
        </w:rPr>
        <w:t xml:space="preserve"> </w:t>
      </w:r>
      <w:commentRangeEnd w:id="54"/>
      <w:r w:rsidR="00120B8C">
        <w:rPr>
          <w:rStyle w:val="CommentReference"/>
        </w:rPr>
        <w:commentReference w:id="54"/>
      </w:r>
      <w:r w:rsidRPr="007F67C1">
        <w:rPr>
          <w:b/>
          <w:color w:val="FF0000"/>
          <w:sz w:val="28"/>
        </w:rPr>
        <w:t>(0x</w:t>
      </w:r>
      <w:r>
        <w:rPr>
          <w:b/>
          <w:color w:val="FF0000"/>
          <w:sz w:val="28"/>
        </w:rPr>
        <w:t>43</w:t>
      </w:r>
      <w:r w:rsidRPr="007F67C1">
        <w:rPr>
          <w:b/>
          <w:color w:val="FF0000"/>
          <w:sz w:val="28"/>
        </w:rPr>
        <w:t>)</w:t>
      </w:r>
    </w:p>
    <w:p w14:paraId="327C986D" w14:textId="65A3353E" w:rsidR="002C08B8" w:rsidRDefault="002C08B8" w:rsidP="00EA401D">
      <w:pPr>
        <w:rPr>
          <w:color w:val="FF0000"/>
        </w:rPr>
      </w:pPr>
      <w:r>
        <w:rPr>
          <w:color w:val="FF0000"/>
        </w:rPr>
        <w:t xml:space="preserve">The </w:t>
      </w:r>
      <w:r w:rsidR="001C3A37">
        <w:rPr>
          <w:color w:val="FF0000"/>
        </w:rPr>
        <w:t>Limit Reached</w:t>
      </w:r>
      <w:r>
        <w:rPr>
          <w:color w:val="FF0000"/>
        </w:rPr>
        <w:t xml:space="preserve"> error code indicates that </w:t>
      </w:r>
      <w:r w:rsidR="001C3A37">
        <w:rPr>
          <w:color w:val="FF0000"/>
        </w:rPr>
        <w:t xml:space="preserve">number </w:t>
      </w:r>
      <w:r w:rsidR="00144DEE">
        <w:rPr>
          <w:color w:val="FF0000"/>
        </w:rPr>
        <w:t xml:space="preserve">of operations </w:t>
      </w:r>
      <w:r w:rsidR="001C3A37">
        <w:rPr>
          <w:color w:val="FF0000"/>
        </w:rPr>
        <w:t>requested has been reached</w:t>
      </w:r>
      <w:r w:rsidR="00144DEE">
        <w:rPr>
          <w:color w:val="FF0000"/>
        </w:rPr>
        <w:t xml:space="preserve"> and has indicated the completion of the activity (e.g. advertising or scanning)</w:t>
      </w:r>
      <w:r>
        <w:rPr>
          <w:color w:val="FF0000"/>
        </w:rPr>
        <w:t>.</w:t>
      </w:r>
    </w:p>
    <w:p w14:paraId="70F05F6B" w14:textId="77777777" w:rsidR="008D1E47" w:rsidRPr="00B03027" w:rsidRDefault="008D1E47" w:rsidP="00F03F8D">
      <w:pPr>
        <w:pStyle w:val="Heading3"/>
      </w:pPr>
      <w:bookmarkStart w:id="55" w:name="_Toc448771368"/>
      <w:r w:rsidRPr="00B03027">
        <w:t xml:space="preserve">[New Section] </w:t>
      </w:r>
      <w:r w:rsidRPr="00F03F8D">
        <w:t>2.XXX</w:t>
      </w:r>
      <w:r w:rsidRPr="003928DF">
        <w:t xml:space="preserve"> </w:t>
      </w:r>
      <w:r w:rsidR="00F739AA" w:rsidRPr="00B03027">
        <w:t>Operation Cancelled by Host</w:t>
      </w:r>
      <w:bookmarkEnd w:id="55"/>
    </w:p>
    <w:p w14:paraId="50897332" w14:textId="77777777" w:rsidR="008D1E47" w:rsidRPr="007F67C1" w:rsidRDefault="008D1E47" w:rsidP="008D1E47">
      <w:pPr>
        <w:rPr>
          <w:b/>
          <w:sz w:val="28"/>
        </w:rPr>
      </w:pPr>
      <w:r w:rsidRPr="007F67C1">
        <w:rPr>
          <w:b/>
          <w:color w:val="FF0000"/>
          <w:sz w:val="28"/>
        </w:rPr>
        <w:t>2.XXX OPERATION CANCELLED BY HOST (</w:t>
      </w:r>
      <w:r w:rsidR="002C08B8" w:rsidRPr="007F67C1">
        <w:rPr>
          <w:b/>
          <w:color w:val="FF0000"/>
          <w:sz w:val="28"/>
        </w:rPr>
        <w:t>0x</w:t>
      </w:r>
      <w:r w:rsidR="002C08B8">
        <w:rPr>
          <w:b/>
          <w:color w:val="FF0000"/>
          <w:sz w:val="28"/>
        </w:rPr>
        <w:t>44</w:t>
      </w:r>
      <w:r w:rsidRPr="007F67C1">
        <w:rPr>
          <w:b/>
          <w:color w:val="FF0000"/>
          <w:sz w:val="28"/>
        </w:rPr>
        <w:t>)</w:t>
      </w:r>
    </w:p>
    <w:p w14:paraId="44153196" w14:textId="77777777" w:rsidR="000017DF" w:rsidRPr="005B1BEF" w:rsidRDefault="008D1E47" w:rsidP="008D1E47">
      <w:pPr>
        <w:rPr>
          <w:color w:val="FF0000"/>
        </w:rPr>
      </w:pPr>
      <w:r>
        <w:rPr>
          <w:color w:val="FF0000"/>
        </w:rPr>
        <w:t xml:space="preserve">The Operation Cancelled by Host error code indicates a request </w:t>
      </w:r>
      <w:r w:rsidR="00B6507F">
        <w:rPr>
          <w:color w:val="FF0000"/>
        </w:rPr>
        <w:t xml:space="preserve">to the Controller issued by the Host and still pending </w:t>
      </w:r>
      <w:r>
        <w:rPr>
          <w:color w:val="FF0000"/>
        </w:rPr>
        <w:t>was successfully cancelled.</w:t>
      </w:r>
    </w:p>
    <w:p w14:paraId="7C1C1AF5" w14:textId="77777777" w:rsidR="00E40CCE" w:rsidRDefault="00E40CCE" w:rsidP="00E40CCE">
      <w:pPr>
        <w:pStyle w:val="Heading2"/>
        <w:numPr>
          <w:ilvl w:val="1"/>
          <w:numId w:val="15"/>
        </w:numPr>
      </w:pPr>
      <w:bookmarkStart w:id="56" w:name="_Toc443590320"/>
      <w:bookmarkStart w:id="57" w:name="_Toc448771369"/>
      <w:r>
        <w:t>Volume 2, Part E: Host Controller Interface</w:t>
      </w:r>
      <w:bookmarkEnd w:id="43"/>
      <w:bookmarkEnd w:id="56"/>
      <w:bookmarkEnd w:id="57"/>
      <w:r>
        <w:t xml:space="preserve"> </w:t>
      </w:r>
    </w:p>
    <w:p w14:paraId="5D43368B" w14:textId="77777777" w:rsidR="00E40CCE" w:rsidRPr="00F03F8D" w:rsidRDefault="00E40CCE" w:rsidP="00F03F8D">
      <w:pPr>
        <w:pStyle w:val="Heading3"/>
      </w:pPr>
      <w:bookmarkStart w:id="58" w:name="_Toc432709652"/>
      <w:bookmarkStart w:id="59" w:name="_Toc443590321"/>
      <w:bookmarkStart w:id="60" w:name="_Toc448771370"/>
      <w:r w:rsidRPr="00B03027">
        <w:t xml:space="preserve">[Modified Section] </w:t>
      </w:r>
      <w:r w:rsidRPr="00F03F8D">
        <w:t xml:space="preserve">3.5 </w:t>
      </w:r>
      <w:bookmarkEnd w:id="58"/>
      <w:bookmarkEnd w:id="59"/>
      <w:r w:rsidR="00F739AA">
        <w:t>Controller Configuration</w:t>
      </w:r>
      <w:bookmarkEnd w:id="60"/>
    </w:p>
    <w:tbl>
      <w:tblPr>
        <w:tblStyle w:val="Bluetoothgrid"/>
        <w:tblW w:w="8581" w:type="dxa"/>
        <w:tblInd w:w="0" w:type="dxa"/>
        <w:tblLayout w:type="fixed"/>
        <w:tblCellMar>
          <w:left w:w="115" w:type="dxa"/>
          <w:right w:w="115" w:type="dxa"/>
        </w:tblCellMar>
        <w:tblLook w:val="04A0" w:firstRow="1" w:lastRow="0" w:firstColumn="1" w:lastColumn="0" w:noHBand="0" w:noVBand="1"/>
      </w:tblPr>
      <w:tblGrid>
        <w:gridCol w:w="2100"/>
        <w:gridCol w:w="1378"/>
        <w:gridCol w:w="3544"/>
        <w:gridCol w:w="1559"/>
      </w:tblGrid>
      <w:tr w:rsidR="00E40CCE" w:rsidRPr="00E76CAF" w14:paraId="5B8D63C9" w14:textId="77777777" w:rsidTr="00E40CCE">
        <w:trPr>
          <w:cnfStyle w:val="100000000000" w:firstRow="1" w:lastRow="0" w:firstColumn="0" w:lastColumn="0" w:oddVBand="0" w:evenVBand="0" w:oddHBand="0" w:evenHBand="0" w:firstRowFirstColumn="0" w:firstRowLastColumn="0" w:lastRowFirstColumn="0" w:lastRowLastColumn="0"/>
          <w:cantSplit/>
          <w:trHeight w:val="579"/>
        </w:trPr>
        <w:tc>
          <w:tcPr>
            <w:tcW w:w="2100" w:type="dxa"/>
            <w:tcBorders>
              <w:top w:val="single" w:sz="4" w:space="0" w:color="auto"/>
              <w:left w:val="single" w:sz="4" w:space="0" w:color="auto"/>
              <w:bottom w:val="single" w:sz="4" w:space="0" w:color="auto"/>
              <w:right w:val="single" w:sz="4" w:space="0" w:color="auto"/>
            </w:tcBorders>
            <w:shd w:val="clear" w:color="auto" w:fill="BBFAFD"/>
          </w:tcPr>
          <w:p w14:paraId="769050FA" w14:textId="77777777" w:rsidR="00E40CCE" w:rsidRPr="00E76CAF" w:rsidRDefault="00E40CCE" w:rsidP="00E40CCE">
            <w:pPr>
              <w:pStyle w:val="Tableheading"/>
              <w:spacing w:before="96"/>
              <w:rPr>
                <w:rFonts w:cs="Arial"/>
                <w:sz w:val="24"/>
                <w:szCs w:val="24"/>
              </w:rPr>
            </w:pPr>
            <w:r>
              <w:rPr>
                <w:rFonts w:cs="Arial"/>
                <w:sz w:val="24"/>
                <w:szCs w:val="24"/>
              </w:rPr>
              <w:t>Name</w:t>
            </w:r>
          </w:p>
        </w:tc>
        <w:tc>
          <w:tcPr>
            <w:tcW w:w="1378" w:type="dxa"/>
            <w:tcBorders>
              <w:top w:val="single" w:sz="4" w:space="0" w:color="auto"/>
              <w:left w:val="single" w:sz="4" w:space="0" w:color="auto"/>
              <w:bottom w:val="single" w:sz="4" w:space="0" w:color="auto"/>
              <w:right w:val="single" w:sz="4" w:space="0" w:color="auto"/>
            </w:tcBorders>
            <w:shd w:val="clear" w:color="auto" w:fill="BBFAFD"/>
          </w:tcPr>
          <w:p w14:paraId="197F88E6" w14:textId="77777777" w:rsidR="00E40CCE" w:rsidRDefault="00E40CCE" w:rsidP="00E40CCE">
            <w:pPr>
              <w:pStyle w:val="Tableheading"/>
              <w:spacing w:before="96"/>
              <w:rPr>
                <w:rFonts w:cs="Arial"/>
                <w:sz w:val="24"/>
                <w:szCs w:val="24"/>
              </w:rPr>
            </w:pPr>
            <w:r>
              <w:rPr>
                <w:rFonts w:cs="Arial"/>
                <w:sz w:val="24"/>
                <w:szCs w:val="24"/>
              </w:rPr>
              <w:t>Vers.</w:t>
            </w:r>
          </w:p>
        </w:tc>
        <w:tc>
          <w:tcPr>
            <w:tcW w:w="3544" w:type="dxa"/>
            <w:tcBorders>
              <w:top w:val="single" w:sz="4" w:space="0" w:color="auto"/>
              <w:left w:val="single" w:sz="4" w:space="0" w:color="auto"/>
              <w:bottom w:val="single" w:sz="4" w:space="0" w:color="auto"/>
              <w:right w:val="single" w:sz="4" w:space="0" w:color="auto"/>
            </w:tcBorders>
            <w:shd w:val="clear" w:color="auto" w:fill="BBFAFD"/>
          </w:tcPr>
          <w:p w14:paraId="4CB39F9E" w14:textId="77777777" w:rsidR="00E40CCE" w:rsidRDefault="00E40CCE" w:rsidP="00E40CCE">
            <w:pPr>
              <w:pStyle w:val="Tableheading"/>
              <w:spacing w:before="96"/>
              <w:rPr>
                <w:rFonts w:cs="Arial"/>
                <w:sz w:val="24"/>
                <w:szCs w:val="24"/>
              </w:rPr>
            </w:pPr>
            <w:r>
              <w:rPr>
                <w:rFonts w:cs="Arial"/>
                <w:sz w:val="24"/>
                <w:szCs w:val="24"/>
              </w:rPr>
              <w:t>Summary description</w:t>
            </w:r>
          </w:p>
        </w:tc>
        <w:tc>
          <w:tcPr>
            <w:tcW w:w="1559" w:type="dxa"/>
            <w:tcBorders>
              <w:top w:val="single" w:sz="4" w:space="0" w:color="auto"/>
              <w:left w:val="single" w:sz="4" w:space="0" w:color="auto"/>
              <w:bottom w:val="single" w:sz="4" w:space="0" w:color="auto"/>
              <w:right w:val="single" w:sz="4" w:space="0" w:color="auto"/>
            </w:tcBorders>
            <w:shd w:val="clear" w:color="auto" w:fill="BBFAFD"/>
            <w:hideMark/>
          </w:tcPr>
          <w:p w14:paraId="21FF55DA" w14:textId="77777777" w:rsidR="00E40CCE" w:rsidRPr="00E76CAF" w:rsidRDefault="00E40CCE" w:rsidP="00E40CCE">
            <w:pPr>
              <w:pStyle w:val="Tableheading"/>
              <w:spacing w:before="96"/>
              <w:rPr>
                <w:rFonts w:cs="Arial"/>
                <w:sz w:val="24"/>
                <w:szCs w:val="24"/>
              </w:rPr>
            </w:pPr>
            <w:r>
              <w:rPr>
                <w:rFonts w:cs="Arial"/>
                <w:sz w:val="24"/>
                <w:szCs w:val="24"/>
              </w:rPr>
              <w:t>Supported Controllers</w:t>
            </w:r>
          </w:p>
        </w:tc>
      </w:tr>
      <w:tr w:rsidR="002F5D24" w:rsidRPr="006A27F0" w14:paraId="1D59EFE3" w14:textId="77777777" w:rsidTr="00F91110">
        <w:trPr>
          <w:trHeight w:val="184"/>
        </w:trPr>
        <w:tc>
          <w:tcPr>
            <w:tcW w:w="2100" w:type="dxa"/>
            <w:tcBorders>
              <w:top w:val="single" w:sz="4" w:space="0" w:color="auto"/>
              <w:left w:val="single" w:sz="4" w:space="0" w:color="auto"/>
              <w:bottom w:val="single" w:sz="4" w:space="0" w:color="auto"/>
              <w:right w:val="single" w:sz="4" w:space="0" w:color="auto"/>
            </w:tcBorders>
            <w:shd w:val="clear" w:color="auto" w:fill="auto"/>
            <w:vAlign w:val="top"/>
          </w:tcPr>
          <w:p w14:paraId="5A39FCD2" w14:textId="77777777" w:rsidR="002F5D24" w:rsidRPr="002F5D24" w:rsidRDefault="002F5D24" w:rsidP="00E40CCE">
            <w:pPr>
              <w:pStyle w:val="CellBody"/>
              <w:spacing w:before="96"/>
              <w:rPr>
                <w:rFonts w:ascii="Arial" w:hAnsi="Arial" w:cs="Arial"/>
                <w:color w:val="FF0000"/>
                <w:sz w:val="24"/>
                <w:szCs w:val="24"/>
              </w:rPr>
            </w:pPr>
            <w:r>
              <w:rPr>
                <w:rFonts w:ascii="Arial" w:hAnsi="Arial" w:cs="Arial"/>
                <w:color w:val="FF0000"/>
                <w:sz w:val="24"/>
                <w:szCs w:val="24"/>
              </w:rPr>
              <w:t>LE Set Advertising</w:t>
            </w:r>
            <w:r w:rsidR="00D072C5">
              <w:rPr>
                <w:rFonts w:ascii="Arial" w:hAnsi="Arial" w:cs="Arial"/>
                <w:color w:val="FF0000"/>
                <w:sz w:val="24"/>
                <w:szCs w:val="24"/>
              </w:rPr>
              <w:t xml:space="preserve"> Set</w:t>
            </w:r>
            <w:r>
              <w:rPr>
                <w:rFonts w:ascii="Arial" w:hAnsi="Arial" w:cs="Arial"/>
                <w:color w:val="FF0000"/>
                <w:sz w:val="24"/>
                <w:szCs w:val="24"/>
              </w:rPr>
              <w:t xml:space="preserve"> Random Address Command</w:t>
            </w:r>
          </w:p>
        </w:tc>
        <w:tc>
          <w:tcPr>
            <w:tcW w:w="1378" w:type="dxa"/>
            <w:tcBorders>
              <w:top w:val="single" w:sz="4" w:space="0" w:color="auto"/>
              <w:left w:val="single" w:sz="4" w:space="0" w:color="auto"/>
              <w:bottom w:val="single" w:sz="4" w:space="0" w:color="auto"/>
              <w:right w:val="single" w:sz="4" w:space="0" w:color="auto"/>
            </w:tcBorders>
            <w:shd w:val="clear" w:color="auto" w:fill="auto"/>
          </w:tcPr>
          <w:p w14:paraId="7DA4E638" w14:textId="77777777" w:rsidR="002F5D24" w:rsidRDefault="002F5D24" w:rsidP="00E40CCE">
            <w:pPr>
              <w:pStyle w:val="CellBody"/>
              <w:spacing w:before="96"/>
              <w:rPr>
                <w:rFonts w:ascii="Arial" w:hAnsi="Arial" w:cs="Arial"/>
                <w:color w:val="FF0000"/>
                <w:sz w:val="24"/>
                <w:szCs w:val="24"/>
              </w:rPr>
            </w:pPr>
            <w:r>
              <w:rPr>
                <w:rFonts w:ascii="Arial" w:hAnsi="Arial" w:cs="Arial"/>
                <w:color w:val="FF0000"/>
                <w:sz w:val="24"/>
                <w:szCs w:val="24"/>
              </w:rPr>
              <w:t>Shanghai</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3A20DBB2" w14:textId="77777777" w:rsidR="002F5D24" w:rsidRDefault="002F5D24" w:rsidP="001F0512">
            <w:pPr>
              <w:pStyle w:val="CellBody"/>
              <w:spacing w:before="96"/>
              <w:rPr>
                <w:rFonts w:ascii="Arial" w:hAnsi="Arial" w:cs="Arial"/>
                <w:color w:val="FF0000"/>
                <w:sz w:val="24"/>
                <w:szCs w:val="24"/>
              </w:rPr>
            </w:pPr>
            <w:r>
              <w:rPr>
                <w:rFonts w:ascii="Arial" w:hAnsi="Arial" w:cs="Arial"/>
                <w:color w:val="FF0000"/>
                <w:sz w:val="24"/>
                <w:szCs w:val="24"/>
              </w:rPr>
              <w:t>The LE Set Advertising Random Address command will set the random address used in advertising.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top"/>
          </w:tcPr>
          <w:p w14:paraId="1998FE21" w14:textId="77777777" w:rsidR="002F5D24" w:rsidRDefault="002F5D24" w:rsidP="00E40CCE">
            <w:pPr>
              <w:pStyle w:val="CellBody"/>
              <w:spacing w:before="96"/>
              <w:rPr>
                <w:rFonts w:ascii="Arial" w:hAnsi="Arial" w:cs="Arial"/>
                <w:color w:val="FF0000"/>
                <w:sz w:val="24"/>
                <w:szCs w:val="24"/>
              </w:rPr>
            </w:pPr>
            <w:r>
              <w:rPr>
                <w:rFonts w:ascii="Arial" w:hAnsi="Arial" w:cs="Arial"/>
                <w:color w:val="FF0000"/>
                <w:sz w:val="24"/>
                <w:szCs w:val="24"/>
              </w:rPr>
              <w:t>LE</w:t>
            </w:r>
          </w:p>
        </w:tc>
      </w:tr>
      <w:tr w:rsidR="00E40CCE" w:rsidRPr="006A27F0" w14:paraId="03F9C1A8" w14:textId="77777777" w:rsidTr="00F91110">
        <w:trPr>
          <w:trHeight w:val="184"/>
        </w:trPr>
        <w:tc>
          <w:tcPr>
            <w:tcW w:w="2100" w:type="dxa"/>
            <w:tcBorders>
              <w:top w:val="single" w:sz="4" w:space="0" w:color="auto"/>
              <w:left w:val="single" w:sz="4" w:space="0" w:color="auto"/>
              <w:bottom w:val="single" w:sz="4" w:space="0" w:color="auto"/>
              <w:right w:val="single" w:sz="4" w:space="0" w:color="auto"/>
            </w:tcBorders>
            <w:shd w:val="clear" w:color="auto" w:fill="auto"/>
            <w:vAlign w:val="top"/>
          </w:tcPr>
          <w:p w14:paraId="1E549E46" w14:textId="77777777" w:rsidR="00E40CCE" w:rsidRPr="006A27F0" w:rsidRDefault="00E40CCE" w:rsidP="00E40CCE">
            <w:pPr>
              <w:pStyle w:val="CellBody"/>
              <w:spacing w:before="96"/>
              <w:rPr>
                <w:rFonts w:ascii="Arial" w:hAnsi="Arial" w:cs="Arial"/>
                <w:color w:val="FF0000"/>
                <w:sz w:val="24"/>
                <w:szCs w:val="24"/>
              </w:rPr>
            </w:pPr>
            <w:r w:rsidRPr="00F42FBF">
              <w:rPr>
                <w:rFonts w:ascii="Arial" w:hAnsi="Arial" w:cs="Arial"/>
                <w:color w:val="FF0000"/>
                <w:sz w:val="24"/>
                <w:szCs w:val="24"/>
              </w:rPr>
              <w:t>LE Set Extended Advertising Parameters Command</w:t>
            </w:r>
          </w:p>
        </w:tc>
        <w:tc>
          <w:tcPr>
            <w:tcW w:w="1378" w:type="dxa"/>
            <w:tcBorders>
              <w:top w:val="single" w:sz="4" w:space="0" w:color="auto"/>
              <w:left w:val="single" w:sz="4" w:space="0" w:color="auto"/>
              <w:bottom w:val="single" w:sz="4" w:space="0" w:color="auto"/>
              <w:right w:val="single" w:sz="4" w:space="0" w:color="auto"/>
            </w:tcBorders>
            <w:shd w:val="clear" w:color="auto" w:fill="auto"/>
          </w:tcPr>
          <w:p w14:paraId="2F48AFDC" w14:textId="77777777" w:rsidR="00E40CCE" w:rsidRPr="006A27F0" w:rsidRDefault="00E40CCE" w:rsidP="00E40CCE">
            <w:pPr>
              <w:pStyle w:val="CellBody"/>
              <w:spacing w:before="96"/>
              <w:rPr>
                <w:rFonts w:ascii="Arial" w:hAnsi="Arial" w:cs="Arial"/>
                <w:color w:val="FF0000"/>
                <w:sz w:val="24"/>
                <w:szCs w:val="24"/>
              </w:rPr>
            </w:pPr>
            <w:r>
              <w:rPr>
                <w:rFonts w:ascii="Arial" w:hAnsi="Arial" w:cs="Arial"/>
                <w:color w:val="FF0000"/>
                <w:sz w:val="24"/>
                <w:szCs w:val="24"/>
              </w:rPr>
              <w:t>Shanghai</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128F48E4" w14:textId="77777777" w:rsidR="00E40CCE" w:rsidRPr="006A27F0" w:rsidRDefault="00E40CCE" w:rsidP="001F0512">
            <w:pPr>
              <w:pStyle w:val="CellBody"/>
              <w:spacing w:before="96"/>
              <w:rPr>
                <w:rFonts w:ascii="Arial" w:hAnsi="Arial" w:cs="Arial"/>
                <w:color w:val="FF0000"/>
                <w:sz w:val="24"/>
                <w:szCs w:val="24"/>
              </w:rPr>
            </w:pPr>
            <w:r>
              <w:rPr>
                <w:rFonts w:ascii="Arial" w:hAnsi="Arial" w:cs="Arial"/>
                <w:color w:val="FF0000"/>
                <w:sz w:val="24"/>
                <w:szCs w:val="24"/>
              </w:rPr>
              <w:t xml:space="preserve">The LE Set Extended Advertising Parameters </w:t>
            </w:r>
            <w:r w:rsidR="00C8151E">
              <w:rPr>
                <w:rFonts w:ascii="Arial" w:hAnsi="Arial" w:cs="Arial"/>
                <w:color w:val="FF0000"/>
                <w:sz w:val="24"/>
                <w:szCs w:val="24"/>
              </w:rPr>
              <w:t xml:space="preserve">command </w:t>
            </w:r>
            <w:r>
              <w:rPr>
                <w:rFonts w:ascii="Arial" w:hAnsi="Arial" w:cs="Arial"/>
                <w:color w:val="FF0000"/>
                <w:sz w:val="24"/>
                <w:szCs w:val="24"/>
              </w:rPr>
              <w:t>will set the parameters used for advertising.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top"/>
          </w:tcPr>
          <w:p w14:paraId="1DEC0EA0" w14:textId="77777777" w:rsidR="00E40CCE" w:rsidRPr="006A27F0" w:rsidRDefault="00E40CCE" w:rsidP="00E40CCE">
            <w:pPr>
              <w:pStyle w:val="CellBody"/>
              <w:spacing w:before="96"/>
              <w:rPr>
                <w:rFonts w:ascii="Arial" w:hAnsi="Arial" w:cs="Arial"/>
                <w:color w:val="FF0000"/>
                <w:sz w:val="24"/>
                <w:szCs w:val="24"/>
              </w:rPr>
            </w:pPr>
            <w:r>
              <w:rPr>
                <w:rFonts w:ascii="Arial" w:hAnsi="Arial" w:cs="Arial"/>
                <w:color w:val="FF0000"/>
                <w:sz w:val="24"/>
                <w:szCs w:val="24"/>
              </w:rPr>
              <w:t>LE</w:t>
            </w:r>
          </w:p>
        </w:tc>
      </w:tr>
      <w:tr w:rsidR="00310730" w:rsidRPr="006A27F0" w14:paraId="29845702" w14:textId="77777777" w:rsidTr="00F91110">
        <w:trPr>
          <w:trHeight w:val="184"/>
        </w:trPr>
        <w:tc>
          <w:tcPr>
            <w:tcW w:w="2100" w:type="dxa"/>
            <w:tcBorders>
              <w:top w:val="single" w:sz="4" w:space="0" w:color="auto"/>
              <w:left w:val="single" w:sz="4" w:space="0" w:color="auto"/>
              <w:bottom w:val="single" w:sz="4" w:space="0" w:color="auto"/>
              <w:right w:val="single" w:sz="4" w:space="0" w:color="auto"/>
            </w:tcBorders>
            <w:shd w:val="clear" w:color="auto" w:fill="auto"/>
            <w:vAlign w:val="top"/>
          </w:tcPr>
          <w:p w14:paraId="1F86FFFB" w14:textId="77777777" w:rsidR="00310730" w:rsidRPr="00E41CF2" w:rsidRDefault="00310730" w:rsidP="00310730">
            <w:pPr>
              <w:pStyle w:val="CellBody"/>
              <w:spacing w:before="96"/>
              <w:rPr>
                <w:rFonts w:ascii="Arial" w:hAnsi="Arial" w:cs="Arial"/>
                <w:color w:val="FF0000"/>
                <w:sz w:val="24"/>
                <w:szCs w:val="24"/>
              </w:rPr>
            </w:pPr>
            <w:r w:rsidRPr="006D31CA">
              <w:rPr>
                <w:rFonts w:ascii="Arial" w:hAnsi="Arial" w:cs="Arial"/>
                <w:color w:val="FF0000"/>
                <w:sz w:val="24"/>
                <w:szCs w:val="24"/>
              </w:rPr>
              <w:t>LE Set Periodic Advertising Parameters Command</w:t>
            </w:r>
          </w:p>
        </w:tc>
        <w:tc>
          <w:tcPr>
            <w:tcW w:w="1378" w:type="dxa"/>
            <w:tcBorders>
              <w:top w:val="single" w:sz="4" w:space="0" w:color="auto"/>
              <w:left w:val="single" w:sz="4" w:space="0" w:color="auto"/>
              <w:bottom w:val="single" w:sz="4" w:space="0" w:color="auto"/>
              <w:right w:val="single" w:sz="4" w:space="0" w:color="auto"/>
            </w:tcBorders>
            <w:shd w:val="clear" w:color="auto" w:fill="auto"/>
          </w:tcPr>
          <w:p w14:paraId="191711A2" w14:textId="77777777" w:rsidR="00310730" w:rsidRDefault="00310730" w:rsidP="00310730">
            <w:pPr>
              <w:pStyle w:val="CellBody"/>
              <w:spacing w:before="96"/>
              <w:rPr>
                <w:rFonts w:ascii="Arial" w:hAnsi="Arial" w:cs="Arial"/>
                <w:color w:val="FF0000"/>
                <w:sz w:val="24"/>
                <w:szCs w:val="24"/>
              </w:rPr>
            </w:pPr>
            <w:r>
              <w:rPr>
                <w:rFonts w:ascii="Arial" w:hAnsi="Arial" w:cs="Arial"/>
                <w:color w:val="FF0000"/>
                <w:sz w:val="24"/>
                <w:szCs w:val="24"/>
              </w:rPr>
              <w:t>Shanghai</w:t>
            </w:r>
          </w:p>
        </w:tc>
        <w:tc>
          <w:tcPr>
            <w:tcW w:w="3544" w:type="dxa"/>
            <w:tcBorders>
              <w:top w:val="single" w:sz="4" w:space="0" w:color="auto"/>
              <w:left w:val="single" w:sz="4" w:space="0" w:color="auto"/>
              <w:bottom w:val="single" w:sz="4" w:space="0" w:color="auto"/>
              <w:right w:val="single" w:sz="4" w:space="0" w:color="auto"/>
            </w:tcBorders>
            <w:shd w:val="clear" w:color="auto" w:fill="auto"/>
            <w:vAlign w:val="top"/>
          </w:tcPr>
          <w:p w14:paraId="250C3857" w14:textId="77777777" w:rsidR="00310730" w:rsidRDefault="00310730" w:rsidP="00310730">
            <w:pPr>
              <w:pStyle w:val="CellBody"/>
              <w:spacing w:before="96"/>
              <w:rPr>
                <w:rFonts w:ascii="Arial" w:hAnsi="Arial" w:cs="Arial"/>
                <w:color w:val="FF0000"/>
                <w:sz w:val="24"/>
                <w:szCs w:val="24"/>
              </w:rPr>
            </w:pPr>
            <w:r>
              <w:rPr>
                <w:rFonts w:ascii="Arial" w:hAnsi="Arial" w:cs="Arial"/>
                <w:color w:val="FF0000"/>
                <w:sz w:val="24"/>
                <w:szCs w:val="24"/>
              </w:rPr>
              <w:t>The LE Set Periodic Advertising Parameters command will set the parameters used for periodic advertising.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top"/>
          </w:tcPr>
          <w:p w14:paraId="60DA15D4" w14:textId="77777777" w:rsidR="00310730" w:rsidRDefault="00310730" w:rsidP="00310730">
            <w:pPr>
              <w:pStyle w:val="CellBody"/>
              <w:spacing w:before="96"/>
              <w:rPr>
                <w:rFonts w:ascii="Arial" w:hAnsi="Arial" w:cs="Arial"/>
                <w:color w:val="FF0000"/>
                <w:sz w:val="24"/>
                <w:szCs w:val="24"/>
              </w:rPr>
            </w:pPr>
            <w:r>
              <w:rPr>
                <w:rFonts w:ascii="Arial" w:hAnsi="Arial" w:cs="Arial"/>
                <w:color w:val="FF0000"/>
                <w:sz w:val="24"/>
                <w:szCs w:val="24"/>
              </w:rPr>
              <w:t>LE</w:t>
            </w:r>
          </w:p>
        </w:tc>
      </w:tr>
      <w:tr w:rsidR="00310730" w:rsidRPr="006A27F0" w14:paraId="50F8A8D7" w14:textId="77777777" w:rsidTr="00F91110">
        <w:trPr>
          <w:trHeight w:val="184"/>
        </w:trPr>
        <w:tc>
          <w:tcPr>
            <w:tcW w:w="2100" w:type="dxa"/>
            <w:tcBorders>
              <w:top w:val="single" w:sz="4" w:space="0" w:color="auto"/>
              <w:left w:val="single" w:sz="4" w:space="0" w:color="auto"/>
              <w:bottom w:val="single" w:sz="4" w:space="0" w:color="auto"/>
              <w:right w:val="single" w:sz="4" w:space="0" w:color="auto"/>
            </w:tcBorders>
            <w:shd w:val="clear" w:color="auto" w:fill="auto"/>
            <w:vAlign w:val="top"/>
          </w:tcPr>
          <w:p w14:paraId="550ABE45" w14:textId="77777777" w:rsidR="00310730" w:rsidRPr="00F42FBF" w:rsidRDefault="00310730" w:rsidP="00310730">
            <w:pPr>
              <w:pStyle w:val="CellBody"/>
              <w:spacing w:before="96"/>
              <w:rPr>
                <w:rFonts w:ascii="Arial" w:hAnsi="Arial" w:cs="Arial"/>
                <w:color w:val="FF0000"/>
                <w:sz w:val="24"/>
                <w:szCs w:val="24"/>
              </w:rPr>
            </w:pPr>
            <w:r w:rsidRPr="00E41CF2">
              <w:rPr>
                <w:rFonts w:ascii="Arial" w:hAnsi="Arial" w:cs="Arial"/>
                <w:color w:val="FF0000"/>
                <w:sz w:val="24"/>
                <w:szCs w:val="24"/>
              </w:rPr>
              <w:t>LE Set Extended Advertising Data Command</w:t>
            </w:r>
          </w:p>
        </w:tc>
        <w:tc>
          <w:tcPr>
            <w:tcW w:w="1378" w:type="dxa"/>
            <w:tcBorders>
              <w:top w:val="single" w:sz="4" w:space="0" w:color="auto"/>
              <w:left w:val="single" w:sz="4" w:space="0" w:color="auto"/>
              <w:bottom w:val="single" w:sz="4" w:space="0" w:color="auto"/>
              <w:right w:val="single" w:sz="4" w:space="0" w:color="auto"/>
            </w:tcBorders>
            <w:shd w:val="clear" w:color="auto" w:fill="auto"/>
          </w:tcPr>
          <w:p w14:paraId="18322F0A" w14:textId="77777777" w:rsidR="00310730" w:rsidRDefault="00310730" w:rsidP="00310730">
            <w:pPr>
              <w:pStyle w:val="CellBody"/>
              <w:spacing w:before="96"/>
              <w:rPr>
                <w:rFonts w:ascii="Arial" w:hAnsi="Arial" w:cs="Arial"/>
                <w:color w:val="FF0000"/>
                <w:sz w:val="24"/>
                <w:szCs w:val="24"/>
              </w:rPr>
            </w:pPr>
            <w:r>
              <w:rPr>
                <w:rFonts w:ascii="Arial" w:hAnsi="Arial" w:cs="Arial"/>
                <w:color w:val="FF0000"/>
                <w:sz w:val="24"/>
                <w:szCs w:val="24"/>
              </w:rPr>
              <w:t>Shanghai</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58436188" w14:textId="77777777" w:rsidR="00310730" w:rsidRPr="006A27F0" w:rsidRDefault="00310730" w:rsidP="00310730">
            <w:pPr>
              <w:pStyle w:val="CellBody"/>
              <w:spacing w:before="96"/>
              <w:rPr>
                <w:rFonts w:ascii="Arial" w:hAnsi="Arial" w:cs="Arial"/>
                <w:color w:val="FF0000"/>
                <w:sz w:val="24"/>
                <w:szCs w:val="24"/>
              </w:rPr>
            </w:pPr>
            <w:r>
              <w:rPr>
                <w:rFonts w:ascii="Arial" w:hAnsi="Arial" w:cs="Arial"/>
                <w:color w:val="FF0000"/>
                <w:sz w:val="24"/>
                <w:szCs w:val="24"/>
              </w:rPr>
              <w:t>The LE Set Extended Advertising Data command will set the advertising data transmitted when advertising.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top"/>
          </w:tcPr>
          <w:p w14:paraId="2C018283" w14:textId="77777777" w:rsidR="00310730" w:rsidRDefault="00310730" w:rsidP="00310730">
            <w:pPr>
              <w:pStyle w:val="CellBody"/>
              <w:spacing w:before="96"/>
              <w:rPr>
                <w:rFonts w:ascii="Arial" w:hAnsi="Arial" w:cs="Arial"/>
                <w:color w:val="FF0000"/>
                <w:sz w:val="24"/>
                <w:szCs w:val="24"/>
              </w:rPr>
            </w:pPr>
            <w:r>
              <w:rPr>
                <w:rFonts w:ascii="Arial" w:hAnsi="Arial" w:cs="Arial"/>
                <w:color w:val="FF0000"/>
                <w:sz w:val="24"/>
                <w:szCs w:val="24"/>
              </w:rPr>
              <w:t>LE</w:t>
            </w:r>
          </w:p>
        </w:tc>
      </w:tr>
      <w:tr w:rsidR="00310730" w:rsidRPr="006A27F0" w14:paraId="22C73574" w14:textId="77777777" w:rsidTr="00F91110">
        <w:trPr>
          <w:trHeight w:val="184"/>
        </w:trPr>
        <w:tc>
          <w:tcPr>
            <w:tcW w:w="2100" w:type="dxa"/>
            <w:tcBorders>
              <w:top w:val="single" w:sz="4" w:space="0" w:color="auto"/>
              <w:left w:val="single" w:sz="4" w:space="0" w:color="auto"/>
              <w:bottom w:val="single" w:sz="4" w:space="0" w:color="auto"/>
              <w:right w:val="single" w:sz="4" w:space="0" w:color="auto"/>
            </w:tcBorders>
            <w:shd w:val="clear" w:color="auto" w:fill="auto"/>
            <w:vAlign w:val="top"/>
          </w:tcPr>
          <w:p w14:paraId="6E72245B" w14:textId="77777777" w:rsidR="00310730" w:rsidRPr="00E41CF2" w:rsidRDefault="00310730" w:rsidP="00310730">
            <w:pPr>
              <w:pStyle w:val="CellBody"/>
              <w:spacing w:before="96"/>
              <w:rPr>
                <w:rFonts w:ascii="Arial" w:hAnsi="Arial" w:cs="Arial"/>
                <w:color w:val="FF0000"/>
                <w:sz w:val="24"/>
                <w:szCs w:val="24"/>
              </w:rPr>
            </w:pPr>
            <w:r w:rsidRPr="00E41CF2">
              <w:rPr>
                <w:rFonts w:ascii="Arial" w:hAnsi="Arial" w:cs="Arial"/>
                <w:color w:val="FF0000"/>
                <w:sz w:val="24"/>
                <w:szCs w:val="24"/>
              </w:rPr>
              <w:t xml:space="preserve">LE Set </w:t>
            </w:r>
            <w:r>
              <w:rPr>
                <w:rFonts w:ascii="Arial" w:hAnsi="Arial" w:cs="Arial"/>
                <w:color w:val="FF0000"/>
                <w:sz w:val="24"/>
                <w:szCs w:val="24"/>
              </w:rPr>
              <w:t>Periodic</w:t>
            </w:r>
            <w:r w:rsidRPr="00E41CF2">
              <w:rPr>
                <w:rFonts w:ascii="Arial" w:hAnsi="Arial" w:cs="Arial"/>
                <w:color w:val="FF0000"/>
                <w:sz w:val="24"/>
                <w:szCs w:val="24"/>
              </w:rPr>
              <w:t xml:space="preserve"> Advertising Data Command</w:t>
            </w:r>
          </w:p>
        </w:tc>
        <w:tc>
          <w:tcPr>
            <w:tcW w:w="1378" w:type="dxa"/>
            <w:tcBorders>
              <w:top w:val="single" w:sz="4" w:space="0" w:color="auto"/>
              <w:left w:val="single" w:sz="4" w:space="0" w:color="auto"/>
              <w:bottom w:val="single" w:sz="4" w:space="0" w:color="auto"/>
              <w:right w:val="single" w:sz="4" w:space="0" w:color="auto"/>
            </w:tcBorders>
            <w:shd w:val="clear" w:color="auto" w:fill="auto"/>
          </w:tcPr>
          <w:p w14:paraId="2BE9B89C" w14:textId="77777777" w:rsidR="00310730" w:rsidRDefault="00310730" w:rsidP="00310730">
            <w:pPr>
              <w:pStyle w:val="CellBody"/>
              <w:spacing w:before="96"/>
              <w:rPr>
                <w:rFonts w:ascii="Arial" w:hAnsi="Arial" w:cs="Arial"/>
                <w:color w:val="FF0000"/>
                <w:sz w:val="24"/>
                <w:szCs w:val="24"/>
              </w:rPr>
            </w:pPr>
            <w:r>
              <w:rPr>
                <w:rFonts w:ascii="Arial" w:hAnsi="Arial" w:cs="Arial"/>
                <w:color w:val="FF0000"/>
                <w:sz w:val="24"/>
                <w:szCs w:val="24"/>
              </w:rPr>
              <w:t>Shanghai</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405C14C2" w14:textId="77777777" w:rsidR="00310730" w:rsidRDefault="00310730" w:rsidP="00310730">
            <w:pPr>
              <w:pStyle w:val="CellBody"/>
              <w:spacing w:before="96"/>
              <w:rPr>
                <w:rFonts w:ascii="Arial" w:hAnsi="Arial" w:cs="Arial"/>
                <w:color w:val="FF0000"/>
                <w:sz w:val="24"/>
                <w:szCs w:val="24"/>
              </w:rPr>
            </w:pPr>
            <w:r>
              <w:rPr>
                <w:rFonts w:ascii="Arial" w:hAnsi="Arial" w:cs="Arial"/>
                <w:color w:val="FF0000"/>
                <w:sz w:val="24"/>
                <w:szCs w:val="24"/>
              </w:rPr>
              <w:t>The LE Set Periodic Advertising Data command will set the periodic advertising data transmitted when advertising.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top"/>
          </w:tcPr>
          <w:p w14:paraId="27953962" w14:textId="77777777" w:rsidR="00310730" w:rsidRDefault="00310730" w:rsidP="00310730">
            <w:pPr>
              <w:pStyle w:val="CellBody"/>
              <w:spacing w:before="96"/>
              <w:rPr>
                <w:rFonts w:ascii="Arial" w:hAnsi="Arial" w:cs="Arial"/>
                <w:color w:val="FF0000"/>
                <w:sz w:val="24"/>
                <w:szCs w:val="24"/>
              </w:rPr>
            </w:pPr>
            <w:r>
              <w:rPr>
                <w:rFonts w:ascii="Arial" w:hAnsi="Arial" w:cs="Arial"/>
                <w:color w:val="FF0000"/>
                <w:sz w:val="24"/>
                <w:szCs w:val="24"/>
              </w:rPr>
              <w:t>LE</w:t>
            </w:r>
          </w:p>
        </w:tc>
      </w:tr>
      <w:tr w:rsidR="00310730" w:rsidRPr="006A27F0" w14:paraId="138A62D9" w14:textId="77777777" w:rsidTr="00F91110">
        <w:trPr>
          <w:trHeight w:val="184"/>
        </w:trPr>
        <w:tc>
          <w:tcPr>
            <w:tcW w:w="2100" w:type="dxa"/>
            <w:tcBorders>
              <w:top w:val="single" w:sz="4" w:space="0" w:color="auto"/>
              <w:left w:val="single" w:sz="4" w:space="0" w:color="auto"/>
              <w:bottom w:val="single" w:sz="4" w:space="0" w:color="auto"/>
              <w:right w:val="single" w:sz="4" w:space="0" w:color="auto"/>
            </w:tcBorders>
            <w:shd w:val="clear" w:color="auto" w:fill="auto"/>
            <w:vAlign w:val="top"/>
          </w:tcPr>
          <w:p w14:paraId="4F5A563E" w14:textId="77777777" w:rsidR="00310730" w:rsidRPr="00E41CF2" w:rsidRDefault="00310730" w:rsidP="00310730">
            <w:pPr>
              <w:pStyle w:val="CellBody"/>
              <w:spacing w:before="96"/>
              <w:rPr>
                <w:rFonts w:ascii="Arial" w:hAnsi="Arial" w:cs="Arial"/>
                <w:color w:val="FF0000"/>
                <w:sz w:val="24"/>
                <w:szCs w:val="24"/>
              </w:rPr>
            </w:pPr>
            <w:r w:rsidRPr="001F0B30">
              <w:rPr>
                <w:rFonts w:ascii="Arial" w:hAnsi="Arial" w:cs="Arial"/>
                <w:color w:val="FF0000"/>
                <w:sz w:val="24"/>
                <w:szCs w:val="24"/>
              </w:rPr>
              <w:t>LE Set Extended Scan Response Data Command</w:t>
            </w:r>
          </w:p>
        </w:tc>
        <w:tc>
          <w:tcPr>
            <w:tcW w:w="1378" w:type="dxa"/>
            <w:tcBorders>
              <w:top w:val="single" w:sz="4" w:space="0" w:color="auto"/>
              <w:left w:val="single" w:sz="4" w:space="0" w:color="auto"/>
              <w:bottom w:val="single" w:sz="4" w:space="0" w:color="auto"/>
              <w:right w:val="single" w:sz="4" w:space="0" w:color="auto"/>
            </w:tcBorders>
            <w:shd w:val="clear" w:color="auto" w:fill="auto"/>
          </w:tcPr>
          <w:p w14:paraId="57AB5DB7" w14:textId="77777777" w:rsidR="00310730" w:rsidRDefault="00310730" w:rsidP="00310730">
            <w:pPr>
              <w:pStyle w:val="CellBody"/>
              <w:spacing w:before="96"/>
              <w:rPr>
                <w:rFonts w:ascii="Arial" w:hAnsi="Arial" w:cs="Arial"/>
                <w:color w:val="FF0000"/>
                <w:sz w:val="24"/>
                <w:szCs w:val="24"/>
              </w:rPr>
            </w:pPr>
            <w:r>
              <w:rPr>
                <w:rFonts w:ascii="Arial" w:hAnsi="Arial" w:cs="Arial"/>
                <w:color w:val="FF0000"/>
                <w:sz w:val="24"/>
                <w:szCs w:val="24"/>
              </w:rPr>
              <w:t>Shanghai</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64372379" w14:textId="77777777" w:rsidR="00310730" w:rsidRPr="006A27F0" w:rsidRDefault="00310730" w:rsidP="00310730">
            <w:pPr>
              <w:pStyle w:val="CellBody"/>
              <w:spacing w:before="96"/>
              <w:rPr>
                <w:rFonts w:ascii="Arial" w:hAnsi="Arial" w:cs="Arial"/>
                <w:color w:val="FF0000"/>
                <w:sz w:val="24"/>
                <w:szCs w:val="24"/>
              </w:rPr>
            </w:pPr>
            <w:r>
              <w:rPr>
                <w:rFonts w:ascii="Arial" w:hAnsi="Arial" w:cs="Arial"/>
                <w:color w:val="FF0000"/>
                <w:sz w:val="24"/>
                <w:szCs w:val="24"/>
              </w:rPr>
              <w:t>The LE Set Extended Scan Response Data command will set the data transmitted in a scan response.</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top"/>
          </w:tcPr>
          <w:p w14:paraId="3258CBAC" w14:textId="77777777" w:rsidR="00310730" w:rsidRDefault="00310730" w:rsidP="00310730">
            <w:pPr>
              <w:pStyle w:val="CellBody"/>
              <w:spacing w:before="96"/>
              <w:rPr>
                <w:rFonts w:ascii="Arial" w:hAnsi="Arial" w:cs="Arial"/>
                <w:color w:val="FF0000"/>
                <w:sz w:val="24"/>
                <w:szCs w:val="24"/>
              </w:rPr>
            </w:pPr>
            <w:r>
              <w:rPr>
                <w:rFonts w:ascii="Arial" w:hAnsi="Arial" w:cs="Arial"/>
                <w:color w:val="FF0000"/>
                <w:sz w:val="24"/>
                <w:szCs w:val="24"/>
              </w:rPr>
              <w:t>LE</w:t>
            </w:r>
          </w:p>
        </w:tc>
      </w:tr>
    </w:tbl>
    <w:tbl>
      <w:tblPr>
        <w:tblStyle w:val="Bluetoothgrid1"/>
        <w:tblW w:w="8581" w:type="dxa"/>
        <w:tblInd w:w="0" w:type="dxa"/>
        <w:tblLayout w:type="fixed"/>
        <w:tblCellMar>
          <w:left w:w="115" w:type="dxa"/>
          <w:right w:w="115" w:type="dxa"/>
        </w:tblCellMar>
        <w:tblLook w:val="04A0" w:firstRow="1" w:lastRow="0" w:firstColumn="1" w:lastColumn="0" w:noHBand="0" w:noVBand="1"/>
      </w:tblPr>
      <w:tblGrid>
        <w:gridCol w:w="2100"/>
        <w:gridCol w:w="1378"/>
        <w:gridCol w:w="3544"/>
        <w:gridCol w:w="1559"/>
      </w:tblGrid>
      <w:tr w:rsidR="00E40CCE" w14:paraId="3AA77173" w14:textId="77777777" w:rsidTr="00F91110">
        <w:trPr>
          <w:cnfStyle w:val="100000000000" w:firstRow="1" w:lastRow="0" w:firstColumn="0" w:lastColumn="0" w:oddVBand="0" w:evenVBand="0" w:oddHBand="0" w:evenHBand="0" w:firstRowFirstColumn="0" w:firstRowLastColumn="0" w:lastRowFirstColumn="0" w:lastRowLastColumn="0"/>
          <w:trHeight w:val="184"/>
        </w:trPr>
        <w:tc>
          <w:tcPr>
            <w:tcW w:w="2100" w:type="dxa"/>
            <w:tcBorders>
              <w:top w:val="single" w:sz="4" w:space="0" w:color="auto"/>
              <w:left w:val="single" w:sz="4" w:space="0" w:color="auto"/>
              <w:bottom w:val="single" w:sz="4" w:space="0" w:color="auto"/>
              <w:right w:val="single" w:sz="4" w:space="0" w:color="auto"/>
            </w:tcBorders>
            <w:shd w:val="clear" w:color="auto" w:fill="auto"/>
            <w:vAlign w:val="top"/>
          </w:tcPr>
          <w:p w14:paraId="3EFEDEBF" w14:textId="77777777" w:rsidR="00E40CCE" w:rsidRPr="001F0B30" w:rsidRDefault="00E40CCE" w:rsidP="00E40CCE">
            <w:pPr>
              <w:pStyle w:val="CellBody"/>
              <w:spacing w:before="96"/>
              <w:rPr>
                <w:rFonts w:cs="Arial"/>
                <w:color w:val="FF0000"/>
                <w:sz w:val="24"/>
                <w:szCs w:val="24"/>
              </w:rPr>
            </w:pPr>
            <w:r>
              <w:rPr>
                <w:rFonts w:cs="Arial"/>
                <w:color w:val="FF0000"/>
                <w:sz w:val="24"/>
                <w:szCs w:val="24"/>
              </w:rPr>
              <w:t>LE Scan Request Received Event</w:t>
            </w:r>
          </w:p>
        </w:tc>
        <w:tc>
          <w:tcPr>
            <w:tcW w:w="1378" w:type="dxa"/>
            <w:tcBorders>
              <w:top w:val="single" w:sz="4" w:space="0" w:color="auto"/>
              <w:left w:val="single" w:sz="4" w:space="0" w:color="auto"/>
              <w:bottom w:val="single" w:sz="4" w:space="0" w:color="auto"/>
              <w:right w:val="single" w:sz="4" w:space="0" w:color="auto"/>
            </w:tcBorders>
            <w:shd w:val="clear" w:color="auto" w:fill="auto"/>
          </w:tcPr>
          <w:p w14:paraId="52B41CE7" w14:textId="77777777" w:rsidR="00E40CCE" w:rsidRDefault="00E40CCE" w:rsidP="00E40CCE">
            <w:pPr>
              <w:pStyle w:val="CellBody"/>
              <w:spacing w:before="96"/>
              <w:rPr>
                <w:rFonts w:cs="Arial"/>
                <w:color w:val="FF0000"/>
                <w:sz w:val="24"/>
                <w:szCs w:val="24"/>
              </w:rPr>
            </w:pPr>
            <w:r>
              <w:rPr>
                <w:rFonts w:cs="Arial"/>
                <w:color w:val="FF0000"/>
                <w:sz w:val="24"/>
                <w:szCs w:val="24"/>
              </w:rPr>
              <w:t>Shanghai</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62C5A9C0" w14:textId="77777777" w:rsidR="00E40CCE" w:rsidRDefault="00E40CCE" w:rsidP="00D82F04">
            <w:pPr>
              <w:pStyle w:val="CellBody"/>
              <w:spacing w:before="96"/>
              <w:rPr>
                <w:rFonts w:cs="Arial"/>
                <w:color w:val="FF0000"/>
                <w:sz w:val="24"/>
                <w:szCs w:val="24"/>
              </w:rPr>
            </w:pPr>
            <w:r w:rsidRPr="00262A01">
              <w:rPr>
                <w:rFonts w:cs="Arial"/>
                <w:color w:val="FF0000"/>
                <w:sz w:val="24"/>
                <w:szCs w:val="24"/>
                <w:lang w:val="en-GB"/>
              </w:rPr>
              <w:t xml:space="preserve">The LE </w:t>
            </w:r>
            <w:r>
              <w:rPr>
                <w:rFonts w:cs="Arial"/>
                <w:color w:val="FF0000"/>
                <w:sz w:val="24"/>
                <w:szCs w:val="24"/>
                <w:lang w:val="en-GB"/>
              </w:rPr>
              <w:t xml:space="preserve">Scan Request Received event indicates that a </w:t>
            </w:r>
            <w:r w:rsidR="00BF67EC">
              <w:rPr>
                <w:rFonts w:cs="Arial"/>
                <w:color w:val="FF0000"/>
                <w:sz w:val="24"/>
                <w:szCs w:val="24"/>
                <w:lang w:val="en-GB"/>
              </w:rPr>
              <w:t>scan request</w:t>
            </w:r>
            <w:r>
              <w:rPr>
                <w:rFonts w:cs="Arial"/>
                <w:color w:val="FF0000"/>
                <w:sz w:val="24"/>
                <w:szCs w:val="24"/>
                <w:lang w:val="en-GB"/>
              </w:rPr>
              <w:t xml:space="preserve"> has been received.</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top"/>
          </w:tcPr>
          <w:p w14:paraId="540E10CD" w14:textId="77777777" w:rsidR="00E40CCE" w:rsidRDefault="00E40CCE" w:rsidP="00E40CCE">
            <w:pPr>
              <w:pStyle w:val="CellBody"/>
              <w:spacing w:before="96"/>
              <w:rPr>
                <w:rFonts w:cs="Arial"/>
                <w:color w:val="FF0000"/>
                <w:sz w:val="24"/>
                <w:szCs w:val="24"/>
              </w:rPr>
            </w:pPr>
            <w:r>
              <w:rPr>
                <w:rFonts w:cs="Arial"/>
                <w:color w:val="FF0000"/>
                <w:sz w:val="24"/>
                <w:szCs w:val="24"/>
              </w:rPr>
              <w:t>LE</w:t>
            </w:r>
          </w:p>
        </w:tc>
      </w:tr>
    </w:tbl>
    <w:tbl>
      <w:tblPr>
        <w:tblStyle w:val="Bluetoothgrid"/>
        <w:tblW w:w="8581" w:type="dxa"/>
        <w:tblInd w:w="0" w:type="dxa"/>
        <w:tblLayout w:type="fixed"/>
        <w:tblCellMar>
          <w:left w:w="115" w:type="dxa"/>
          <w:right w:w="115" w:type="dxa"/>
        </w:tblCellMar>
        <w:tblLook w:val="04A0" w:firstRow="1" w:lastRow="0" w:firstColumn="1" w:lastColumn="0" w:noHBand="0" w:noVBand="1"/>
      </w:tblPr>
      <w:tblGrid>
        <w:gridCol w:w="2100"/>
        <w:gridCol w:w="1378"/>
        <w:gridCol w:w="3544"/>
        <w:gridCol w:w="1559"/>
      </w:tblGrid>
      <w:tr w:rsidR="00E40CCE" w:rsidRPr="006A27F0" w14:paraId="5995842B" w14:textId="77777777" w:rsidTr="00F91110">
        <w:trPr>
          <w:cnfStyle w:val="100000000000" w:firstRow="1" w:lastRow="0" w:firstColumn="0" w:lastColumn="0" w:oddVBand="0" w:evenVBand="0" w:oddHBand="0" w:evenHBand="0" w:firstRowFirstColumn="0" w:firstRowLastColumn="0" w:lastRowFirstColumn="0" w:lastRowLastColumn="0"/>
          <w:trHeight w:val="184"/>
        </w:trPr>
        <w:tc>
          <w:tcPr>
            <w:tcW w:w="2100" w:type="dxa"/>
            <w:tcBorders>
              <w:top w:val="single" w:sz="4" w:space="0" w:color="auto"/>
              <w:left w:val="single" w:sz="4" w:space="0" w:color="auto"/>
              <w:bottom w:val="single" w:sz="4" w:space="0" w:color="auto"/>
              <w:right w:val="single" w:sz="4" w:space="0" w:color="auto"/>
            </w:tcBorders>
            <w:shd w:val="clear" w:color="auto" w:fill="auto"/>
            <w:vAlign w:val="top"/>
          </w:tcPr>
          <w:p w14:paraId="44B80E9C" w14:textId="77777777" w:rsidR="00E40CCE" w:rsidRPr="001F0B30" w:rsidRDefault="00E40CCE" w:rsidP="00E40CCE">
            <w:pPr>
              <w:pStyle w:val="CellBody"/>
              <w:spacing w:before="96"/>
              <w:rPr>
                <w:rFonts w:cs="Arial"/>
                <w:color w:val="FF0000"/>
                <w:sz w:val="24"/>
                <w:szCs w:val="24"/>
              </w:rPr>
            </w:pPr>
            <w:r w:rsidRPr="001F0B30">
              <w:rPr>
                <w:rFonts w:cs="Arial"/>
                <w:color w:val="FF0000"/>
                <w:sz w:val="24"/>
                <w:szCs w:val="24"/>
              </w:rPr>
              <w:t>LE Set Extended Advertis</w:t>
            </w:r>
            <w:r w:rsidR="00D8761E">
              <w:rPr>
                <w:rFonts w:cs="Arial"/>
                <w:color w:val="FF0000"/>
                <w:sz w:val="24"/>
                <w:szCs w:val="24"/>
              </w:rPr>
              <w:t>ing</w:t>
            </w:r>
            <w:r w:rsidRPr="001F0B30">
              <w:rPr>
                <w:rFonts w:cs="Arial"/>
                <w:color w:val="FF0000"/>
                <w:sz w:val="24"/>
                <w:szCs w:val="24"/>
              </w:rPr>
              <w:t xml:space="preserve"> Enable Command</w:t>
            </w:r>
          </w:p>
        </w:tc>
        <w:tc>
          <w:tcPr>
            <w:tcW w:w="1378" w:type="dxa"/>
            <w:tcBorders>
              <w:top w:val="single" w:sz="4" w:space="0" w:color="auto"/>
              <w:left w:val="single" w:sz="4" w:space="0" w:color="auto"/>
              <w:bottom w:val="single" w:sz="4" w:space="0" w:color="auto"/>
              <w:right w:val="single" w:sz="4" w:space="0" w:color="auto"/>
            </w:tcBorders>
            <w:shd w:val="clear" w:color="auto" w:fill="auto"/>
          </w:tcPr>
          <w:p w14:paraId="64155B99" w14:textId="77777777" w:rsidR="00E40CCE" w:rsidRDefault="00E40CCE" w:rsidP="00E40CCE">
            <w:pPr>
              <w:pStyle w:val="CellBody"/>
              <w:spacing w:before="96"/>
              <w:rPr>
                <w:rFonts w:cs="Arial"/>
                <w:color w:val="FF0000"/>
                <w:sz w:val="24"/>
                <w:szCs w:val="24"/>
              </w:rPr>
            </w:pPr>
            <w:r>
              <w:rPr>
                <w:rFonts w:cs="Arial"/>
                <w:color w:val="FF0000"/>
                <w:sz w:val="24"/>
                <w:szCs w:val="24"/>
              </w:rPr>
              <w:t>Shanghai</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2267F020" w14:textId="77777777" w:rsidR="00E40CCE" w:rsidRPr="006A27F0" w:rsidRDefault="00E40CCE" w:rsidP="001F0512">
            <w:pPr>
              <w:pStyle w:val="CellBody"/>
              <w:spacing w:before="96"/>
              <w:rPr>
                <w:rFonts w:cs="Arial"/>
                <w:color w:val="FF0000"/>
                <w:sz w:val="24"/>
                <w:szCs w:val="24"/>
              </w:rPr>
            </w:pPr>
            <w:r>
              <w:rPr>
                <w:rFonts w:cs="Arial"/>
                <w:color w:val="FF0000"/>
                <w:sz w:val="24"/>
                <w:szCs w:val="24"/>
              </w:rPr>
              <w:t>The LE Set Extended Advertis</w:t>
            </w:r>
            <w:r w:rsidR="00D8761E">
              <w:rPr>
                <w:rFonts w:cs="Arial"/>
                <w:color w:val="FF0000"/>
                <w:sz w:val="24"/>
                <w:szCs w:val="24"/>
              </w:rPr>
              <w:t>ing</w:t>
            </w:r>
            <w:r>
              <w:rPr>
                <w:rFonts w:cs="Arial"/>
                <w:color w:val="FF0000"/>
                <w:sz w:val="24"/>
                <w:szCs w:val="24"/>
              </w:rPr>
              <w:t xml:space="preserve"> Enable </w:t>
            </w:r>
            <w:r w:rsidR="00C8151E">
              <w:rPr>
                <w:rFonts w:cs="Arial"/>
                <w:color w:val="FF0000"/>
                <w:sz w:val="24"/>
                <w:szCs w:val="24"/>
              </w:rPr>
              <w:t xml:space="preserve">command </w:t>
            </w:r>
            <w:r>
              <w:rPr>
                <w:rFonts w:cs="Arial"/>
                <w:color w:val="FF0000"/>
                <w:sz w:val="24"/>
                <w:szCs w:val="24"/>
              </w:rPr>
              <w:t>will enable or disable advertising.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top"/>
          </w:tcPr>
          <w:p w14:paraId="0873B28D" w14:textId="77777777" w:rsidR="00E40CCE" w:rsidRDefault="00E40CCE" w:rsidP="00E40CCE">
            <w:pPr>
              <w:pStyle w:val="CellBody"/>
              <w:spacing w:before="96"/>
              <w:rPr>
                <w:rFonts w:cs="Arial"/>
                <w:color w:val="FF0000"/>
                <w:sz w:val="24"/>
                <w:szCs w:val="24"/>
              </w:rPr>
            </w:pPr>
            <w:r>
              <w:rPr>
                <w:rFonts w:cs="Arial"/>
                <w:color w:val="FF0000"/>
                <w:sz w:val="24"/>
                <w:szCs w:val="24"/>
              </w:rPr>
              <w:t>LE</w:t>
            </w:r>
          </w:p>
        </w:tc>
      </w:tr>
      <w:tr w:rsidR="00310730" w:rsidRPr="006A27F0" w14:paraId="4BA0C8E4" w14:textId="77777777" w:rsidTr="00F91110">
        <w:trPr>
          <w:trHeight w:val="184"/>
        </w:trPr>
        <w:tc>
          <w:tcPr>
            <w:tcW w:w="2100" w:type="dxa"/>
            <w:tcBorders>
              <w:top w:val="single" w:sz="4" w:space="0" w:color="auto"/>
              <w:left w:val="single" w:sz="4" w:space="0" w:color="auto"/>
              <w:bottom w:val="single" w:sz="4" w:space="0" w:color="auto"/>
              <w:right w:val="single" w:sz="4" w:space="0" w:color="auto"/>
            </w:tcBorders>
            <w:shd w:val="clear" w:color="auto" w:fill="auto"/>
            <w:vAlign w:val="top"/>
          </w:tcPr>
          <w:p w14:paraId="57FC4142" w14:textId="77777777" w:rsidR="00310730" w:rsidRPr="001F0B30" w:rsidRDefault="00310730" w:rsidP="00310730">
            <w:pPr>
              <w:pStyle w:val="CellBody"/>
              <w:spacing w:before="96"/>
              <w:rPr>
                <w:rFonts w:cs="Arial"/>
                <w:color w:val="FF0000"/>
                <w:sz w:val="24"/>
                <w:szCs w:val="24"/>
              </w:rPr>
            </w:pPr>
            <w:r w:rsidRPr="001F0B30">
              <w:rPr>
                <w:rFonts w:cs="Arial"/>
                <w:color w:val="FF0000"/>
                <w:sz w:val="24"/>
                <w:szCs w:val="24"/>
              </w:rPr>
              <w:t xml:space="preserve">LE Set </w:t>
            </w:r>
            <w:r>
              <w:rPr>
                <w:rFonts w:cs="Arial"/>
                <w:color w:val="FF0000"/>
                <w:sz w:val="24"/>
                <w:szCs w:val="24"/>
              </w:rPr>
              <w:t>Periodic</w:t>
            </w:r>
            <w:r w:rsidRPr="001F0B30">
              <w:rPr>
                <w:rFonts w:cs="Arial"/>
                <w:color w:val="FF0000"/>
                <w:sz w:val="24"/>
                <w:szCs w:val="24"/>
              </w:rPr>
              <w:t xml:space="preserve"> Advertis</w:t>
            </w:r>
            <w:r w:rsidR="00F43967">
              <w:rPr>
                <w:rFonts w:cs="Arial"/>
                <w:color w:val="FF0000"/>
                <w:sz w:val="24"/>
                <w:szCs w:val="24"/>
              </w:rPr>
              <w:t>ing</w:t>
            </w:r>
            <w:r w:rsidRPr="001F0B30">
              <w:rPr>
                <w:rFonts w:cs="Arial"/>
                <w:color w:val="FF0000"/>
                <w:sz w:val="24"/>
                <w:szCs w:val="24"/>
              </w:rPr>
              <w:t xml:space="preserve"> Enable Command</w:t>
            </w:r>
          </w:p>
        </w:tc>
        <w:tc>
          <w:tcPr>
            <w:tcW w:w="1378" w:type="dxa"/>
            <w:tcBorders>
              <w:top w:val="single" w:sz="4" w:space="0" w:color="auto"/>
              <w:left w:val="single" w:sz="4" w:space="0" w:color="auto"/>
              <w:bottom w:val="single" w:sz="4" w:space="0" w:color="auto"/>
              <w:right w:val="single" w:sz="4" w:space="0" w:color="auto"/>
            </w:tcBorders>
            <w:shd w:val="clear" w:color="auto" w:fill="auto"/>
          </w:tcPr>
          <w:p w14:paraId="03606070" w14:textId="77777777" w:rsidR="00310730" w:rsidRDefault="00310730" w:rsidP="00310730">
            <w:pPr>
              <w:pStyle w:val="CellBody"/>
              <w:spacing w:before="96"/>
              <w:rPr>
                <w:rFonts w:cs="Arial"/>
                <w:color w:val="FF0000"/>
                <w:sz w:val="24"/>
                <w:szCs w:val="24"/>
              </w:rPr>
            </w:pPr>
            <w:r>
              <w:rPr>
                <w:rFonts w:cs="Arial"/>
                <w:color w:val="FF0000"/>
                <w:sz w:val="24"/>
                <w:szCs w:val="24"/>
              </w:rPr>
              <w:t>Shanghai</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23606BE6" w14:textId="77777777" w:rsidR="00310730" w:rsidRDefault="00310730" w:rsidP="00310730">
            <w:pPr>
              <w:pStyle w:val="CellBody"/>
              <w:spacing w:before="96"/>
              <w:rPr>
                <w:rFonts w:cs="Arial"/>
                <w:color w:val="FF0000"/>
                <w:sz w:val="24"/>
                <w:szCs w:val="24"/>
              </w:rPr>
            </w:pPr>
            <w:r>
              <w:rPr>
                <w:rFonts w:cs="Arial"/>
                <w:color w:val="FF0000"/>
                <w:sz w:val="24"/>
                <w:szCs w:val="24"/>
              </w:rPr>
              <w:t>The LE Set Periodic Advertis</w:t>
            </w:r>
            <w:r w:rsidR="00F43967">
              <w:rPr>
                <w:rFonts w:cs="Arial"/>
                <w:color w:val="FF0000"/>
                <w:sz w:val="24"/>
                <w:szCs w:val="24"/>
              </w:rPr>
              <w:t>ing</w:t>
            </w:r>
            <w:r>
              <w:rPr>
                <w:rFonts w:cs="Arial"/>
                <w:color w:val="FF0000"/>
                <w:sz w:val="24"/>
                <w:szCs w:val="24"/>
              </w:rPr>
              <w:t xml:space="preserve"> Enable command will enable or disable advertising.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top"/>
          </w:tcPr>
          <w:p w14:paraId="45182DC5" w14:textId="77777777" w:rsidR="00310730" w:rsidRDefault="00310730" w:rsidP="00310730">
            <w:pPr>
              <w:pStyle w:val="CellBody"/>
              <w:spacing w:before="96"/>
              <w:rPr>
                <w:rFonts w:cs="Arial"/>
                <w:color w:val="FF0000"/>
                <w:sz w:val="24"/>
                <w:szCs w:val="24"/>
              </w:rPr>
            </w:pPr>
            <w:r>
              <w:rPr>
                <w:rFonts w:cs="Arial"/>
                <w:color w:val="FF0000"/>
                <w:sz w:val="24"/>
                <w:szCs w:val="24"/>
              </w:rPr>
              <w:t>LE</w:t>
            </w:r>
          </w:p>
        </w:tc>
      </w:tr>
      <w:tr w:rsidR="00310730" w:rsidRPr="006A27F0" w14:paraId="4D6AF698" w14:textId="77777777" w:rsidTr="00F91110">
        <w:trPr>
          <w:trHeight w:val="184"/>
        </w:trPr>
        <w:tc>
          <w:tcPr>
            <w:tcW w:w="2100" w:type="dxa"/>
            <w:tcBorders>
              <w:top w:val="single" w:sz="4" w:space="0" w:color="auto"/>
              <w:left w:val="single" w:sz="4" w:space="0" w:color="auto"/>
              <w:bottom w:val="single" w:sz="4" w:space="0" w:color="auto"/>
              <w:right w:val="single" w:sz="4" w:space="0" w:color="auto"/>
            </w:tcBorders>
            <w:shd w:val="clear" w:color="auto" w:fill="auto"/>
            <w:vAlign w:val="top"/>
          </w:tcPr>
          <w:p w14:paraId="7247A300" w14:textId="77777777" w:rsidR="00310730" w:rsidRPr="001F0B30" w:rsidRDefault="00310730" w:rsidP="00310730">
            <w:pPr>
              <w:pStyle w:val="CellBody"/>
              <w:spacing w:before="96"/>
              <w:rPr>
                <w:rFonts w:ascii="Arial" w:hAnsi="Arial" w:cs="Arial"/>
                <w:color w:val="FF0000"/>
                <w:sz w:val="24"/>
                <w:szCs w:val="24"/>
              </w:rPr>
            </w:pPr>
            <w:r w:rsidRPr="008F2BF0">
              <w:rPr>
                <w:rFonts w:ascii="Arial" w:hAnsi="Arial" w:cs="Arial"/>
                <w:color w:val="FF0000"/>
                <w:sz w:val="24"/>
                <w:szCs w:val="24"/>
              </w:rPr>
              <w:t>LE Read Maximum Advertising Data Length Command</w:t>
            </w:r>
          </w:p>
        </w:tc>
        <w:tc>
          <w:tcPr>
            <w:tcW w:w="1378" w:type="dxa"/>
            <w:tcBorders>
              <w:top w:val="single" w:sz="4" w:space="0" w:color="auto"/>
              <w:left w:val="single" w:sz="4" w:space="0" w:color="auto"/>
              <w:bottom w:val="single" w:sz="4" w:space="0" w:color="auto"/>
              <w:right w:val="single" w:sz="4" w:space="0" w:color="auto"/>
            </w:tcBorders>
            <w:shd w:val="clear" w:color="auto" w:fill="auto"/>
          </w:tcPr>
          <w:p w14:paraId="41451E7A" w14:textId="77777777" w:rsidR="00310730" w:rsidRDefault="00310730" w:rsidP="00310730">
            <w:pPr>
              <w:pStyle w:val="CellBody"/>
              <w:spacing w:before="96"/>
              <w:rPr>
                <w:rFonts w:ascii="Arial" w:hAnsi="Arial" w:cs="Arial"/>
                <w:color w:val="FF0000"/>
                <w:sz w:val="24"/>
                <w:szCs w:val="24"/>
              </w:rPr>
            </w:pPr>
            <w:r>
              <w:rPr>
                <w:rFonts w:ascii="Arial" w:hAnsi="Arial" w:cs="Arial"/>
                <w:color w:val="FF0000"/>
                <w:sz w:val="24"/>
                <w:szCs w:val="24"/>
              </w:rPr>
              <w:t>Shanghai</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13AF0251" w14:textId="77777777" w:rsidR="00310730" w:rsidRPr="00BD10AD" w:rsidRDefault="00310730" w:rsidP="00310730">
            <w:pPr>
              <w:pStyle w:val="CellBody"/>
              <w:spacing w:before="96"/>
              <w:rPr>
                <w:rFonts w:ascii="Arial" w:hAnsi="Arial" w:cs="Arial"/>
                <w:color w:val="FF0000"/>
                <w:sz w:val="24"/>
                <w:szCs w:val="24"/>
              </w:rPr>
            </w:pPr>
            <w:r w:rsidRPr="00BD10AD">
              <w:rPr>
                <w:rFonts w:ascii="Arial" w:hAnsi="Arial" w:cs="Arial"/>
                <w:color w:val="FF0000"/>
                <w:sz w:val="24"/>
                <w:szCs w:val="24"/>
              </w:rPr>
              <w:t xml:space="preserve">The </w:t>
            </w:r>
            <w:r w:rsidRPr="009E529E">
              <w:rPr>
                <w:rFonts w:ascii="Arial" w:hAnsi="Arial" w:cs="Arial"/>
                <w:color w:val="FF0000"/>
                <w:sz w:val="24"/>
                <w:szCs w:val="24"/>
              </w:rPr>
              <w:t xml:space="preserve">LE Read Maximum Advertising Data Length </w:t>
            </w:r>
            <w:r>
              <w:rPr>
                <w:rFonts w:ascii="Arial" w:hAnsi="Arial" w:cs="Arial"/>
                <w:color w:val="FF0000"/>
                <w:sz w:val="24"/>
                <w:szCs w:val="24"/>
              </w:rPr>
              <w:t>c</w:t>
            </w:r>
            <w:r w:rsidRPr="009E529E">
              <w:rPr>
                <w:rFonts w:ascii="Arial" w:hAnsi="Arial" w:cs="Arial"/>
                <w:color w:val="FF0000"/>
                <w:sz w:val="24"/>
                <w:szCs w:val="24"/>
              </w:rPr>
              <w:t>ommand</w:t>
            </w:r>
            <w:r>
              <w:rPr>
                <w:rFonts w:ascii="Arial" w:hAnsi="Arial" w:cs="Arial"/>
                <w:color w:val="FF0000"/>
                <w:sz w:val="24"/>
                <w:szCs w:val="24"/>
              </w:rPr>
              <w:t xml:space="preserve"> will read the maximum length of advertising data that the advertising Controller supports in a given advertising set.</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top"/>
          </w:tcPr>
          <w:p w14:paraId="3BF8A8A8" w14:textId="77777777" w:rsidR="00310730" w:rsidRDefault="00310730" w:rsidP="00310730">
            <w:pPr>
              <w:pStyle w:val="CellBody"/>
              <w:spacing w:before="96"/>
              <w:rPr>
                <w:rFonts w:ascii="Arial" w:hAnsi="Arial" w:cs="Arial"/>
                <w:color w:val="FF0000"/>
                <w:sz w:val="24"/>
                <w:szCs w:val="24"/>
              </w:rPr>
            </w:pPr>
            <w:r>
              <w:rPr>
                <w:rFonts w:ascii="Arial" w:hAnsi="Arial" w:cs="Arial"/>
                <w:color w:val="FF0000"/>
                <w:sz w:val="24"/>
                <w:szCs w:val="24"/>
              </w:rPr>
              <w:t>LE</w:t>
            </w:r>
          </w:p>
        </w:tc>
      </w:tr>
      <w:tr w:rsidR="00310730" w:rsidRPr="006A27F0" w14:paraId="4189CFC4" w14:textId="77777777" w:rsidTr="00F91110">
        <w:trPr>
          <w:trHeight w:val="184"/>
        </w:trPr>
        <w:tc>
          <w:tcPr>
            <w:tcW w:w="2100" w:type="dxa"/>
            <w:tcBorders>
              <w:top w:val="single" w:sz="4" w:space="0" w:color="auto"/>
              <w:left w:val="single" w:sz="4" w:space="0" w:color="auto"/>
              <w:bottom w:val="single" w:sz="4" w:space="0" w:color="auto"/>
              <w:right w:val="single" w:sz="4" w:space="0" w:color="auto"/>
            </w:tcBorders>
            <w:shd w:val="clear" w:color="auto" w:fill="auto"/>
            <w:vAlign w:val="top"/>
          </w:tcPr>
          <w:p w14:paraId="1B82FC96" w14:textId="77777777" w:rsidR="00310730" w:rsidRPr="008F2BF0" w:rsidRDefault="00310730" w:rsidP="00310730">
            <w:pPr>
              <w:pStyle w:val="CellBody"/>
              <w:spacing w:before="96"/>
              <w:rPr>
                <w:rFonts w:ascii="Arial" w:hAnsi="Arial" w:cs="Arial"/>
                <w:color w:val="FF0000"/>
                <w:sz w:val="24"/>
                <w:szCs w:val="24"/>
              </w:rPr>
            </w:pPr>
            <w:r w:rsidRPr="008F2BF0">
              <w:rPr>
                <w:rFonts w:ascii="Arial" w:hAnsi="Arial" w:cs="Arial"/>
                <w:color w:val="FF0000"/>
                <w:sz w:val="24"/>
                <w:szCs w:val="24"/>
              </w:rPr>
              <w:t>LE Read Num</w:t>
            </w:r>
            <w:r w:rsidR="00A1529E">
              <w:rPr>
                <w:rFonts w:ascii="Arial" w:hAnsi="Arial" w:cs="Arial"/>
                <w:color w:val="FF0000"/>
                <w:sz w:val="24"/>
                <w:szCs w:val="24"/>
              </w:rPr>
              <w:t>ber of</w:t>
            </w:r>
            <w:r w:rsidRPr="008F2BF0">
              <w:rPr>
                <w:rFonts w:ascii="Arial" w:hAnsi="Arial" w:cs="Arial"/>
                <w:color w:val="FF0000"/>
                <w:sz w:val="24"/>
                <w:szCs w:val="24"/>
              </w:rPr>
              <w:t xml:space="preserve"> Supported Advertising Sets Command</w:t>
            </w:r>
          </w:p>
        </w:tc>
        <w:tc>
          <w:tcPr>
            <w:tcW w:w="1378" w:type="dxa"/>
            <w:tcBorders>
              <w:top w:val="single" w:sz="4" w:space="0" w:color="auto"/>
              <w:left w:val="single" w:sz="4" w:space="0" w:color="auto"/>
              <w:bottom w:val="single" w:sz="4" w:space="0" w:color="auto"/>
              <w:right w:val="single" w:sz="4" w:space="0" w:color="auto"/>
            </w:tcBorders>
            <w:shd w:val="clear" w:color="auto" w:fill="auto"/>
          </w:tcPr>
          <w:p w14:paraId="0B20D864" w14:textId="77777777" w:rsidR="00310730" w:rsidRDefault="00310730" w:rsidP="00310730">
            <w:pPr>
              <w:pStyle w:val="CellBody"/>
              <w:spacing w:before="96"/>
              <w:rPr>
                <w:rFonts w:ascii="Arial" w:hAnsi="Arial" w:cs="Arial"/>
                <w:color w:val="FF0000"/>
                <w:sz w:val="24"/>
                <w:szCs w:val="24"/>
              </w:rPr>
            </w:pPr>
            <w:r>
              <w:rPr>
                <w:rFonts w:ascii="Arial" w:hAnsi="Arial" w:cs="Arial"/>
                <w:color w:val="FF0000"/>
                <w:sz w:val="24"/>
                <w:szCs w:val="24"/>
              </w:rPr>
              <w:t>Shanghai</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061A3C43" w14:textId="77777777" w:rsidR="00310730" w:rsidRPr="006A27F0" w:rsidRDefault="00310730" w:rsidP="00310730">
            <w:pPr>
              <w:pStyle w:val="CellBody"/>
              <w:spacing w:before="96"/>
              <w:rPr>
                <w:rFonts w:ascii="Arial" w:hAnsi="Arial" w:cs="Arial"/>
                <w:color w:val="FF0000"/>
                <w:sz w:val="24"/>
                <w:szCs w:val="24"/>
              </w:rPr>
            </w:pPr>
            <w:r w:rsidRPr="00C0595B">
              <w:rPr>
                <w:rFonts w:ascii="Arial" w:hAnsi="Arial" w:cs="Arial"/>
                <w:color w:val="FF0000"/>
                <w:sz w:val="24"/>
                <w:szCs w:val="24"/>
              </w:rPr>
              <w:t xml:space="preserve">The </w:t>
            </w:r>
            <w:r>
              <w:rPr>
                <w:rFonts w:ascii="Arial" w:hAnsi="Arial" w:cs="Arial"/>
                <w:color w:val="FF0000"/>
                <w:sz w:val="24"/>
                <w:szCs w:val="24"/>
              </w:rPr>
              <w:t xml:space="preserve">LE </w:t>
            </w:r>
            <w:r w:rsidRPr="00C0595B">
              <w:rPr>
                <w:rFonts w:ascii="Arial" w:hAnsi="Arial" w:cs="Arial"/>
                <w:color w:val="FF0000"/>
                <w:sz w:val="24"/>
                <w:szCs w:val="24"/>
              </w:rPr>
              <w:t>Read</w:t>
            </w:r>
            <w:r>
              <w:rPr>
                <w:rFonts w:ascii="Arial" w:hAnsi="Arial" w:cs="Arial"/>
                <w:color w:val="FF0000"/>
                <w:sz w:val="24"/>
                <w:szCs w:val="24"/>
              </w:rPr>
              <w:t xml:space="preserve"> </w:t>
            </w:r>
            <w:r w:rsidRPr="00C0595B">
              <w:rPr>
                <w:rFonts w:ascii="Arial" w:hAnsi="Arial" w:cs="Arial"/>
                <w:color w:val="FF0000"/>
                <w:sz w:val="24"/>
                <w:szCs w:val="24"/>
              </w:rPr>
              <w:t>Num</w:t>
            </w:r>
            <w:r w:rsidR="00A1529E">
              <w:rPr>
                <w:rFonts w:ascii="Arial" w:hAnsi="Arial" w:cs="Arial"/>
                <w:color w:val="FF0000"/>
                <w:sz w:val="24"/>
                <w:szCs w:val="24"/>
              </w:rPr>
              <w:t>ber of</w:t>
            </w:r>
            <w:r>
              <w:rPr>
                <w:rFonts w:ascii="Arial" w:hAnsi="Arial" w:cs="Arial"/>
                <w:color w:val="FF0000"/>
                <w:sz w:val="24"/>
                <w:szCs w:val="24"/>
              </w:rPr>
              <w:t xml:space="preserve"> Supported Advertising </w:t>
            </w:r>
            <w:r w:rsidRPr="00C0595B">
              <w:rPr>
                <w:rFonts w:ascii="Arial" w:hAnsi="Arial" w:cs="Arial"/>
                <w:color w:val="FF0000"/>
                <w:sz w:val="24"/>
                <w:szCs w:val="24"/>
              </w:rPr>
              <w:t xml:space="preserve">Sets command </w:t>
            </w:r>
            <w:r>
              <w:rPr>
                <w:rFonts w:ascii="Arial" w:hAnsi="Arial" w:cs="Arial"/>
                <w:color w:val="FF0000"/>
                <w:sz w:val="24"/>
                <w:szCs w:val="24"/>
              </w:rPr>
              <w:t xml:space="preserve">will </w:t>
            </w:r>
            <w:r w:rsidRPr="00C0595B">
              <w:rPr>
                <w:rFonts w:ascii="Arial" w:hAnsi="Arial" w:cs="Arial"/>
                <w:color w:val="FF0000"/>
                <w:sz w:val="24"/>
                <w:szCs w:val="24"/>
              </w:rPr>
              <w:t>read the maximum number of advertising sets supported by the advertising Controller at the same time.</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top"/>
          </w:tcPr>
          <w:p w14:paraId="37869834" w14:textId="77777777" w:rsidR="00310730" w:rsidRDefault="00310730" w:rsidP="00310730">
            <w:pPr>
              <w:pStyle w:val="CellBody"/>
              <w:spacing w:before="96"/>
              <w:rPr>
                <w:rFonts w:ascii="Arial" w:hAnsi="Arial" w:cs="Arial"/>
                <w:color w:val="FF0000"/>
                <w:sz w:val="24"/>
                <w:szCs w:val="24"/>
              </w:rPr>
            </w:pPr>
            <w:r>
              <w:rPr>
                <w:rFonts w:ascii="Arial" w:hAnsi="Arial" w:cs="Arial"/>
                <w:color w:val="FF0000"/>
                <w:sz w:val="24"/>
                <w:szCs w:val="24"/>
              </w:rPr>
              <w:t>LE</w:t>
            </w:r>
          </w:p>
        </w:tc>
      </w:tr>
      <w:tr w:rsidR="00310730" w:rsidRPr="006A27F0" w14:paraId="5D156B4F" w14:textId="77777777" w:rsidTr="00F91110">
        <w:trPr>
          <w:trHeight w:val="184"/>
        </w:trPr>
        <w:tc>
          <w:tcPr>
            <w:tcW w:w="2100" w:type="dxa"/>
            <w:tcBorders>
              <w:top w:val="single" w:sz="4" w:space="0" w:color="auto"/>
              <w:left w:val="single" w:sz="4" w:space="0" w:color="auto"/>
              <w:bottom w:val="single" w:sz="4" w:space="0" w:color="auto"/>
              <w:right w:val="single" w:sz="4" w:space="0" w:color="auto"/>
            </w:tcBorders>
            <w:shd w:val="clear" w:color="auto" w:fill="auto"/>
            <w:vAlign w:val="top"/>
          </w:tcPr>
          <w:p w14:paraId="5EF479FA" w14:textId="77777777" w:rsidR="00310730" w:rsidRPr="008F2BF0" w:rsidRDefault="00310730" w:rsidP="00490685">
            <w:pPr>
              <w:pStyle w:val="CellBody"/>
              <w:spacing w:before="96"/>
              <w:rPr>
                <w:rFonts w:ascii="Arial" w:hAnsi="Arial" w:cs="Arial"/>
                <w:color w:val="FF0000"/>
                <w:sz w:val="24"/>
                <w:szCs w:val="24"/>
              </w:rPr>
            </w:pPr>
            <w:r w:rsidRPr="008F2BF0">
              <w:rPr>
                <w:rFonts w:ascii="Arial" w:hAnsi="Arial" w:cs="Arial"/>
                <w:color w:val="FF0000"/>
                <w:sz w:val="24"/>
                <w:szCs w:val="24"/>
              </w:rPr>
              <w:t>LE Read Transmit Power Command</w:t>
            </w:r>
          </w:p>
        </w:tc>
        <w:tc>
          <w:tcPr>
            <w:tcW w:w="1378" w:type="dxa"/>
            <w:tcBorders>
              <w:top w:val="single" w:sz="4" w:space="0" w:color="auto"/>
              <w:left w:val="single" w:sz="4" w:space="0" w:color="auto"/>
              <w:bottom w:val="single" w:sz="4" w:space="0" w:color="auto"/>
              <w:right w:val="single" w:sz="4" w:space="0" w:color="auto"/>
            </w:tcBorders>
            <w:shd w:val="clear" w:color="auto" w:fill="auto"/>
          </w:tcPr>
          <w:p w14:paraId="63F85B9D" w14:textId="77777777" w:rsidR="00310730" w:rsidRDefault="00310730" w:rsidP="00310730">
            <w:pPr>
              <w:pStyle w:val="CellBody"/>
              <w:spacing w:before="96"/>
              <w:rPr>
                <w:rFonts w:ascii="Arial" w:hAnsi="Arial" w:cs="Arial"/>
                <w:color w:val="FF0000"/>
                <w:sz w:val="24"/>
                <w:szCs w:val="24"/>
              </w:rPr>
            </w:pPr>
            <w:r>
              <w:rPr>
                <w:rFonts w:ascii="Arial" w:hAnsi="Arial" w:cs="Arial"/>
                <w:color w:val="FF0000"/>
                <w:sz w:val="24"/>
                <w:szCs w:val="24"/>
              </w:rPr>
              <w:t>Shanghai</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49DF702C" w14:textId="77777777" w:rsidR="00310730" w:rsidRPr="006A27F0" w:rsidRDefault="00310730" w:rsidP="00490685">
            <w:pPr>
              <w:pStyle w:val="CellBody"/>
              <w:spacing w:before="96"/>
              <w:rPr>
                <w:rFonts w:ascii="Arial" w:hAnsi="Arial" w:cs="Arial"/>
                <w:color w:val="FF0000"/>
                <w:sz w:val="24"/>
                <w:szCs w:val="24"/>
              </w:rPr>
            </w:pPr>
            <w:r w:rsidRPr="000326E7">
              <w:rPr>
                <w:rFonts w:ascii="Arial" w:hAnsi="Arial" w:cs="Arial"/>
                <w:color w:val="FF0000"/>
                <w:sz w:val="24"/>
                <w:szCs w:val="24"/>
              </w:rPr>
              <w:t xml:space="preserve">The </w:t>
            </w:r>
            <w:r>
              <w:rPr>
                <w:rFonts w:ascii="Arial" w:hAnsi="Arial" w:cs="Arial"/>
                <w:color w:val="FF0000"/>
                <w:sz w:val="24"/>
                <w:szCs w:val="24"/>
              </w:rPr>
              <w:t xml:space="preserve">LE </w:t>
            </w:r>
            <w:r w:rsidRPr="000326E7">
              <w:rPr>
                <w:rFonts w:ascii="Arial" w:hAnsi="Arial" w:cs="Arial"/>
                <w:color w:val="FF0000"/>
                <w:sz w:val="24"/>
                <w:szCs w:val="24"/>
              </w:rPr>
              <w:t>ReadTransmit</w:t>
            </w:r>
            <w:r>
              <w:rPr>
                <w:rFonts w:ascii="Arial" w:hAnsi="Arial" w:cs="Arial"/>
                <w:color w:val="FF0000"/>
                <w:sz w:val="24"/>
                <w:szCs w:val="24"/>
              </w:rPr>
              <w:t xml:space="preserve"> </w:t>
            </w:r>
            <w:r w:rsidRPr="000326E7">
              <w:rPr>
                <w:rFonts w:ascii="Arial" w:hAnsi="Arial" w:cs="Arial"/>
                <w:color w:val="FF0000"/>
                <w:sz w:val="24"/>
                <w:szCs w:val="24"/>
              </w:rPr>
              <w:t xml:space="preserve">Power command </w:t>
            </w:r>
            <w:r>
              <w:rPr>
                <w:rFonts w:ascii="Arial" w:hAnsi="Arial" w:cs="Arial"/>
                <w:color w:val="FF0000"/>
                <w:sz w:val="24"/>
                <w:szCs w:val="24"/>
              </w:rPr>
              <w:t xml:space="preserve">will </w:t>
            </w:r>
            <w:r w:rsidRPr="000326E7">
              <w:rPr>
                <w:rFonts w:ascii="Arial" w:hAnsi="Arial" w:cs="Arial"/>
                <w:color w:val="FF0000"/>
                <w:sz w:val="24"/>
                <w:szCs w:val="24"/>
              </w:rPr>
              <w:t>read the minimum and maximum transmit powers supported by the Controller for advertising packets.</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top"/>
          </w:tcPr>
          <w:p w14:paraId="1BDF3588" w14:textId="77777777" w:rsidR="00310730" w:rsidRDefault="00310730" w:rsidP="00310730">
            <w:pPr>
              <w:pStyle w:val="CellBody"/>
              <w:spacing w:before="96"/>
              <w:rPr>
                <w:rFonts w:ascii="Arial" w:hAnsi="Arial" w:cs="Arial"/>
                <w:color w:val="FF0000"/>
                <w:sz w:val="24"/>
                <w:szCs w:val="24"/>
              </w:rPr>
            </w:pPr>
            <w:r>
              <w:rPr>
                <w:rFonts w:ascii="Arial" w:hAnsi="Arial" w:cs="Arial"/>
                <w:color w:val="FF0000"/>
                <w:sz w:val="24"/>
                <w:szCs w:val="24"/>
              </w:rPr>
              <w:t>LE</w:t>
            </w:r>
          </w:p>
        </w:tc>
      </w:tr>
      <w:tr w:rsidR="00310730" w:rsidRPr="006A27F0" w14:paraId="59092E79" w14:textId="77777777" w:rsidTr="00F91110">
        <w:trPr>
          <w:trHeight w:val="184"/>
        </w:trPr>
        <w:tc>
          <w:tcPr>
            <w:tcW w:w="2100" w:type="dxa"/>
            <w:tcBorders>
              <w:top w:val="single" w:sz="4" w:space="0" w:color="auto"/>
              <w:left w:val="single" w:sz="4" w:space="0" w:color="auto"/>
              <w:bottom w:val="single" w:sz="4" w:space="0" w:color="auto"/>
              <w:right w:val="single" w:sz="4" w:space="0" w:color="auto"/>
            </w:tcBorders>
            <w:shd w:val="clear" w:color="auto" w:fill="auto"/>
            <w:vAlign w:val="top"/>
          </w:tcPr>
          <w:p w14:paraId="19C2ABCA" w14:textId="77777777" w:rsidR="00310730" w:rsidRPr="008F2BF0" w:rsidRDefault="00310730" w:rsidP="00310730">
            <w:pPr>
              <w:pStyle w:val="CellBody"/>
              <w:spacing w:before="96"/>
              <w:rPr>
                <w:rFonts w:ascii="Arial" w:hAnsi="Arial" w:cs="Arial"/>
                <w:color w:val="FF0000"/>
                <w:sz w:val="24"/>
                <w:szCs w:val="24"/>
              </w:rPr>
            </w:pPr>
            <w:r w:rsidRPr="00AF4A84">
              <w:rPr>
                <w:rFonts w:ascii="Arial" w:hAnsi="Arial" w:cs="Arial"/>
                <w:color w:val="FF0000"/>
                <w:sz w:val="24"/>
                <w:szCs w:val="24"/>
              </w:rPr>
              <w:t>LE Write RF Path Compensation Command</w:t>
            </w:r>
          </w:p>
        </w:tc>
        <w:tc>
          <w:tcPr>
            <w:tcW w:w="1378" w:type="dxa"/>
            <w:tcBorders>
              <w:top w:val="single" w:sz="4" w:space="0" w:color="auto"/>
              <w:left w:val="single" w:sz="4" w:space="0" w:color="auto"/>
              <w:bottom w:val="single" w:sz="4" w:space="0" w:color="auto"/>
              <w:right w:val="single" w:sz="4" w:space="0" w:color="auto"/>
            </w:tcBorders>
            <w:shd w:val="clear" w:color="auto" w:fill="auto"/>
          </w:tcPr>
          <w:p w14:paraId="5C45220C" w14:textId="77777777" w:rsidR="00310730" w:rsidRDefault="00310730" w:rsidP="00310730">
            <w:pPr>
              <w:pStyle w:val="CellBody"/>
              <w:spacing w:before="96"/>
              <w:rPr>
                <w:rFonts w:ascii="Arial" w:hAnsi="Arial" w:cs="Arial"/>
                <w:color w:val="FF0000"/>
                <w:sz w:val="24"/>
                <w:szCs w:val="24"/>
              </w:rPr>
            </w:pPr>
            <w:r>
              <w:rPr>
                <w:rFonts w:ascii="Arial" w:hAnsi="Arial" w:cs="Arial"/>
                <w:color w:val="FF0000"/>
                <w:sz w:val="24"/>
                <w:szCs w:val="24"/>
              </w:rPr>
              <w:t>Shanghai</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63381301" w14:textId="77777777" w:rsidR="00310730" w:rsidRPr="000326E7" w:rsidRDefault="00310730" w:rsidP="00310730">
            <w:pPr>
              <w:pStyle w:val="CellBody"/>
              <w:spacing w:before="96"/>
              <w:rPr>
                <w:rFonts w:ascii="Arial" w:hAnsi="Arial" w:cs="Arial"/>
                <w:color w:val="FF0000"/>
                <w:sz w:val="24"/>
                <w:szCs w:val="24"/>
              </w:rPr>
            </w:pPr>
            <w:r>
              <w:rPr>
                <w:rFonts w:ascii="Arial" w:hAnsi="Arial" w:cs="Arial"/>
                <w:color w:val="FF0000"/>
                <w:sz w:val="24"/>
                <w:szCs w:val="24"/>
              </w:rPr>
              <w:t xml:space="preserve">The LE </w:t>
            </w:r>
            <w:r w:rsidRPr="00AF4A84">
              <w:rPr>
                <w:rFonts w:ascii="Arial" w:hAnsi="Arial" w:cs="Arial"/>
                <w:color w:val="FF0000"/>
                <w:sz w:val="24"/>
                <w:szCs w:val="24"/>
              </w:rPr>
              <w:t>Write</w:t>
            </w:r>
            <w:r>
              <w:rPr>
                <w:rFonts w:ascii="Arial" w:hAnsi="Arial" w:cs="Arial"/>
                <w:color w:val="FF0000"/>
                <w:sz w:val="24"/>
                <w:szCs w:val="24"/>
              </w:rPr>
              <w:t xml:space="preserve"> </w:t>
            </w:r>
            <w:r w:rsidRPr="00AF4A84">
              <w:rPr>
                <w:rFonts w:ascii="Arial" w:hAnsi="Arial" w:cs="Arial"/>
                <w:color w:val="FF0000"/>
                <w:sz w:val="24"/>
                <w:szCs w:val="24"/>
              </w:rPr>
              <w:t>RF</w:t>
            </w:r>
            <w:r>
              <w:rPr>
                <w:rFonts w:ascii="Arial" w:hAnsi="Arial" w:cs="Arial"/>
                <w:color w:val="FF0000"/>
                <w:sz w:val="24"/>
                <w:szCs w:val="24"/>
              </w:rPr>
              <w:t xml:space="preserve"> </w:t>
            </w:r>
            <w:r w:rsidRPr="00AF4A84">
              <w:rPr>
                <w:rFonts w:ascii="Arial" w:hAnsi="Arial" w:cs="Arial"/>
                <w:color w:val="FF0000"/>
                <w:sz w:val="24"/>
                <w:szCs w:val="24"/>
              </w:rPr>
              <w:t>Path</w:t>
            </w:r>
            <w:r>
              <w:rPr>
                <w:rFonts w:ascii="Arial" w:hAnsi="Arial" w:cs="Arial"/>
                <w:color w:val="FF0000"/>
                <w:sz w:val="24"/>
                <w:szCs w:val="24"/>
              </w:rPr>
              <w:t xml:space="preserve"> </w:t>
            </w:r>
            <w:r w:rsidRPr="00AF4A84">
              <w:rPr>
                <w:rFonts w:ascii="Arial" w:hAnsi="Arial" w:cs="Arial"/>
                <w:color w:val="FF0000"/>
                <w:sz w:val="24"/>
                <w:szCs w:val="24"/>
              </w:rPr>
              <w:t>Compensation command is used to indicate the RF path gain or loss from the RF transceiver output to the antenna output contributed by intermediate components.</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top"/>
          </w:tcPr>
          <w:p w14:paraId="793DF5BC" w14:textId="77777777" w:rsidR="00310730" w:rsidRDefault="00310730" w:rsidP="00310730">
            <w:pPr>
              <w:pStyle w:val="CellBody"/>
              <w:spacing w:before="96"/>
              <w:rPr>
                <w:rFonts w:ascii="Arial" w:hAnsi="Arial" w:cs="Arial"/>
                <w:color w:val="FF0000"/>
                <w:sz w:val="24"/>
                <w:szCs w:val="24"/>
              </w:rPr>
            </w:pPr>
            <w:r>
              <w:rPr>
                <w:rFonts w:ascii="Arial" w:hAnsi="Arial" w:cs="Arial"/>
                <w:color w:val="FF0000"/>
                <w:sz w:val="24"/>
                <w:szCs w:val="24"/>
              </w:rPr>
              <w:t>LE</w:t>
            </w:r>
          </w:p>
        </w:tc>
      </w:tr>
      <w:tr w:rsidR="00310730" w:rsidRPr="006A27F0" w14:paraId="22767A4A" w14:textId="77777777" w:rsidTr="00F91110">
        <w:trPr>
          <w:trHeight w:val="184"/>
        </w:trPr>
        <w:tc>
          <w:tcPr>
            <w:tcW w:w="2100" w:type="dxa"/>
            <w:tcBorders>
              <w:top w:val="single" w:sz="4" w:space="0" w:color="auto"/>
              <w:left w:val="single" w:sz="4" w:space="0" w:color="auto"/>
              <w:bottom w:val="single" w:sz="4" w:space="0" w:color="auto"/>
              <w:right w:val="single" w:sz="4" w:space="0" w:color="auto"/>
            </w:tcBorders>
            <w:shd w:val="clear" w:color="auto" w:fill="auto"/>
            <w:vAlign w:val="top"/>
          </w:tcPr>
          <w:p w14:paraId="5048B77D" w14:textId="77777777" w:rsidR="00310730" w:rsidRPr="00D24D8F" w:rsidRDefault="00310730" w:rsidP="00310730">
            <w:pPr>
              <w:pStyle w:val="CellBody"/>
              <w:spacing w:before="96"/>
              <w:rPr>
                <w:rFonts w:ascii="Arial" w:hAnsi="Arial" w:cs="Arial"/>
                <w:color w:val="FF0000"/>
                <w:sz w:val="24"/>
                <w:szCs w:val="24"/>
              </w:rPr>
            </w:pPr>
            <w:r w:rsidRPr="00AF4A84">
              <w:rPr>
                <w:rFonts w:ascii="Arial" w:hAnsi="Arial" w:cs="Arial"/>
                <w:color w:val="FF0000"/>
                <w:sz w:val="24"/>
                <w:szCs w:val="24"/>
              </w:rPr>
              <w:t>LE Read RF Path Compensation Command</w:t>
            </w:r>
          </w:p>
        </w:tc>
        <w:tc>
          <w:tcPr>
            <w:tcW w:w="1378" w:type="dxa"/>
            <w:tcBorders>
              <w:top w:val="single" w:sz="4" w:space="0" w:color="auto"/>
              <w:left w:val="single" w:sz="4" w:space="0" w:color="auto"/>
              <w:bottom w:val="single" w:sz="4" w:space="0" w:color="auto"/>
              <w:right w:val="single" w:sz="4" w:space="0" w:color="auto"/>
            </w:tcBorders>
            <w:shd w:val="clear" w:color="auto" w:fill="auto"/>
          </w:tcPr>
          <w:p w14:paraId="10B426F5" w14:textId="77777777" w:rsidR="00310730" w:rsidRDefault="00310730" w:rsidP="00310730">
            <w:pPr>
              <w:pStyle w:val="CellBody"/>
              <w:spacing w:before="96"/>
              <w:rPr>
                <w:rFonts w:ascii="Arial" w:hAnsi="Arial" w:cs="Arial"/>
                <w:color w:val="FF0000"/>
                <w:sz w:val="24"/>
                <w:szCs w:val="24"/>
              </w:rPr>
            </w:pPr>
            <w:r>
              <w:rPr>
                <w:rFonts w:ascii="Arial" w:hAnsi="Arial" w:cs="Arial"/>
                <w:color w:val="FF0000"/>
                <w:sz w:val="24"/>
                <w:szCs w:val="24"/>
              </w:rPr>
              <w:t>Shanghai</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6A4731BC" w14:textId="77777777" w:rsidR="00310730" w:rsidRDefault="00310730" w:rsidP="00310730">
            <w:pPr>
              <w:pStyle w:val="CellBody"/>
              <w:spacing w:before="96"/>
              <w:rPr>
                <w:rFonts w:ascii="Arial" w:hAnsi="Arial" w:cs="Arial"/>
                <w:color w:val="FF0000"/>
                <w:sz w:val="24"/>
                <w:szCs w:val="24"/>
              </w:rPr>
            </w:pPr>
            <w:r>
              <w:rPr>
                <w:rFonts w:ascii="Arial" w:hAnsi="Arial" w:cs="Arial"/>
                <w:color w:val="FF0000"/>
                <w:sz w:val="24"/>
                <w:szCs w:val="24"/>
              </w:rPr>
              <w:t xml:space="preserve">The LE </w:t>
            </w:r>
            <w:r w:rsidRPr="00AF4A84">
              <w:rPr>
                <w:rFonts w:ascii="Arial" w:hAnsi="Arial" w:cs="Arial"/>
                <w:color w:val="FF0000"/>
                <w:sz w:val="24"/>
                <w:szCs w:val="24"/>
              </w:rPr>
              <w:t>Read</w:t>
            </w:r>
            <w:r>
              <w:rPr>
                <w:rFonts w:ascii="Arial" w:hAnsi="Arial" w:cs="Arial"/>
                <w:color w:val="FF0000"/>
                <w:sz w:val="24"/>
                <w:szCs w:val="24"/>
              </w:rPr>
              <w:t xml:space="preserve"> </w:t>
            </w:r>
            <w:r w:rsidRPr="00AF4A84">
              <w:rPr>
                <w:rFonts w:ascii="Arial" w:hAnsi="Arial" w:cs="Arial"/>
                <w:color w:val="FF0000"/>
                <w:sz w:val="24"/>
                <w:szCs w:val="24"/>
              </w:rPr>
              <w:t>RF</w:t>
            </w:r>
            <w:r>
              <w:rPr>
                <w:rFonts w:ascii="Arial" w:hAnsi="Arial" w:cs="Arial"/>
                <w:color w:val="FF0000"/>
                <w:sz w:val="24"/>
                <w:szCs w:val="24"/>
              </w:rPr>
              <w:t xml:space="preserve"> </w:t>
            </w:r>
            <w:r w:rsidRPr="00AF4A84">
              <w:rPr>
                <w:rFonts w:ascii="Arial" w:hAnsi="Arial" w:cs="Arial"/>
                <w:color w:val="FF0000"/>
                <w:sz w:val="24"/>
                <w:szCs w:val="24"/>
              </w:rPr>
              <w:t>Path</w:t>
            </w:r>
            <w:r>
              <w:rPr>
                <w:rFonts w:ascii="Arial" w:hAnsi="Arial" w:cs="Arial"/>
                <w:color w:val="FF0000"/>
                <w:sz w:val="24"/>
                <w:szCs w:val="24"/>
              </w:rPr>
              <w:t xml:space="preserve"> </w:t>
            </w:r>
            <w:r w:rsidRPr="00AF4A84">
              <w:rPr>
                <w:rFonts w:ascii="Arial" w:hAnsi="Arial" w:cs="Arial"/>
                <w:color w:val="FF0000"/>
                <w:sz w:val="24"/>
                <w:szCs w:val="24"/>
              </w:rPr>
              <w:t>Compensation command is used to read the RF Path Compensation Value.</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top"/>
          </w:tcPr>
          <w:p w14:paraId="484BE3FF" w14:textId="77777777" w:rsidR="00310730" w:rsidRDefault="00310730" w:rsidP="00310730">
            <w:pPr>
              <w:pStyle w:val="CellBody"/>
              <w:spacing w:before="96"/>
              <w:rPr>
                <w:rFonts w:ascii="Arial" w:hAnsi="Arial" w:cs="Arial"/>
                <w:color w:val="FF0000"/>
                <w:sz w:val="24"/>
                <w:szCs w:val="24"/>
              </w:rPr>
            </w:pPr>
            <w:r>
              <w:rPr>
                <w:rFonts w:ascii="Arial" w:hAnsi="Arial" w:cs="Arial"/>
                <w:color w:val="FF0000"/>
                <w:sz w:val="24"/>
                <w:szCs w:val="24"/>
              </w:rPr>
              <w:t>LE</w:t>
            </w:r>
          </w:p>
        </w:tc>
      </w:tr>
      <w:tr w:rsidR="00310730" w:rsidRPr="006A27F0" w14:paraId="1932F96B" w14:textId="77777777" w:rsidTr="00F91110">
        <w:trPr>
          <w:trHeight w:val="184"/>
        </w:trPr>
        <w:tc>
          <w:tcPr>
            <w:tcW w:w="2100" w:type="dxa"/>
            <w:tcBorders>
              <w:top w:val="single" w:sz="4" w:space="0" w:color="auto"/>
              <w:left w:val="single" w:sz="4" w:space="0" w:color="auto"/>
              <w:bottom w:val="single" w:sz="4" w:space="0" w:color="auto"/>
              <w:right w:val="single" w:sz="4" w:space="0" w:color="auto"/>
            </w:tcBorders>
            <w:shd w:val="clear" w:color="auto" w:fill="auto"/>
            <w:vAlign w:val="top"/>
          </w:tcPr>
          <w:p w14:paraId="363E3BC1" w14:textId="77777777" w:rsidR="00310730" w:rsidRPr="008F2BF0" w:rsidRDefault="00310730" w:rsidP="00310730">
            <w:pPr>
              <w:pStyle w:val="CellBody"/>
              <w:spacing w:before="96"/>
              <w:rPr>
                <w:rFonts w:ascii="Arial" w:hAnsi="Arial" w:cs="Arial"/>
                <w:color w:val="FF0000"/>
                <w:sz w:val="24"/>
                <w:szCs w:val="24"/>
              </w:rPr>
            </w:pPr>
            <w:r w:rsidRPr="00D24D8F">
              <w:rPr>
                <w:rFonts w:ascii="Arial" w:hAnsi="Arial" w:cs="Arial"/>
                <w:color w:val="FF0000"/>
                <w:sz w:val="24"/>
                <w:szCs w:val="24"/>
              </w:rPr>
              <w:t>LE Remove Advertising Set Command</w:t>
            </w:r>
          </w:p>
        </w:tc>
        <w:tc>
          <w:tcPr>
            <w:tcW w:w="1378" w:type="dxa"/>
            <w:tcBorders>
              <w:top w:val="single" w:sz="4" w:space="0" w:color="auto"/>
              <w:left w:val="single" w:sz="4" w:space="0" w:color="auto"/>
              <w:bottom w:val="single" w:sz="4" w:space="0" w:color="auto"/>
              <w:right w:val="single" w:sz="4" w:space="0" w:color="auto"/>
            </w:tcBorders>
            <w:shd w:val="clear" w:color="auto" w:fill="auto"/>
          </w:tcPr>
          <w:p w14:paraId="0C8730E9" w14:textId="77777777" w:rsidR="00310730" w:rsidRDefault="00310730" w:rsidP="00310730">
            <w:pPr>
              <w:pStyle w:val="CellBody"/>
              <w:spacing w:before="96"/>
              <w:rPr>
                <w:rFonts w:ascii="Arial" w:hAnsi="Arial" w:cs="Arial"/>
                <w:color w:val="FF0000"/>
                <w:sz w:val="24"/>
                <w:szCs w:val="24"/>
              </w:rPr>
            </w:pPr>
            <w:r>
              <w:rPr>
                <w:rFonts w:ascii="Arial" w:hAnsi="Arial" w:cs="Arial"/>
                <w:color w:val="FF0000"/>
                <w:sz w:val="24"/>
                <w:szCs w:val="24"/>
              </w:rPr>
              <w:t>Shanghai</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396C0D4C" w14:textId="77777777" w:rsidR="00310730" w:rsidRPr="006A27F0" w:rsidRDefault="00310730" w:rsidP="00310730">
            <w:pPr>
              <w:pStyle w:val="CellBody"/>
              <w:spacing w:before="96"/>
              <w:rPr>
                <w:rFonts w:ascii="Arial" w:hAnsi="Arial" w:cs="Arial"/>
                <w:color w:val="FF0000"/>
                <w:sz w:val="24"/>
                <w:szCs w:val="24"/>
              </w:rPr>
            </w:pPr>
            <w:r>
              <w:rPr>
                <w:rFonts w:ascii="Arial" w:hAnsi="Arial" w:cs="Arial"/>
                <w:color w:val="FF0000"/>
                <w:sz w:val="24"/>
                <w:szCs w:val="24"/>
              </w:rPr>
              <w:t xml:space="preserve">The </w:t>
            </w:r>
            <w:r w:rsidRPr="00D24D8F">
              <w:rPr>
                <w:rFonts w:ascii="Arial" w:hAnsi="Arial" w:cs="Arial"/>
                <w:color w:val="FF0000"/>
                <w:sz w:val="24"/>
                <w:szCs w:val="24"/>
              </w:rPr>
              <w:t xml:space="preserve">LE Remove Advertising Set </w:t>
            </w:r>
            <w:r>
              <w:rPr>
                <w:rFonts w:ascii="Arial" w:hAnsi="Arial" w:cs="Arial"/>
                <w:color w:val="FF0000"/>
                <w:sz w:val="24"/>
                <w:szCs w:val="24"/>
              </w:rPr>
              <w:t>c</w:t>
            </w:r>
            <w:r w:rsidRPr="00D24D8F">
              <w:rPr>
                <w:rFonts w:ascii="Arial" w:hAnsi="Arial" w:cs="Arial"/>
                <w:color w:val="FF0000"/>
                <w:sz w:val="24"/>
                <w:szCs w:val="24"/>
              </w:rPr>
              <w:t>ommand</w:t>
            </w:r>
            <w:r>
              <w:rPr>
                <w:rFonts w:ascii="Arial" w:hAnsi="Arial" w:cs="Arial"/>
                <w:color w:val="FF0000"/>
                <w:sz w:val="24"/>
                <w:szCs w:val="24"/>
              </w:rPr>
              <w:t xml:space="preserve"> will remove an advertising set from the Controller.</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top"/>
          </w:tcPr>
          <w:p w14:paraId="0146EE5C" w14:textId="77777777" w:rsidR="00310730" w:rsidRDefault="00310730" w:rsidP="00310730">
            <w:pPr>
              <w:pStyle w:val="CellBody"/>
              <w:spacing w:before="96"/>
              <w:rPr>
                <w:rFonts w:ascii="Arial" w:hAnsi="Arial" w:cs="Arial"/>
                <w:color w:val="FF0000"/>
                <w:sz w:val="24"/>
                <w:szCs w:val="24"/>
              </w:rPr>
            </w:pPr>
            <w:r>
              <w:rPr>
                <w:rFonts w:ascii="Arial" w:hAnsi="Arial" w:cs="Arial"/>
                <w:color w:val="FF0000"/>
                <w:sz w:val="24"/>
                <w:szCs w:val="24"/>
              </w:rPr>
              <w:t>LE</w:t>
            </w:r>
          </w:p>
        </w:tc>
      </w:tr>
      <w:tr w:rsidR="00310730" w:rsidRPr="006A27F0" w14:paraId="38211AB7" w14:textId="77777777" w:rsidTr="00F91110">
        <w:trPr>
          <w:trHeight w:val="184"/>
        </w:trPr>
        <w:tc>
          <w:tcPr>
            <w:tcW w:w="2100" w:type="dxa"/>
            <w:tcBorders>
              <w:top w:val="single" w:sz="4" w:space="0" w:color="auto"/>
              <w:left w:val="single" w:sz="4" w:space="0" w:color="auto"/>
              <w:bottom w:val="single" w:sz="4" w:space="0" w:color="auto"/>
              <w:right w:val="single" w:sz="4" w:space="0" w:color="auto"/>
            </w:tcBorders>
            <w:shd w:val="clear" w:color="auto" w:fill="auto"/>
            <w:vAlign w:val="top"/>
          </w:tcPr>
          <w:p w14:paraId="539747FA" w14:textId="77777777" w:rsidR="00310730" w:rsidRPr="00D24D8F" w:rsidRDefault="00310730" w:rsidP="00310730">
            <w:pPr>
              <w:pStyle w:val="CellBody"/>
              <w:spacing w:before="96"/>
              <w:rPr>
                <w:rFonts w:ascii="Arial" w:hAnsi="Arial" w:cs="Arial"/>
                <w:color w:val="FF0000"/>
                <w:sz w:val="24"/>
                <w:szCs w:val="24"/>
              </w:rPr>
            </w:pPr>
            <w:r w:rsidRPr="00D24D8F">
              <w:rPr>
                <w:rFonts w:ascii="Arial" w:hAnsi="Arial" w:cs="Arial"/>
                <w:color w:val="FF0000"/>
                <w:sz w:val="24"/>
                <w:szCs w:val="24"/>
              </w:rPr>
              <w:t>LE Clear Advertising Sets Command</w:t>
            </w:r>
          </w:p>
        </w:tc>
        <w:tc>
          <w:tcPr>
            <w:tcW w:w="1378" w:type="dxa"/>
            <w:tcBorders>
              <w:top w:val="single" w:sz="4" w:space="0" w:color="auto"/>
              <w:left w:val="single" w:sz="4" w:space="0" w:color="auto"/>
              <w:bottom w:val="single" w:sz="4" w:space="0" w:color="auto"/>
              <w:right w:val="single" w:sz="4" w:space="0" w:color="auto"/>
            </w:tcBorders>
            <w:shd w:val="clear" w:color="auto" w:fill="auto"/>
          </w:tcPr>
          <w:p w14:paraId="6DB11972" w14:textId="77777777" w:rsidR="00310730" w:rsidRDefault="00310730" w:rsidP="00310730">
            <w:pPr>
              <w:pStyle w:val="CellBody"/>
              <w:spacing w:before="96"/>
              <w:rPr>
                <w:rFonts w:ascii="Arial" w:hAnsi="Arial" w:cs="Arial"/>
                <w:color w:val="FF0000"/>
                <w:sz w:val="24"/>
                <w:szCs w:val="24"/>
              </w:rPr>
            </w:pPr>
            <w:r>
              <w:rPr>
                <w:rFonts w:ascii="Arial" w:hAnsi="Arial" w:cs="Arial"/>
                <w:color w:val="FF0000"/>
                <w:sz w:val="24"/>
                <w:szCs w:val="24"/>
              </w:rPr>
              <w:t>Shanghai</w:t>
            </w:r>
          </w:p>
        </w:tc>
        <w:tc>
          <w:tcPr>
            <w:tcW w:w="3544" w:type="dxa"/>
            <w:tcBorders>
              <w:top w:val="single" w:sz="4" w:space="0" w:color="auto"/>
              <w:left w:val="single" w:sz="4" w:space="0" w:color="auto"/>
              <w:bottom w:val="single" w:sz="4" w:space="0" w:color="auto"/>
              <w:right w:val="single" w:sz="4" w:space="0" w:color="auto"/>
            </w:tcBorders>
            <w:shd w:val="clear" w:color="auto" w:fill="auto"/>
            <w:vAlign w:val="top"/>
          </w:tcPr>
          <w:p w14:paraId="3E2A27D8" w14:textId="77777777" w:rsidR="00310730" w:rsidRPr="006A27F0" w:rsidRDefault="00310730" w:rsidP="00310730">
            <w:pPr>
              <w:pStyle w:val="CellBody"/>
              <w:spacing w:before="96"/>
              <w:rPr>
                <w:rFonts w:ascii="Arial" w:hAnsi="Arial" w:cs="Arial"/>
                <w:color w:val="FF0000"/>
                <w:sz w:val="24"/>
                <w:szCs w:val="24"/>
              </w:rPr>
            </w:pPr>
            <w:r>
              <w:rPr>
                <w:rFonts w:ascii="Arial" w:hAnsi="Arial" w:cs="Arial"/>
                <w:color w:val="FF0000"/>
                <w:sz w:val="24"/>
                <w:szCs w:val="24"/>
              </w:rPr>
              <w:t xml:space="preserve">The </w:t>
            </w:r>
            <w:r w:rsidRPr="00D24D8F">
              <w:rPr>
                <w:rFonts w:ascii="Arial" w:hAnsi="Arial" w:cs="Arial"/>
                <w:color w:val="FF0000"/>
                <w:sz w:val="24"/>
                <w:szCs w:val="24"/>
              </w:rPr>
              <w:t xml:space="preserve">LE Clear Advertising Sets </w:t>
            </w:r>
            <w:r>
              <w:rPr>
                <w:rFonts w:ascii="Arial" w:hAnsi="Arial" w:cs="Arial"/>
                <w:color w:val="FF0000"/>
                <w:sz w:val="24"/>
                <w:szCs w:val="24"/>
              </w:rPr>
              <w:t>c</w:t>
            </w:r>
            <w:r w:rsidRPr="00D24D8F">
              <w:rPr>
                <w:rFonts w:ascii="Arial" w:hAnsi="Arial" w:cs="Arial"/>
                <w:color w:val="FF0000"/>
                <w:sz w:val="24"/>
                <w:szCs w:val="24"/>
              </w:rPr>
              <w:t>ommand</w:t>
            </w:r>
            <w:r>
              <w:rPr>
                <w:rFonts w:ascii="Arial" w:hAnsi="Arial" w:cs="Arial"/>
                <w:color w:val="FF0000"/>
                <w:sz w:val="24"/>
                <w:szCs w:val="24"/>
              </w:rPr>
              <w:t xml:space="preserve"> will remove all existing advertising sets from the Controller.</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top"/>
          </w:tcPr>
          <w:p w14:paraId="72476601" w14:textId="77777777" w:rsidR="00310730" w:rsidRDefault="00310730" w:rsidP="00310730">
            <w:pPr>
              <w:pStyle w:val="CellBody"/>
              <w:spacing w:before="96"/>
              <w:rPr>
                <w:rFonts w:ascii="Arial" w:hAnsi="Arial" w:cs="Arial"/>
                <w:color w:val="FF0000"/>
                <w:sz w:val="24"/>
                <w:szCs w:val="24"/>
              </w:rPr>
            </w:pPr>
            <w:r>
              <w:rPr>
                <w:rFonts w:ascii="Arial" w:hAnsi="Arial" w:cs="Arial"/>
                <w:color w:val="FF0000"/>
                <w:sz w:val="24"/>
                <w:szCs w:val="24"/>
              </w:rPr>
              <w:t>LE</w:t>
            </w:r>
          </w:p>
        </w:tc>
      </w:tr>
      <w:tr w:rsidR="00310730" w:rsidRPr="006A27F0" w14:paraId="3DB39F42" w14:textId="77777777" w:rsidTr="00F91110">
        <w:trPr>
          <w:trHeight w:val="184"/>
        </w:trPr>
        <w:tc>
          <w:tcPr>
            <w:tcW w:w="2100" w:type="dxa"/>
            <w:tcBorders>
              <w:top w:val="single" w:sz="4" w:space="0" w:color="auto"/>
              <w:left w:val="single" w:sz="4" w:space="0" w:color="auto"/>
              <w:bottom w:val="single" w:sz="4" w:space="0" w:color="auto"/>
              <w:right w:val="single" w:sz="4" w:space="0" w:color="auto"/>
            </w:tcBorders>
            <w:shd w:val="clear" w:color="auto" w:fill="auto"/>
            <w:vAlign w:val="top"/>
          </w:tcPr>
          <w:p w14:paraId="690ABD1D" w14:textId="77777777" w:rsidR="00310730" w:rsidRPr="00D24D8F" w:rsidRDefault="00310730" w:rsidP="00D82F04">
            <w:pPr>
              <w:pStyle w:val="CellBody"/>
              <w:spacing w:before="96"/>
              <w:rPr>
                <w:rFonts w:ascii="Arial" w:hAnsi="Arial" w:cs="Arial"/>
                <w:color w:val="FF0000"/>
                <w:sz w:val="24"/>
                <w:szCs w:val="24"/>
              </w:rPr>
            </w:pPr>
            <w:r w:rsidRPr="003C022C">
              <w:rPr>
                <w:rFonts w:ascii="Arial" w:hAnsi="Arial" w:cs="Arial"/>
                <w:color w:val="FF0000"/>
                <w:sz w:val="24"/>
                <w:szCs w:val="24"/>
              </w:rPr>
              <w:t xml:space="preserve">LE Advertising </w:t>
            </w:r>
            <w:r w:rsidR="00D0424C">
              <w:rPr>
                <w:rFonts w:ascii="Arial" w:hAnsi="Arial" w:cs="Arial"/>
                <w:color w:val="FF0000"/>
                <w:sz w:val="24"/>
                <w:szCs w:val="24"/>
              </w:rPr>
              <w:t>Set Terminate</w:t>
            </w:r>
            <w:r w:rsidR="00D0424C" w:rsidRPr="003C022C">
              <w:rPr>
                <w:rFonts w:ascii="Arial" w:hAnsi="Arial" w:cs="Arial"/>
                <w:color w:val="FF0000"/>
                <w:sz w:val="24"/>
                <w:szCs w:val="24"/>
              </w:rPr>
              <w:t xml:space="preserve"> </w:t>
            </w:r>
            <w:r w:rsidRPr="003C022C">
              <w:rPr>
                <w:rFonts w:ascii="Arial" w:hAnsi="Arial" w:cs="Arial"/>
                <w:color w:val="FF0000"/>
                <w:sz w:val="24"/>
                <w:szCs w:val="24"/>
              </w:rPr>
              <w:t>Event</w:t>
            </w:r>
          </w:p>
        </w:tc>
        <w:tc>
          <w:tcPr>
            <w:tcW w:w="1378" w:type="dxa"/>
            <w:tcBorders>
              <w:top w:val="single" w:sz="4" w:space="0" w:color="auto"/>
              <w:left w:val="single" w:sz="4" w:space="0" w:color="auto"/>
              <w:bottom w:val="single" w:sz="4" w:space="0" w:color="auto"/>
              <w:right w:val="single" w:sz="4" w:space="0" w:color="auto"/>
            </w:tcBorders>
            <w:shd w:val="clear" w:color="auto" w:fill="auto"/>
          </w:tcPr>
          <w:p w14:paraId="5C05EB2F" w14:textId="77777777" w:rsidR="00310730" w:rsidRDefault="00310730" w:rsidP="00310730">
            <w:pPr>
              <w:pStyle w:val="CellBody"/>
              <w:spacing w:before="96"/>
              <w:rPr>
                <w:rFonts w:ascii="Arial" w:hAnsi="Arial" w:cs="Arial"/>
                <w:color w:val="FF0000"/>
                <w:sz w:val="24"/>
                <w:szCs w:val="24"/>
              </w:rPr>
            </w:pPr>
            <w:r>
              <w:rPr>
                <w:rFonts w:ascii="Arial" w:hAnsi="Arial" w:cs="Arial"/>
                <w:color w:val="FF0000"/>
                <w:sz w:val="24"/>
                <w:szCs w:val="24"/>
              </w:rPr>
              <w:t>Shanghai</w:t>
            </w:r>
          </w:p>
        </w:tc>
        <w:tc>
          <w:tcPr>
            <w:tcW w:w="3544" w:type="dxa"/>
            <w:tcBorders>
              <w:top w:val="single" w:sz="4" w:space="0" w:color="auto"/>
              <w:left w:val="single" w:sz="4" w:space="0" w:color="auto"/>
              <w:bottom w:val="single" w:sz="4" w:space="0" w:color="auto"/>
              <w:right w:val="single" w:sz="4" w:space="0" w:color="auto"/>
            </w:tcBorders>
            <w:shd w:val="clear" w:color="auto" w:fill="auto"/>
            <w:vAlign w:val="top"/>
          </w:tcPr>
          <w:p w14:paraId="6A1C4842" w14:textId="77777777" w:rsidR="00310730" w:rsidRPr="006A27F0" w:rsidRDefault="00310730" w:rsidP="00D82F04">
            <w:pPr>
              <w:pStyle w:val="CellBody"/>
              <w:spacing w:before="96"/>
              <w:rPr>
                <w:rFonts w:ascii="Arial" w:hAnsi="Arial" w:cs="Arial"/>
                <w:color w:val="FF0000"/>
                <w:sz w:val="24"/>
                <w:szCs w:val="24"/>
              </w:rPr>
            </w:pPr>
            <w:r>
              <w:rPr>
                <w:rFonts w:ascii="Arial" w:hAnsi="Arial" w:cs="Arial"/>
                <w:color w:val="FF0000"/>
                <w:sz w:val="24"/>
                <w:szCs w:val="24"/>
              </w:rPr>
              <w:t xml:space="preserve">The </w:t>
            </w:r>
            <w:r w:rsidRPr="003C022C">
              <w:rPr>
                <w:rFonts w:ascii="Arial" w:hAnsi="Arial" w:cs="Arial"/>
                <w:color w:val="FF0000"/>
                <w:sz w:val="24"/>
                <w:szCs w:val="24"/>
              </w:rPr>
              <w:t xml:space="preserve">LE Advertising </w:t>
            </w:r>
            <w:r w:rsidR="00D0424C">
              <w:rPr>
                <w:rFonts w:ascii="Arial" w:hAnsi="Arial" w:cs="Arial"/>
                <w:color w:val="FF0000"/>
                <w:sz w:val="24"/>
                <w:szCs w:val="24"/>
              </w:rPr>
              <w:t>Set Terminate</w:t>
            </w:r>
            <w:r w:rsidR="00D0424C" w:rsidRPr="003C022C">
              <w:rPr>
                <w:rFonts w:ascii="Arial" w:hAnsi="Arial" w:cs="Arial"/>
                <w:color w:val="FF0000"/>
                <w:sz w:val="24"/>
                <w:szCs w:val="24"/>
              </w:rPr>
              <w:t xml:space="preserve"> </w:t>
            </w:r>
            <w:r>
              <w:rPr>
                <w:rFonts w:ascii="Arial" w:hAnsi="Arial" w:cs="Arial"/>
                <w:color w:val="FF0000"/>
                <w:sz w:val="24"/>
                <w:szCs w:val="24"/>
              </w:rPr>
              <w:t>e</w:t>
            </w:r>
            <w:r w:rsidRPr="003C022C">
              <w:rPr>
                <w:rFonts w:ascii="Arial" w:hAnsi="Arial" w:cs="Arial"/>
                <w:color w:val="FF0000"/>
                <w:sz w:val="24"/>
                <w:szCs w:val="24"/>
              </w:rPr>
              <w:t>vent</w:t>
            </w:r>
            <w:r>
              <w:rPr>
                <w:rFonts w:ascii="Arial" w:hAnsi="Arial" w:cs="Arial"/>
                <w:color w:val="FF0000"/>
                <w:sz w:val="24"/>
                <w:szCs w:val="24"/>
              </w:rPr>
              <w:t xml:space="preserve"> indicates that advertising in a given advertising set has </w:t>
            </w:r>
            <w:r w:rsidR="00D0424C">
              <w:rPr>
                <w:rFonts w:ascii="Arial" w:hAnsi="Arial" w:cs="Arial"/>
                <w:color w:val="FF0000"/>
                <w:sz w:val="24"/>
                <w:szCs w:val="24"/>
              </w:rPr>
              <w:t>stopped</w:t>
            </w:r>
            <w:r>
              <w:rPr>
                <w:rFonts w:ascii="Arial" w:hAnsi="Arial" w:cs="Arial"/>
                <w:color w:val="FF0000"/>
                <w:sz w:val="24"/>
                <w:szCs w:val="24"/>
              </w:rPr>
              <w:t>.</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top"/>
          </w:tcPr>
          <w:p w14:paraId="5A0CF22D" w14:textId="77777777" w:rsidR="00310730" w:rsidRDefault="00310730" w:rsidP="00310730">
            <w:pPr>
              <w:pStyle w:val="CellBody"/>
              <w:spacing w:before="96"/>
              <w:rPr>
                <w:rFonts w:ascii="Arial" w:hAnsi="Arial" w:cs="Arial"/>
                <w:color w:val="FF0000"/>
                <w:sz w:val="24"/>
                <w:szCs w:val="24"/>
              </w:rPr>
            </w:pPr>
            <w:r>
              <w:rPr>
                <w:rFonts w:ascii="Arial" w:hAnsi="Arial" w:cs="Arial"/>
                <w:color w:val="FF0000"/>
                <w:sz w:val="24"/>
                <w:szCs w:val="24"/>
              </w:rPr>
              <w:t>LE</w:t>
            </w:r>
          </w:p>
        </w:tc>
      </w:tr>
    </w:tbl>
    <w:p w14:paraId="2EF18AEF" w14:textId="77777777" w:rsidR="00E40CCE" w:rsidRPr="0089333D" w:rsidRDefault="00E40CCE" w:rsidP="00E40CCE">
      <w:r>
        <w:rPr>
          <w:rFonts w:ascii="Arial,Italic" w:hAnsi="Arial,Italic" w:cs="Arial,Italic"/>
          <w:i/>
          <w:iCs/>
          <w:sz w:val="20"/>
          <w:szCs w:val="20"/>
          <w:lang w:val="en-GB"/>
        </w:rPr>
        <w:t>Table 3.6: Controller configuration (Sheet 4 of 4)</w:t>
      </w:r>
    </w:p>
    <w:p w14:paraId="036BB225" w14:textId="77777777" w:rsidR="00E40CCE" w:rsidRPr="00F03F8D" w:rsidRDefault="00E40CCE" w:rsidP="00F03F8D">
      <w:pPr>
        <w:pStyle w:val="Heading3"/>
      </w:pPr>
      <w:bookmarkStart w:id="61" w:name="_Toc432709653"/>
      <w:bookmarkStart w:id="62" w:name="_Toc443590322"/>
      <w:bookmarkStart w:id="63" w:name="_Toc448771371"/>
      <w:r w:rsidRPr="00B03027">
        <w:t xml:space="preserve">[Modified Section] </w:t>
      </w:r>
      <w:r w:rsidRPr="00F03F8D">
        <w:t>3.</w:t>
      </w:r>
      <w:r w:rsidR="00A90B6B" w:rsidRPr="003928DF">
        <w:t>6</w:t>
      </w:r>
      <w:r w:rsidRPr="0058593E">
        <w:t xml:space="preserve"> </w:t>
      </w:r>
      <w:bookmarkEnd w:id="61"/>
      <w:bookmarkEnd w:id="62"/>
      <w:r w:rsidR="00F739AA">
        <w:t>Device Discovery</w:t>
      </w:r>
      <w:bookmarkEnd w:id="63"/>
    </w:p>
    <w:tbl>
      <w:tblPr>
        <w:tblStyle w:val="Bluetoothgrid"/>
        <w:tblW w:w="8581" w:type="dxa"/>
        <w:tblInd w:w="0" w:type="dxa"/>
        <w:tblLayout w:type="fixed"/>
        <w:tblCellMar>
          <w:left w:w="115" w:type="dxa"/>
          <w:right w:w="115" w:type="dxa"/>
        </w:tblCellMar>
        <w:tblLook w:val="04A0" w:firstRow="1" w:lastRow="0" w:firstColumn="1" w:lastColumn="0" w:noHBand="0" w:noVBand="1"/>
      </w:tblPr>
      <w:tblGrid>
        <w:gridCol w:w="2100"/>
        <w:gridCol w:w="1378"/>
        <w:gridCol w:w="3544"/>
        <w:gridCol w:w="1559"/>
      </w:tblGrid>
      <w:tr w:rsidR="00E40CCE" w:rsidRPr="00E76CAF" w14:paraId="5A98C182" w14:textId="77777777" w:rsidTr="00E40CCE">
        <w:trPr>
          <w:cnfStyle w:val="100000000000" w:firstRow="1" w:lastRow="0" w:firstColumn="0" w:lastColumn="0" w:oddVBand="0" w:evenVBand="0" w:oddHBand="0" w:evenHBand="0" w:firstRowFirstColumn="0" w:firstRowLastColumn="0" w:lastRowFirstColumn="0" w:lastRowLastColumn="0"/>
          <w:cantSplit/>
          <w:trHeight w:val="579"/>
        </w:trPr>
        <w:tc>
          <w:tcPr>
            <w:tcW w:w="2100" w:type="dxa"/>
            <w:tcBorders>
              <w:top w:val="single" w:sz="4" w:space="0" w:color="auto"/>
              <w:left w:val="single" w:sz="4" w:space="0" w:color="auto"/>
              <w:bottom w:val="single" w:sz="4" w:space="0" w:color="auto"/>
              <w:right w:val="single" w:sz="4" w:space="0" w:color="auto"/>
            </w:tcBorders>
            <w:shd w:val="clear" w:color="auto" w:fill="BBFAFD"/>
          </w:tcPr>
          <w:p w14:paraId="559DD536" w14:textId="77777777" w:rsidR="00E40CCE" w:rsidRPr="00E76CAF" w:rsidRDefault="00E40CCE" w:rsidP="00E40CCE">
            <w:pPr>
              <w:pStyle w:val="Tableheading"/>
              <w:spacing w:before="96"/>
              <w:rPr>
                <w:rFonts w:cs="Arial"/>
                <w:sz w:val="24"/>
                <w:szCs w:val="24"/>
              </w:rPr>
            </w:pPr>
            <w:r>
              <w:rPr>
                <w:rFonts w:cs="Arial"/>
                <w:sz w:val="24"/>
                <w:szCs w:val="24"/>
              </w:rPr>
              <w:t>Name</w:t>
            </w:r>
          </w:p>
        </w:tc>
        <w:tc>
          <w:tcPr>
            <w:tcW w:w="1378" w:type="dxa"/>
            <w:tcBorders>
              <w:top w:val="single" w:sz="4" w:space="0" w:color="auto"/>
              <w:left w:val="single" w:sz="4" w:space="0" w:color="auto"/>
              <w:bottom w:val="single" w:sz="4" w:space="0" w:color="auto"/>
              <w:right w:val="single" w:sz="4" w:space="0" w:color="auto"/>
            </w:tcBorders>
            <w:shd w:val="clear" w:color="auto" w:fill="BBFAFD"/>
          </w:tcPr>
          <w:p w14:paraId="2309530F" w14:textId="77777777" w:rsidR="00E40CCE" w:rsidRDefault="00E40CCE" w:rsidP="00E40CCE">
            <w:pPr>
              <w:pStyle w:val="Tableheading"/>
              <w:spacing w:before="96"/>
              <w:rPr>
                <w:rFonts w:cs="Arial"/>
                <w:sz w:val="24"/>
                <w:szCs w:val="24"/>
              </w:rPr>
            </w:pPr>
            <w:r>
              <w:rPr>
                <w:rFonts w:cs="Arial"/>
                <w:sz w:val="24"/>
                <w:szCs w:val="24"/>
              </w:rPr>
              <w:t>Vers.</w:t>
            </w:r>
          </w:p>
        </w:tc>
        <w:tc>
          <w:tcPr>
            <w:tcW w:w="3544" w:type="dxa"/>
            <w:tcBorders>
              <w:top w:val="single" w:sz="4" w:space="0" w:color="auto"/>
              <w:left w:val="single" w:sz="4" w:space="0" w:color="auto"/>
              <w:bottom w:val="single" w:sz="4" w:space="0" w:color="auto"/>
              <w:right w:val="single" w:sz="4" w:space="0" w:color="auto"/>
            </w:tcBorders>
            <w:shd w:val="clear" w:color="auto" w:fill="BBFAFD"/>
          </w:tcPr>
          <w:p w14:paraId="37C42324" w14:textId="77777777" w:rsidR="00E40CCE" w:rsidRDefault="00E40CCE" w:rsidP="00E40CCE">
            <w:pPr>
              <w:pStyle w:val="Tableheading"/>
              <w:spacing w:before="96"/>
              <w:rPr>
                <w:rFonts w:cs="Arial"/>
                <w:sz w:val="24"/>
                <w:szCs w:val="24"/>
              </w:rPr>
            </w:pPr>
            <w:r>
              <w:rPr>
                <w:rFonts w:cs="Arial"/>
                <w:sz w:val="24"/>
                <w:szCs w:val="24"/>
              </w:rPr>
              <w:t>Summary description</w:t>
            </w:r>
          </w:p>
        </w:tc>
        <w:tc>
          <w:tcPr>
            <w:tcW w:w="1559" w:type="dxa"/>
            <w:tcBorders>
              <w:top w:val="single" w:sz="4" w:space="0" w:color="auto"/>
              <w:left w:val="single" w:sz="4" w:space="0" w:color="auto"/>
              <w:bottom w:val="single" w:sz="4" w:space="0" w:color="auto"/>
              <w:right w:val="single" w:sz="4" w:space="0" w:color="auto"/>
            </w:tcBorders>
            <w:shd w:val="clear" w:color="auto" w:fill="BBFAFD"/>
            <w:hideMark/>
          </w:tcPr>
          <w:p w14:paraId="7A84FADC" w14:textId="77777777" w:rsidR="00E40CCE" w:rsidRPr="00E76CAF" w:rsidRDefault="00E40CCE" w:rsidP="00E40CCE">
            <w:pPr>
              <w:pStyle w:val="Tableheading"/>
              <w:spacing w:before="96"/>
              <w:rPr>
                <w:rFonts w:cs="Arial"/>
                <w:sz w:val="24"/>
                <w:szCs w:val="24"/>
              </w:rPr>
            </w:pPr>
            <w:r>
              <w:rPr>
                <w:rFonts w:cs="Arial"/>
                <w:sz w:val="24"/>
                <w:szCs w:val="24"/>
              </w:rPr>
              <w:t>Supported Controllers</w:t>
            </w:r>
          </w:p>
        </w:tc>
      </w:tr>
      <w:tr w:rsidR="00E40CCE" w:rsidRPr="006A27F0" w14:paraId="6D0E8663" w14:textId="77777777" w:rsidTr="00F91110">
        <w:trPr>
          <w:trHeight w:val="184"/>
        </w:trPr>
        <w:tc>
          <w:tcPr>
            <w:tcW w:w="2100" w:type="dxa"/>
            <w:tcBorders>
              <w:top w:val="single" w:sz="4" w:space="0" w:color="auto"/>
              <w:left w:val="single" w:sz="4" w:space="0" w:color="auto"/>
              <w:bottom w:val="single" w:sz="4" w:space="0" w:color="auto"/>
              <w:right w:val="single" w:sz="4" w:space="0" w:color="auto"/>
            </w:tcBorders>
            <w:shd w:val="clear" w:color="auto" w:fill="auto"/>
            <w:vAlign w:val="top"/>
          </w:tcPr>
          <w:p w14:paraId="31446E2C" w14:textId="77777777" w:rsidR="00E40CCE" w:rsidRPr="006A27F0" w:rsidRDefault="00E40CCE" w:rsidP="00E40CCE">
            <w:pPr>
              <w:pStyle w:val="CellBody"/>
              <w:spacing w:before="96"/>
              <w:rPr>
                <w:rFonts w:ascii="Arial" w:hAnsi="Arial" w:cs="Arial"/>
                <w:color w:val="FF0000"/>
                <w:sz w:val="24"/>
                <w:szCs w:val="24"/>
              </w:rPr>
            </w:pPr>
            <w:r w:rsidRPr="00457FA6">
              <w:rPr>
                <w:rFonts w:ascii="Arial" w:hAnsi="Arial" w:cs="Arial"/>
                <w:color w:val="FF0000"/>
                <w:sz w:val="24"/>
                <w:szCs w:val="24"/>
              </w:rPr>
              <w:t>LE Set Extended Scan Parameters Command</w:t>
            </w:r>
          </w:p>
        </w:tc>
        <w:tc>
          <w:tcPr>
            <w:tcW w:w="1378" w:type="dxa"/>
            <w:tcBorders>
              <w:top w:val="single" w:sz="4" w:space="0" w:color="auto"/>
              <w:left w:val="single" w:sz="4" w:space="0" w:color="auto"/>
              <w:bottom w:val="single" w:sz="4" w:space="0" w:color="auto"/>
              <w:right w:val="single" w:sz="4" w:space="0" w:color="auto"/>
            </w:tcBorders>
            <w:shd w:val="clear" w:color="auto" w:fill="auto"/>
          </w:tcPr>
          <w:p w14:paraId="29434E93" w14:textId="77777777" w:rsidR="00E40CCE" w:rsidRPr="006A27F0" w:rsidRDefault="00E40CCE" w:rsidP="00E40CCE">
            <w:pPr>
              <w:pStyle w:val="CellBody"/>
              <w:spacing w:before="96"/>
              <w:rPr>
                <w:rFonts w:ascii="Arial" w:hAnsi="Arial" w:cs="Arial"/>
                <w:color w:val="FF0000"/>
                <w:sz w:val="24"/>
                <w:szCs w:val="24"/>
              </w:rPr>
            </w:pPr>
            <w:r>
              <w:rPr>
                <w:rFonts w:ascii="Arial" w:hAnsi="Arial" w:cs="Arial"/>
                <w:color w:val="FF0000"/>
                <w:sz w:val="24"/>
                <w:szCs w:val="24"/>
              </w:rPr>
              <w:t>Shanghai</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162A26E9" w14:textId="77777777" w:rsidR="00E40CCE" w:rsidRPr="006A27F0" w:rsidRDefault="00E40CCE" w:rsidP="001F0512">
            <w:pPr>
              <w:pStyle w:val="CellBody"/>
              <w:spacing w:before="96"/>
              <w:rPr>
                <w:rFonts w:ascii="Arial" w:hAnsi="Arial" w:cs="Arial"/>
                <w:color w:val="FF0000"/>
                <w:sz w:val="24"/>
                <w:szCs w:val="24"/>
              </w:rPr>
            </w:pPr>
            <w:r>
              <w:rPr>
                <w:rFonts w:ascii="Arial" w:hAnsi="Arial" w:cs="Arial"/>
                <w:color w:val="FF0000"/>
                <w:sz w:val="24"/>
                <w:szCs w:val="24"/>
              </w:rPr>
              <w:t xml:space="preserve">The LE Set Extended Scan Parameters </w:t>
            </w:r>
            <w:r w:rsidR="00C8151E">
              <w:rPr>
                <w:rFonts w:ascii="Arial" w:hAnsi="Arial" w:cs="Arial"/>
                <w:color w:val="FF0000"/>
                <w:sz w:val="24"/>
                <w:szCs w:val="24"/>
              </w:rPr>
              <w:t xml:space="preserve">command </w:t>
            </w:r>
            <w:r>
              <w:rPr>
                <w:rFonts w:ascii="Arial" w:hAnsi="Arial" w:cs="Arial"/>
                <w:color w:val="FF0000"/>
                <w:sz w:val="24"/>
                <w:szCs w:val="24"/>
              </w:rPr>
              <w:t>will set the parameters used for scanning on the primary advertising channel.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top"/>
          </w:tcPr>
          <w:p w14:paraId="6A237363" w14:textId="77777777" w:rsidR="00E40CCE" w:rsidRPr="006A27F0" w:rsidRDefault="00E40CCE" w:rsidP="00E40CCE">
            <w:pPr>
              <w:pStyle w:val="CellBody"/>
              <w:spacing w:before="96"/>
              <w:rPr>
                <w:rFonts w:ascii="Arial" w:hAnsi="Arial" w:cs="Arial"/>
                <w:color w:val="FF0000"/>
                <w:sz w:val="24"/>
                <w:szCs w:val="24"/>
              </w:rPr>
            </w:pPr>
            <w:r>
              <w:rPr>
                <w:rFonts w:ascii="Arial" w:hAnsi="Arial" w:cs="Arial"/>
                <w:color w:val="FF0000"/>
                <w:sz w:val="24"/>
                <w:szCs w:val="24"/>
              </w:rPr>
              <w:t>LE</w:t>
            </w:r>
          </w:p>
        </w:tc>
      </w:tr>
      <w:tr w:rsidR="00E40CCE" w:rsidRPr="006A27F0" w14:paraId="5AB236A9" w14:textId="77777777" w:rsidTr="00F91110">
        <w:trPr>
          <w:trHeight w:val="184"/>
        </w:trPr>
        <w:tc>
          <w:tcPr>
            <w:tcW w:w="2100" w:type="dxa"/>
            <w:tcBorders>
              <w:top w:val="single" w:sz="4" w:space="0" w:color="auto"/>
              <w:left w:val="single" w:sz="4" w:space="0" w:color="auto"/>
              <w:bottom w:val="single" w:sz="4" w:space="0" w:color="auto"/>
              <w:right w:val="single" w:sz="4" w:space="0" w:color="auto"/>
            </w:tcBorders>
            <w:shd w:val="clear" w:color="auto" w:fill="auto"/>
            <w:vAlign w:val="top"/>
          </w:tcPr>
          <w:p w14:paraId="6146739B" w14:textId="77777777" w:rsidR="00E40CCE" w:rsidRPr="00F42FBF" w:rsidRDefault="00E40CCE" w:rsidP="00E40CCE">
            <w:pPr>
              <w:pStyle w:val="CellBody"/>
              <w:spacing w:before="96"/>
              <w:rPr>
                <w:rFonts w:ascii="Arial" w:hAnsi="Arial" w:cs="Arial"/>
                <w:color w:val="FF0000"/>
                <w:sz w:val="24"/>
                <w:szCs w:val="24"/>
              </w:rPr>
            </w:pPr>
            <w:r w:rsidRPr="00457FA6">
              <w:rPr>
                <w:rFonts w:ascii="Arial" w:hAnsi="Arial" w:cs="Arial"/>
                <w:color w:val="FF0000"/>
                <w:sz w:val="24"/>
                <w:szCs w:val="24"/>
              </w:rPr>
              <w:t>LE Set Extended Scan Enable Command</w:t>
            </w:r>
          </w:p>
        </w:tc>
        <w:tc>
          <w:tcPr>
            <w:tcW w:w="1378" w:type="dxa"/>
            <w:tcBorders>
              <w:top w:val="single" w:sz="4" w:space="0" w:color="auto"/>
              <w:left w:val="single" w:sz="4" w:space="0" w:color="auto"/>
              <w:bottom w:val="single" w:sz="4" w:space="0" w:color="auto"/>
              <w:right w:val="single" w:sz="4" w:space="0" w:color="auto"/>
            </w:tcBorders>
            <w:shd w:val="clear" w:color="auto" w:fill="auto"/>
          </w:tcPr>
          <w:p w14:paraId="66CDF406" w14:textId="77777777" w:rsidR="00E40CCE" w:rsidRDefault="00E40CCE" w:rsidP="00E40CCE">
            <w:pPr>
              <w:pStyle w:val="CellBody"/>
              <w:spacing w:before="96"/>
              <w:rPr>
                <w:rFonts w:ascii="Arial" w:hAnsi="Arial" w:cs="Arial"/>
                <w:color w:val="FF0000"/>
                <w:sz w:val="24"/>
                <w:szCs w:val="24"/>
              </w:rPr>
            </w:pPr>
            <w:r>
              <w:rPr>
                <w:rFonts w:ascii="Arial" w:hAnsi="Arial" w:cs="Arial"/>
                <w:color w:val="FF0000"/>
                <w:sz w:val="24"/>
                <w:szCs w:val="24"/>
              </w:rPr>
              <w:t>Shanghai</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0617678B" w14:textId="77777777" w:rsidR="00E40CCE" w:rsidRPr="006A27F0" w:rsidRDefault="00E40CCE" w:rsidP="001F0512">
            <w:pPr>
              <w:pStyle w:val="CellBody"/>
              <w:spacing w:before="96"/>
              <w:rPr>
                <w:rFonts w:ascii="Arial" w:hAnsi="Arial" w:cs="Arial"/>
                <w:color w:val="FF0000"/>
                <w:sz w:val="24"/>
                <w:szCs w:val="24"/>
              </w:rPr>
            </w:pPr>
            <w:r>
              <w:rPr>
                <w:rFonts w:ascii="Arial" w:hAnsi="Arial" w:cs="Arial"/>
                <w:color w:val="FF0000"/>
                <w:sz w:val="24"/>
                <w:szCs w:val="24"/>
              </w:rPr>
              <w:t xml:space="preserve">The LE Set Extended Scan Enable </w:t>
            </w:r>
            <w:r w:rsidR="00C8151E">
              <w:rPr>
                <w:rFonts w:ascii="Arial" w:hAnsi="Arial" w:cs="Arial"/>
                <w:color w:val="FF0000"/>
                <w:sz w:val="24"/>
                <w:szCs w:val="24"/>
              </w:rPr>
              <w:t xml:space="preserve">command </w:t>
            </w:r>
            <w:r>
              <w:rPr>
                <w:rFonts w:ascii="Arial" w:hAnsi="Arial" w:cs="Arial"/>
                <w:color w:val="FF0000"/>
                <w:sz w:val="24"/>
                <w:szCs w:val="24"/>
              </w:rPr>
              <w:t>will enable or disable scanning on the primary advertising channels.</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top"/>
          </w:tcPr>
          <w:p w14:paraId="4AEBFF69" w14:textId="77777777" w:rsidR="00E40CCE" w:rsidRDefault="00E40CCE" w:rsidP="00E40CCE">
            <w:pPr>
              <w:pStyle w:val="CellBody"/>
              <w:spacing w:before="96"/>
              <w:rPr>
                <w:rFonts w:ascii="Arial" w:hAnsi="Arial" w:cs="Arial"/>
                <w:color w:val="FF0000"/>
                <w:sz w:val="24"/>
                <w:szCs w:val="24"/>
              </w:rPr>
            </w:pPr>
            <w:r>
              <w:rPr>
                <w:rFonts w:ascii="Arial" w:hAnsi="Arial" w:cs="Arial"/>
                <w:color w:val="FF0000"/>
                <w:sz w:val="24"/>
                <w:szCs w:val="24"/>
              </w:rPr>
              <w:t>LE</w:t>
            </w:r>
          </w:p>
        </w:tc>
      </w:tr>
      <w:tr w:rsidR="008C1AC7" w:rsidRPr="006A27F0" w14:paraId="2C8C2480" w14:textId="77777777" w:rsidTr="00F91110">
        <w:trPr>
          <w:trHeight w:val="184"/>
          <w:ins w:id="64" w:author="Brian A. Redding" w:date="2016-04-13T11:49:00Z"/>
        </w:trPr>
        <w:tc>
          <w:tcPr>
            <w:tcW w:w="2100" w:type="dxa"/>
            <w:tcBorders>
              <w:top w:val="single" w:sz="4" w:space="0" w:color="auto"/>
              <w:left w:val="single" w:sz="4" w:space="0" w:color="auto"/>
              <w:bottom w:val="single" w:sz="4" w:space="0" w:color="auto"/>
              <w:right w:val="single" w:sz="4" w:space="0" w:color="auto"/>
            </w:tcBorders>
            <w:shd w:val="clear" w:color="auto" w:fill="auto"/>
            <w:vAlign w:val="top"/>
          </w:tcPr>
          <w:p w14:paraId="01E7D13B" w14:textId="77777777" w:rsidR="008C1AC7" w:rsidRPr="00457FA6" w:rsidRDefault="008C1AC7" w:rsidP="00E40CCE">
            <w:pPr>
              <w:pStyle w:val="CellBody"/>
              <w:spacing w:before="96"/>
              <w:rPr>
                <w:ins w:id="65" w:author="Brian A. Redding" w:date="2016-04-13T11:49:00Z"/>
                <w:rFonts w:ascii="Arial" w:hAnsi="Arial" w:cs="Arial"/>
                <w:color w:val="FF0000"/>
                <w:sz w:val="24"/>
                <w:szCs w:val="24"/>
              </w:rPr>
            </w:pPr>
            <w:ins w:id="66" w:author="Brian A. Redding" w:date="2016-04-13T11:49:00Z">
              <w:r>
                <w:rPr>
                  <w:rFonts w:ascii="Arial" w:hAnsi="Arial" w:cs="Arial"/>
                  <w:color w:val="FF0000"/>
                  <w:sz w:val="24"/>
                  <w:szCs w:val="24"/>
                </w:rPr>
                <w:t>LE Extended Advertising Report Event</w:t>
              </w:r>
            </w:ins>
          </w:p>
        </w:tc>
        <w:tc>
          <w:tcPr>
            <w:tcW w:w="1378" w:type="dxa"/>
            <w:tcBorders>
              <w:top w:val="single" w:sz="4" w:space="0" w:color="auto"/>
              <w:left w:val="single" w:sz="4" w:space="0" w:color="auto"/>
              <w:bottom w:val="single" w:sz="4" w:space="0" w:color="auto"/>
              <w:right w:val="single" w:sz="4" w:space="0" w:color="auto"/>
            </w:tcBorders>
            <w:shd w:val="clear" w:color="auto" w:fill="auto"/>
          </w:tcPr>
          <w:p w14:paraId="35528420" w14:textId="77777777" w:rsidR="008C1AC7" w:rsidRDefault="008C1AC7" w:rsidP="00E40CCE">
            <w:pPr>
              <w:pStyle w:val="CellBody"/>
              <w:spacing w:before="96"/>
              <w:rPr>
                <w:ins w:id="67" w:author="Brian A. Redding" w:date="2016-04-13T11:49:00Z"/>
                <w:rFonts w:ascii="Arial" w:hAnsi="Arial" w:cs="Arial"/>
                <w:color w:val="FF0000"/>
                <w:sz w:val="24"/>
                <w:szCs w:val="24"/>
              </w:rPr>
            </w:pPr>
            <w:ins w:id="68" w:author="Brian A. Redding" w:date="2016-04-13T11:49:00Z">
              <w:r>
                <w:rPr>
                  <w:rFonts w:ascii="Arial" w:hAnsi="Arial" w:cs="Arial"/>
                  <w:color w:val="FF0000"/>
                  <w:sz w:val="24"/>
                  <w:szCs w:val="24"/>
                </w:rPr>
                <w:t>Shanghai</w:t>
              </w:r>
            </w:ins>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39A3823D" w14:textId="77777777" w:rsidR="008C1AC7" w:rsidRDefault="008C1AC7" w:rsidP="008C1AC7">
            <w:pPr>
              <w:pStyle w:val="CellBody"/>
              <w:spacing w:before="96"/>
              <w:rPr>
                <w:ins w:id="69" w:author="Brian A. Redding" w:date="2016-04-13T11:49:00Z"/>
                <w:rFonts w:ascii="Arial" w:hAnsi="Arial" w:cs="Arial"/>
                <w:color w:val="FF0000"/>
                <w:sz w:val="24"/>
                <w:szCs w:val="24"/>
              </w:rPr>
            </w:pPr>
            <w:ins w:id="70" w:author="Brian A. Redding" w:date="2016-04-13T11:51:00Z">
              <w:r w:rsidRPr="00B34405">
                <w:rPr>
                  <w:rFonts w:ascii="Arial" w:hAnsi="Arial" w:cs="Arial"/>
                  <w:color w:val="FF0000"/>
                  <w:sz w:val="24"/>
                  <w:szCs w:val="24"/>
                  <w:lang w:val="en-GB"/>
                </w:rPr>
                <w:t xml:space="preserve">The LE </w:t>
              </w:r>
              <w:r>
                <w:rPr>
                  <w:rFonts w:ascii="Arial" w:hAnsi="Arial" w:cs="Arial"/>
                  <w:color w:val="FF0000"/>
                  <w:sz w:val="24"/>
                  <w:szCs w:val="24"/>
                  <w:lang w:val="en-GB"/>
                </w:rPr>
                <w:t xml:space="preserve">Extended </w:t>
              </w:r>
              <w:r w:rsidRPr="00B34405">
                <w:rPr>
                  <w:rFonts w:ascii="Arial" w:hAnsi="Arial" w:cs="Arial"/>
                  <w:color w:val="FF0000"/>
                  <w:sz w:val="24"/>
                  <w:szCs w:val="24"/>
                  <w:lang w:val="en-GB"/>
                </w:rPr>
                <w:t>Adv</w:t>
              </w:r>
              <w:r>
                <w:rPr>
                  <w:rFonts w:ascii="Arial" w:hAnsi="Arial" w:cs="Arial"/>
                  <w:color w:val="FF0000"/>
                  <w:sz w:val="24"/>
                  <w:szCs w:val="24"/>
                  <w:lang w:val="en-GB"/>
                </w:rPr>
                <w:t xml:space="preserve">ertising Report event indicates that a advertising </w:t>
              </w:r>
              <w:r w:rsidRPr="00B34405">
                <w:rPr>
                  <w:rFonts w:ascii="Arial" w:hAnsi="Arial" w:cs="Arial"/>
                  <w:color w:val="FF0000"/>
                  <w:sz w:val="24"/>
                  <w:szCs w:val="24"/>
                  <w:lang w:val="en-GB"/>
                </w:rPr>
                <w:t>packet has been received.</w:t>
              </w:r>
            </w:ins>
          </w:p>
        </w:tc>
        <w:tc>
          <w:tcPr>
            <w:tcW w:w="1559" w:type="dxa"/>
            <w:tcBorders>
              <w:top w:val="single" w:sz="4" w:space="0" w:color="auto"/>
              <w:left w:val="single" w:sz="4" w:space="0" w:color="auto"/>
              <w:bottom w:val="single" w:sz="4" w:space="0" w:color="auto"/>
              <w:right w:val="single" w:sz="4" w:space="0" w:color="auto"/>
            </w:tcBorders>
            <w:shd w:val="clear" w:color="auto" w:fill="auto"/>
            <w:vAlign w:val="top"/>
          </w:tcPr>
          <w:p w14:paraId="50C83AFF" w14:textId="77777777" w:rsidR="008C1AC7" w:rsidRDefault="008C1AC7" w:rsidP="00E40CCE">
            <w:pPr>
              <w:pStyle w:val="CellBody"/>
              <w:spacing w:before="96"/>
              <w:rPr>
                <w:ins w:id="71" w:author="Brian A. Redding" w:date="2016-04-13T11:49:00Z"/>
                <w:rFonts w:ascii="Arial" w:hAnsi="Arial" w:cs="Arial"/>
                <w:color w:val="FF0000"/>
                <w:sz w:val="24"/>
                <w:szCs w:val="24"/>
              </w:rPr>
            </w:pPr>
            <w:ins w:id="72" w:author="Brian A. Redding" w:date="2016-04-13T11:51:00Z">
              <w:r>
                <w:rPr>
                  <w:rFonts w:ascii="Arial" w:hAnsi="Arial" w:cs="Arial"/>
                  <w:color w:val="FF0000"/>
                  <w:sz w:val="24"/>
                  <w:szCs w:val="24"/>
                </w:rPr>
                <w:t>LE</w:t>
              </w:r>
            </w:ins>
          </w:p>
        </w:tc>
      </w:tr>
      <w:tr w:rsidR="00E40CCE" w:rsidRPr="006A27F0" w14:paraId="101E9D6E" w14:textId="77777777" w:rsidTr="00F91110">
        <w:trPr>
          <w:trHeight w:val="184"/>
        </w:trPr>
        <w:tc>
          <w:tcPr>
            <w:tcW w:w="2100" w:type="dxa"/>
            <w:tcBorders>
              <w:top w:val="single" w:sz="4" w:space="0" w:color="auto"/>
              <w:left w:val="single" w:sz="4" w:space="0" w:color="auto"/>
              <w:bottom w:val="single" w:sz="4" w:space="0" w:color="auto"/>
              <w:right w:val="single" w:sz="4" w:space="0" w:color="auto"/>
            </w:tcBorders>
            <w:shd w:val="clear" w:color="auto" w:fill="auto"/>
            <w:vAlign w:val="top"/>
          </w:tcPr>
          <w:p w14:paraId="17611081" w14:textId="77777777" w:rsidR="00E40CCE" w:rsidRPr="006A27F0" w:rsidRDefault="00E40CCE" w:rsidP="00473631">
            <w:pPr>
              <w:pStyle w:val="CellBody"/>
              <w:spacing w:before="96"/>
              <w:rPr>
                <w:rFonts w:ascii="Arial" w:hAnsi="Arial" w:cs="Arial"/>
                <w:color w:val="FF0000"/>
                <w:sz w:val="24"/>
                <w:szCs w:val="24"/>
              </w:rPr>
            </w:pPr>
            <w:r w:rsidRPr="00D61C82">
              <w:rPr>
                <w:rFonts w:ascii="Arial" w:hAnsi="Arial" w:cs="Arial"/>
                <w:color w:val="FF0000"/>
                <w:sz w:val="24"/>
                <w:szCs w:val="24"/>
              </w:rPr>
              <w:t xml:space="preserve">LE Periodic Advertising </w:t>
            </w:r>
            <w:r w:rsidR="006C76A2">
              <w:rPr>
                <w:rFonts w:ascii="Arial" w:hAnsi="Arial" w:cs="Arial"/>
                <w:color w:val="FF0000"/>
                <w:sz w:val="24"/>
                <w:szCs w:val="24"/>
              </w:rPr>
              <w:t>Create Sync</w:t>
            </w:r>
            <w:r w:rsidR="006C76A2" w:rsidRPr="00D61C82">
              <w:rPr>
                <w:rFonts w:ascii="Arial" w:hAnsi="Arial" w:cs="Arial"/>
                <w:color w:val="FF0000"/>
                <w:sz w:val="24"/>
                <w:szCs w:val="24"/>
              </w:rPr>
              <w:t xml:space="preserve"> </w:t>
            </w:r>
            <w:r w:rsidRPr="00D61C82">
              <w:rPr>
                <w:rFonts w:ascii="Arial" w:hAnsi="Arial" w:cs="Arial"/>
                <w:color w:val="FF0000"/>
                <w:sz w:val="24"/>
                <w:szCs w:val="24"/>
              </w:rPr>
              <w:t>Command</w:t>
            </w:r>
          </w:p>
        </w:tc>
        <w:tc>
          <w:tcPr>
            <w:tcW w:w="1378" w:type="dxa"/>
            <w:tcBorders>
              <w:top w:val="single" w:sz="4" w:space="0" w:color="auto"/>
              <w:left w:val="single" w:sz="4" w:space="0" w:color="auto"/>
              <w:bottom w:val="single" w:sz="4" w:space="0" w:color="auto"/>
              <w:right w:val="single" w:sz="4" w:space="0" w:color="auto"/>
            </w:tcBorders>
            <w:shd w:val="clear" w:color="auto" w:fill="auto"/>
          </w:tcPr>
          <w:p w14:paraId="01C2DBB7" w14:textId="77777777" w:rsidR="00E40CCE" w:rsidRPr="006A27F0" w:rsidRDefault="00E40CCE" w:rsidP="00E40CCE">
            <w:pPr>
              <w:pStyle w:val="CellBody"/>
              <w:spacing w:before="96"/>
              <w:rPr>
                <w:rFonts w:ascii="Arial" w:hAnsi="Arial" w:cs="Arial"/>
                <w:color w:val="FF0000"/>
                <w:sz w:val="24"/>
                <w:szCs w:val="24"/>
              </w:rPr>
            </w:pPr>
            <w:r>
              <w:rPr>
                <w:rFonts w:ascii="Arial" w:hAnsi="Arial" w:cs="Arial"/>
                <w:color w:val="FF0000"/>
                <w:sz w:val="24"/>
                <w:szCs w:val="24"/>
              </w:rPr>
              <w:t>Shanghai</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2B73AD76" w14:textId="77777777" w:rsidR="00E40CCE" w:rsidRPr="006A27F0" w:rsidRDefault="00E40CCE" w:rsidP="00473631">
            <w:pPr>
              <w:pStyle w:val="CellBody"/>
              <w:spacing w:before="96"/>
              <w:rPr>
                <w:rFonts w:ascii="Arial" w:hAnsi="Arial" w:cs="Arial"/>
                <w:color w:val="FF0000"/>
                <w:sz w:val="24"/>
                <w:szCs w:val="24"/>
              </w:rPr>
            </w:pPr>
            <w:r>
              <w:rPr>
                <w:rFonts w:ascii="Arial" w:hAnsi="Arial" w:cs="Arial"/>
                <w:color w:val="FF0000"/>
                <w:sz w:val="24"/>
                <w:szCs w:val="24"/>
              </w:rPr>
              <w:t xml:space="preserve">The LE Periodic Advertising </w:t>
            </w:r>
            <w:r w:rsidR="006C76A2">
              <w:rPr>
                <w:rFonts w:ascii="Arial" w:hAnsi="Arial" w:cs="Arial"/>
                <w:color w:val="FF0000"/>
                <w:sz w:val="24"/>
                <w:szCs w:val="24"/>
              </w:rPr>
              <w:t xml:space="preserve">Create Sync </w:t>
            </w:r>
            <w:r w:rsidR="00C8151E">
              <w:rPr>
                <w:rFonts w:ascii="Arial" w:hAnsi="Arial" w:cs="Arial"/>
                <w:color w:val="FF0000"/>
                <w:sz w:val="24"/>
                <w:szCs w:val="24"/>
              </w:rPr>
              <w:t>command</w:t>
            </w:r>
            <w:r>
              <w:rPr>
                <w:rFonts w:ascii="Arial" w:hAnsi="Arial" w:cs="Arial"/>
                <w:color w:val="FF0000"/>
                <w:sz w:val="24"/>
                <w:szCs w:val="24"/>
              </w:rPr>
              <w:t xml:space="preserve"> </w:t>
            </w:r>
            <w:r w:rsidR="009A7DBD">
              <w:rPr>
                <w:rFonts w:ascii="Arial" w:hAnsi="Arial" w:cs="Arial"/>
                <w:color w:val="FF0000"/>
                <w:sz w:val="24"/>
                <w:szCs w:val="24"/>
              </w:rPr>
              <w:t xml:space="preserve">is used to start receiving periodic advertising packets from </w:t>
            </w:r>
            <w:r w:rsidR="006C76A2">
              <w:rPr>
                <w:rFonts w:ascii="Arial" w:hAnsi="Arial" w:cs="Arial"/>
                <w:color w:val="FF0000"/>
                <w:sz w:val="24"/>
                <w:szCs w:val="24"/>
              </w:rPr>
              <w:t xml:space="preserve">an </w:t>
            </w:r>
            <w:r w:rsidR="009A7DBD">
              <w:rPr>
                <w:rFonts w:ascii="Arial" w:hAnsi="Arial" w:cs="Arial"/>
                <w:color w:val="FF0000"/>
                <w:sz w:val="24"/>
                <w:szCs w:val="24"/>
              </w:rPr>
              <w:t>advertiser</w:t>
            </w:r>
            <w:r>
              <w:rPr>
                <w:rFonts w:ascii="Arial" w:hAnsi="Arial" w:cs="Arial"/>
                <w:color w:val="FF0000"/>
                <w:sz w:val="24"/>
                <w:szCs w:val="24"/>
              </w:rPr>
              <w:t>.</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top"/>
          </w:tcPr>
          <w:p w14:paraId="0FD24145" w14:textId="77777777" w:rsidR="00E40CCE" w:rsidRPr="006A27F0" w:rsidRDefault="00E40CCE" w:rsidP="00E40CCE">
            <w:pPr>
              <w:pStyle w:val="CellBody"/>
              <w:spacing w:before="96"/>
              <w:rPr>
                <w:rFonts w:ascii="Arial" w:hAnsi="Arial" w:cs="Arial"/>
                <w:color w:val="FF0000"/>
                <w:sz w:val="24"/>
                <w:szCs w:val="24"/>
              </w:rPr>
            </w:pPr>
            <w:r>
              <w:rPr>
                <w:rFonts w:ascii="Arial" w:hAnsi="Arial" w:cs="Arial"/>
                <w:color w:val="FF0000"/>
                <w:sz w:val="24"/>
                <w:szCs w:val="24"/>
              </w:rPr>
              <w:t>LE</w:t>
            </w:r>
          </w:p>
        </w:tc>
      </w:tr>
      <w:tr w:rsidR="009A7DBD" w:rsidRPr="006A27F0" w14:paraId="4C0D1881" w14:textId="77777777" w:rsidTr="00F91110">
        <w:trPr>
          <w:trHeight w:val="184"/>
        </w:trPr>
        <w:tc>
          <w:tcPr>
            <w:tcW w:w="2100" w:type="dxa"/>
            <w:tcBorders>
              <w:top w:val="single" w:sz="4" w:space="0" w:color="auto"/>
              <w:left w:val="single" w:sz="4" w:space="0" w:color="auto"/>
              <w:bottom w:val="single" w:sz="4" w:space="0" w:color="auto"/>
              <w:right w:val="single" w:sz="4" w:space="0" w:color="auto"/>
            </w:tcBorders>
            <w:shd w:val="clear" w:color="auto" w:fill="auto"/>
            <w:vAlign w:val="top"/>
          </w:tcPr>
          <w:p w14:paraId="018A42A2" w14:textId="77777777" w:rsidR="009A7DBD" w:rsidRPr="00D61C82" w:rsidRDefault="009A7DBD" w:rsidP="00473631">
            <w:pPr>
              <w:pStyle w:val="CellBody"/>
              <w:spacing w:before="96"/>
              <w:rPr>
                <w:rFonts w:ascii="Arial" w:hAnsi="Arial" w:cs="Arial"/>
                <w:color w:val="FF0000"/>
                <w:sz w:val="24"/>
                <w:szCs w:val="24"/>
              </w:rPr>
            </w:pPr>
            <w:r>
              <w:rPr>
                <w:rFonts w:ascii="Arial" w:hAnsi="Arial" w:cs="Arial"/>
                <w:color w:val="FF0000"/>
                <w:sz w:val="24"/>
                <w:szCs w:val="24"/>
              </w:rPr>
              <w:t xml:space="preserve">LE Periodic Advertising </w:t>
            </w:r>
            <w:r w:rsidR="0095382A">
              <w:rPr>
                <w:rFonts w:ascii="Arial" w:hAnsi="Arial" w:cs="Arial"/>
                <w:color w:val="FF0000"/>
                <w:sz w:val="24"/>
                <w:szCs w:val="24"/>
              </w:rPr>
              <w:t xml:space="preserve">Create Sync </w:t>
            </w:r>
            <w:r>
              <w:rPr>
                <w:rFonts w:ascii="Arial" w:hAnsi="Arial" w:cs="Arial"/>
                <w:color w:val="FF0000"/>
                <w:sz w:val="24"/>
                <w:szCs w:val="24"/>
              </w:rPr>
              <w:t>Cancel Command</w:t>
            </w:r>
          </w:p>
        </w:tc>
        <w:tc>
          <w:tcPr>
            <w:tcW w:w="1378" w:type="dxa"/>
            <w:tcBorders>
              <w:top w:val="single" w:sz="4" w:space="0" w:color="auto"/>
              <w:left w:val="single" w:sz="4" w:space="0" w:color="auto"/>
              <w:bottom w:val="single" w:sz="4" w:space="0" w:color="auto"/>
              <w:right w:val="single" w:sz="4" w:space="0" w:color="auto"/>
            </w:tcBorders>
            <w:shd w:val="clear" w:color="auto" w:fill="auto"/>
          </w:tcPr>
          <w:p w14:paraId="302AE0C6" w14:textId="77777777" w:rsidR="009A7DBD" w:rsidRDefault="009A7DBD" w:rsidP="00E40CCE">
            <w:pPr>
              <w:pStyle w:val="CellBody"/>
              <w:spacing w:before="96"/>
              <w:rPr>
                <w:rFonts w:ascii="Arial" w:hAnsi="Arial" w:cs="Arial"/>
                <w:color w:val="FF0000"/>
                <w:sz w:val="24"/>
                <w:szCs w:val="24"/>
              </w:rPr>
            </w:pPr>
            <w:r>
              <w:rPr>
                <w:rFonts w:ascii="Arial" w:hAnsi="Arial" w:cs="Arial"/>
                <w:color w:val="FF0000"/>
                <w:sz w:val="24"/>
                <w:szCs w:val="24"/>
              </w:rPr>
              <w:t>Shanghai</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77FDCDF1" w14:textId="77777777" w:rsidR="009A7DBD" w:rsidRDefault="009A7DBD" w:rsidP="00473631">
            <w:pPr>
              <w:pStyle w:val="CellBody"/>
              <w:spacing w:before="96"/>
              <w:rPr>
                <w:rFonts w:ascii="Arial" w:hAnsi="Arial" w:cs="Arial"/>
                <w:color w:val="FF0000"/>
                <w:sz w:val="24"/>
                <w:szCs w:val="24"/>
              </w:rPr>
            </w:pPr>
            <w:r>
              <w:rPr>
                <w:rFonts w:ascii="Arial" w:hAnsi="Arial" w:cs="Arial"/>
                <w:color w:val="FF0000"/>
                <w:sz w:val="24"/>
                <w:szCs w:val="24"/>
              </w:rPr>
              <w:t>The LE</w:t>
            </w:r>
            <w:r w:rsidR="003F369B">
              <w:rPr>
                <w:rFonts w:ascii="Arial" w:hAnsi="Arial" w:cs="Arial"/>
                <w:color w:val="FF0000"/>
                <w:sz w:val="24"/>
                <w:szCs w:val="24"/>
              </w:rPr>
              <w:t xml:space="preserve"> Periodic Advertising </w:t>
            </w:r>
            <w:r w:rsidR="0095382A">
              <w:rPr>
                <w:rFonts w:ascii="Arial" w:hAnsi="Arial" w:cs="Arial"/>
                <w:color w:val="FF0000"/>
                <w:sz w:val="24"/>
                <w:szCs w:val="24"/>
              </w:rPr>
              <w:t xml:space="preserve">Create Sync </w:t>
            </w:r>
            <w:r w:rsidR="003F369B">
              <w:rPr>
                <w:rFonts w:ascii="Arial" w:hAnsi="Arial" w:cs="Arial"/>
                <w:color w:val="FF0000"/>
                <w:sz w:val="24"/>
                <w:szCs w:val="24"/>
              </w:rPr>
              <w:t xml:space="preserve">Cancel command is used to cancel </w:t>
            </w:r>
            <w:r w:rsidR="0095382A">
              <w:rPr>
                <w:rFonts w:ascii="Arial" w:hAnsi="Arial" w:cs="Arial"/>
                <w:color w:val="FF0000"/>
                <w:sz w:val="24"/>
                <w:szCs w:val="24"/>
              </w:rPr>
              <w:t xml:space="preserve">a pending </w:t>
            </w:r>
            <w:r w:rsidR="003F369B">
              <w:rPr>
                <w:rFonts w:ascii="Arial" w:hAnsi="Arial" w:cs="Arial"/>
                <w:color w:val="FF0000"/>
                <w:sz w:val="24"/>
                <w:szCs w:val="24"/>
              </w:rPr>
              <w:t xml:space="preserve">LE Periodic Advertising </w:t>
            </w:r>
            <w:r w:rsidR="0095382A">
              <w:rPr>
                <w:rFonts w:ascii="Arial" w:hAnsi="Arial" w:cs="Arial"/>
                <w:color w:val="FF0000"/>
                <w:sz w:val="24"/>
                <w:szCs w:val="24"/>
              </w:rPr>
              <w:t xml:space="preserve">Create Sync </w:t>
            </w:r>
            <w:r w:rsidR="003F369B">
              <w:rPr>
                <w:rFonts w:ascii="Arial" w:hAnsi="Arial" w:cs="Arial"/>
                <w:color w:val="FF0000"/>
                <w:sz w:val="24"/>
                <w:szCs w:val="24"/>
              </w:rPr>
              <w:t>command.</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top"/>
          </w:tcPr>
          <w:p w14:paraId="5ED27CDD" w14:textId="77777777" w:rsidR="009A7DBD" w:rsidRDefault="009A7DBD" w:rsidP="00E40CCE">
            <w:pPr>
              <w:pStyle w:val="CellBody"/>
              <w:spacing w:before="96"/>
              <w:rPr>
                <w:rFonts w:ascii="Arial" w:hAnsi="Arial" w:cs="Arial"/>
                <w:color w:val="FF0000"/>
                <w:sz w:val="24"/>
                <w:szCs w:val="24"/>
              </w:rPr>
            </w:pPr>
            <w:r>
              <w:rPr>
                <w:rFonts w:ascii="Arial" w:hAnsi="Arial" w:cs="Arial"/>
                <w:color w:val="FF0000"/>
                <w:sz w:val="24"/>
                <w:szCs w:val="24"/>
              </w:rPr>
              <w:t>LE</w:t>
            </w:r>
          </w:p>
        </w:tc>
      </w:tr>
      <w:tr w:rsidR="009A7DBD" w:rsidRPr="006A27F0" w14:paraId="2ED75D2F" w14:textId="77777777" w:rsidTr="00F91110">
        <w:trPr>
          <w:trHeight w:val="184"/>
        </w:trPr>
        <w:tc>
          <w:tcPr>
            <w:tcW w:w="2100" w:type="dxa"/>
            <w:tcBorders>
              <w:top w:val="single" w:sz="4" w:space="0" w:color="auto"/>
              <w:left w:val="single" w:sz="4" w:space="0" w:color="auto"/>
              <w:bottom w:val="single" w:sz="4" w:space="0" w:color="auto"/>
              <w:right w:val="single" w:sz="4" w:space="0" w:color="auto"/>
            </w:tcBorders>
            <w:shd w:val="clear" w:color="auto" w:fill="auto"/>
            <w:vAlign w:val="top"/>
          </w:tcPr>
          <w:p w14:paraId="2D71EE1F" w14:textId="77777777" w:rsidR="009A7DBD" w:rsidRPr="00D61C82" w:rsidRDefault="009A7DBD" w:rsidP="00473631">
            <w:pPr>
              <w:pStyle w:val="CellBody"/>
              <w:spacing w:before="96"/>
              <w:rPr>
                <w:rFonts w:ascii="Arial" w:hAnsi="Arial" w:cs="Arial"/>
                <w:color w:val="FF0000"/>
                <w:sz w:val="24"/>
                <w:szCs w:val="24"/>
              </w:rPr>
            </w:pPr>
            <w:r>
              <w:rPr>
                <w:rFonts w:ascii="Arial" w:hAnsi="Arial" w:cs="Arial"/>
                <w:color w:val="FF0000"/>
                <w:sz w:val="24"/>
                <w:szCs w:val="24"/>
              </w:rPr>
              <w:t xml:space="preserve">LE Periodic Advertising </w:t>
            </w:r>
            <w:r w:rsidR="00D3235A">
              <w:rPr>
                <w:rFonts w:ascii="Arial" w:hAnsi="Arial" w:cs="Arial"/>
                <w:color w:val="FF0000"/>
                <w:sz w:val="24"/>
                <w:szCs w:val="24"/>
              </w:rPr>
              <w:t>Terminate Sync</w:t>
            </w:r>
            <w:r>
              <w:rPr>
                <w:rFonts w:ascii="Arial" w:hAnsi="Arial" w:cs="Arial"/>
                <w:color w:val="FF0000"/>
                <w:sz w:val="24"/>
                <w:szCs w:val="24"/>
              </w:rPr>
              <w:t xml:space="preserve"> Command</w:t>
            </w:r>
          </w:p>
        </w:tc>
        <w:tc>
          <w:tcPr>
            <w:tcW w:w="1378" w:type="dxa"/>
            <w:tcBorders>
              <w:top w:val="single" w:sz="4" w:space="0" w:color="auto"/>
              <w:left w:val="single" w:sz="4" w:space="0" w:color="auto"/>
              <w:bottom w:val="single" w:sz="4" w:space="0" w:color="auto"/>
              <w:right w:val="single" w:sz="4" w:space="0" w:color="auto"/>
            </w:tcBorders>
            <w:shd w:val="clear" w:color="auto" w:fill="auto"/>
          </w:tcPr>
          <w:p w14:paraId="06C8EC43" w14:textId="77777777" w:rsidR="009A7DBD" w:rsidRDefault="009A7DBD" w:rsidP="00E40CCE">
            <w:pPr>
              <w:pStyle w:val="CellBody"/>
              <w:spacing w:before="96"/>
              <w:rPr>
                <w:rFonts w:ascii="Arial" w:hAnsi="Arial" w:cs="Arial"/>
                <w:color w:val="FF0000"/>
                <w:sz w:val="24"/>
                <w:szCs w:val="24"/>
              </w:rPr>
            </w:pPr>
            <w:r>
              <w:rPr>
                <w:rFonts w:ascii="Arial" w:hAnsi="Arial" w:cs="Arial"/>
                <w:color w:val="FF0000"/>
                <w:sz w:val="24"/>
                <w:szCs w:val="24"/>
              </w:rPr>
              <w:t>Shanghai</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651C8760" w14:textId="77777777" w:rsidR="009A7DBD" w:rsidRDefault="003F369B" w:rsidP="00D82F04">
            <w:pPr>
              <w:pStyle w:val="CellBody"/>
              <w:spacing w:before="96"/>
              <w:rPr>
                <w:rFonts w:ascii="Arial" w:hAnsi="Arial" w:cs="Arial"/>
                <w:color w:val="FF0000"/>
                <w:sz w:val="24"/>
                <w:szCs w:val="24"/>
              </w:rPr>
            </w:pPr>
            <w:r>
              <w:rPr>
                <w:rFonts w:cs="Arial"/>
                <w:color w:val="FF0000"/>
                <w:sz w:val="24"/>
                <w:szCs w:val="24"/>
              </w:rPr>
              <w:t xml:space="preserve">The LE Periodic Advertising </w:t>
            </w:r>
            <w:r w:rsidR="00D0424C">
              <w:rPr>
                <w:rFonts w:cs="Arial"/>
                <w:color w:val="FF0000"/>
                <w:sz w:val="24"/>
                <w:szCs w:val="24"/>
              </w:rPr>
              <w:t>Terminate Sync</w:t>
            </w:r>
            <w:r>
              <w:rPr>
                <w:rFonts w:cs="Arial"/>
                <w:color w:val="FF0000"/>
                <w:sz w:val="24"/>
                <w:szCs w:val="24"/>
              </w:rPr>
              <w:t xml:space="preserve"> command is used to end receiving of periodic advertising identified by Sync_Handle.</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top"/>
          </w:tcPr>
          <w:p w14:paraId="12826131" w14:textId="77777777" w:rsidR="009A7DBD" w:rsidRDefault="009A7DBD" w:rsidP="00E40CCE">
            <w:pPr>
              <w:pStyle w:val="CellBody"/>
              <w:spacing w:before="96"/>
              <w:rPr>
                <w:rFonts w:ascii="Arial" w:hAnsi="Arial" w:cs="Arial"/>
                <w:color w:val="FF0000"/>
                <w:sz w:val="24"/>
                <w:szCs w:val="24"/>
              </w:rPr>
            </w:pPr>
            <w:r>
              <w:rPr>
                <w:rFonts w:ascii="Arial" w:hAnsi="Arial" w:cs="Arial"/>
                <w:color w:val="FF0000"/>
                <w:sz w:val="24"/>
                <w:szCs w:val="24"/>
              </w:rPr>
              <w:t>LE</w:t>
            </w:r>
          </w:p>
        </w:tc>
      </w:tr>
      <w:tr w:rsidR="00E40CCE" w:rsidRPr="006A27F0" w14:paraId="6272EDC8" w14:textId="77777777" w:rsidTr="00F91110">
        <w:trPr>
          <w:trHeight w:val="184"/>
        </w:trPr>
        <w:tc>
          <w:tcPr>
            <w:tcW w:w="2100" w:type="dxa"/>
            <w:tcBorders>
              <w:top w:val="single" w:sz="4" w:space="0" w:color="auto"/>
              <w:left w:val="single" w:sz="4" w:space="0" w:color="auto"/>
              <w:bottom w:val="single" w:sz="4" w:space="0" w:color="auto"/>
              <w:right w:val="single" w:sz="4" w:space="0" w:color="auto"/>
            </w:tcBorders>
            <w:shd w:val="clear" w:color="auto" w:fill="auto"/>
            <w:vAlign w:val="top"/>
          </w:tcPr>
          <w:p w14:paraId="171E9963" w14:textId="77777777" w:rsidR="00E40CCE" w:rsidRPr="00457FA6" w:rsidRDefault="00E40CCE" w:rsidP="00D82F04">
            <w:pPr>
              <w:pStyle w:val="CellBody"/>
              <w:spacing w:before="96"/>
              <w:rPr>
                <w:rFonts w:ascii="Arial" w:hAnsi="Arial" w:cs="Arial"/>
                <w:color w:val="FF0000"/>
                <w:sz w:val="24"/>
                <w:szCs w:val="24"/>
              </w:rPr>
            </w:pPr>
            <w:r w:rsidRPr="00705570">
              <w:rPr>
                <w:rFonts w:ascii="Arial" w:hAnsi="Arial" w:cs="Arial"/>
                <w:color w:val="FF0000"/>
                <w:sz w:val="24"/>
                <w:szCs w:val="24"/>
              </w:rPr>
              <w:t xml:space="preserve">LE </w:t>
            </w:r>
            <w:r w:rsidR="00D0424C">
              <w:rPr>
                <w:rFonts w:ascii="Arial" w:hAnsi="Arial" w:cs="Arial"/>
                <w:color w:val="FF0000"/>
                <w:sz w:val="24"/>
                <w:szCs w:val="24"/>
              </w:rPr>
              <w:t>Periodic</w:t>
            </w:r>
            <w:r w:rsidR="00D0424C" w:rsidRPr="00705570">
              <w:rPr>
                <w:rFonts w:ascii="Arial" w:hAnsi="Arial" w:cs="Arial"/>
                <w:color w:val="FF0000"/>
                <w:sz w:val="24"/>
                <w:szCs w:val="24"/>
              </w:rPr>
              <w:t xml:space="preserve"> </w:t>
            </w:r>
            <w:r w:rsidRPr="00705570">
              <w:rPr>
                <w:rFonts w:ascii="Arial" w:hAnsi="Arial" w:cs="Arial"/>
                <w:color w:val="FF0000"/>
                <w:sz w:val="24"/>
                <w:szCs w:val="24"/>
              </w:rPr>
              <w:t>Advertising Report Event</w:t>
            </w:r>
          </w:p>
        </w:tc>
        <w:tc>
          <w:tcPr>
            <w:tcW w:w="1378" w:type="dxa"/>
            <w:tcBorders>
              <w:top w:val="single" w:sz="4" w:space="0" w:color="auto"/>
              <w:left w:val="single" w:sz="4" w:space="0" w:color="auto"/>
              <w:bottom w:val="single" w:sz="4" w:space="0" w:color="auto"/>
              <w:right w:val="single" w:sz="4" w:space="0" w:color="auto"/>
            </w:tcBorders>
            <w:shd w:val="clear" w:color="auto" w:fill="auto"/>
          </w:tcPr>
          <w:p w14:paraId="0BEF1F1E" w14:textId="77777777" w:rsidR="00E40CCE" w:rsidRDefault="00E40CCE" w:rsidP="00E40CCE">
            <w:pPr>
              <w:pStyle w:val="CellBody"/>
              <w:spacing w:before="96"/>
              <w:rPr>
                <w:rFonts w:ascii="Arial" w:hAnsi="Arial" w:cs="Arial"/>
                <w:color w:val="FF0000"/>
                <w:sz w:val="24"/>
                <w:szCs w:val="24"/>
              </w:rPr>
            </w:pPr>
            <w:r>
              <w:rPr>
                <w:rFonts w:ascii="Arial" w:hAnsi="Arial" w:cs="Arial"/>
                <w:color w:val="FF0000"/>
                <w:sz w:val="24"/>
                <w:szCs w:val="24"/>
              </w:rPr>
              <w:t>Shanghai</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6F89858E" w14:textId="77777777" w:rsidR="00E40CCE" w:rsidRPr="0089333D" w:rsidRDefault="00E40CCE" w:rsidP="00D82F04">
            <w:pPr>
              <w:pStyle w:val="CellBody"/>
              <w:spacing w:before="96"/>
              <w:rPr>
                <w:rFonts w:ascii="Arial" w:hAnsi="Arial" w:cs="Arial"/>
                <w:color w:val="FF0000"/>
                <w:sz w:val="24"/>
                <w:szCs w:val="24"/>
                <w:lang w:val="en-GB"/>
              </w:rPr>
            </w:pPr>
            <w:r w:rsidRPr="00B34405">
              <w:rPr>
                <w:rFonts w:ascii="Arial" w:hAnsi="Arial" w:cs="Arial"/>
                <w:color w:val="FF0000"/>
                <w:sz w:val="24"/>
                <w:szCs w:val="24"/>
                <w:lang w:val="en-GB"/>
              </w:rPr>
              <w:t xml:space="preserve">The LE </w:t>
            </w:r>
            <w:r w:rsidR="00D0424C">
              <w:rPr>
                <w:rFonts w:ascii="Arial" w:hAnsi="Arial" w:cs="Arial"/>
                <w:color w:val="FF0000"/>
                <w:sz w:val="24"/>
                <w:szCs w:val="24"/>
                <w:lang w:val="en-GB"/>
              </w:rPr>
              <w:t xml:space="preserve">Periodic </w:t>
            </w:r>
            <w:r w:rsidRPr="00B34405">
              <w:rPr>
                <w:rFonts w:ascii="Arial" w:hAnsi="Arial" w:cs="Arial"/>
                <w:color w:val="FF0000"/>
                <w:sz w:val="24"/>
                <w:szCs w:val="24"/>
                <w:lang w:val="en-GB"/>
              </w:rPr>
              <w:t>Adv</w:t>
            </w:r>
            <w:r>
              <w:rPr>
                <w:rFonts w:ascii="Arial" w:hAnsi="Arial" w:cs="Arial"/>
                <w:color w:val="FF0000"/>
                <w:sz w:val="24"/>
                <w:szCs w:val="24"/>
                <w:lang w:val="en-GB"/>
              </w:rPr>
              <w:t xml:space="preserve">ertising Report event indicates that a </w:t>
            </w:r>
            <w:r w:rsidR="00D0424C">
              <w:rPr>
                <w:rFonts w:ascii="Arial" w:hAnsi="Arial" w:cs="Arial"/>
                <w:color w:val="FF0000"/>
                <w:sz w:val="24"/>
                <w:szCs w:val="24"/>
                <w:lang w:val="en-GB"/>
              </w:rPr>
              <w:t xml:space="preserve">periodic </w:t>
            </w:r>
            <w:r>
              <w:rPr>
                <w:rFonts w:ascii="Arial" w:hAnsi="Arial" w:cs="Arial"/>
                <w:color w:val="FF0000"/>
                <w:sz w:val="24"/>
                <w:szCs w:val="24"/>
                <w:lang w:val="en-GB"/>
              </w:rPr>
              <w:t xml:space="preserve">advertising </w:t>
            </w:r>
            <w:r w:rsidRPr="00B34405">
              <w:rPr>
                <w:rFonts w:ascii="Arial" w:hAnsi="Arial" w:cs="Arial"/>
                <w:color w:val="FF0000"/>
                <w:sz w:val="24"/>
                <w:szCs w:val="24"/>
                <w:lang w:val="en-GB"/>
              </w:rPr>
              <w:t>packet has been received.</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top"/>
          </w:tcPr>
          <w:p w14:paraId="09D5999E" w14:textId="77777777" w:rsidR="00E40CCE" w:rsidRDefault="00E40CCE" w:rsidP="00E40CCE">
            <w:pPr>
              <w:pStyle w:val="CellBody"/>
              <w:spacing w:before="96"/>
              <w:rPr>
                <w:rFonts w:ascii="Arial" w:hAnsi="Arial" w:cs="Arial"/>
                <w:color w:val="FF0000"/>
                <w:sz w:val="24"/>
                <w:szCs w:val="24"/>
              </w:rPr>
            </w:pPr>
            <w:r>
              <w:rPr>
                <w:rFonts w:ascii="Arial" w:hAnsi="Arial" w:cs="Arial"/>
                <w:color w:val="FF0000"/>
                <w:sz w:val="24"/>
                <w:szCs w:val="24"/>
              </w:rPr>
              <w:t>LE</w:t>
            </w:r>
          </w:p>
        </w:tc>
      </w:tr>
      <w:tr w:rsidR="00E40CCE" w:rsidRPr="006A27F0" w14:paraId="4FBC4560" w14:textId="77777777" w:rsidTr="00F91110">
        <w:trPr>
          <w:trHeight w:val="184"/>
        </w:trPr>
        <w:tc>
          <w:tcPr>
            <w:tcW w:w="2100" w:type="dxa"/>
            <w:tcBorders>
              <w:top w:val="single" w:sz="4" w:space="0" w:color="auto"/>
              <w:left w:val="single" w:sz="4" w:space="0" w:color="auto"/>
              <w:bottom w:val="single" w:sz="4" w:space="0" w:color="auto"/>
              <w:right w:val="single" w:sz="4" w:space="0" w:color="auto"/>
            </w:tcBorders>
            <w:shd w:val="clear" w:color="auto" w:fill="auto"/>
            <w:vAlign w:val="top"/>
          </w:tcPr>
          <w:p w14:paraId="6E18F203" w14:textId="77777777" w:rsidR="00E40CCE" w:rsidRPr="00705570" w:rsidRDefault="00E40CCE" w:rsidP="00473631">
            <w:pPr>
              <w:pStyle w:val="CellBody"/>
              <w:spacing w:before="96"/>
              <w:rPr>
                <w:rFonts w:ascii="Arial" w:hAnsi="Arial" w:cs="Arial"/>
                <w:color w:val="FF0000"/>
                <w:sz w:val="24"/>
                <w:szCs w:val="24"/>
              </w:rPr>
            </w:pPr>
            <w:r w:rsidRPr="00A41FED">
              <w:rPr>
                <w:rFonts w:ascii="Arial" w:hAnsi="Arial" w:cs="Arial"/>
                <w:color w:val="FF0000"/>
                <w:sz w:val="24"/>
                <w:szCs w:val="24"/>
              </w:rPr>
              <w:t xml:space="preserve">LE Periodic Advertising </w:t>
            </w:r>
            <w:r w:rsidR="00D3235A">
              <w:rPr>
                <w:rFonts w:ascii="Arial" w:hAnsi="Arial" w:cs="Arial"/>
                <w:color w:val="FF0000"/>
                <w:sz w:val="24"/>
                <w:szCs w:val="24"/>
              </w:rPr>
              <w:t>Sync Lost</w:t>
            </w:r>
            <w:r w:rsidR="006500A4" w:rsidRPr="00A41FED">
              <w:rPr>
                <w:rFonts w:ascii="Arial" w:hAnsi="Arial" w:cs="Arial"/>
                <w:color w:val="FF0000"/>
                <w:sz w:val="24"/>
                <w:szCs w:val="24"/>
              </w:rPr>
              <w:t xml:space="preserve"> </w:t>
            </w:r>
            <w:r w:rsidRPr="00A41FED">
              <w:rPr>
                <w:rFonts w:ascii="Arial" w:hAnsi="Arial" w:cs="Arial"/>
                <w:color w:val="FF0000"/>
                <w:sz w:val="24"/>
                <w:szCs w:val="24"/>
              </w:rPr>
              <w:t>Event</w:t>
            </w:r>
          </w:p>
        </w:tc>
        <w:tc>
          <w:tcPr>
            <w:tcW w:w="1378" w:type="dxa"/>
            <w:tcBorders>
              <w:top w:val="single" w:sz="4" w:space="0" w:color="auto"/>
              <w:left w:val="single" w:sz="4" w:space="0" w:color="auto"/>
              <w:bottom w:val="single" w:sz="4" w:space="0" w:color="auto"/>
              <w:right w:val="single" w:sz="4" w:space="0" w:color="auto"/>
            </w:tcBorders>
            <w:shd w:val="clear" w:color="auto" w:fill="auto"/>
          </w:tcPr>
          <w:p w14:paraId="4E094D8F" w14:textId="77777777" w:rsidR="00E40CCE" w:rsidRDefault="00E40CCE" w:rsidP="00E40CCE">
            <w:pPr>
              <w:pStyle w:val="CellBody"/>
              <w:spacing w:before="96"/>
              <w:rPr>
                <w:rFonts w:ascii="Arial" w:hAnsi="Arial" w:cs="Arial"/>
                <w:color w:val="FF0000"/>
                <w:sz w:val="24"/>
                <w:szCs w:val="24"/>
              </w:rPr>
            </w:pPr>
            <w:r>
              <w:rPr>
                <w:rFonts w:ascii="Arial" w:hAnsi="Arial" w:cs="Arial"/>
                <w:color w:val="FF0000"/>
                <w:sz w:val="24"/>
                <w:szCs w:val="24"/>
              </w:rPr>
              <w:t>Shanghai</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55F13326" w14:textId="77777777" w:rsidR="00E40CCE" w:rsidRPr="006A27F0" w:rsidRDefault="00E40CCE" w:rsidP="00D82F04">
            <w:pPr>
              <w:pStyle w:val="CellBody"/>
              <w:spacing w:before="96"/>
              <w:rPr>
                <w:rFonts w:ascii="Arial" w:hAnsi="Arial" w:cs="Arial"/>
                <w:color w:val="FF0000"/>
                <w:sz w:val="24"/>
                <w:szCs w:val="24"/>
              </w:rPr>
            </w:pPr>
            <w:r>
              <w:rPr>
                <w:rFonts w:ascii="Arial" w:hAnsi="Arial" w:cs="Arial"/>
                <w:color w:val="FF0000"/>
                <w:sz w:val="24"/>
                <w:szCs w:val="24"/>
              </w:rPr>
              <w:t xml:space="preserve">The </w:t>
            </w:r>
            <w:r w:rsidRPr="00A41FED">
              <w:rPr>
                <w:rFonts w:ascii="Arial" w:hAnsi="Arial" w:cs="Arial"/>
                <w:color w:val="FF0000"/>
                <w:sz w:val="24"/>
                <w:szCs w:val="24"/>
              </w:rPr>
              <w:t xml:space="preserve">LE Periodic Advertising </w:t>
            </w:r>
            <w:r w:rsidR="00356821">
              <w:rPr>
                <w:rFonts w:ascii="Arial" w:hAnsi="Arial" w:cs="Arial"/>
                <w:color w:val="FF0000"/>
                <w:sz w:val="24"/>
                <w:szCs w:val="24"/>
              </w:rPr>
              <w:t>Sync Lost</w:t>
            </w:r>
            <w:r w:rsidR="00DD519C" w:rsidRPr="00A41FED">
              <w:rPr>
                <w:rFonts w:ascii="Arial" w:hAnsi="Arial" w:cs="Arial"/>
                <w:color w:val="FF0000"/>
                <w:sz w:val="24"/>
                <w:szCs w:val="24"/>
              </w:rPr>
              <w:t xml:space="preserve"> </w:t>
            </w:r>
            <w:r w:rsidR="00C8151E">
              <w:rPr>
                <w:rFonts w:ascii="Arial" w:hAnsi="Arial" w:cs="Arial"/>
                <w:color w:val="FF0000"/>
                <w:sz w:val="24"/>
                <w:szCs w:val="24"/>
              </w:rPr>
              <w:t>e</w:t>
            </w:r>
            <w:r w:rsidR="00C8151E" w:rsidRPr="00A41FED">
              <w:rPr>
                <w:rFonts w:ascii="Arial" w:hAnsi="Arial" w:cs="Arial"/>
                <w:color w:val="FF0000"/>
                <w:sz w:val="24"/>
                <w:szCs w:val="24"/>
              </w:rPr>
              <w:t>vent</w:t>
            </w:r>
            <w:r w:rsidR="00C8151E">
              <w:rPr>
                <w:rFonts w:ascii="Arial" w:hAnsi="Arial" w:cs="Arial"/>
                <w:color w:val="FF0000"/>
                <w:sz w:val="24"/>
                <w:szCs w:val="24"/>
              </w:rPr>
              <w:t xml:space="preserve"> </w:t>
            </w:r>
            <w:r>
              <w:rPr>
                <w:rFonts w:ascii="Arial" w:hAnsi="Arial" w:cs="Arial"/>
                <w:color w:val="FF0000"/>
                <w:sz w:val="24"/>
                <w:szCs w:val="24"/>
              </w:rPr>
              <w:t xml:space="preserve">indicates the Controller has </w:t>
            </w:r>
            <w:r w:rsidR="00DD519C">
              <w:rPr>
                <w:rFonts w:ascii="Arial" w:hAnsi="Arial" w:cs="Arial"/>
                <w:color w:val="FF0000"/>
                <w:sz w:val="24"/>
                <w:szCs w:val="24"/>
              </w:rPr>
              <w:t xml:space="preserve">ended receiving </w:t>
            </w:r>
            <w:r>
              <w:rPr>
                <w:rFonts w:ascii="Arial" w:hAnsi="Arial" w:cs="Arial"/>
                <w:color w:val="FF0000"/>
                <w:sz w:val="24"/>
                <w:szCs w:val="24"/>
              </w:rPr>
              <w:t>Periodic Advertiser</w:t>
            </w:r>
            <w:r w:rsidR="00DD519C">
              <w:rPr>
                <w:rFonts w:ascii="Arial" w:hAnsi="Arial" w:cs="Arial"/>
                <w:color w:val="FF0000"/>
                <w:sz w:val="24"/>
                <w:szCs w:val="24"/>
              </w:rPr>
              <w:t xml:space="preserve"> identified by Sync Handle</w:t>
            </w:r>
            <w:r>
              <w:rPr>
                <w:rFonts w:ascii="Arial" w:hAnsi="Arial" w:cs="Arial"/>
                <w:color w:val="FF0000"/>
                <w:sz w:val="24"/>
                <w:szCs w:val="24"/>
              </w:rPr>
              <w:t>.</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top"/>
          </w:tcPr>
          <w:p w14:paraId="21442E98" w14:textId="77777777" w:rsidR="00E40CCE" w:rsidRDefault="00E40CCE" w:rsidP="00E40CCE">
            <w:pPr>
              <w:pStyle w:val="CellBody"/>
              <w:spacing w:before="96"/>
              <w:rPr>
                <w:rFonts w:ascii="Arial" w:hAnsi="Arial" w:cs="Arial"/>
                <w:color w:val="FF0000"/>
                <w:sz w:val="24"/>
                <w:szCs w:val="24"/>
              </w:rPr>
            </w:pPr>
            <w:r>
              <w:rPr>
                <w:rFonts w:ascii="Arial" w:hAnsi="Arial" w:cs="Arial"/>
                <w:color w:val="FF0000"/>
                <w:sz w:val="24"/>
                <w:szCs w:val="24"/>
              </w:rPr>
              <w:t>LE</w:t>
            </w:r>
          </w:p>
        </w:tc>
      </w:tr>
      <w:tr w:rsidR="00E40CCE" w:rsidRPr="006A27F0" w14:paraId="3B93E40C" w14:textId="77777777" w:rsidTr="00F91110">
        <w:trPr>
          <w:trHeight w:val="184"/>
        </w:trPr>
        <w:tc>
          <w:tcPr>
            <w:tcW w:w="2100" w:type="dxa"/>
            <w:tcBorders>
              <w:top w:val="single" w:sz="4" w:space="0" w:color="auto"/>
              <w:left w:val="single" w:sz="4" w:space="0" w:color="auto"/>
              <w:bottom w:val="single" w:sz="4" w:space="0" w:color="auto"/>
              <w:right w:val="single" w:sz="4" w:space="0" w:color="auto"/>
            </w:tcBorders>
            <w:shd w:val="clear" w:color="auto" w:fill="auto"/>
            <w:vAlign w:val="top"/>
          </w:tcPr>
          <w:p w14:paraId="04BE4AA5" w14:textId="77777777" w:rsidR="00E40CCE" w:rsidRPr="00A41FED" w:rsidRDefault="00E40CCE" w:rsidP="00473631">
            <w:pPr>
              <w:pStyle w:val="CellBody"/>
              <w:spacing w:before="96"/>
              <w:rPr>
                <w:rFonts w:ascii="Arial" w:hAnsi="Arial" w:cs="Arial"/>
                <w:color w:val="FF0000"/>
                <w:sz w:val="24"/>
                <w:szCs w:val="24"/>
              </w:rPr>
            </w:pPr>
            <w:r w:rsidRPr="00A41FED">
              <w:rPr>
                <w:rFonts w:ascii="Arial" w:hAnsi="Arial" w:cs="Arial"/>
                <w:color w:val="FF0000"/>
                <w:sz w:val="24"/>
                <w:szCs w:val="24"/>
              </w:rPr>
              <w:t xml:space="preserve">LE Periodic Advertising </w:t>
            </w:r>
            <w:r w:rsidR="00D3235A">
              <w:rPr>
                <w:rFonts w:ascii="Arial" w:hAnsi="Arial" w:cs="Arial"/>
                <w:color w:val="FF0000"/>
                <w:sz w:val="24"/>
                <w:szCs w:val="24"/>
              </w:rPr>
              <w:t>Report</w:t>
            </w:r>
            <w:r w:rsidRPr="00A41FED">
              <w:rPr>
                <w:rFonts w:ascii="Arial" w:hAnsi="Arial" w:cs="Arial"/>
                <w:color w:val="FF0000"/>
                <w:sz w:val="24"/>
                <w:szCs w:val="24"/>
              </w:rPr>
              <w:t xml:space="preserve"> Event</w:t>
            </w:r>
          </w:p>
        </w:tc>
        <w:tc>
          <w:tcPr>
            <w:tcW w:w="1378" w:type="dxa"/>
            <w:tcBorders>
              <w:top w:val="single" w:sz="4" w:space="0" w:color="auto"/>
              <w:left w:val="single" w:sz="4" w:space="0" w:color="auto"/>
              <w:bottom w:val="single" w:sz="4" w:space="0" w:color="auto"/>
              <w:right w:val="single" w:sz="4" w:space="0" w:color="auto"/>
            </w:tcBorders>
            <w:shd w:val="clear" w:color="auto" w:fill="auto"/>
          </w:tcPr>
          <w:p w14:paraId="13425C75" w14:textId="77777777" w:rsidR="00E40CCE" w:rsidRDefault="00E40CCE" w:rsidP="00E40CCE">
            <w:pPr>
              <w:pStyle w:val="CellBody"/>
              <w:spacing w:before="96"/>
              <w:rPr>
                <w:rFonts w:ascii="Arial" w:hAnsi="Arial" w:cs="Arial"/>
                <w:color w:val="FF0000"/>
                <w:sz w:val="24"/>
                <w:szCs w:val="24"/>
              </w:rPr>
            </w:pPr>
            <w:r>
              <w:rPr>
                <w:rFonts w:ascii="Arial" w:hAnsi="Arial" w:cs="Arial"/>
                <w:color w:val="FF0000"/>
                <w:sz w:val="24"/>
                <w:szCs w:val="24"/>
              </w:rPr>
              <w:t>Shanghai</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73E1B70A" w14:textId="77777777" w:rsidR="00E40CCE" w:rsidRPr="006A27F0" w:rsidRDefault="00E40CCE" w:rsidP="00D82F04">
            <w:pPr>
              <w:pStyle w:val="CellBody"/>
              <w:spacing w:before="96"/>
              <w:rPr>
                <w:rFonts w:ascii="Arial" w:hAnsi="Arial" w:cs="Arial"/>
                <w:color w:val="FF0000"/>
                <w:sz w:val="24"/>
                <w:szCs w:val="24"/>
              </w:rPr>
            </w:pPr>
            <w:r>
              <w:rPr>
                <w:rFonts w:ascii="Arial" w:hAnsi="Arial" w:cs="Arial"/>
                <w:color w:val="FF0000"/>
                <w:sz w:val="24"/>
                <w:szCs w:val="24"/>
              </w:rPr>
              <w:t xml:space="preserve">The LE Periodic Advertising </w:t>
            </w:r>
            <w:r w:rsidR="00356821">
              <w:rPr>
                <w:rFonts w:ascii="Arial" w:hAnsi="Arial" w:cs="Arial"/>
                <w:color w:val="FF0000"/>
                <w:sz w:val="24"/>
                <w:szCs w:val="24"/>
              </w:rPr>
              <w:t>Report</w:t>
            </w:r>
            <w:r>
              <w:rPr>
                <w:rFonts w:ascii="Arial" w:hAnsi="Arial" w:cs="Arial"/>
                <w:color w:val="FF0000"/>
                <w:sz w:val="24"/>
                <w:szCs w:val="24"/>
              </w:rPr>
              <w:t xml:space="preserve"> event provides the Host with the data received from a Periodic Advertising packet.</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top"/>
          </w:tcPr>
          <w:p w14:paraId="3537DFDD" w14:textId="77777777" w:rsidR="00E40CCE" w:rsidRDefault="00E40CCE" w:rsidP="00E40CCE">
            <w:pPr>
              <w:pStyle w:val="CellBody"/>
              <w:spacing w:before="96"/>
              <w:rPr>
                <w:rFonts w:ascii="Arial" w:hAnsi="Arial" w:cs="Arial"/>
                <w:color w:val="FF0000"/>
                <w:sz w:val="24"/>
                <w:szCs w:val="24"/>
              </w:rPr>
            </w:pPr>
            <w:r>
              <w:rPr>
                <w:rFonts w:ascii="Arial" w:hAnsi="Arial" w:cs="Arial"/>
                <w:color w:val="FF0000"/>
                <w:sz w:val="24"/>
                <w:szCs w:val="24"/>
              </w:rPr>
              <w:t>LE</w:t>
            </w:r>
          </w:p>
        </w:tc>
      </w:tr>
      <w:tr w:rsidR="00DD519C" w:rsidRPr="006A27F0" w14:paraId="667E7272" w14:textId="77777777" w:rsidTr="00F91110">
        <w:trPr>
          <w:trHeight w:val="184"/>
        </w:trPr>
        <w:tc>
          <w:tcPr>
            <w:tcW w:w="2100" w:type="dxa"/>
            <w:tcBorders>
              <w:top w:val="single" w:sz="4" w:space="0" w:color="auto"/>
              <w:left w:val="single" w:sz="4" w:space="0" w:color="auto"/>
              <w:bottom w:val="single" w:sz="4" w:space="0" w:color="auto"/>
              <w:right w:val="single" w:sz="4" w:space="0" w:color="auto"/>
            </w:tcBorders>
            <w:shd w:val="clear" w:color="auto" w:fill="auto"/>
            <w:vAlign w:val="top"/>
          </w:tcPr>
          <w:p w14:paraId="33A07421" w14:textId="77777777" w:rsidR="00DD519C" w:rsidRPr="00A41FED" w:rsidRDefault="00DD519C" w:rsidP="00473631">
            <w:pPr>
              <w:pStyle w:val="CellBody"/>
              <w:spacing w:before="96"/>
              <w:rPr>
                <w:rFonts w:ascii="Arial" w:hAnsi="Arial" w:cs="Arial"/>
                <w:color w:val="FF0000"/>
                <w:sz w:val="24"/>
                <w:szCs w:val="24"/>
              </w:rPr>
            </w:pPr>
            <w:r>
              <w:rPr>
                <w:rFonts w:ascii="Arial" w:hAnsi="Arial" w:cs="Arial"/>
                <w:color w:val="FF0000"/>
                <w:sz w:val="24"/>
                <w:szCs w:val="24"/>
              </w:rPr>
              <w:t xml:space="preserve">LE Periodic Advertising </w:t>
            </w:r>
            <w:r w:rsidR="00D3235A">
              <w:rPr>
                <w:rFonts w:ascii="Arial" w:hAnsi="Arial" w:cs="Arial"/>
                <w:color w:val="FF0000"/>
                <w:sz w:val="24"/>
                <w:szCs w:val="24"/>
              </w:rPr>
              <w:t>Sync Established</w:t>
            </w:r>
            <w:r>
              <w:rPr>
                <w:rFonts w:ascii="Arial" w:hAnsi="Arial" w:cs="Arial"/>
                <w:color w:val="FF0000"/>
                <w:sz w:val="24"/>
                <w:szCs w:val="24"/>
              </w:rPr>
              <w:t xml:space="preserve"> Event</w:t>
            </w:r>
          </w:p>
        </w:tc>
        <w:tc>
          <w:tcPr>
            <w:tcW w:w="1378" w:type="dxa"/>
            <w:tcBorders>
              <w:top w:val="single" w:sz="4" w:space="0" w:color="auto"/>
              <w:left w:val="single" w:sz="4" w:space="0" w:color="auto"/>
              <w:bottom w:val="single" w:sz="4" w:space="0" w:color="auto"/>
              <w:right w:val="single" w:sz="4" w:space="0" w:color="auto"/>
            </w:tcBorders>
            <w:shd w:val="clear" w:color="auto" w:fill="auto"/>
          </w:tcPr>
          <w:p w14:paraId="2D93F2AD" w14:textId="77777777" w:rsidR="00DD519C" w:rsidRDefault="00DD519C" w:rsidP="00E40CCE">
            <w:pPr>
              <w:pStyle w:val="CellBody"/>
              <w:spacing w:before="96"/>
              <w:rPr>
                <w:rFonts w:ascii="Arial" w:hAnsi="Arial" w:cs="Arial"/>
                <w:color w:val="FF0000"/>
                <w:sz w:val="24"/>
                <w:szCs w:val="24"/>
              </w:rPr>
            </w:pPr>
            <w:r>
              <w:rPr>
                <w:rFonts w:ascii="Arial" w:hAnsi="Arial" w:cs="Arial"/>
                <w:color w:val="FF0000"/>
                <w:sz w:val="24"/>
                <w:szCs w:val="24"/>
              </w:rPr>
              <w:t>Shanghai</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1FD1A4C6" w14:textId="77777777" w:rsidR="00DD519C" w:rsidRPr="00353694" w:rsidRDefault="00DD519C" w:rsidP="00D82F04">
            <w:pPr>
              <w:spacing w:before="96"/>
              <w:rPr>
                <w:rFonts w:cs="Arial"/>
                <w:color w:val="FF0000"/>
                <w:sz w:val="24"/>
                <w:szCs w:val="24"/>
                <w:lang w:val="en-GB"/>
              </w:rPr>
            </w:pPr>
            <w:r>
              <w:rPr>
                <w:rFonts w:cs="Arial"/>
                <w:color w:val="FF0000"/>
                <w:sz w:val="24"/>
                <w:szCs w:val="24"/>
                <w:lang w:val="en-GB"/>
              </w:rPr>
              <w:t xml:space="preserve">The LE Periodic Advertising </w:t>
            </w:r>
            <w:r w:rsidR="00356821">
              <w:rPr>
                <w:rFonts w:cs="Arial"/>
                <w:color w:val="FF0000"/>
                <w:sz w:val="24"/>
                <w:szCs w:val="24"/>
                <w:lang w:val="en-GB"/>
              </w:rPr>
              <w:t>Sync Established</w:t>
            </w:r>
            <w:r>
              <w:rPr>
                <w:rFonts w:cs="Arial"/>
                <w:color w:val="FF0000"/>
                <w:sz w:val="24"/>
                <w:szCs w:val="24"/>
                <w:lang w:val="en-GB"/>
              </w:rPr>
              <w:t xml:space="preserve"> event indicates that the Controller has started receiving periodic advertising packets from an advertiser.</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top"/>
          </w:tcPr>
          <w:p w14:paraId="48AB162C" w14:textId="77777777" w:rsidR="00DD519C" w:rsidRDefault="00DD519C" w:rsidP="00E40CCE">
            <w:pPr>
              <w:pStyle w:val="CellBody"/>
              <w:spacing w:before="96"/>
              <w:rPr>
                <w:rFonts w:ascii="Arial" w:hAnsi="Arial" w:cs="Arial"/>
                <w:color w:val="FF0000"/>
                <w:sz w:val="24"/>
                <w:szCs w:val="24"/>
              </w:rPr>
            </w:pPr>
            <w:r>
              <w:rPr>
                <w:rFonts w:ascii="Arial" w:hAnsi="Arial" w:cs="Arial"/>
                <w:color w:val="FF0000"/>
                <w:sz w:val="24"/>
                <w:szCs w:val="24"/>
              </w:rPr>
              <w:t>LE</w:t>
            </w:r>
          </w:p>
        </w:tc>
      </w:tr>
      <w:tr w:rsidR="00E40CCE" w:rsidRPr="006A27F0" w14:paraId="14ED9513" w14:textId="77777777" w:rsidTr="00F91110">
        <w:trPr>
          <w:trHeight w:val="184"/>
        </w:trPr>
        <w:tc>
          <w:tcPr>
            <w:tcW w:w="2100" w:type="dxa"/>
            <w:tcBorders>
              <w:top w:val="single" w:sz="4" w:space="0" w:color="auto"/>
              <w:left w:val="single" w:sz="4" w:space="0" w:color="auto"/>
              <w:bottom w:val="single" w:sz="4" w:space="0" w:color="auto"/>
              <w:right w:val="single" w:sz="4" w:space="0" w:color="auto"/>
            </w:tcBorders>
            <w:shd w:val="clear" w:color="auto" w:fill="auto"/>
            <w:vAlign w:val="top"/>
          </w:tcPr>
          <w:p w14:paraId="1BF95ECD" w14:textId="77777777" w:rsidR="00E40CCE" w:rsidRPr="00A41FED" w:rsidRDefault="00E40CCE" w:rsidP="00D82F04">
            <w:pPr>
              <w:pStyle w:val="CellBody"/>
              <w:spacing w:before="96"/>
              <w:rPr>
                <w:rFonts w:ascii="Arial" w:hAnsi="Arial" w:cs="Arial"/>
                <w:color w:val="FF0000"/>
                <w:sz w:val="24"/>
                <w:szCs w:val="24"/>
              </w:rPr>
            </w:pPr>
            <w:r w:rsidRPr="00A41FED">
              <w:rPr>
                <w:rFonts w:ascii="Arial" w:hAnsi="Arial" w:cs="Arial"/>
                <w:color w:val="FF0000"/>
                <w:sz w:val="24"/>
                <w:szCs w:val="24"/>
              </w:rPr>
              <w:t xml:space="preserve">LE Scan </w:t>
            </w:r>
            <w:r w:rsidR="00356821">
              <w:rPr>
                <w:rFonts w:ascii="Arial" w:hAnsi="Arial" w:cs="Arial"/>
                <w:color w:val="FF0000"/>
                <w:sz w:val="24"/>
                <w:szCs w:val="24"/>
              </w:rPr>
              <w:t>Timeout</w:t>
            </w:r>
            <w:r w:rsidR="00356821" w:rsidRPr="00A41FED">
              <w:rPr>
                <w:rFonts w:ascii="Arial" w:hAnsi="Arial" w:cs="Arial"/>
                <w:color w:val="FF0000"/>
                <w:sz w:val="24"/>
                <w:szCs w:val="24"/>
              </w:rPr>
              <w:t xml:space="preserve"> </w:t>
            </w:r>
            <w:r w:rsidRPr="00A41FED">
              <w:rPr>
                <w:rFonts w:ascii="Arial" w:hAnsi="Arial" w:cs="Arial"/>
                <w:color w:val="FF0000"/>
                <w:sz w:val="24"/>
                <w:szCs w:val="24"/>
              </w:rPr>
              <w:t>Event</w:t>
            </w:r>
          </w:p>
        </w:tc>
        <w:tc>
          <w:tcPr>
            <w:tcW w:w="1378" w:type="dxa"/>
            <w:tcBorders>
              <w:top w:val="single" w:sz="4" w:space="0" w:color="auto"/>
              <w:left w:val="single" w:sz="4" w:space="0" w:color="auto"/>
              <w:bottom w:val="single" w:sz="4" w:space="0" w:color="auto"/>
              <w:right w:val="single" w:sz="4" w:space="0" w:color="auto"/>
            </w:tcBorders>
            <w:shd w:val="clear" w:color="auto" w:fill="auto"/>
          </w:tcPr>
          <w:p w14:paraId="48B69AB7" w14:textId="77777777" w:rsidR="00E40CCE" w:rsidRDefault="00E40CCE" w:rsidP="00E40CCE">
            <w:pPr>
              <w:pStyle w:val="CellBody"/>
              <w:spacing w:before="96"/>
              <w:rPr>
                <w:rFonts w:ascii="Arial" w:hAnsi="Arial" w:cs="Arial"/>
                <w:color w:val="FF0000"/>
                <w:sz w:val="24"/>
                <w:szCs w:val="24"/>
              </w:rPr>
            </w:pPr>
            <w:r>
              <w:rPr>
                <w:rFonts w:ascii="Arial" w:hAnsi="Arial" w:cs="Arial"/>
                <w:color w:val="FF0000"/>
                <w:sz w:val="24"/>
                <w:szCs w:val="24"/>
              </w:rPr>
              <w:t>Shanghai</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205A39D2" w14:textId="77777777" w:rsidR="00E40CCE" w:rsidRPr="006A27F0" w:rsidRDefault="00E40CCE" w:rsidP="00D82F04">
            <w:pPr>
              <w:pStyle w:val="CellBody"/>
              <w:spacing w:before="96"/>
              <w:rPr>
                <w:rFonts w:ascii="Arial" w:hAnsi="Arial" w:cs="Arial"/>
                <w:color w:val="FF0000"/>
                <w:sz w:val="24"/>
                <w:szCs w:val="24"/>
              </w:rPr>
            </w:pPr>
            <w:r>
              <w:rPr>
                <w:rFonts w:ascii="Arial" w:hAnsi="Arial" w:cs="Arial"/>
                <w:color w:val="FF0000"/>
                <w:sz w:val="24"/>
                <w:szCs w:val="24"/>
              </w:rPr>
              <w:t xml:space="preserve">The </w:t>
            </w:r>
            <w:r w:rsidRPr="003C022C">
              <w:rPr>
                <w:rFonts w:ascii="Arial" w:hAnsi="Arial" w:cs="Arial"/>
                <w:color w:val="FF0000"/>
                <w:sz w:val="24"/>
                <w:szCs w:val="24"/>
              </w:rPr>
              <w:t xml:space="preserve">LE </w:t>
            </w:r>
            <w:r>
              <w:rPr>
                <w:rFonts w:ascii="Arial" w:hAnsi="Arial" w:cs="Arial"/>
                <w:color w:val="FF0000"/>
                <w:sz w:val="24"/>
                <w:szCs w:val="24"/>
              </w:rPr>
              <w:t>Scan</w:t>
            </w:r>
            <w:r w:rsidRPr="003C022C">
              <w:rPr>
                <w:rFonts w:ascii="Arial" w:hAnsi="Arial" w:cs="Arial"/>
                <w:color w:val="FF0000"/>
                <w:sz w:val="24"/>
                <w:szCs w:val="24"/>
              </w:rPr>
              <w:t xml:space="preserve"> </w:t>
            </w:r>
            <w:r w:rsidR="00356821">
              <w:rPr>
                <w:rFonts w:ascii="Arial" w:hAnsi="Arial" w:cs="Arial"/>
                <w:color w:val="FF0000"/>
                <w:sz w:val="24"/>
                <w:szCs w:val="24"/>
              </w:rPr>
              <w:t>Timeout</w:t>
            </w:r>
            <w:r w:rsidR="00356821" w:rsidRPr="003C022C">
              <w:rPr>
                <w:rFonts w:ascii="Arial" w:hAnsi="Arial" w:cs="Arial"/>
                <w:color w:val="FF0000"/>
                <w:sz w:val="24"/>
                <w:szCs w:val="24"/>
              </w:rPr>
              <w:t xml:space="preserve"> </w:t>
            </w:r>
            <w:r w:rsidR="00C8151E">
              <w:rPr>
                <w:rFonts w:ascii="Arial" w:hAnsi="Arial" w:cs="Arial"/>
                <w:color w:val="FF0000"/>
                <w:sz w:val="24"/>
                <w:szCs w:val="24"/>
              </w:rPr>
              <w:t>e</w:t>
            </w:r>
            <w:r w:rsidR="00C8151E" w:rsidRPr="003C022C">
              <w:rPr>
                <w:rFonts w:ascii="Arial" w:hAnsi="Arial" w:cs="Arial"/>
                <w:color w:val="FF0000"/>
                <w:sz w:val="24"/>
                <w:szCs w:val="24"/>
              </w:rPr>
              <w:t>vent</w:t>
            </w:r>
            <w:r w:rsidR="00C8151E">
              <w:rPr>
                <w:rFonts w:ascii="Arial" w:hAnsi="Arial" w:cs="Arial"/>
                <w:color w:val="FF0000"/>
                <w:sz w:val="24"/>
                <w:szCs w:val="24"/>
              </w:rPr>
              <w:t xml:space="preserve"> </w:t>
            </w:r>
            <w:r>
              <w:rPr>
                <w:rFonts w:ascii="Arial" w:hAnsi="Arial" w:cs="Arial"/>
                <w:color w:val="FF0000"/>
                <w:sz w:val="24"/>
                <w:szCs w:val="24"/>
              </w:rPr>
              <w:t>indicates that scanning has finished.</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top"/>
          </w:tcPr>
          <w:p w14:paraId="4068F0E0" w14:textId="77777777" w:rsidR="00E40CCE" w:rsidRDefault="00E40CCE" w:rsidP="00E40CCE">
            <w:pPr>
              <w:pStyle w:val="CellBody"/>
              <w:spacing w:before="96"/>
              <w:rPr>
                <w:rFonts w:ascii="Arial" w:hAnsi="Arial" w:cs="Arial"/>
                <w:color w:val="FF0000"/>
                <w:sz w:val="24"/>
                <w:szCs w:val="24"/>
              </w:rPr>
            </w:pPr>
            <w:r>
              <w:rPr>
                <w:rFonts w:ascii="Arial" w:hAnsi="Arial" w:cs="Arial"/>
                <w:color w:val="FF0000"/>
                <w:sz w:val="24"/>
                <w:szCs w:val="24"/>
              </w:rPr>
              <w:t>LE</w:t>
            </w:r>
          </w:p>
        </w:tc>
      </w:tr>
    </w:tbl>
    <w:p w14:paraId="797CA941" w14:textId="77777777" w:rsidR="00E40CCE" w:rsidRPr="0089333D" w:rsidRDefault="00E40CCE" w:rsidP="00E40CCE">
      <w:r>
        <w:rPr>
          <w:rFonts w:ascii="Arial,Italic" w:hAnsi="Arial,Italic" w:cs="Arial,Italic"/>
          <w:i/>
          <w:iCs/>
          <w:sz w:val="20"/>
          <w:szCs w:val="20"/>
          <w:lang w:val="en-GB"/>
        </w:rPr>
        <w:t>Table 3.7: Device discovery (Sheet 3 of 3)</w:t>
      </w:r>
    </w:p>
    <w:p w14:paraId="3E761B06" w14:textId="77777777" w:rsidR="00044B74" w:rsidRPr="00F03F8D" w:rsidRDefault="00044B74" w:rsidP="00044B74">
      <w:pPr>
        <w:pStyle w:val="Heading3"/>
      </w:pPr>
      <w:bookmarkStart w:id="73" w:name="_Toc432709654"/>
      <w:bookmarkStart w:id="74" w:name="_Toc443590323"/>
      <w:bookmarkStart w:id="75" w:name="_Toc448771372"/>
      <w:r w:rsidRPr="00B03027">
        <w:t xml:space="preserve">[Modified Section] </w:t>
      </w:r>
      <w:r w:rsidRPr="00F03F8D">
        <w:t>3.</w:t>
      </w:r>
      <w:r w:rsidR="00DD16E8">
        <w:t>7</w:t>
      </w:r>
      <w:r w:rsidRPr="0058593E">
        <w:t xml:space="preserve"> </w:t>
      </w:r>
      <w:r>
        <w:t>Connection Setup</w:t>
      </w:r>
      <w:bookmarkEnd w:id="75"/>
    </w:p>
    <w:tbl>
      <w:tblPr>
        <w:tblStyle w:val="Bluetoothgrid"/>
        <w:tblW w:w="8581" w:type="dxa"/>
        <w:tblInd w:w="0" w:type="dxa"/>
        <w:tblLayout w:type="fixed"/>
        <w:tblCellMar>
          <w:left w:w="115" w:type="dxa"/>
          <w:right w:w="115" w:type="dxa"/>
        </w:tblCellMar>
        <w:tblLook w:val="04A0" w:firstRow="1" w:lastRow="0" w:firstColumn="1" w:lastColumn="0" w:noHBand="0" w:noVBand="1"/>
      </w:tblPr>
      <w:tblGrid>
        <w:gridCol w:w="2100"/>
        <w:gridCol w:w="1378"/>
        <w:gridCol w:w="3544"/>
        <w:gridCol w:w="1559"/>
      </w:tblGrid>
      <w:tr w:rsidR="00044B74" w:rsidRPr="00E76CAF" w14:paraId="4A6F5597" w14:textId="77777777" w:rsidTr="007E2D91">
        <w:trPr>
          <w:cnfStyle w:val="100000000000" w:firstRow="1" w:lastRow="0" w:firstColumn="0" w:lastColumn="0" w:oddVBand="0" w:evenVBand="0" w:oddHBand="0" w:evenHBand="0" w:firstRowFirstColumn="0" w:firstRowLastColumn="0" w:lastRowFirstColumn="0" w:lastRowLastColumn="0"/>
          <w:cantSplit/>
          <w:trHeight w:val="579"/>
        </w:trPr>
        <w:tc>
          <w:tcPr>
            <w:tcW w:w="2100" w:type="dxa"/>
            <w:tcBorders>
              <w:top w:val="single" w:sz="4" w:space="0" w:color="auto"/>
              <w:left w:val="single" w:sz="4" w:space="0" w:color="auto"/>
              <w:bottom w:val="single" w:sz="4" w:space="0" w:color="auto"/>
              <w:right w:val="single" w:sz="4" w:space="0" w:color="auto"/>
            </w:tcBorders>
            <w:shd w:val="clear" w:color="auto" w:fill="BBFAFD"/>
          </w:tcPr>
          <w:p w14:paraId="53F78B1F" w14:textId="77777777" w:rsidR="00044B74" w:rsidRPr="00E76CAF" w:rsidRDefault="00044B74" w:rsidP="007E2D91">
            <w:pPr>
              <w:pStyle w:val="Tableheading"/>
              <w:spacing w:before="96"/>
              <w:rPr>
                <w:rFonts w:cs="Arial"/>
                <w:sz w:val="24"/>
                <w:szCs w:val="24"/>
              </w:rPr>
            </w:pPr>
            <w:r>
              <w:rPr>
                <w:rFonts w:cs="Arial"/>
                <w:sz w:val="24"/>
                <w:szCs w:val="24"/>
              </w:rPr>
              <w:t>Name</w:t>
            </w:r>
          </w:p>
        </w:tc>
        <w:tc>
          <w:tcPr>
            <w:tcW w:w="1378" w:type="dxa"/>
            <w:tcBorders>
              <w:top w:val="single" w:sz="4" w:space="0" w:color="auto"/>
              <w:left w:val="single" w:sz="4" w:space="0" w:color="auto"/>
              <w:bottom w:val="single" w:sz="4" w:space="0" w:color="auto"/>
              <w:right w:val="single" w:sz="4" w:space="0" w:color="auto"/>
            </w:tcBorders>
            <w:shd w:val="clear" w:color="auto" w:fill="BBFAFD"/>
          </w:tcPr>
          <w:p w14:paraId="5AA10B36" w14:textId="77777777" w:rsidR="00044B74" w:rsidRDefault="00044B74" w:rsidP="007E2D91">
            <w:pPr>
              <w:pStyle w:val="Tableheading"/>
              <w:spacing w:before="96"/>
              <w:rPr>
                <w:rFonts w:cs="Arial"/>
                <w:sz w:val="24"/>
                <w:szCs w:val="24"/>
              </w:rPr>
            </w:pPr>
            <w:r>
              <w:rPr>
                <w:rFonts w:cs="Arial"/>
                <w:sz w:val="24"/>
                <w:szCs w:val="24"/>
              </w:rPr>
              <w:t>Vers.</w:t>
            </w:r>
          </w:p>
        </w:tc>
        <w:tc>
          <w:tcPr>
            <w:tcW w:w="3544" w:type="dxa"/>
            <w:tcBorders>
              <w:top w:val="single" w:sz="4" w:space="0" w:color="auto"/>
              <w:left w:val="single" w:sz="4" w:space="0" w:color="auto"/>
              <w:bottom w:val="single" w:sz="4" w:space="0" w:color="auto"/>
              <w:right w:val="single" w:sz="4" w:space="0" w:color="auto"/>
            </w:tcBorders>
            <w:shd w:val="clear" w:color="auto" w:fill="BBFAFD"/>
          </w:tcPr>
          <w:p w14:paraId="6F38067C" w14:textId="77777777" w:rsidR="00044B74" w:rsidRDefault="00044B74" w:rsidP="007E2D91">
            <w:pPr>
              <w:pStyle w:val="Tableheading"/>
              <w:spacing w:before="96"/>
              <w:rPr>
                <w:rFonts w:cs="Arial"/>
                <w:sz w:val="24"/>
                <w:szCs w:val="24"/>
              </w:rPr>
            </w:pPr>
            <w:r>
              <w:rPr>
                <w:rFonts w:cs="Arial"/>
                <w:sz w:val="24"/>
                <w:szCs w:val="24"/>
              </w:rPr>
              <w:t>Summary description</w:t>
            </w:r>
          </w:p>
        </w:tc>
        <w:tc>
          <w:tcPr>
            <w:tcW w:w="1559" w:type="dxa"/>
            <w:tcBorders>
              <w:top w:val="single" w:sz="4" w:space="0" w:color="auto"/>
              <w:left w:val="single" w:sz="4" w:space="0" w:color="auto"/>
              <w:bottom w:val="single" w:sz="4" w:space="0" w:color="auto"/>
              <w:right w:val="single" w:sz="4" w:space="0" w:color="auto"/>
            </w:tcBorders>
            <w:shd w:val="clear" w:color="auto" w:fill="BBFAFD"/>
            <w:hideMark/>
          </w:tcPr>
          <w:p w14:paraId="535DA427" w14:textId="77777777" w:rsidR="00044B74" w:rsidRPr="00E76CAF" w:rsidRDefault="00044B74" w:rsidP="007E2D91">
            <w:pPr>
              <w:pStyle w:val="Tableheading"/>
              <w:spacing w:before="96"/>
              <w:rPr>
                <w:rFonts w:cs="Arial"/>
                <w:sz w:val="24"/>
                <w:szCs w:val="24"/>
              </w:rPr>
            </w:pPr>
            <w:r>
              <w:rPr>
                <w:rFonts w:cs="Arial"/>
                <w:sz w:val="24"/>
                <w:szCs w:val="24"/>
              </w:rPr>
              <w:t>Supported Controllers</w:t>
            </w:r>
          </w:p>
        </w:tc>
      </w:tr>
      <w:tr w:rsidR="00044B74" w:rsidRPr="006A27F0" w14:paraId="683B9965" w14:textId="77777777" w:rsidTr="007E2D91">
        <w:trPr>
          <w:trHeight w:val="184"/>
        </w:trPr>
        <w:tc>
          <w:tcPr>
            <w:tcW w:w="2100" w:type="dxa"/>
            <w:tcBorders>
              <w:top w:val="single" w:sz="4" w:space="0" w:color="auto"/>
              <w:left w:val="single" w:sz="4" w:space="0" w:color="auto"/>
              <w:bottom w:val="single" w:sz="4" w:space="0" w:color="auto"/>
              <w:right w:val="single" w:sz="4" w:space="0" w:color="auto"/>
            </w:tcBorders>
            <w:shd w:val="clear" w:color="auto" w:fill="auto"/>
            <w:vAlign w:val="top"/>
          </w:tcPr>
          <w:p w14:paraId="2C337180" w14:textId="77777777" w:rsidR="00044B74" w:rsidRPr="00A41FED" w:rsidRDefault="00044B74" w:rsidP="007E2D91">
            <w:pPr>
              <w:pStyle w:val="CellBody"/>
              <w:spacing w:before="96"/>
              <w:rPr>
                <w:rFonts w:ascii="Arial" w:hAnsi="Arial" w:cs="Arial"/>
                <w:color w:val="FF0000"/>
                <w:sz w:val="24"/>
                <w:szCs w:val="24"/>
              </w:rPr>
            </w:pPr>
            <w:r>
              <w:rPr>
                <w:rFonts w:ascii="Arial" w:hAnsi="Arial" w:cs="Arial"/>
                <w:color w:val="FF0000"/>
                <w:sz w:val="24"/>
                <w:szCs w:val="24"/>
              </w:rPr>
              <w:t>LE Extended Create Connection Command</w:t>
            </w:r>
          </w:p>
        </w:tc>
        <w:tc>
          <w:tcPr>
            <w:tcW w:w="1378" w:type="dxa"/>
            <w:tcBorders>
              <w:top w:val="single" w:sz="4" w:space="0" w:color="auto"/>
              <w:left w:val="single" w:sz="4" w:space="0" w:color="auto"/>
              <w:bottom w:val="single" w:sz="4" w:space="0" w:color="auto"/>
              <w:right w:val="single" w:sz="4" w:space="0" w:color="auto"/>
            </w:tcBorders>
            <w:shd w:val="clear" w:color="auto" w:fill="auto"/>
          </w:tcPr>
          <w:p w14:paraId="4C9607B4" w14:textId="77777777" w:rsidR="00044B74" w:rsidRDefault="00044B74" w:rsidP="007E2D91">
            <w:pPr>
              <w:pStyle w:val="CellBody"/>
              <w:spacing w:before="96"/>
              <w:rPr>
                <w:rFonts w:ascii="Arial" w:hAnsi="Arial" w:cs="Arial"/>
                <w:color w:val="FF0000"/>
                <w:sz w:val="24"/>
                <w:szCs w:val="24"/>
              </w:rPr>
            </w:pPr>
            <w:r>
              <w:rPr>
                <w:rFonts w:ascii="Arial" w:hAnsi="Arial" w:cs="Arial"/>
                <w:color w:val="FF0000"/>
                <w:sz w:val="24"/>
                <w:szCs w:val="24"/>
              </w:rPr>
              <w:t>Shanghai</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32B253D1" w14:textId="77777777" w:rsidR="00044B74" w:rsidRPr="006A27F0" w:rsidRDefault="00044B74" w:rsidP="00044B74">
            <w:pPr>
              <w:pStyle w:val="CellBody"/>
              <w:spacing w:before="96"/>
              <w:rPr>
                <w:rFonts w:ascii="Arial" w:hAnsi="Arial" w:cs="Arial"/>
                <w:color w:val="FF0000"/>
                <w:sz w:val="24"/>
                <w:szCs w:val="24"/>
              </w:rPr>
            </w:pPr>
            <w:r w:rsidRPr="00044B74">
              <w:rPr>
                <w:rFonts w:ascii="Arial" w:hAnsi="Arial" w:cs="Arial"/>
                <w:color w:val="FF0000"/>
                <w:sz w:val="24"/>
                <w:szCs w:val="24"/>
              </w:rPr>
              <w:t>T</w:t>
            </w:r>
            <w:r>
              <w:rPr>
                <w:rFonts w:ascii="Arial" w:hAnsi="Arial" w:cs="Arial"/>
                <w:color w:val="FF0000"/>
                <w:sz w:val="24"/>
                <w:szCs w:val="24"/>
              </w:rPr>
              <w:t xml:space="preserve">he LE </w:t>
            </w:r>
            <w:r w:rsidR="00DD16E8">
              <w:rPr>
                <w:rFonts w:ascii="Arial" w:hAnsi="Arial" w:cs="Arial"/>
                <w:color w:val="FF0000"/>
                <w:sz w:val="24"/>
                <w:szCs w:val="24"/>
              </w:rPr>
              <w:t xml:space="preserve">Extended </w:t>
            </w:r>
            <w:r>
              <w:rPr>
                <w:rFonts w:ascii="Arial" w:hAnsi="Arial" w:cs="Arial"/>
                <w:color w:val="FF0000"/>
                <w:sz w:val="24"/>
                <w:szCs w:val="24"/>
              </w:rPr>
              <w:t xml:space="preserve">Create Connection Command </w:t>
            </w:r>
            <w:r w:rsidRPr="00044B74">
              <w:rPr>
                <w:rFonts w:ascii="Arial" w:hAnsi="Arial" w:cs="Arial"/>
                <w:color w:val="FF0000"/>
                <w:sz w:val="24"/>
                <w:szCs w:val="24"/>
              </w:rPr>
              <w:t>is used to create a new connection</w:t>
            </w:r>
            <w:r w:rsidR="00DD16E8">
              <w:rPr>
                <w:rFonts w:ascii="Arial" w:hAnsi="Arial" w:cs="Arial"/>
                <w:color w:val="FF0000"/>
                <w:sz w:val="24"/>
                <w:szCs w:val="24"/>
              </w:rPr>
              <w:t xml:space="preserve"> supporting different initiating PHYs</w:t>
            </w:r>
            <w:r w:rsidRPr="00044B74">
              <w:rPr>
                <w:rFonts w:ascii="Arial" w:hAnsi="Arial" w:cs="Arial"/>
                <w:color w:val="FF0000"/>
                <w:sz w:val="24"/>
                <w:szCs w:val="24"/>
              </w:rPr>
              <w:t>.</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top"/>
          </w:tcPr>
          <w:p w14:paraId="7E464114" w14:textId="77777777" w:rsidR="00044B74" w:rsidRDefault="00044B74" w:rsidP="007E2D91">
            <w:pPr>
              <w:pStyle w:val="CellBody"/>
              <w:spacing w:before="96"/>
              <w:rPr>
                <w:rFonts w:ascii="Arial" w:hAnsi="Arial" w:cs="Arial"/>
                <w:color w:val="FF0000"/>
                <w:sz w:val="24"/>
                <w:szCs w:val="24"/>
              </w:rPr>
            </w:pPr>
            <w:r>
              <w:rPr>
                <w:rFonts w:ascii="Arial" w:hAnsi="Arial" w:cs="Arial"/>
                <w:color w:val="FF0000"/>
                <w:sz w:val="24"/>
                <w:szCs w:val="24"/>
              </w:rPr>
              <w:t>LE</w:t>
            </w:r>
          </w:p>
        </w:tc>
      </w:tr>
    </w:tbl>
    <w:p w14:paraId="51789EB8" w14:textId="77777777" w:rsidR="00044B74" w:rsidRPr="0089333D" w:rsidRDefault="00044B74" w:rsidP="00044B74">
      <w:r>
        <w:rPr>
          <w:rFonts w:ascii="Arial,Italic" w:hAnsi="Arial,Italic" w:cs="Arial,Italic"/>
          <w:i/>
          <w:iCs/>
          <w:sz w:val="20"/>
          <w:szCs w:val="20"/>
          <w:lang w:val="en-GB"/>
        </w:rPr>
        <w:t>Table 3.8: Connection Setup (Sheet 6 of 6)</w:t>
      </w:r>
    </w:p>
    <w:p w14:paraId="1B6DC952" w14:textId="77777777" w:rsidR="00E40CCE" w:rsidRPr="00F03F8D" w:rsidRDefault="00044B74" w:rsidP="00044B74">
      <w:pPr>
        <w:pStyle w:val="Heading3"/>
      </w:pPr>
      <w:r w:rsidRPr="00B03027">
        <w:t xml:space="preserve"> </w:t>
      </w:r>
      <w:bookmarkStart w:id="76" w:name="_Toc448771373"/>
      <w:r w:rsidR="00E40CCE" w:rsidRPr="00B03027">
        <w:t xml:space="preserve">[Modified Section] </w:t>
      </w:r>
      <w:r w:rsidR="00E40CCE" w:rsidRPr="00F03F8D">
        <w:t xml:space="preserve">3.14 </w:t>
      </w:r>
      <w:bookmarkEnd w:id="73"/>
      <w:bookmarkEnd w:id="74"/>
      <w:r w:rsidR="00F739AA">
        <w:t>Host Flow Control</w:t>
      </w:r>
      <w:bookmarkEnd w:id="76"/>
    </w:p>
    <w:tbl>
      <w:tblPr>
        <w:tblStyle w:val="Bluetoothgrid"/>
        <w:tblW w:w="8581" w:type="dxa"/>
        <w:tblInd w:w="0" w:type="dxa"/>
        <w:tblLayout w:type="fixed"/>
        <w:tblCellMar>
          <w:left w:w="115" w:type="dxa"/>
          <w:right w:w="115" w:type="dxa"/>
        </w:tblCellMar>
        <w:tblLook w:val="04A0" w:firstRow="1" w:lastRow="0" w:firstColumn="1" w:lastColumn="0" w:noHBand="0" w:noVBand="1"/>
      </w:tblPr>
      <w:tblGrid>
        <w:gridCol w:w="2100"/>
        <w:gridCol w:w="1378"/>
        <w:gridCol w:w="3544"/>
        <w:gridCol w:w="1559"/>
      </w:tblGrid>
      <w:tr w:rsidR="00E40CCE" w:rsidRPr="00E76CAF" w14:paraId="30C3D9B6" w14:textId="77777777" w:rsidTr="00E40CCE">
        <w:trPr>
          <w:cnfStyle w:val="100000000000" w:firstRow="1" w:lastRow="0" w:firstColumn="0" w:lastColumn="0" w:oddVBand="0" w:evenVBand="0" w:oddHBand="0" w:evenHBand="0" w:firstRowFirstColumn="0" w:firstRowLastColumn="0" w:lastRowFirstColumn="0" w:lastRowLastColumn="0"/>
          <w:cantSplit/>
          <w:trHeight w:val="579"/>
        </w:trPr>
        <w:tc>
          <w:tcPr>
            <w:tcW w:w="2100" w:type="dxa"/>
            <w:tcBorders>
              <w:top w:val="single" w:sz="4" w:space="0" w:color="auto"/>
              <w:left w:val="single" w:sz="4" w:space="0" w:color="auto"/>
              <w:bottom w:val="single" w:sz="4" w:space="0" w:color="auto"/>
              <w:right w:val="single" w:sz="4" w:space="0" w:color="auto"/>
            </w:tcBorders>
            <w:shd w:val="clear" w:color="auto" w:fill="BBFAFD"/>
          </w:tcPr>
          <w:p w14:paraId="5DD10569" w14:textId="77777777" w:rsidR="00E40CCE" w:rsidRPr="00E76CAF" w:rsidRDefault="00E40CCE" w:rsidP="00E40CCE">
            <w:pPr>
              <w:pStyle w:val="Tableheading"/>
              <w:spacing w:before="96"/>
              <w:rPr>
                <w:rFonts w:cs="Arial"/>
                <w:sz w:val="24"/>
                <w:szCs w:val="24"/>
              </w:rPr>
            </w:pPr>
            <w:r>
              <w:rPr>
                <w:rFonts w:cs="Arial"/>
                <w:sz w:val="24"/>
                <w:szCs w:val="24"/>
              </w:rPr>
              <w:t>Name</w:t>
            </w:r>
          </w:p>
        </w:tc>
        <w:tc>
          <w:tcPr>
            <w:tcW w:w="1378" w:type="dxa"/>
            <w:tcBorders>
              <w:top w:val="single" w:sz="4" w:space="0" w:color="auto"/>
              <w:left w:val="single" w:sz="4" w:space="0" w:color="auto"/>
              <w:bottom w:val="single" w:sz="4" w:space="0" w:color="auto"/>
              <w:right w:val="single" w:sz="4" w:space="0" w:color="auto"/>
            </w:tcBorders>
            <w:shd w:val="clear" w:color="auto" w:fill="BBFAFD"/>
          </w:tcPr>
          <w:p w14:paraId="36C976F2" w14:textId="77777777" w:rsidR="00E40CCE" w:rsidRDefault="00E40CCE" w:rsidP="00E40CCE">
            <w:pPr>
              <w:pStyle w:val="Tableheading"/>
              <w:spacing w:before="96"/>
              <w:rPr>
                <w:rFonts w:cs="Arial"/>
                <w:sz w:val="24"/>
                <w:szCs w:val="24"/>
              </w:rPr>
            </w:pPr>
            <w:r>
              <w:rPr>
                <w:rFonts w:cs="Arial"/>
                <w:sz w:val="24"/>
                <w:szCs w:val="24"/>
              </w:rPr>
              <w:t>Vers.</w:t>
            </w:r>
          </w:p>
        </w:tc>
        <w:tc>
          <w:tcPr>
            <w:tcW w:w="3544" w:type="dxa"/>
            <w:tcBorders>
              <w:top w:val="single" w:sz="4" w:space="0" w:color="auto"/>
              <w:left w:val="single" w:sz="4" w:space="0" w:color="auto"/>
              <w:bottom w:val="single" w:sz="4" w:space="0" w:color="auto"/>
              <w:right w:val="single" w:sz="4" w:space="0" w:color="auto"/>
            </w:tcBorders>
            <w:shd w:val="clear" w:color="auto" w:fill="BBFAFD"/>
          </w:tcPr>
          <w:p w14:paraId="69E4E7AC" w14:textId="77777777" w:rsidR="00E40CCE" w:rsidRDefault="00E40CCE" w:rsidP="00E40CCE">
            <w:pPr>
              <w:pStyle w:val="Tableheading"/>
              <w:spacing w:before="96"/>
              <w:rPr>
                <w:rFonts w:cs="Arial"/>
                <w:sz w:val="24"/>
                <w:szCs w:val="24"/>
              </w:rPr>
            </w:pPr>
            <w:r>
              <w:rPr>
                <w:rFonts w:cs="Arial"/>
                <w:sz w:val="24"/>
                <w:szCs w:val="24"/>
              </w:rPr>
              <w:t>Summary description</w:t>
            </w:r>
          </w:p>
        </w:tc>
        <w:tc>
          <w:tcPr>
            <w:tcW w:w="1559" w:type="dxa"/>
            <w:tcBorders>
              <w:top w:val="single" w:sz="4" w:space="0" w:color="auto"/>
              <w:left w:val="single" w:sz="4" w:space="0" w:color="auto"/>
              <w:bottom w:val="single" w:sz="4" w:space="0" w:color="auto"/>
              <w:right w:val="single" w:sz="4" w:space="0" w:color="auto"/>
            </w:tcBorders>
            <w:shd w:val="clear" w:color="auto" w:fill="BBFAFD"/>
            <w:hideMark/>
          </w:tcPr>
          <w:p w14:paraId="0D988F73" w14:textId="77777777" w:rsidR="00E40CCE" w:rsidRPr="00E76CAF" w:rsidRDefault="00E40CCE" w:rsidP="00E40CCE">
            <w:pPr>
              <w:pStyle w:val="Tableheading"/>
              <w:spacing w:before="96"/>
              <w:rPr>
                <w:rFonts w:cs="Arial"/>
                <w:sz w:val="24"/>
                <w:szCs w:val="24"/>
              </w:rPr>
            </w:pPr>
            <w:r>
              <w:rPr>
                <w:rFonts w:cs="Arial"/>
                <w:sz w:val="24"/>
                <w:szCs w:val="24"/>
              </w:rPr>
              <w:t>Supported Controllers</w:t>
            </w:r>
          </w:p>
        </w:tc>
      </w:tr>
      <w:tr w:rsidR="00E40CCE" w:rsidRPr="006A27F0" w14:paraId="68805BD8" w14:textId="77777777" w:rsidTr="00F91110">
        <w:trPr>
          <w:trHeight w:val="184"/>
        </w:trPr>
        <w:tc>
          <w:tcPr>
            <w:tcW w:w="2100" w:type="dxa"/>
            <w:tcBorders>
              <w:top w:val="single" w:sz="4" w:space="0" w:color="auto"/>
              <w:left w:val="single" w:sz="4" w:space="0" w:color="auto"/>
              <w:bottom w:val="single" w:sz="4" w:space="0" w:color="auto"/>
              <w:right w:val="single" w:sz="4" w:space="0" w:color="auto"/>
            </w:tcBorders>
            <w:shd w:val="clear" w:color="auto" w:fill="auto"/>
            <w:vAlign w:val="top"/>
          </w:tcPr>
          <w:p w14:paraId="6483F807" w14:textId="77777777" w:rsidR="00E40CCE" w:rsidRPr="00B57655" w:rsidRDefault="00E40CCE" w:rsidP="00E40CCE">
            <w:pPr>
              <w:pStyle w:val="CellBody"/>
              <w:spacing w:before="96"/>
              <w:rPr>
                <w:rFonts w:ascii="Arial" w:hAnsi="Arial" w:cs="Arial"/>
                <w:color w:val="FF0000"/>
                <w:sz w:val="24"/>
                <w:szCs w:val="24"/>
              </w:rPr>
            </w:pPr>
            <w:r w:rsidRPr="00E27947">
              <w:rPr>
                <w:rFonts w:ascii="Arial" w:hAnsi="Arial" w:cs="Arial"/>
                <w:color w:val="FF0000"/>
                <w:sz w:val="24"/>
                <w:szCs w:val="24"/>
              </w:rPr>
              <w:t>LE Add Device To Periodic Advertiser List Command</w:t>
            </w:r>
          </w:p>
        </w:tc>
        <w:tc>
          <w:tcPr>
            <w:tcW w:w="1378" w:type="dxa"/>
            <w:tcBorders>
              <w:top w:val="single" w:sz="4" w:space="0" w:color="auto"/>
              <w:left w:val="single" w:sz="4" w:space="0" w:color="auto"/>
              <w:bottom w:val="single" w:sz="4" w:space="0" w:color="auto"/>
              <w:right w:val="single" w:sz="4" w:space="0" w:color="auto"/>
            </w:tcBorders>
            <w:shd w:val="clear" w:color="auto" w:fill="auto"/>
          </w:tcPr>
          <w:p w14:paraId="35CF0760" w14:textId="77777777" w:rsidR="00E40CCE" w:rsidRDefault="00E40CCE" w:rsidP="00E40CCE">
            <w:pPr>
              <w:pStyle w:val="CellBody"/>
              <w:spacing w:before="96"/>
              <w:rPr>
                <w:rFonts w:ascii="Arial" w:hAnsi="Arial" w:cs="Arial"/>
                <w:color w:val="FF0000"/>
                <w:sz w:val="24"/>
                <w:szCs w:val="24"/>
              </w:rPr>
            </w:pPr>
            <w:r>
              <w:rPr>
                <w:rFonts w:ascii="Arial" w:hAnsi="Arial" w:cs="Arial"/>
                <w:color w:val="FF0000"/>
                <w:sz w:val="24"/>
                <w:szCs w:val="24"/>
              </w:rPr>
              <w:t>Shanghai</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625AB7C1" w14:textId="77777777" w:rsidR="00E40CCE" w:rsidRDefault="00E40CCE" w:rsidP="001F0512">
            <w:pPr>
              <w:pStyle w:val="CellBody"/>
              <w:spacing w:before="96"/>
              <w:rPr>
                <w:rFonts w:ascii="Arial" w:hAnsi="Arial" w:cs="Arial"/>
                <w:color w:val="FF0000"/>
                <w:sz w:val="24"/>
                <w:szCs w:val="24"/>
              </w:rPr>
            </w:pPr>
            <w:r>
              <w:rPr>
                <w:rFonts w:ascii="Arial" w:hAnsi="Arial" w:cs="Arial"/>
                <w:color w:val="FF0000"/>
                <w:sz w:val="24"/>
                <w:szCs w:val="24"/>
              </w:rPr>
              <w:t xml:space="preserve">The </w:t>
            </w:r>
            <w:r w:rsidRPr="00B57655">
              <w:rPr>
                <w:rFonts w:ascii="Arial" w:hAnsi="Arial" w:cs="Arial"/>
                <w:color w:val="FF0000"/>
                <w:sz w:val="24"/>
                <w:szCs w:val="24"/>
              </w:rPr>
              <w:t xml:space="preserve">LE Add Device To </w:t>
            </w:r>
            <w:r>
              <w:rPr>
                <w:rFonts w:ascii="Arial" w:hAnsi="Arial" w:cs="Arial"/>
                <w:color w:val="FF0000"/>
                <w:sz w:val="24"/>
                <w:szCs w:val="24"/>
              </w:rPr>
              <w:t>Periodic Advertiser</w:t>
            </w:r>
            <w:r w:rsidRPr="00B57655">
              <w:rPr>
                <w:rFonts w:ascii="Arial" w:hAnsi="Arial" w:cs="Arial"/>
                <w:color w:val="FF0000"/>
                <w:sz w:val="24"/>
                <w:szCs w:val="24"/>
              </w:rPr>
              <w:t xml:space="preserve"> List </w:t>
            </w:r>
            <w:r w:rsidR="00C8151E">
              <w:rPr>
                <w:rFonts w:ascii="Arial" w:hAnsi="Arial" w:cs="Arial"/>
                <w:color w:val="FF0000"/>
                <w:sz w:val="24"/>
                <w:szCs w:val="24"/>
              </w:rPr>
              <w:t>c</w:t>
            </w:r>
            <w:r w:rsidR="00C8151E" w:rsidRPr="00B57655">
              <w:rPr>
                <w:rFonts w:ascii="Arial" w:hAnsi="Arial" w:cs="Arial"/>
                <w:color w:val="FF0000"/>
                <w:sz w:val="24"/>
                <w:szCs w:val="24"/>
              </w:rPr>
              <w:t>ommand</w:t>
            </w:r>
            <w:r w:rsidR="00C8151E">
              <w:rPr>
                <w:rFonts w:ascii="Arial" w:hAnsi="Arial" w:cs="Arial"/>
                <w:color w:val="FF0000"/>
                <w:sz w:val="24"/>
                <w:szCs w:val="24"/>
              </w:rPr>
              <w:t xml:space="preserve"> </w:t>
            </w:r>
            <w:r>
              <w:rPr>
                <w:rFonts w:ascii="Arial" w:hAnsi="Arial" w:cs="Arial"/>
                <w:color w:val="FF0000"/>
                <w:sz w:val="24"/>
                <w:szCs w:val="24"/>
              </w:rPr>
              <w:t>will add a device to the Periodic Advertiser List.</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top"/>
          </w:tcPr>
          <w:p w14:paraId="4D4844B3" w14:textId="77777777" w:rsidR="00E40CCE" w:rsidRDefault="00E40CCE" w:rsidP="00E40CCE">
            <w:pPr>
              <w:pStyle w:val="CellBody"/>
              <w:spacing w:before="96"/>
              <w:rPr>
                <w:rFonts w:ascii="Arial" w:hAnsi="Arial" w:cs="Arial"/>
                <w:color w:val="FF0000"/>
                <w:sz w:val="24"/>
                <w:szCs w:val="24"/>
              </w:rPr>
            </w:pPr>
            <w:r>
              <w:rPr>
                <w:rFonts w:ascii="Arial" w:hAnsi="Arial" w:cs="Arial"/>
                <w:color w:val="FF0000"/>
                <w:sz w:val="24"/>
                <w:szCs w:val="24"/>
              </w:rPr>
              <w:t>LE</w:t>
            </w:r>
          </w:p>
        </w:tc>
      </w:tr>
      <w:tr w:rsidR="00E40CCE" w:rsidRPr="006A27F0" w14:paraId="257927CC" w14:textId="77777777" w:rsidTr="00F91110">
        <w:trPr>
          <w:trHeight w:val="184"/>
        </w:trPr>
        <w:tc>
          <w:tcPr>
            <w:tcW w:w="2100" w:type="dxa"/>
            <w:tcBorders>
              <w:top w:val="single" w:sz="4" w:space="0" w:color="auto"/>
              <w:left w:val="single" w:sz="4" w:space="0" w:color="auto"/>
              <w:bottom w:val="single" w:sz="4" w:space="0" w:color="auto"/>
              <w:right w:val="single" w:sz="4" w:space="0" w:color="auto"/>
            </w:tcBorders>
            <w:shd w:val="clear" w:color="auto" w:fill="auto"/>
            <w:vAlign w:val="top"/>
          </w:tcPr>
          <w:p w14:paraId="1F505EFD" w14:textId="77777777" w:rsidR="00E40CCE" w:rsidRPr="00B57655" w:rsidRDefault="00E40CCE" w:rsidP="00E40CCE">
            <w:pPr>
              <w:pStyle w:val="CellBody"/>
              <w:spacing w:before="96"/>
              <w:rPr>
                <w:rFonts w:ascii="Arial" w:hAnsi="Arial" w:cs="Arial"/>
                <w:color w:val="FF0000"/>
                <w:sz w:val="24"/>
                <w:szCs w:val="24"/>
              </w:rPr>
            </w:pPr>
            <w:r w:rsidRPr="00E27947">
              <w:rPr>
                <w:rFonts w:ascii="Arial" w:hAnsi="Arial" w:cs="Arial"/>
                <w:color w:val="FF0000"/>
                <w:sz w:val="24"/>
                <w:szCs w:val="24"/>
              </w:rPr>
              <w:t>LE Remove Device From Periodic Advertiser List Command</w:t>
            </w:r>
          </w:p>
        </w:tc>
        <w:tc>
          <w:tcPr>
            <w:tcW w:w="1378" w:type="dxa"/>
            <w:tcBorders>
              <w:top w:val="single" w:sz="4" w:space="0" w:color="auto"/>
              <w:left w:val="single" w:sz="4" w:space="0" w:color="auto"/>
              <w:bottom w:val="single" w:sz="4" w:space="0" w:color="auto"/>
              <w:right w:val="single" w:sz="4" w:space="0" w:color="auto"/>
            </w:tcBorders>
            <w:shd w:val="clear" w:color="auto" w:fill="auto"/>
          </w:tcPr>
          <w:p w14:paraId="6958CA80" w14:textId="77777777" w:rsidR="00E40CCE" w:rsidRDefault="00E40CCE" w:rsidP="00E40CCE">
            <w:pPr>
              <w:pStyle w:val="CellBody"/>
              <w:spacing w:before="96"/>
              <w:rPr>
                <w:rFonts w:ascii="Arial" w:hAnsi="Arial" w:cs="Arial"/>
                <w:color w:val="FF0000"/>
                <w:sz w:val="24"/>
                <w:szCs w:val="24"/>
              </w:rPr>
            </w:pPr>
            <w:r>
              <w:rPr>
                <w:rFonts w:ascii="Arial" w:hAnsi="Arial" w:cs="Arial"/>
                <w:color w:val="FF0000"/>
                <w:sz w:val="24"/>
                <w:szCs w:val="24"/>
              </w:rPr>
              <w:t>Shanghai</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0E5D925B" w14:textId="77777777" w:rsidR="00E40CCE" w:rsidRDefault="00E40CCE" w:rsidP="001F0512">
            <w:pPr>
              <w:pStyle w:val="CellBody"/>
              <w:spacing w:before="96"/>
              <w:rPr>
                <w:rFonts w:ascii="Arial" w:hAnsi="Arial" w:cs="Arial"/>
                <w:color w:val="FF0000"/>
                <w:sz w:val="24"/>
                <w:szCs w:val="24"/>
              </w:rPr>
            </w:pPr>
            <w:r>
              <w:rPr>
                <w:rFonts w:ascii="Arial" w:hAnsi="Arial" w:cs="Arial"/>
                <w:color w:val="FF0000"/>
                <w:sz w:val="24"/>
                <w:szCs w:val="24"/>
              </w:rPr>
              <w:t xml:space="preserve">The </w:t>
            </w:r>
            <w:r w:rsidRPr="00B57655">
              <w:rPr>
                <w:rFonts w:ascii="Arial" w:hAnsi="Arial" w:cs="Arial"/>
                <w:color w:val="FF0000"/>
                <w:sz w:val="24"/>
                <w:szCs w:val="24"/>
              </w:rPr>
              <w:t xml:space="preserve">LE Remove Device From </w:t>
            </w:r>
            <w:r>
              <w:rPr>
                <w:rFonts w:ascii="Arial" w:hAnsi="Arial" w:cs="Arial"/>
                <w:color w:val="FF0000"/>
                <w:sz w:val="24"/>
                <w:szCs w:val="24"/>
              </w:rPr>
              <w:t xml:space="preserve">Periodic Advertiser </w:t>
            </w:r>
            <w:r w:rsidRPr="00B57655">
              <w:rPr>
                <w:rFonts w:ascii="Arial" w:hAnsi="Arial" w:cs="Arial"/>
                <w:color w:val="FF0000"/>
                <w:sz w:val="24"/>
                <w:szCs w:val="24"/>
              </w:rPr>
              <w:t xml:space="preserve">List </w:t>
            </w:r>
            <w:r w:rsidR="00C8151E">
              <w:rPr>
                <w:rFonts w:ascii="Arial" w:hAnsi="Arial" w:cs="Arial"/>
                <w:color w:val="FF0000"/>
                <w:sz w:val="24"/>
                <w:szCs w:val="24"/>
              </w:rPr>
              <w:t>c</w:t>
            </w:r>
            <w:r w:rsidR="00C8151E" w:rsidRPr="00B57655">
              <w:rPr>
                <w:rFonts w:ascii="Arial" w:hAnsi="Arial" w:cs="Arial"/>
                <w:color w:val="FF0000"/>
                <w:sz w:val="24"/>
                <w:szCs w:val="24"/>
              </w:rPr>
              <w:t>ommand</w:t>
            </w:r>
            <w:r w:rsidR="00C8151E">
              <w:rPr>
                <w:rFonts w:ascii="Arial" w:hAnsi="Arial" w:cs="Arial"/>
                <w:color w:val="FF0000"/>
                <w:sz w:val="24"/>
                <w:szCs w:val="24"/>
              </w:rPr>
              <w:t xml:space="preserve"> </w:t>
            </w:r>
            <w:r>
              <w:rPr>
                <w:rFonts w:ascii="Arial" w:hAnsi="Arial" w:cs="Arial"/>
                <w:color w:val="FF0000"/>
                <w:sz w:val="24"/>
                <w:szCs w:val="24"/>
              </w:rPr>
              <w:t>will remove a single device from the Periodic Advertiser List.</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top"/>
          </w:tcPr>
          <w:p w14:paraId="36C45838" w14:textId="77777777" w:rsidR="00E40CCE" w:rsidRDefault="00E40CCE" w:rsidP="00E40CCE">
            <w:pPr>
              <w:pStyle w:val="CellBody"/>
              <w:spacing w:before="96"/>
              <w:rPr>
                <w:rFonts w:ascii="Arial" w:hAnsi="Arial" w:cs="Arial"/>
                <w:color w:val="FF0000"/>
                <w:sz w:val="24"/>
                <w:szCs w:val="24"/>
              </w:rPr>
            </w:pPr>
            <w:r>
              <w:rPr>
                <w:rFonts w:ascii="Arial" w:hAnsi="Arial" w:cs="Arial"/>
                <w:color w:val="FF0000"/>
                <w:sz w:val="24"/>
                <w:szCs w:val="24"/>
              </w:rPr>
              <w:t>LE</w:t>
            </w:r>
          </w:p>
        </w:tc>
      </w:tr>
      <w:tr w:rsidR="00E40CCE" w:rsidRPr="006A27F0" w14:paraId="089D747C" w14:textId="77777777" w:rsidTr="00F91110">
        <w:trPr>
          <w:trHeight w:val="184"/>
        </w:trPr>
        <w:tc>
          <w:tcPr>
            <w:tcW w:w="2100" w:type="dxa"/>
            <w:tcBorders>
              <w:top w:val="single" w:sz="4" w:space="0" w:color="auto"/>
              <w:left w:val="single" w:sz="4" w:space="0" w:color="auto"/>
              <w:bottom w:val="single" w:sz="4" w:space="0" w:color="auto"/>
              <w:right w:val="single" w:sz="4" w:space="0" w:color="auto"/>
            </w:tcBorders>
            <w:shd w:val="clear" w:color="auto" w:fill="auto"/>
            <w:vAlign w:val="top"/>
          </w:tcPr>
          <w:p w14:paraId="33F89394" w14:textId="77777777" w:rsidR="00E40CCE" w:rsidRPr="00B57655" w:rsidRDefault="00E40CCE" w:rsidP="00E40CCE">
            <w:pPr>
              <w:pStyle w:val="CellBody"/>
              <w:spacing w:before="96"/>
              <w:rPr>
                <w:rFonts w:ascii="Arial" w:hAnsi="Arial" w:cs="Arial"/>
                <w:color w:val="FF0000"/>
                <w:sz w:val="24"/>
                <w:szCs w:val="24"/>
              </w:rPr>
            </w:pPr>
            <w:r w:rsidRPr="00E27947">
              <w:rPr>
                <w:rFonts w:ascii="Arial" w:hAnsi="Arial" w:cs="Arial"/>
                <w:color w:val="FF0000"/>
                <w:sz w:val="24"/>
                <w:szCs w:val="24"/>
              </w:rPr>
              <w:t>LE Clear Periodic Advertiser List Command</w:t>
            </w:r>
          </w:p>
        </w:tc>
        <w:tc>
          <w:tcPr>
            <w:tcW w:w="1378" w:type="dxa"/>
            <w:tcBorders>
              <w:top w:val="single" w:sz="4" w:space="0" w:color="auto"/>
              <w:left w:val="single" w:sz="4" w:space="0" w:color="auto"/>
              <w:bottom w:val="single" w:sz="4" w:space="0" w:color="auto"/>
              <w:right w:val="single" w:sz="4" w:space="0" w:color="auto"/>
            </w:tcBorders>
            <w:shd w:val="clear" w:color="auto" w:fill="auto"/>
          </w:tcPr>
          <w:p w14:paraId="62425FC4" w14:textId="77777777" w:rsidR="00E40CCE" w:rsidRDefault="00E40CCE" w:rsidP="00E40CCE">
            <w:pPr>
              <w:pStyle w:val="CellBody"/>
              <w:spacing w:before="96"/>
              <w:rPr>
                <w:rFonts w:ascii="Arial" w:hAnsi="Arial" w:cs="Arial"/>
                <w:color w:val="FF0000"/>
                <w:sz w:val="24"/>
                <w:szCs w:val="24"/>
              </w:rPr>
            </w:pPr>
            <w:r>
              <w:rPr>
                <w:rFonts w:ascii="Arial" w:hAnsi="Arial" w:cs="Arial"/>
                <w:color w:val="FF0000"/>
                <w:sz w:val="24"/>
                <w:szCs w:val="24"/>
              </w:rPr>
              <w:t>Shanghai</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2760DB97" w14:textId="77777777" w:rsidR="00E40CCE" w:rsidRDefault="00E40CCE" w:rsidP="001F0512">
            <w:pPr>
              <w:pStyle w:val="CellBody"/>
              <w:spacing w:before="96"/>
              <w:rPr>
                <w:rFonts w:ascii="Arial" w:hAnsi="Arial" w:cs="Arial"/>
                <w:color w:val="FF0000"/>
                <w:sz w:val="24"/>
                <w:szCs w:val="24"/>
              </w:rPr>
            </w:pPr>
            <w:r>
              <w:rPr>
                <w:rFonts w:ascii="Arial" w:hAnsi="Arial" w:cs="Arial"/>
                <w:color w:val="FF0000"/>
                <w:sz w:val="24"/>
                <w:szCs w:val="24"/>
              </w:rPr>
              <w:t xml:space="preserve">The </w:t>
            </w:r>
            <w:r w:rsidRPr="00B57655">
              <w:rPr>
                <w:rFonts w:ascii="Arial" w:hAnsi="Arial" w:cs="Arial"/>
                <w:color w:val="FF0000"/>
                <w:sz w:val="24"/>
                <w:szCs w:val="24"/>
              </w:rPr>
              <w:t xml:space="preserve">LE Clear </w:t>
            </w:r>
            <w:r>
              <w:rPr>
                <w:rFonts w:ascii="Arial" w:hAnsi="Arial" w:cs="Arial"/>
                <w:color w:val="FF0000"/>
                <w:sz w:val="24"/>
                <w:szCs w:val="24"/>
              </w:rPr>
              <w:t>Period</w:t>
            </w:r>
            <w:r w:rsidR="004042C2">
              <w:rPr>
                <w:rFonts w:ascii="Arial" w:hAnsi="Arial" w:cs="Arial"/>
                <w:color w:val="FF0000"/>
                <w:sz w:val="24"/>
                <w:szCs w:val="24"/>
              </w:rPr>
              <w:t>ic</w:t>
            </w:r>
            <w:r>
              <w:rPr>
                <w:rFonts w:ascii="Arial" w:hAnsi="Arial" w:cs="Arial"/>
                <w:color w:val="FF0000"/>
                <w:sz w:val="24"/>
                <w:szCs w:val="24"/>
              </w:rPr>
              <w:t xml:space="preserve"> Advertiser </w:t>
            </w:r>
            <w:r w:rsidRPr="00B57655">
              <w:rPr>
                <w:rFonts w:ascii="Arial" w:hAnsi="Arial" w:cs="Arial"/>
                <w:color w:val="FF0000"/>
                <w:sz w:val="24"/>
                <w:szCs w:val="24"/>
              </w:rPr>
              <w:t xml:space="preserve">List </w:t>
            </w:r>
            <w:r w:rsidR="00C8151E">
              <w:rPr>
                <w:rFonts w:ascii="Arial" w:hAnsi="Arial" w:cs="Arial"/>
                <w:color w:val="FF0000"/>
                <w:sz w:val="24"/>
                <w:szCs w:val="24"/>
              </w:rPr>
              <w:t>c</w:t>
            </w:r>
            <w:r w:rsidR="00C8151E" w:rsidRPr="00B57655">
              <w:rPr>
                <w:rFonts w:ascii="Arial" w:hAnsi="Arial" w:cs="Arial"/>
                <w:color w:val="FF0000"/>
                <w:sz w:val="24"/>
                <w:szCs w:val="24"/>
              </w:rPr>
              <w:t>ommand</w:t>
            </w:r>
            <w:r w:rsidR="00C8151E">
              <w:rPr>
                <w:rFonts w:ascii="Arial" w:hAnsi="Arial" w:cs="Arial"/>
                <w:color w:val="FF0000"/>
                <w:sz w:val="24"/>
                <w:szCs w:val="24"/>
              </w:rPr>
              <w:t xml:space="preserve"> </w:t>
            </w:r>
            <w:r>
              <w:rPr>
                <w:rFonts w:ascii="Arial" w:hAnsi="Arial" w:cs="Arial"/>
                <w:color w:val="FF0000"/>
                <w:sz w:val="24"/>
                <w:szCs w:val="24"/>
              </w:rPr>
              <w:t>will clear the Periodic Advertiser List.</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top"/>
          </w:tcPr>
          <w:p w14:paraId="49D4ED39" w14:textId="77777777" w:rsidR="00E40CCE" w:rsidRDefault="00E40CCE" w:rsidP="00E40CCE">
            <w:pPr>
              <w:pStyle w:val="CellBody"/>
              <w:spacing w:before="96"/>
              <w:rPr>
                <w:rFonts w:ascii="Arial" w:hAnsi="Arial" w:cs="Arial"/>
                <w:color w:val="FF0000"/>
                <w:sz w:val="24"/>
                <w:szCs w:val="24"/>
              </w:rPr>
            </w:pPr>
            <w:r>
              <w:rPr>
                <w:rFonts w:ascii="Arial" w:hAnsi="Arial" w:cs="Arial"/>
                <w:color w:val="FF0000"/>
                <w:sz w:val="24"/>
                <w:szCs w:val="24"/>
              </w:rPr>
              <w:t>LE</w:t>
            </w:r>
          </w:p>
        </w:tc>
      </w:tr>
      <w:tr w:rsidR="00E40CCE" w:rsidRPr="006A27F0" w14:paraId="282E5FF0" w14:textId="77777777" w:rsidTr="00F91110">
        <w:trPr>
          <w:trHeight w:val="184"/>
        </w:trPr>
        <w:tc>
          <w:tcPr>
            <w:tcW w:w="2100" w:type="dxa"/>
            <w:tcBorders>
              <w:top w:val="single" w:sz="4" w:space="0" w:color="auto"/>
              <w:left w:val="single" w:sz="4" w:space="0" w:color="auto"/>
              <w:bottom w:val="single" w:sz="4" w:space="0" w:color="auto"/>
              <w:right w:val="single" w:sz="4" w:space="0" w:color="auto"/>
            </w:tcBorders>
            <w:shd w:val="clear" w:color="auto" w:fill="auto"/>
            <w:vAlign w:val="top"/>
          </w:tcPr>
          <w:p w14:paraId="1B8A652F" w14:textId="77777777" w:rsidR="00E40CCE" w:rsidRPr="00B57655" w:rsidRDefault="00E40CCE" w:rsidP="00E40CCE">
            <w:pPr>
              <w:pStyle w:val="CellBody"/>
              <w:spacing w:before="96"/>
              <w:rPr>
                <w:rFonts w:ascii="Arial" w:hAnsi="Arial" w:cs="Arial"/>
                <w:color w:val="FF0000"/>
                <w:sz w:val="24"/>
                <w:szCs w:val="24"/>
              </w:rPr>
            </w:pPr>
            <w:r w:rsidRPr="00E27947">
              <w:rPr>
                <w:rFonts w:ascii="Arial" w:hAnsi="Arial" w:cs="Arial"/>
                <w:color w:val="FF0000"/>
                <w:sz w:val="24"/>
                <w:szCs w:val="24"/>
              </w:rPr>
              <w:t>LE Read Periodic Advertiser List Size Command</w:t>
            </w:r>
          </w:p>
        </w:tc>
        <w:tc>
          <w:tcPr>
            <w:tcW w:w="1378" w:type="dxa"/>
            <w:tcBorders>
              <w:top w:val="single" w:sz="4" w:space="0" w:color="auto"/>
              <w:left w:val="single" w:sz="4" w:space="0" w:color="auto"/>
              <w:bottom w:val="single" w:sz="4" w:space="0" w:color="auto"/>
              <w:right w:val="single" w:sz="4" w:space="0" w:color="auto"/>
            </w:tcBorders>
            <w:shd w:val="clear" w:color="auto" w:fill="auto"/>
          </w:tcPr>
          <w:p w14:paraId="27586F07" w14:textId="77777777" w:rsidR="00E40CCE" w:rsidRDefault="00E40CCE" w:rsidP="00E40CCE">
            <w:pPr>
              <w:pStyle w:val="CellBody"/>
              <w:spacing w:before="96"/>
              <w:rPr>
                <w:rFonts w:ascii="Arial" w:hAnsi="Arial" w:cs="Arial"/>
                <w:color w:val="FF0000"/>
                <w:sz w:val="24"/>
                <w:szCs w:val="24"/>
              </w:rPr>
            </w:pPr>
            <w:r>
              <w:rPr>
                <w:rFonts w:ascii="Arial" w:hAnsi="Arial" w:cs="Arial"/>
                <w:color w:val="FF0000"/>
                <w:sz w:val="24"/>
                <w:szCs w:val="24"/>
              </w:rPr>
              <w:t>Shanghai</w:t>
            </w:r>
          </w:p>
        </w:tc>
        <w:tc>
          <w:tcPr>
            <w:tcW w:w="3544" w:type="dxa"/>
            <w:tcBorders>
              <w:top w:val="single" w:sz="4" w:space="0" w:color="auto"/>
              <w:left w:val="single" w:sz="4" w:space="0" w:color="auto"/>
              <w:bottom w:val="single" w:sz="4" w:space="0" w:color="auto"/>
              <w:right w:val="single" w:sz="4" w:space="0" w:color="auto"/>
            </w:tcBorders>
            <w:shd w:val="clear" w:color="auto" w:fill="auto"/>
          </w:tcPr>
          <w:p w14:paraId="06A826CE" w14:textId="77777777" w:rsidR="00E40CCE" w:rsidRDefault="00E40CCE" w:rsidP="001F0512">
            <w:pPr>
              <w:pStyle w:val="CellBody"/>
              <w:spacing w:before="96"/>
              <w:rPr>
                <w:rFonts w:ascii="Arial" w:hAnsi="Arial" w:cs="Arial"/>
                <w:color w:val="FF0000"/>
                <w:sz w:val="24"/>
                <w:szCs w:val="24"/>
              </w:rPr>
            </w:pPr>
            <w:r>
              <w:rPr>
                <w:rFonts w:ascii="Arial" w:hAnsi="Arial" w:cs="Arial"/>
                <w:color w:val="FF0000"/>
                <w:sz w:val="24"/>
                <w:szCs w:val="24"/>
              </w:rPr>
              <w:t xml:space="preserve">The </w:t>
            </w:r>
            <w:r w:rsidRPr="00B57655">
              <w:rPr>
                <w:rFonts w:ascii="Arial" w:hAnsi="Arial" w:cs="Arial"/>
                <w:color w:val="FF0000"/>
                <w:sz w:val="24"/>
                <w:szCs w:val="24"/>
              </w:rPr>
              <w:t xml:space="preserve">LE Read </w:t>
            </w:r>
            <w:r>
              <w:rPr>
                <w:rFonts w:ascii="Arial" w:hAnsi="Arial" w:cs="Arial"/>
                <w:color w:val="FF0000"/>
                <w:sz w:val="24"/>
                <w:szCs w:val="24"/>
              </w:rPr>
              <w:t xml:space="preserve">Periodic Advertiser </w:t>
            </w:r>
            <w:r w:rsidRPr="00B57655">
              <w:rPr>
                <w:rFonts w:ascii="Arial" w:hAnsi="Arial" w:cs="Arial"/>
                <w:color w:val="FF0000"/>
                <w:sz w:val="24"/>
                <w:szCs w:val="24"/>
              </w:rPr>
              <w:t xml:space="preserve">List Size </w:t>
            </w:r>
            <w:r w:rsidR="00C8151E">
              <w:rPr>
                <w:rFonts w:ascii="Arial" w:hAnsi="Arial" w:cs="Arial"/>
                <w:color w:val="FF0000"/>
                <w:sz w:val="24"/>
                <w:szCs w:val="24"/>
              </w:rPr>
              <w:t>c</w:t>
            </w:r>
            <w:r w:rsidR="00C8151E" w:rsidRPr="00B57655">
              <w:rPr>
                <w:rFonts w:ascii="Arial" w:hAnsi="Arial" w:cs="Arial"/>
                <w:color w:val="FF0000"/>
                <w:sz w:val="24"/>
                <w:szCs w:val="24"/>
              </w:rPr>
              <w:t>ommand</w:t>
            </w:r>
            <w:r w:rsidR="00C8151E">
              <w:rPr>
                <w:rFonts w:ascii="Arial" w:hAnsi="Arial" w:cs="Arial"/>
                <w:color w:val="FF0000"/>
                <w:sz w:val="24"/>
                <w:szCs w:val="24"/>
              </w:rPr>
              <w:t xml:space="preserve"> </w:t>
            </w:r>
            <w:r>
              <w:rPr>
                <w:rFonts w:ascii="Arial" w:hAnsi="Arial" w:cs="Arial"/>
                <w:color w:val="FF0000"/>
                <w:sz w:val="24"/>
                <w:szCs w:val="24"/>
              </w:rPr>
              <w:t>will read the maximum number of Periodic Advertiser List entries that the Controller supports.</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top"/>
          </w:tcPr>
          <w:p w14:paraId="7BE55658" w14:textId="77777777" w:rsidR="00E40CCE" w:rsidRDefault="00E40CCE" w:rsidP="00E40CCE">
            <w:pPr>
              <w:pStyle w:val="CellBody"/>
              <w:spacing w:before="96"/>
              <w:rPr>
                <w:rFonts w:ascii="Arial" w:hAnsi="Arial" w:cs="Arial"/>
                <w:color w:val="FF0000"/>
                <w:sz w:val="24"/>
                <w:szCs w:val="24"/>
              </w:rPr>
            </w:pPr>
            <w:r>
              <w:rPr>
                <w:rFonts w:ascii="Arial" w:hAnsi="Arial" w:cs="Arial"/>
                <w:color w:val="FF0000"/>
                <w:sz w:val="24"/>
                <w:szCs w:val="24"/>
              </w:rPr>
              <w:t>LE</w:t>
            </w:r>
          </w:p>
        </w:tc>
      </w:tr>
    </w:tbl>
    <w:p w14:paraId="1623384E" w14:textId="77777777" w:rsidR="00E40CCE" w:rsidRPr="00BD10AD" w:rsidRDefault="00E40CCE" w:rsidP="00E40CCE">
      <w:r>
        <w:rPr>
          <w:rFonts w:ascii="Arial,Italic" w:hAnsi="Arial,Italic" w:cs="Arial,Italic"/>
          <w:i/>
          <w:iCs/>
          <w:sz w:val="20"/>
          <w:szCs w:val="20"/>
          <w:lang w:val="en-GB"/>
        </w:rPr>
        <w:t>Table 3.15: Host flow control</w:t>
      </w:r>
    </w:p>
    <w:p w14:paraId="6033D210" w14:textId="77777777" w:rsidR="00E40CCE" w:rsidRPr="00F03F8D" w:rsidRDefault="00E40CCE" w:rsidP="00F03F8D">
      <w:pPr>
        <w:pStyle w:val="Heading3"/>
      </w:pPr>
      <w:bookmarkStart w:id="77" w:name="_Toc432709655"/>
      <w:bookmarkStart w:id="78" w:name="_Toc443590324"/>
      <w:bookmarkStart w:id="79" w:name="_Toc448771374"/>
      <w:r w:rsidRPr="00B03027">
        <w:t xml:space="preserve">[Modified Section] </w:t>
      </w:r>
      <w:r w:rsidRPr="00F03F8D">
        <w:t xml:space="preserve">3.19 LE </w:t>
      </w:r>
      <w:bookmarkEnd w:id="77"/>
      <w:bookmarkEnd w:id="78"/>
      <w:r w:rsidR="00F739AA">
        <w:t>Controller Requirements</w:t>
      </w:r>
      <w:bookmarkEnd w:id="79"/>
    </w:p>
    <w:tbl>
      <w:tblPr>
        <w:tblStyle w:val="Bluetoothgrid"/>
        <w:tblW w:w="8815" w:type="dxa"/>
        <w:tblInd w:w="0" w:type="dxa"/>
        <w:tblLayout w:type="fixed"/>
        <w:tblLook w:val="0480" w:firstRow="0" w:lastRow="0" w:firstColumn="1" w:lastColumn="0" w:noHBand="0" w:noVBand="1"/>
      </w:tblPr>
      <w:tblGrid>
        <w:gridCol w:w="6925"/>
        <w:gridCol w:w="1890"/>
      </w:tblGrid>
      <w:tr w:rsidR="00F710B2" w:rsidRPr="006A27F0" w14:paraId="01E372E3" w14:textId="77777777" w:rsidTr="002C08AE">
        <w:trPr>
          <w:trHeight w:val="184"/>
        </w:trPr>
        <w:tc>
          <w:tcPr>
            <w:tcW w:w="6925" w:type="dxa"/>
            <w:shd w:val="clear" w:color="auto" w:fill="B4EDEE"/>
            <w:vAlign w:val="top"/>
          </w:tcPr>
          <w:p w14:paraId="3F0EA5D3" w14:textId="77777777" w:rsidR="00F710B2" w:rsidRPr="002C08AE" w:rsidRDefault="00F710B2" w:rsidP="00F710B2">
            <w:pPr>
              <w:pStyle w:val="CellBody"/>
              <w:spacing w:before="96"/>
              <w:rPr>
                <w:rFonts w:ascii="Arial" w:hAnsi="Arial" w:cs="Arial"/>
                <w:b/>
                <w:color w:val="auto"/>
                <w:sz w:val="24"/>
                <w:szCs w:val="24"/>
              </w:rPr>
            </w:pPr>
            <w:r w:rsidRPr="002C08AE">
              <w:rPr>
                <w:rFonts w:ascii="Arial" w:hAnsi="Arial" w:cs="Arial"/>
                <w:b/>
                <w:color w:val="auto"/>
                <w:sz w:val="24"/>
                <w:szCs w:val="24"/>
              </w:rPr>
              <w:t>Name</w:t>
            </w:r>
          </w:p>
        </w:tc>
        <w:tc>
          <w:tcPr>
            <w:tcW w:w="1890" w:type="dxa"/>
            <w:shd w:val="clear" w:color="auto" w:fill="B4EDEE"/>
          </w:tcPr>
          <w:p w14:paraId="2FFC6CB7" w14:textId="77777777" w:rsidR="00F710B2" w:rsidRPr="002C08AE" w:rsidRDefault="00F710B2" w:rsidP="00F710B2">
            <w:pPr>
              <w:pStyle w:val="CellBody"/>
              <w:spacing w:before="96"/>
              <w:rPr>
                <w:rFonts w:cs="Arial"/>
                <w:b/>
                <w:color w:val="auto"/>
                <w:sz w:val="24"/>
                <w:szCs w:val="24"/>
              </w:rPr>
            </w:pPr>
            <w:r w:rsidRPr="002C08AE">
              <w:rPr>
                <w:rFonts w:cs="Arial"/>
                <w:b/>
                <w:color w:val="auto"/>
                <w:sz w:val="24"/>
                <w:szCs w:val="24"/>
              </w:rPr>
              <w:t>LE Feature Requirements</w:t>
            </w:r>
          </w:p>
        </w:tc>
      </w:tr>
      <w:tr w:rsidR="00F710B2" w:rsidRPr="006A27F0" w14:paraId="379C6470" w14:textId="77777777" w:rsidTr="00F710B2">
        <w:trPr>
          <w:trHeight w:val="184"/>
        </w:trPr>
        <w:tc>
          <w:tcPr>
            <w:tcW w:w="6925" w:type="dxa"/>
            <w:vAlign w:val="top"/>
          </w:tcPr>
          <w:p w14:paraId="0DBB301B" w14:textId="77777777" w:rsidR="00F710B2" w:rsidRPr="001F0B30" w:rsidRDefault="00F710B2" w:rsidP="00F710B2">
            <w:pPr>
              <w:pStyle w:val="CellBody"/>
              <w:spacing w:before="96"/>
              <w:rPr>
                <w:rFonts w:cs="Arial"/>
                <w:color w:val="FF0000"/>
                <w:sz w:val="24"/>
                <w:szCs w:val="24"/>
              </w:rPr>
            </w:pPr>
            <w:r>
              <w:rPr>
                <w:rFonts w:ascii="Arial" w:hAnsi="Arial" w:cs="Arial"/>
                <w:color w:val="FF0000"/>
                <w:sz w:val="24"/>
                <w:szCs w:val="24"/>
              </w:rPr>
              <w:t>LE Set Advertising Set Random Address Command</w:t>
            </w:r>
          </w:p>
        </w:tc>
        <w:tc>
          <w:tcPr>
            <w:tcW w:w="1890" w:type="dxa"/>
          </w:tcPr>
          <w:p w14:paraId="613133C8" w14:textId="77777777" w:rsidR="00F710B2" w:rsidRDefault="00F710B2" w:rsidP="00F710B2">
            <w:pPr>
              <w:pStyle w:val="CellBody"/>
              <w:spacing w:before="96"/>
              <w:rPr>
                <w:rFonts w:cs="Arial"/>
                <w:color w:val="FF0000"/>
                <w:sz w:val="24"/>
                <w:szCs w:val="24"/>
              </w:rPr>
            </w:pPr>
            <w:r>
              <w:rPr>
                <w:rFonts w:cs="Arial"/>
                <w:color w:val="FF0000"/>
                <w:sz w:val="24"/>
                <w:szCs w:val="24"/>
              </w:rPr>
              <w:t>C15</w:t>
            </w:r>
          </w:p>
        </w:tc>
      </w:tr>
      <w:tr w:rsidR="00F710B2" w:rsidRPr="006A27F0" w14:paraId="2B58F0B0" w14:textId="77777777" w:rsidTr="00F710B2">
        <w:trPr>
          <w:trHeight w:val="184"/>
        </w:trPr>
        <w:tc>
          <w:tcPr>
            <w:tcW w:w="6925" w:type="dxa"/>
            <w:vAlign w:val="top"/>
          </w:tcPr>
          <w:p w14:paraId="05C5DBEE" w14:textId="77777777" w:rsidR="00F710B2" w:rsidRPr="001F0B30" w:rsidRDefault="00F710B2" w:rsidP="00F710B2">
            <w:pPr>
              <w:pStyle w:val="CellBody"/>
              <w:spacing w:before="96"/>
              <w:rPr>
                <w:rFonts w:cs="Arial"/>
                <w:color w:val="FF0000"/>
                <w:sz w:val="24"/>
                <w:szCs w:val="24"/>
              </w:rPr>
            </w:pPr>
            <w:r w:rsidRPr="00F42FBF">
              <w:rPr>
                <w:rFonts w:ascii="Arial" w:hAnsi="Arial" w:cs="Arial"/>
                <w:color w:val="FF0000"/>
                <w:sz w:val="24"/>
                <w:szCs w:val="24"/>
              </w:rPr>
              <w:t>LE Set Extended Advertising Parameters Command</w:t>
            </w:r>
          </w:p>
        </w:tc>
        <w:tc>
          <w:tcPr>
            <w:tcW w:w="1890" w:type="dxa"/>
          </w:tcPr>
          <w:p w14:paraId="1292F8A1" w14:textId="77777777" w:rsidR="00F710B2" w:rsidRDefault="00F710B2" w:rsidP="00F710B2">
            <w:pPr>
              <w:pStyle w:val="CellBody"/>
              <w:spacing w:before="96"/>
              <w:rPr>
                <w:rFonts w:cs="Arial"/>
                <w:color w:val="FF0000"/>
                <w:sz w:val="24"/>
                <w:szCs w:val="24"/>
              </w:rPr>
            </w:pPr>
            <w:r>
              <w:rPr>
                <w:rFonts w:cs="Arial"/>
                <w:color w:val="FF0000"/>
                <w:sz w:val="24"/>
                <w:szCs w:val="24"/>
              </w:rPr>
              <w:t>C16</w:t>
            </w:r>
          </w:p>
        </w:tc>
      </w:tr>
      <w:tr w:rsidR="00F710B2" w:rsidRPr="006A27F0" w14:paraId="079F8C34" w14:textId="77777777" w:rsidTr="00F710B2">
        <w:trPr>
          <w:trHeight w:val="184"/>
        </w:trPr>
        <w:tc>
          <w:tcPr>
            <w:tcW w:w="6925" w:type="dxa"/>
            <w:vAlign w:val="top"/>
          </w:tcPr>
          <w:p w14:paraId="0E164C42" w14:textId="77777777" w:rsidR="00F710B2" w:rsidRPr="001F0B30" w:rsidRDefault="00F710B2" w:rsidP="00F710B2">
            <w:pPr>
              <w:pStyle w:val="CellBody"/>
              <w:spacing w:before="96"/>
              <w:rPr>
                <w:rFonts w:cs="Arial"/>
                <w:color w:val="FF0000"/>
                <w:sz w:val="24"/>
                <w:szCs w:val="24"/>
              </w:rPr>
            </w:pPr>
            <w:r w:rsidRPr="00E41CF2">
              <w:rPr>
                <w:rFonts w:ascii="Arial" w:hAnsi="Arial" w:cs="Arial"/>
                <w:color w:val="FF0000"/>
                <w:sz w:val="24"/>
                <w:szCs w:val="24"/>
              </w:rPr>
              <w:t>LE Set Extended Advertising Data Command</w:t>
            </w:r>
          </w:p>
        </w:tc>
        <w:tc>
          <w:tcPr>
            <w:tcW w:w="1890" w:type="dxa"/>
          </w:tcPr>
          <w:p w14:paraId="08783BEC" w14:textId="77777777" w:rsidR="00F710B2" w:rsidRDefault="00F710B2" w:rsidP="00F710B2">
            <w:pPr>
              <w:pStyle w:val="CellBody"/>
              <w:spacing w:before="96"/>
              <w:rPr>
                <w:rFonts w:cs="Arial"/>
                <w:color w:val="FF0000"/>
                <w:sz w:val="24"/>
                <w:szCs w:val="24"/>
              </w:rPr>
            </w:pPr>
            <w:r>
              <w:rPr>
                <w:rFonts w:cs="Arial"/>
                <w:color w:val="FF0000"/>
                <w:sz w:val="24"/>
                <w:szCs w:val="24"/>
              </w:rPr>
              <w:t>C16</w:t>
            </w:r>
          </w:p>
        </w:tc>
      </w:tr>
      <w:tr w:rsidR="00F710B2" w:rsidRPr="006A27F0" w14:paraId="5CA90D19" w14:textId="77777777" w:rsidTr="00F710B2">
        <w:trPr>
          <w:trHeight w:val="184"/>
        </w:trPr>
        <w:tc>
          <w:tcPr>
            <w:tcW w:w="6925" w:type="dxa"/>
            <w:vAlign w:val="top"/>
          </w:tcPr>
          <w:p w14:paraId="0ED2549A" w14:textId="77777777" w:rsidR="00F710B2" w:rsidRPr="001F0B30" w:rsidRDefault="00F710B2" w:rsidP="00F710B2">
            <w:pPr>
              <w:pStyle w:val="CellBody"/>
              <w:spacing w:before="96"/>
              <w:rPr>
                <w:rFonts w:cs="Arial"/>
                <w:color w:val="FF0000"/>
                <w:sz w:val="24"/>
                <w:szCs w:val="24"/>
              </w:rPr>
            </w:pPr>
            <w:r w:rsidRPr="001F0B30">
              <w:rPr>
                <w:rFonts w:ascii="Arial" w:hAnsi="Arial" w:cs="Arial"/>
                <w:color w:val="FF0000"/>
                <w:sz w:val="24"/>
                <w:szCs w:val="24"/>
              </w:rPr>
              <w:t>LE Set Extended Scan Response Data Command</w:t>
            </w:r>
          </w:p>
        </w:tc>
        <w:tc>
          <w:tcPr>
            <w:tcW w:w="1890" w:type="dxa"/>
          </w:tcPr>
          <w:p w14:paraId="360443C8" w14:textId="77777777" w:rsidR="00F710B2" w:rsidRDefault="00F710B2" w:rsidP="00F710B2">
            <w:pPr>
              <w:pStyle w:val="CellBody"/>
              <w:spacing w:before="96"/>
              <w:rPr>
                <w:rFonts w:cs="Arial"/>
                <w:color w:val="FF0000"/>
                <w:sz w:val="24"/>
                <w:szCs w:val="24"/>
              </w:rPr>
            </w:pPr>
            <w:r>
              <w:rPr>
                <w:rFonts w:cs="Arial"/>
                <w:color w:val="FF0000"/>
                <w:sz w:val="24"/>
                <w:szCs w:val="24"/>
              </w:rPr>
              <w:t>C16</w:t>
            </w:r>
          </w:p>
        </w:tc>
      </w:tr>
      <w:tr w:rsidR="00F710B2" w:rsidRPr="006A27F0" w14:paraId="1398863C" w14:textId="77777777" w:rsidTr="00F710B2">
        <w:trPr>
          <w:trHeight w:val="184"/>
        </w:trPr>
        <w:tc>
          <w:tcPr>
            <w:tcW w:w="6925" w:type="dxa"/>
            <w:vAlign w:val="top"/>
          </w:tcPr>
          <w:p w14:paraId="5C684FD2" w14:textId="77777777" w:rsidR="00F710B2" w:rsidRPr="001F0B30" w:rsidRDefault="00F710B2" w:rsidP="00F710B2">
            <w:pPr>
              <w:pStyle w:val="CellBody"/>
              <w:spacing w:before="96"/>
              <w:rPr>
                <w:rFonts w:cs="Arial"/>
                <w:color w:val="FF0000"/>
                <w:sz w:val="24"/>
                <w:szCs w:val="24"/>
              </w:rPr>
            </w:pPr>
            <w:r>
              <w:rPr>
                <w:rFonts w:ascii="Arial" w:hAnsi="Arial" w:cs="Arial"/>
                <w:color w:val="FF0000"/>
                <w:sz w:val="24"/>
                <w:szCs w:val="24"/>
              </w:rPr>
              <w:t>LE Scan Request Received Event</w:t>
            </w:r>
          </w:p>
        </w:tc>
        <w:tc>
          <w:tcPr>
            <w:tcW w:w="1890" w:type="dxa"/>
          </w:tcPr>
          <w:p w14:paraId="28CB2007" w14:textId="77777777" w:rsidR="00F710B2" w:rsidRDefault="00F710B2" w:rsidP="00F710B2">
            <w:pPr>
              <w:pStyle w:val="CellBody"/>
              <w:spacing w:before="96"/>
              <w:rPr>
                <w:rFonts w:cs="Arial"/>
                <w:color w:val="FF0000"/>
                <w:sz w:val="24"/>
                <w:szCs w:val="24"/>
              </w:rPr>
            </w:pPr>
            <w:r>
              <w:rPr>
                <w:rFonts w:cs="Arial"/>
                <w:color w:val="FF0000"/>
                <w:sz w:val="24"/>
                <w:szCs w:val="24"/>
              </w:rPr>
              <w:t>C16</w:t>
            </w:r>
          </w:p>
        </w:tc>
      </w:tr>
      <w:tr w:rsidR="00F710B2" w:rsidRPr="006A27F0" w14:paraId="3551CB1C" w14:textId="77777777" w:rsidTr="002C08AE">
        <w:trPr>
          <w:trHeight w:val="184"/>
        </w:trPr>
        <w:tc>
          <w:tcPr>
            <w:tcW w:w="6925" w:type="dxa"/>
            <w:vAlign w:val="top"/>
          </w:tcPr>
          <w:p w14:paraId="5D626F88" w14:textId="77777777" w:rsidR="00F710B2" w:rsidRPr="001F0B30" w:rsidRDefault="00F710B2" w:rsidP="00F710B2">
            <w:pPr>
              <w:pStyle w:val="CellBody"/>
              <w:spacing w:before="96"/>
              <w:rPr>
                <w:rFonts w:cs="Arial"/>
                <w:color w:val="FF0000"/>
                <w:sz w:val="24"/>
                <w:szCs w:val="24"/>
              </w:rPr>
            </w:pPr>
            <w:r w:rsidRPr="001F0B30">
              <w:rPr>
                <w:rFonts w:cs="Arial"/>
                <w:color w:val="FF0000"/>
                <w:sz w:val="24"/>
                <w:szCs w:val="24"/>
              </w:rPr>
              <w:t>LE Set Extended Advertis</w:t>
            </w:r>
            <w:r w:rsidR="00D8761E">
              <w:rPr>
                <w:rFonts w:cs="Arial"/>
                <w:color w:val="FF0000"/>
                <w:sz w:val="24"/>
                <w:szCs w:val="24"/>
              </w:rPr>
              <w:t>ing</w:t>
            </w:r>
            <w:r w:rsidRPr="001F0B30">
              <w:rPr>
                <w:rFonts w:cs="Arial"/>
                <w:color w:val="FF0000"/>
                <w:sz w:val="24"/>
                <w:szCs w:val="24"/>
              </w:rPr>
              <w:t xml:space="preserve"> Enable Command</w:t>
            </w:r>
          </w:p>
        </w:tc>
        <w:tc>
          <w:tcPr>
            <w:tcW w:w="1890" w:type="dxa"/>
          </w:tcPr>
          <w:p w14:paraId="245D960A" w14:textId="77777777" w:rsidR="00F710B2" w:rsidRPr="006A27F0" w:rsidRDefault="00F710B2" w:rsidP="00F710B2">
            <w:pPr>
              <w:pStyle w:val="CellBody"/>
              <w:spacing w:before="96"/>
              <w:rPr>
                <w:rFonts w:cs="Arial"/>
                <w:color w:val="FF0000"/>
                <w:sz w:val="24"/>
                <w:szCs w:val="24"/>
              </w:rPr>
            </w:pPr>
            <w:r>
              <w:rPr>
                <w:rFonts w:cs="Arial"/>
                <w:color w:val="FF0000"/>
                <w:sz w:val="24"/>
                <w:szCs w:val="24"/>
              </w:rPr>
              <w:t>C16</w:t>
            </w:r>
          </w:p>
        </w:tc>
      </w:tr>
      <w:tr w:rsidR="00F710B2" w:rsidRPr="006A27F0" w14:paraId="75A84781" w14:textId="77777777" w:rsidTr="002C08AE">
        <w:trPr>
          <w:trHeight w:val="184"/>
        </w:trPr>
        <w:tc>
          <w:tcPr>
            <w:tcW w:w="6925" w:type="dxa"/>
            <w:vAlign w:val="top"/>
          </w:tcPr>
          <w:p w14:paraId="1DE9C3F8" w14:textId="77777777" w:rsidR="00F710B2" w:rsidRPr="001F0B30" w:rsidRDefault="00F710B2" w:rsidP="00F710B2">
            <w:pPr>
              <w:pStyle w:val="CellBody"/>
              <w:spacing w:before="96"/>
              <w:rPr>
                <w:rFonts w:ascii="Arial" w:hAnsi="Arial" w:cs="Arial"/>
                <w:color w:val="FF0000"/>
                <w:sz w:val="24"/>
                <w:szCs w:val="24"/>
              </w:rPr>
            </w:pPr>
            <w:r w:rsidRPr="008F2BF0">
              <w:rPr>
                <w:rFonts w:ascii="Arial" w:hAnsi="Arial" w:cs="Arial"/>
                <w:color w:val="FF0000"/>
                <w:sz w:val="24"/>
                <w:szCs w:val="24"/>
              </w:rPr>
              <w:t>LE Read Maximum Advertising Data Length Command</w:t>
            </w:r>
          </w:p>
        </w:tc>
        <w:tc>
          <w:tcPr>
            <w:tcW w:w="1890" w:type="dxa"/>
          </w:tcPr>
          <w:p w14:paraId="2C0FCFEB" w14:textId="77777777" w:rsidR="00F710B2" w:rsidRPr="006A27F0" w:rsidRDefault="00F710B2" w:rsidP="00F710B2">
            <w:pPr>
              <w:pStyle w:val="CellBody"/>
              <w:spacing w:before="96"/>
              <w:rPr>
                <w:rFonts w:ascii="Arial" w:hAnsi="Arial" w:cs="Arial"/>
                <w:color w:val="FF0000"/>
                <w:sz w:val="24"/>
                <w:szCs w:val="24"/>
              </w:rPr>
            </w:pPr>
            <w:r>
              <w:rPr>
                <w:rFonts w:ascii="Arial" w:hAnsi="Arial" w:cs="Arial"/>
                <w:color w:val="FF0000"/>
                <w:sz w:val="24"/>
                <w:szCs w:val="24"/>
              </w:rPr>
              <w:t>C16</w:t>
            </w:r>
          </w:p>
        </w:tc>
      </w:tr>
      <w:tr w:rsidR="00F710B2" w:rsidRPr="006A27F0" w14:paraId="69664951" w14:textId="77777777" w:rsidTr="002C08AE">
        <w:trPr>
          <w:trHeight w:val="184"/>
        </w:trPr>
        <w:tc>
          <w:tcPr>
            <w:tcW w:w="6925" w:type="dxa"/>
            <w:vAlign w:val="top"/>
          </w:tcPr>
          <w:p w14:paraId="53CC1799" w14:textId="77777777" w:rsidR="00F710B2" w:rsidRPr="008F2BF0" w:rsidRDefault="00F710B2" w:rsidP="00F710B2">
            <w:pPr>
              <w:pStyle w:val="CellBody"/>
              <w:spacing w:before="96"/>
              <w:rPr>
                <w:rFonts w:ascii="Arial" w:hAnsi="Arial" w:cs="Arial"/>
                <w:color w:val="FF0000"/>
                <w:sz w:val="24"/>
                <w:szCs w:val="24"/>
              </w:rPr>
            </w:pPr>
            <w:r w:rsidRPr="008F2BF0">
              <w:rPr>
                <w:rFonts w:ascii="Arial" w:hAnsi="Arial" w:cs="Arial"/>
                <w:color w:val="FF0000"/>
                <w:sz w:val="24"/>
                <w:szCs w:val="24"/>
              </w:rPr>
              <w:t>LE Read Num</w:t>
            </w:r>
            <w:r>
              <w:rPr>
                <w:rFonts w:ascii="Arial" w:hAnsi="Arial" w:cs="Arial"/>
                <w:color w:val="FF0000"/>
                <w:sz w:val="24"/>
                <w:szCs w:val="24"/>
              </w:rPr>
              <w:t>ber of</w:t>
            </w:r>
            <w:r w:rsidRPr="008F2BF0">
              <w:rPr>
                <w:rFonts w:ascii="Arial" w:hAnsi="Arial" w:cs="Arial"/>
                <w:color w:val="FF0000"/>
                <w:sz w:val="24"/>
                <w:szCs w:val="24"/>
              </w:rPr>
              <w:t xml:space="preserve"> Supported Advertising Sets Command</w:t>
            </w:r>
          </w:p>
        </w:tc>
        <w:tc>
          <w:tcPr>
            <w:tcW w:w="1890" w:type="dxa"/>
          </w:tcPr>
          <w:p w14:paraId="57B22C9C" w14:textId="77777777" w:rsidR="00F710B2" w:rsidRPr="006A27F0" w:rsidRDefault="00F710B2" w:rsidP="00F710B2">
            <w:pPr>
              <w:pStyle w:val="CellBody"/>
              <w:spacing w:before="96"/>
              <w:rPr>
                <w:rFonts w:ascii="Arial" w:hAnsi="Arial" w:cs="Arial"/>
                <w:color w:val="FF0000"/>
                <w:sz w:val="24"/>
                <w:szCs w:val="24"/>
              </w:rPr>
            </w:pPr>
            <w:r>
              <w:rPr>
                <w:rFonts w:ascii="Arial" w:hAnsi="Arial" w:cs="Arial"/>
                <w:color w:val="FF0000"/>
                <w:sz w:val="24"/>
                <w:szCs w:val="24"/>
              </w:rPr>
              <w:t>C16</w:t>
            </w:r>
          </w:p>
        </w:tc>
      </w:tr>
      <w:tr w:rsidR="00F710B2" w:rsidRPr="006A27F0" w14:paraId="0D8E470E" w14:textId="77777777" w:rsidTr="002C08AE">
        <w:trPr>
          <w:trHeight w:val="184"/>
        </w:trPr>
        <w:tc>
          <w:tcPr>
            <w:tcW w:w="6925" w:type="dxa"/>
            <w:vAlign w:val="top"/>
          </w:tcPr>
          <w:p w14:paraId="141790CE" w14:textId="77777777" w:rsidR="00F710B2" w:rsidRPr="008F2BF0" w:rsidRDefault="00F710B2" w:rsidP="00F710B2">
            <w:pPr>
              <w:pStyle w:val="CellBody"/>
              <w:spacing w:before="96"/>
              <w:rPr>
                <w:rFonts w:ascii="Arial" w:hAnsi="Arial" w:cs="Arial"/>
                <w:color w:val="FF0000"/>
                <w:sz w:val="24"/>
                <w:szCs w:val="24"/>
              </w:rPr>
            </w:pPr>
            <w:r w:rsidRPr="00D24D8F">
              <w:rPr>
                <w:rFonts w:ascii="Arial" w:hAnsi="Arial" w:cs="Arial"/>
                <w:color w:val="FF0000"/>
                <w:sz w:val="24"/>
                <w:szCs w:val="24"/>
              </w:rPr>
              <w:t>LE Remove Advertising Set Command</w:t>
            </w:r>
          </w:p>
        </w:tc>
        <w:tc>
          <w:tcPr>
            <w:tcW w:w="1890" w:type="dxa"/>
          </w:tcPr>
          <w:p w14:paraId="671AE349" w14:textId="77777777" w:rsidR="00F710B2" w:rsidRPr="006A27F0" w:rsidRDefault="00F710B2" w:rsidP="00F710B2">
            <w:pPr>
              <w:pStyle w:val="CellBody"/>
              <w:spacing w:before="96"/>
              <w:rPr>
                <w:rFonts w:ascii="Arial" w:hAnsi="Arial" w:cs="Arial"/>
                <w:color w:val="FF0000"/>
                <w:sz w:val="24"/>
                <w:szCs w:val="24"/>
              </w:rPr>
            </w:pPr>
            <w:r>
              <w:rPr>
                <w:rFonts w:ascii="Arial" w:hAnsi="Arial" w:cs="Arial"/>
                <w:color w:val="FF0000"/>
                <w:sz w:val="24"/>
                <w:szCs w:val="24"/>
              </w:rPr>
              <w:t>C16</w:t>
            </w:r>
          </w:p>
        </w:tc>
      </w:tr>
      <w:tr w:rsidR="00F710B2" w:rsidRPr="006A27F0" w14:paraId="668031CE" w14:textId="77777777" w:rsidTr="002C08AE">
        <w:trPr>
          <w:trHeight w:val="184"/>
        </w:trPr>
        <w:tc>
          <w:tcPr>
            <w:tcW w:w="6925" w:type="dxa"/>
            <w:vAlign w:val="top"/>
          </w:tcPr>
          <w:p w14:paraId="2648AE44" w14:textId="77777777" w:rsidR="00F710B2" w:rsidRPr="00D24D8F" w:rsidRDefault="00F710B2" w:rsidP="00F710B2">
            <w:pPr>
              <w:pStyle w:val="CellBody"/>
              <w:spacing w:before="96"/>
              <w:rPr>
                <w:rFonts w:ascii="Arial" w:hAnsi="Arial" w:cs="Arial"/>
                <w:color w:val="FF0000"/>
                <w:sz w:val="24"/>
                <w:szCs w:val="24"/>
              </w:rPr>
            </w:pPr>
            <w:r w:rsidRPr="00D24D8F">
              <w:rPr>
                <w:rFonts w:ascii="Arial" w:hAnsi="Arial" w:cs="Arial"/>
                <w:color w:val="FF0000"/>
                <w:sz w:val="24"/>
                <w:szCs w:val="24"/>
              </w:rPr>
              <w:t>LE Clear Advertising Sets Command</w:t>
            </w:r>
          </w:p>
        </w:tc>
        <w:tc>
          <w:tcPr>
            <w:tcW w:w="1890" w:type="dxa"/>
          </w:tcPr>
          <w:p w14:paraId="4D5239CC" w14:textId="77777777" w:rsidR="00F710B2" w:rsidRPr="006A27F0" w:rsidRDefault="00F710B2" w:rsidP="00F710B2">
            <w:pPr>
              <w:pStyle w:val="CellBody"/>
              <w:spacing w:before="96"/>
              <w:rPr>
                <w:rFonts w:ascii="Arial" w:hAnsi="Arial" w:cs="Arial"/>
                <w:color w:val="FF0000"/>
                <w:sz w:val="24"/>
                <w:szCs w:val="24"/>
              </w:rPr>
            </w:pPr>
            <w:r>
              <w:rPr>
                <w:rFonts w:ascii="Arial" w:hAnsi="Arial" w:cs="Arial"/>
                <w:color w:val="FF0000"/>
                <w:sz w:val="24"/>
                <w:szCs w:val="24"/>
              </w:rPr>
              <w:t>C16</w:t>
            </w:r>
          </w:p>
        </w:tc>
      </w:tr>
      <w:tr w:rsidR="00F710B2" w:rsidRPr="006A27F0" w14:paraId="62C735F8" w14:textId="77777777" w:rsidTr="002C08AE">
        <w:trPr>
          <w:trHeight w:val="184"/>
        </w:trPr>
        <w:tc>
          <w:tcPr>
            <w:tcW w:w="6925" w:type="dxa"/>
            <w:vAlign w:val="top"/>
          </w:tcPr>
          <w:p w14:paraId="5F039ED9" w14:textId="77777777" w:rsidR="00F710B2" w:rsidRPr="00D24D8F" w:rsidRDefault="00F710B2" w:rsidP="00A77247">
            <w:pPr>
              <w:pStyle w:val="CellBody"/>
              <w:spacing w:before="96"/>
              <w:rPr>
                <w:rFonts w:ascii="Arial" w:hAnsi="Arial" w:cs="Arial"/>
                <w:color w:val="FF0000"/>
                <w:sz w:val="24"/>
                <w:szCs w:val="24"/>
              </w:rPr>
            </w:pPr>
            <w:r w:rsidRPr="003C022C">
              <w:rPr>
                <w:rFonts w:ascii="Arial" w:hAnsi="Arial" w:cs="Arial"/>
                <w:color w:val="FF0000"/>
                <w:sz w:val="24"/>
                <w:szCs w:val="24"/>
              </w:rPr>
              <w:t>LE Advertising</w:t>
            </w:r>
            <w:r>
              <w:rPr>
                <w:rFonts w:ascii="Arial" w:hAnsi="Arial" w:cs="Arial"/>
                <w:color w:val="FF0000"/>
                <w:sz w:val="24"/>
                <w:szCs w:val="24"/>
              </w:rPr>
              <w:t xml:space="preserve"> Set</w:t>
            </w:r>
            <w:r w:rsidRPr="003C022C">
              <w:rPr>
                <w:rFonts w:ascii="Arial" w:hAnsi="Arial" w:cs="Arial"/>
                <w:color w:val="FF0000"/>
                <w:sz w:val="24"/>
                <w:szCs w:val="24"/>
              </w:rPr>
              <w:t xml:space="preserve"> </w:t>
            </w:r>
            <w:r w:rsidR="00A77247">
              <w:rPr>
                <w:rFonts w:ascii="Arial" w:hAnsi="Arial" w:cs="Arial"/>
                <w:color w:val="FF0000"/>
                <w:sz w:val="24"/>
                <w:szCs w:val="24"/>
              </w:rPr>
              <w:t>Terminated</w:t>
            </w:r>
            <w:r w:rsidR="00A77247" w:rsidRPr="003C022C">
              <w:rPr>
                <w:rFonts w:ascii="Arial" w:hAnsi="Arial" w:cs="Arial"/>
                <w:color w:val="FF0000"/>
                <w:sz w:val="24"/>
                <w:szCs w:val="24"/>
              </w:rPr>
              <w:t xml:space="preserve"> </w:t>
            </w:r>
            <w:r w:rsidRPr="003C022C">
              <w:rPr>
                <w:rFonts w:ascii="Arial" w:hAnsi="Arial" w:cs="Arial"/>
                <w:color w:val="FF0000"/>
                <w:sz w:val="24"/>
                <w:szCs w:val="24"/>
              </w:rPr>
              <w:t>Event</w:t>
            </w:r>
          </w:p>
        </w:tc>
        <w:tc>
          <w:tcPr>
            <w:tcW w:w="1890" w:type="dxa"/>
          </w:tcPr>
          <w:p w14:paraId="28F1E411" w14:textId="77777777" w:rsidR="00F710B2" w:rsidRPr="006A27F0" w:rsidRDefault="00F710B2" w:rsidP="00F710B2">
            <w:pPr>
              <w:pStyle w:val="CellBody"/>
              <w:spacing w:before="96"/>
              <w:rPr>
                <w:rFonts w:ascii="Arial" w:hAnsi="Arial" w:cs="Arial"/>
                <w:color w:val="FF0000"/>
                <w:sz w:val="24"/>
                <w:szCs w:val="24"/>
              </w:rPr>
            </w:pPr>
            <w:r>
              <w:rPr>
                <w:rFonts w:ascii="Arial" w:hAnsi="Arial" w:cs="Arial"/>
                <w:color w:val="FF0000"/>
                <w:sz w:val="24"/>
                <w:szCs w:val="24"/>
              </w:rPr>
              <w:t>C16</w:t>
            </w:r>
          </w:p>
        </w:tc>
      </w:tr>
      <w:tr w:rsidR="003E5BBB" w:rsidRPr="006A27F0" w14:paraId="389792BB" w14:textId="77777777" w:rsidTr="002C08AE">
        <w:trPr>
          <w:trHeight w:val="184"/>
        </w:trPr>
        <w:tc>
          <w:tcPr>
            <w:tcW w:w="6925" w:type="dxa"/>
            <w:vAlign w:val="top"/>
          </w:tcPr>
          <w:p w14:paraId="0F6E441D" w14:textId="77777777" w:rsidR="003E5BBB" w:rsidRPr="00457FA6" w:rsidRDefault="003E5BBB" w:rsidP="003E5BBB">
            <w:pPr>
              <w:pStyle w:val="CellBody"/>
              <w:spacing w:before="96"/>
              <w:rPr>
                <w:rFonts w:ascii="Arial" w:hAnsi="Arial" w:cs="Arial"/>
                <w:color w:val="FF0000"/>
                <w:sz w:val="24"/>
                <w:szCs w:val="24"/>
              </w:rPr>
            </w:pPr>
            <w:r>
              <w:rPr>
                <w:rFonts w:ascii="Arial" w:hAnsi="Arial" w:cs="Arial"/>
                <w:color w:val="FF0000"/>
                <w:sz w:val="24"/>
                <w:szCs w:val="24"/>
              </w:rPr>
              <w:t>LE Set Periodic Advertising Parameters Command</w:t>
            </w:r>
          </w:p>
        </w:tc>
        <w:tc>
          <w:tcPr>
            <w:tcW w:w="1890" w:type="dxa"/>
          </w:tcPr>
          <w:p w14:paraId="1437B7EC" w14:textId="77777777" w:rsidR="003E5BBB" w:rsidRDefault="003E5BBB" w:rsidP="003E5BBB">
            <w:pPr>
              <w:pStyle w:val="CellBody"/>
              <w:spacing w:before="96"/>
              <w:rPr>
                <w:rFonts w:ascii="Arial" w:hAnsi="Arial" w:cs="Arial"/>
                <w:color w:val="FF0000"/>
                <w:sz w:val="24"/>
                <w:szCs w:val="24"/>
              </w:rPr>
            </w:pPr>
            <w:r>
              <w:rPr>
                <w:rFonts w:ascii="Arial" w:hAnsi="Arial" w:cs="Arial"/>
                <w:color w:val="FF0000"/>
                <w:sz w:val="24"/>
                <w:szCs w:val="24"/>
              </w:rPr>
              <w:t>C17</w:t>
            </w:r>
          </w:p>
        </w:tc>
      </w:tr>
      <w:tr w:rsidR="003E5BBB" w:rsidRPr="006A27F0" w14:paraId="0E1E6A4D" w14:textId="77777777" w:rsidTr="002C08AE">
        <w:trPr>
          <w:trHeight w:val="184"/>
        </w:trPr>
        <w:tc>
          <w:tcPr>
            <w:tcW w:w="6925" w:type="dxa"/>
            <w:vAlign w:val="top"/>
          </w:tcPr>
          <w:p w14:paraId="29E4DA0A" w14:textId="77777777" w:rsidR="003E5BBB" w:rsidRPr="00457FA6" w:rsidRDefault="003E5BBB" w:rsidP="003E5BBB">
            <w:pPr>
              <w:pStyle w:val="CellBody"/>
              <w:spacing w:before="96"/>
              <w:rPr>
                <w:rFonts w:ascii="Arial" w:hAnsi="Arial" w:cs="Arial"/>
                <w:color w:val="FF0000"/>
                <w:sz w:val="24"/>
                <w:szCs w:val="24"/>
              </w:rPr>
            </w:pPr>
            <w:r>
              <w:rPr>
                <w:rFonts w:ascii="Arial" w:hAnsi="Arial" w:cs="Arial"/>
                <w:color w:val="FF0000"/>
                <w:sz w:val="24"/>
                <w:szCs w:val="24"/>
              </w:rPr>
              <w:t>LE Set Periodic Advertising Data Command</w:t>
            </w:r>
          </w:p>
        </w:tc>
        <w:tc>
          <w:tcPr>
            <w:tcW w:w="1890" w:type="dxa"/>
          </w:tcPr>
          <w:p w14:paraId="4B8D7DC2" w14:textId="77777777" w:rsidR="003E5BBB" w:rsidRDefault="003E5BBB" w:rsidP="003E5BBB">
            <w:pPr>
              <w:pStyle w:val="CellBody"/>
              <w:spacing w:before="96"/>
              <w:rPr>
                <w:rFonts w:ascii="Arial" w:hAnsi="Arial" w:cs="Arial"/>
                <w:color w:val="FF0000"/>
                <w:sz w:val="24"/>
                <w:szCs w:val="24"/>
              </w:rPr>
            </w:pPr>
            <w:r>
              <w:rPr>
                <w:rFonts w:ascii="Arial" w:hAnsi="Arial" w:cs="Arial"/>
                <w:color w:val="FF0000"/>
                <w:sz w:val="24"/>
                <w:szCs w:val="24"/>
              </w:rPr>
              <w:t>C17</w:t>
            </w:r>
          </w:p>
        </w:tc>
      </w:tr>
      <w:tr w:rsidR="003E5BBB" w:rsidRPr="006A27F0" w14:paraId="08A6E6F6" w14:textId="77777777" w:rsidTr="002C08AE">
        <w:trPr>
          <w:trHeight w:val="184"/>
        </w:trPr>
        <w:tc>
          <w:tcPr>
            <w:tcW w:w="6925" w:type="dxa"/>
            <w:vAlign w:val="top"/>
          </w:tcPr>
          <w:p w14:paraId="3FE0B1E3" w14:textId="77777777" w:rsidR="003E5BBB" w:rsidRPr="00457FA6" w:rsidRDefault="003E5BBB" w:rsidP="003E5BBB">
            <w:pPr>
              <w:pStyle w:val="CellBody"/>
              <w:spacing w:before="96"/>
              <w:rPr>
                <w:rFonts w:ascii="Arial" w:hAnsi="Arial" w:cs="Arial"/>
                <w:color w:val="FF0000"/>
                <w:sz w:val="24"/>
                <w:szCs w:val="24"/>
              </w:rPr>
            </w:pPr>
            <w:r>
              <w:rPr>
                <w:rFonts w:ascii="Arial" w:hAnsi="Arial" w:cs="Arial"/>
                <w:color w:val="FF0000"/>
                <w:sz w:val="24"/>
                <w:szCs w:val="24"/>
              </w:rPr>
              <w:t>LE Set Periodic Advertising Enable Command</w:t>
            </w:r>
          </w:p>
        </w:tc>
        <w:tc>
          <w:tcPr>
            <w:tcW w:w="1890" w:type="dxa"/>
          </w:tcPr>
          <w:p w14:paraId="2A1527DC" w14:textId="77777777" w:rsidR="003E5BBB" w:rsidRDefault="003E5BBB" w:rsidP="003E5BBB">
            <w:pPr>
              <w:pStyle w:val="CellBody"/>
              <w:spacing w:before="96"/>
              <w:rPr>
                <w:rFonts w:ascii="Arial" w:hAnsi="Arial" w:cs="Arial"/>
                <w:color w:val="FF0000"/>
                <w:sz w:val="24"/>
                <w:szCs w:val="24"/>
              </w:rPr>
            </w:pPr>
            <w:r>
              <w:rPr>
                <w:rFonts w:ascii="Arial" w:hAnsi="Arial" w:cs="Arial"/>
                <w:color w:val="FF0000"/>
                <w:sz w:val="24"/>
                <w:szCs w:val="24"/>
              </w:rPr>
              <w:t>C17</w:t>
            </w:r>
          </w:p>
        </w:tc>
      </w:tr>
      <w:tr w:rsidR="00F710B2" w:rsidRPr="006A27F0" w14:paraId="2FE25868" w14:textId="77777777" w:rsidTr="002C08AE">
        <w:trPr>
          <w:trHeight w:val="184"/>
        </w:trPr>
        <w:tc>
          <w:tcPr>
            <w:tcW w:w="6925" w:type="dxa"/>
            <w:vAlign w:val="top"/>
          </w:tcPr>
          <w:p w14:paraId="05F71C26" w14:textId="77777777" w:rsidR="00F710B2" w:rsidRPr="003C022C" w:rsidRDefault="00F710B2" w:rsidP="00F710B2">
            <w:pPr>
              <w:pStyle w:val="CellBody"/>
              <w:spacing w:before="96"/>
              <w:rPr>
                <w:rFonts w:ascii="Arial" w:hAnsi="Arial" w:cs="Arial"/>
                <w:color w:val="FF0000"/>
                <w:sz w:val="24"/>
                <w:szCs w:val="24"/>
              </w:rPr>
            </w:pPr>
            <w:r w:rsidRPr="00457FA6">
              <w:rPr>
                <w:rFonts w:ascii="Arial" w:hAnsi="Arial" w:cs="Arial"/>
                <w:color w:val="FF0000"/>
                <w:sz w:val="24"/>
                <w:szCs w:val="24"/>
              </w:rPr>
              <w:t>LE Set Extended Scan Parameters Command</w:t>
            </w:r>
          </w:p>
        </w:tc>
        <w:tc>
          <w:tcPr>
            <w:tcW w:w="1890" w:type="dxa"/>
          </w:tcPr>
          <w:p w14:paraId="73FF9ACB" w14:textId="77777777" w:rsidR="00F710B2" w:rsidRPr="006A27F0" w:rsidRDefault="00F710B2" w:rsidP="00F710B2">
            <w:pPr>
              <w:pStyle w:val="CellBody"/>
              <w:spacing w:before="96"/>
              <w:rPr>
                <w:rFonts w:ascii="Arial" w:hAnsi="Arial" w:cs="Arial"/>
                <w:color w:val="FF0000"/>
                <w:sz w:val="24"/>
                <w:szCs w:val="24"/>
              </w:rPr>
            </w:pPr>
            <w:r>
              <w:rPr>
                <w:rFonts w:ascii="Arial" w:hAnsi="Arial" w:cs="Arial"/>
                <w:color w:val="FF0000"/>
                <w:sz w:val="24"/>
                <w:szCs w:val="24"/>
              </w:rPr>
              <w:t>C1</w:t>
            </w:r>
            <w:r w:rsidR="003E5BBB">
              <w:rPr>
                <w:rFonts w:ascii="Arial" w:hAnsi="Arial" w:cs="Arial"/>
                <w:color w:val="FF0000"/>
                <w:sz w:val="24"/>
                <w:szCs w:val="24"/>
              </w:rPr>
              <w:t>8</w:t>
            </w:r>
          </w:p>
        </w:tc>
      </w:tr>
      <w:tr w:rsidR="00F710B2" w:rsidRPr="006A27F0" w14:paraId="6C7F243B" w14:textId="77777777" w:rsidTr="002C08AE">
        <w:trPr>
          <w:trHeight w:val="184"/>
        </w:trPr>
        <w:tc>
          <w:tcPr>
            <w:tcW w:w="6925" w:type="dxa"/>
            <w:vAlign w:val="top"/>
          </w:tcPr>
          <w:p w14:paraId="19664E99" w14:textId="77777777" w:rsidR="00F710B2" w:rsidRPr="00457FA6" w:rsidRDefault="00F710B2" w:rsidP="00F710B2">
            <w:pPr>
              <w:pStyle w:val="CellBody"/>
              <w:spacing w:before="96"/>
              <w:rPr>
                <w:rFonts w:ascii="Arial" w:hAnsi="Arial" w:cs="Arial"/>
                <w:color w:val="FF0000"/>
                <w:sz w:val="24"/>
                <w:szCs w:val="24"/>
              </w:rPr>
            </w:pPr>
            <w:r w:rsidRPr="00457FA6">
              <w:rPr>
                <w:rFonts w:ascii="Arial" w:hAnsi="Arial" w:cs="Arial"/>
                <w:color w:val="FF0000"/>
                <w:sz w:val="24"/>
                <w:szCs w:val="24"/>
              </w:rPr>
              <w:t>LE Set Extended Scan Enable Command</w:t>
            </w:r>
          </w:p>
        </w:tc>
        <w:tc>
          <w:tcPr>
            <w:tcW w:w="1890" w:type="dxa"/>
          </w:tcPr>
          <w:p w14:paraId="04E1FBA2" w14:textId="77777777" w:rsidR="00F710B2" w:rsidRPr="006A27F0" w:rsidRDefault="00F710B2" w:rsidP="00F710B2">
            <w:pPr>
              <w:pStyle w:val="CellBody"/>
              <w:spacing w:before="96"/>
              <w:rPr>
                <w:rFonts w:ascii="Arial" w:hAnsi="Arial" w:cs="Arial"/>
                <w:color w:val="FF0000"/>
                <w:sz w:val="24"/>
                <w:szCs w:val="24"/>
              </w:rPr>
            </w:pPr>
            <w:r>
              <w:rPr>
                <w:rFonts w:ascii="Arial" w:hAnsi="Arial" w:cs="Arial"/>
                <w:color w:val="FF0000"/>
                <w:sz w:val="24"/>
                <w:szCs w:val="24"/>
              </w:rPr>
              <w:t>C1</w:t>
            </w:r>
            <w:r w:rsidR="003E5BBB">
              <w:rPr>
                <w:rFonts w:ascii="Arial" w:hAnsi="Arial" w:cs="Arial"/>
                <w:color w:val="FF0000"/>
                <w:sz w:val="24"/>
                <w:szCs w:val="24"/>
              </w:rPr>
              <w:t>8</w:t>
            </w:r>
          </w:p>
        </w:tc>
      </w:tr>
      <w:tr w:rsidR="00F710B2" w:rsidRPr="006A27F0" w14:paraId="6CEF1C31" w14:textId="77777777" w:rsidTr="002C08AE">
        <w:trPr>
          <w:trHeight w:val="184"/>
        </w:trPr>
        <w:tc>
          <w:tcPr>
            <w:tcW w:w="6925" w:type="dxa"/>
            <w:vAlign w:val="top"/>
          </w:tcPr>
          <w:p w14:paraId="649DD5FB" w14:textId="77777777" w:rsidR="00F710B2" w:rsidRPr="00457FA6" w:rsidRDefault="00F710B2" w:rsidP="0074297C">
            <w:pPr>
              <w:pStyle w:val="CellBody"/>
              <w:spacing w:before="96"/>
              <w:rPr>
                <w:rFonts w:ascii="Arial" w:hAnsi="Arial" w:cs="Arial"/>
                <w:color w:val="FF0000"/>
                <w:sz w:val="24"/>
                <w:szCs w:val="24"/>
              </w:rPr>
            </w:pPr>
            <w:r w:rsidRPr="00A41FED">
              <w:rPr>
                <w:rFonts w:ascii="Arial" w:hAnsi="Arial" w:cs="Arial"/>
                <w:color w:val="FF0000"/>
                <w:sz w:val="24"/>
                <w:szCs w:val="24"/>
              </w:rPr>
              <w:t xml:space="preserve">LE Scan </w:t>
            </w:r>
            <w:r>
              <w:rPr>
                <w:rFonts w:ascii="Arial" w:hAnsi="Arial" w:cs="Arial"/>
                <w:color w:val="FF0000"/>
                <w:sz w:val="24"/>
                <w:szCs w:val="24"/>
              </w:rPr>
              <w:t>Timeout</w:t>
            </w:r>
            <w:r w:rsidRPr="00A41FED">
              <w:rPr>
                <w:rFonts w:ascii="Arial" w:hAnsi="Arial" w:cs="Arial"/>
                <w:color w:val="FF0000"/>
                <w:sz w:val="24"/>
                <w:szCs w:val="24"/>
              </w:rPr>
              <w:t xml:space="preserve"> Event</w:t>
            </w:r>
          </w:p>
        </w:tc>
        <w:tc>
          <w:tcPr>
            <w:tcW w:w="1890" w:type="dxa"/>
          </w:tcPr>
          <w:p w14:paraId="1626E36A" w14:textId="77777777" w:rsidR="00F710B2" w:rsidRDefault="00F710B2" w:rsidP="00F710B2">
            <w:pPr>
              <w:pStyle w:val="CellBody"/>
              <w:spacing w:before="96"/>
              <w:rPr>
                <w:rFonts w:ascii="Arial" w:hAnsi="Arial" w:cs="Arial"/>
                <w:color w:val="FF0000"/>
                <w:sz w:val="24"/>
                <w:szCs w:val="24"/>
              </w:rPr>
            </w:pPr>
            <w:r>
              <w:rPr>
                <w:rFonts w:ascii="Arial" w:hAnsi="Arial" w:cs="Arial"/>
                <w:color w:val="FF0000"/>
                <w:sz w:val="24"/>
                <w:szCs w:val="24"/>
              </w:rPr>
              <w:t>C1</w:t>
            </w:r>
            <w:r w:rsidR="003E5BBB">
              <w:rPr>
                <w:rFonts w:ascii="Arial" w:hAnsi="Arial" w:cs="Arial"/>
                <w:color w:val="FF0000"/>
                <w:sz w:val="24"/>
                <w:szCs w:val="24"/>
              </w:rPr>
              <w:t>8</w:t>
            </w:r>
          </w:p>
        </w:tc>
      </w:tr>
      <w:tr w:rsidR="00F710B2" w:rsidRPr="006A27F0" w14:paraId="5A37D58E" w14:textId="77777777" w:rsidTr="002C08AE">
        <w:trPr>
          <w:trHeight w:val="184"/>
        </w:trPr>
        <w:tc>
          <w:tcPr>
            <w:tcW w:w="6925" w:type="dxa"/>
            <w:vAlign w:val="top"/>
          </w:tcPr>
          <w:p w14:paraId="2C1976F8" w14:textId="77777777" w:rsidR="00F710B2" w:rsidRPr="00457FA6" w:rsidRDefault="00F710B2" w:rsidP="00F710B2">
            <w:pPr>
              <w:pStyle w:val="CellBody"/>
              <w:spacing w:before="96"/>
              <w:rPr>
                <w:rFonts w:ascii="Arial" w:hAnsi="Arial" w:cs="Arial"/>
                <w:color w:val="FF0000"/>
                <w:sz w:val="24"/>
                <w:szCs w:val="24"/>
              </w:rPr>
            </w:pPr>
            <w:r w:rsidRPr="00705570">
              <w:rPr>
                <w:rFonts w:ascii="Arial" w:hAnsi="Arial" w:cs="Arial"/>
                <w:color w:val="FF0000"/>
                <w:sz w:val="24"/>
                <w:szCs w:val="24"/>
              </w:rPr>
              <w:t>LE Extended Advertising Report Event</w:t>
            </w:r>
          </w:p>
        </w:tc>
        <w:tc>
          <w:tcPr>
            <w:tcW w:w="1890" w:type="dxa"/>
          </w:tcPr>
          <w:p w14:paraId="67F5C29C" w14:textId="77777777" w:rsidR="00F710B2" w:rsidRPr="006A27F0" w:rsidRDefault="00F710B2" w:rsidP="00F710B2">
            <w:pPr>
              <w:pStyle w:val="CellBody"/>
              <w:spacing w:before="96"/>
              <w:rPr>
                <w:rFonts w:ascii="Arial" w:hAnsi="Arial" w:cs="Arial"/>
                <w:color w:val="FF0000"/>
                <w:sz w:val="24"/>
                <w:szCs w:val="24"/>
              </w:rPr>
            </w:pPr>
            <w:r>
              <w:rPr>
                <w:rFonts w:ascii="Arial" w:hAnsi="Arial" w:cs="Arial"/>
                <w:color w:val="FF0000"/>
                <w:sz w:val="24"/>
                <w:szCs w:val="24"/>
              </w:rPr>
              <w:t>C1</w:t>
            </w:r>
            <w:r w:rsidR="003E5BBB">
              <w:rPr>
                <w:rFonts w:ascii="Arial" w:hAnsi="Arial" w:cs="Arial"/>
                <w:color w:val="FF0000"/>
                <w:sz w:val="24"/>
                <w:szCs w:val="24"/>
              </w:rPr>
              <w:t>8</w:t>
            </w:r>
          </w:p>
        </w:tc>
      </w:tr>
      <w:tr w:rsidR="00C72779" w:rsidRPr="006A27F0" w14:paraId="38B94394" w14:textId="77777777" w:rsidTr="002C08AE">
        <w:trPr>
          <w:trHeight w:val="184"/>
        </w:trPr>
        <w:tc>
          <w:tcPr>
            <w:tcW w:w="6925" w:type="dxa"/>
            <w:vAlign w:val="top"/>
          </w:tcPr>
          <w:p w14:paraId="2B087E3B" w14:textId="77777777" w:rsidR="00C72779" w:rsidRPr="00705570" w:rsidRDefault="00C72779" w:rsidP="00F710B2">
            <w:pPr>
              <w:pStyle w:val="CellBody"/>
              <w:spacing w:before="96"/>
              <w:rPr>
                <w:rFonts w:ascii="Arial" w:hAnsi="Arial" w:cs="Arial"/>
                <w:color w:val="FF0000"/>
                <w:sz w:val="24"/>
                <w:szCs w:val="24"/>
              </w:rPr>
            </w:pPr>
            <w:r>
              <w:rPr>
                <w:rFonts w:ascii="Arial" w:hAnsi="Arial" w:cs="Arial"/>
                <w:color w:val="FF0000"/>
                <w:sz w:val="24"/>
                <w:szCs w:val="24"/>
              </w:rPr>
              <w:t>LE Extended Create Connection Command</w:t>
            </w:r>
          </w:p>
        </w:tc>
        <w:tc>
          <w:tcPr>
            <w:tcW w:w="1890" w:type="dxa"/>
          </w:tcPr>
          <w:p w14:paraId="7FDF6882" w14:textId="77777777" w:rsidR="00C72779" w:rsidRDefault="00C72779" w:rsidP="00F710B2">
            <w:pPr>
              <w:pStyle w:val="CellBody"/>
              <w:spacing w:before="96"/>
              <w:rPr>
                <w:rFonts w:ascii="Arial" w:hAnsi="Arial" w:cs="Arial"/>
                <w:color w:val="FF0000"/>
                <w:sz w:val="24"/>
                <w:szCs w:val="24"/>
              </w:rPr>
            </w:pPr>
            <w:r>
              <w:rPr>
                <w:rFonts w:ascii="Arial" w:hAnsi="Arial" w:cs="Arial"/>
                <w:color w:val="FF0000"/>
                <w:sz w:val="24"/>
                <w:szCs w:val="24"/>
              </w:rPr>
              <w:t>C18</w:t>
            </w:r>
          </w:p>
        </w:tc>
      </w:tr>
      <w:tr w:rsidR="00F710B2" w:rsidRPr="006A27F0" w14:paraId="5F02870B" w14:textId="77777777" w:rsidTr="002C08AE">
        <w:trPr>
          <w:trHeight w:val="184"/>
        </w:trPr>
        <w:tc>
          <w:tcPr>
            <w:tcW w:w="6925" w:type="dxa"/>
            <w:vAlign w:val="top"/>
          </w:tcPr>
          <w:p w14:paraId="36626473" w14:textId="77777777" w:rsidR="00F710B2" w:rsidRPr="00D61C82" w:rsidRDefault="00F710B2" w:rsidP="009E4E9D">
            <w:pPr>
              <w:pStyle w:val="CellBody"/>
              <w:spacing w:before="96"/>
              <w:rPr>
                <w:rFonts w:ascii="Arial" w:hAnsi="Arial" w:cs="Arial"/>
                <w:color w:val="FF0000"/>
                <w:sz w:val="24"/>
                <w:szCs w:val="24"/>
              </w:rPr>
            </w:pPr>
            <w:r w:rsidRPr="00D61C82">
              <w:rPr>
                <w:rFonts w:ascii="Arial" w:hAnsi="Arial" w:cs="Arial"/>
                <w:color w:val="FF0000"/>
                <w:sz w:val="24"/>
                <w:szCs w:val="24"/>
              </w:rPr>
              <w:t xml:space="preserve">LE Periodic Advertising </w:t>
            </w:r>
            <w:r w:rsidR="009E4E9D">
              <w:rPr>
                <w:rFonts w:ascii="Arial" w:hAnsi="Arial" w:cs="Arial"/>
                <w:color w:val="FF0000"/>
                <w:sz w:val="24"/>
                <w:szCs w:val="24"/>
              </w:rPr>
              <w:t>Create Sync</w:t>
            </w:r>
            <w:r w:rsidR="009E4E9D" w:rsidRPr="00D61C82">
              <w:rPr>
                <w:rFonts w:ascii="Arial" w:hAnsi="Arial" w:cs="Arial"/>
                <w:color w:val="FF0000"/>
                <w:sz w:val="24"/>
                <w:szCs w:val="24"/>
              </w:rPr>
              <w:t xml:space="preserve"> </w:t>
            </w:r>
            <w:r w:rsidRPr="00D61C82">
              <w:rPr>
                <w:rFonts w:ascii="Arial" w:hAnsi="Arial" w:cs="Arial"/>
                <w:color w:val="FF0000"/>
                <w:sz w:val="24"/>
                <w:szCs w:val="24"/>
              </w:rPr>
              <w:t>Command</w:t>
            </w:r>
          </w:p>
        </w:tc>
        <w:tc>
          <w:tcPr>
            <w:tcW w:w="1890" w:type="dxa"/>
          </w:tcPr>
          <w:p w14:paraId="77B467E4" w14:textId="77777777" w:rsidR="00F710B2" w:rsidRPr="006A27F0" w:rsidRDefault="00F710B2" w:rsidP="00F710B2">
            <w:pPr>
              <w:pStyle w:val="CellBody"/>
              <w:spacing w:before="96"/>
              <w:rPr>
                <w:rFonts w:ascii="Arial" w:hAnsi="Arial" w:cs="Arial"/>
                <w:color w:val="FF0000"/>
                <w:sz w:val="24"/>
                <w:szCs w:val="24"/>
              </w:rPr>
            </w:pPr>
            <w:r>
              <w:rPr>
                <w:rFonts w:ascii="Arial" w:hAnsi="Arial" w:cs="Arial"/>
                <w:color w:val="FF0000"/>
                <w:sz w:val="24"/>
                <w:szCs w:val="24"/>
              </w:rPr>
              <w:t>C19</w:t>
            </w:r>
          </w:p>
        </w:tc>
      </w:tr>
      <w:tr w:rsidR="00F710B2" w:rsidRPr="006A27F0" w14:paraId="19B02B3F" w14:textId="77777777" w:rsidTr="002C08AE">
        <w:trPr>
          <w:trHeight w:val="184"/>
        </w:trPr>
        <w:tc>
          <w:tcPr>
            <w:tcW w:w="6925" w:type="dxa"/>
            <w:vAlign w:val="top"/>
          </w:tcPr>
          <w:p w14:paraId="7F039C84" w14:textId="77777777" w:rsidR="00F710B2" w:rsidRPr="00D61C82" w:rsidRDefault="00F710B2" w:rsidP="009E4E9D">
            <w:pPr>
              <w:pStyle w:val="CellBody"/>
              <w:spacing w:before="96"/>
              <w:rPr>
                <w:rFonts w:ascii="Arial" w:hAnsi="Arial" w:cs="Arial"/>
                <w:color w:val="FF0000"/>
                <w:sz w:val="24"/>
                <w:szCs w:val="24"/>
              </w:rPr>
            </w:pPr>
            <w:r>
              <w:rPr>
                <w:rFonts w:ascii="Arial" w:hAnsi="Arial" w:cs="Arial"/>
                <w:color w:val="FF0000"/>
                <w:sz w:val="24"/>
                <w:szCs w:val="24"/>
              </w:rPr>
              <w:t xml:space="preserve">LE Periodic Advertising </w:t>
            </w:r>
            <w:r w:rsidR="009E4E9D">
              <w:rPr>
                <w:rFonts w:ascii="Arial" w:hAnsi="Arial" w:cs="Arial"/>
                <w:color w:val="FF0000"/>
                <w:sz w:val="24"/>
                <w:szCs w:val="24"/>
              </w:rPr>
              <w:t xml:space="preserve">Create Sync </w:t>
            </w:r>
            <w:r>
              <w:rPr>
                <w:rFonts w:ascii="Arial" w:hAnsi="Arial" w:cs="Arial"/>
                <w:color w:val="FF0000"/>
                <w:sz w:val="24"/>
                <w:szCs w:val="24"/>
              </w:rPr>
              <w:t>Cancel Command</w:t>
            </w:r>
          </w:p>
        </w:tc>
        <w:tc>
          <w:tcPr>
            <w:tcW w:w="1890" w:type="dxa"/>
          </w:tcPr>
          <w:p w14:paraId="489866E5" w14:textId="77777777" w:rsidR="00F710B2" w:rsidRDefault="00F710B2" w:rsidP="00F710B2">
            <w:pPr>
              <w:pStyle w:val="CellBody"/>
              <w:spacing w:before="96"/>
              <w:rPr>
                <w:rFonts w:ascii="Arial" w:hAnsi="Arial" w:cs="Arial"/>
                <w:color w:val="FF0000"/>
                <w:sz w:val="24"/>
                <w:szCs w:val="24"/>
              </w:rPr>
            </w:pPr>
            <w:r>
              <w:rPr>
                <w:rFonts w:ascii="Arial" w:hAnsi="Arial" w:cs="Arial"/>
                <w:color w:val="FF0000"/>
                <w:sz w:val="24"/>
                <w:szCs w:val="24"/>
              </w:rPr>
              <w:t>C19</w:t>
            </w:r>
          </w:p>
        </w:tc>
      </w:tr>
      <w:tr w:rsidR="00F710B2" w:rsidRPr="006A27F0" w14:paraId="05EAF374" w14:textId="77777777" w:rsidTr="002C08AE">
        <w:trPr>
          <w:trHeight w:val="184"/>
        </w:trPr>
        <w:tc>
          <w:tcPr>
            <w:tcW w:w="6925" w:type="dxa"/>
            <w:vAlign w:val="top"/>
          </w:tcPr>
          <w:p w14:paraId="1677D160" w14:textId="77777777" w:rsidR="00F710B2" w:rsidRDefault="00F710B2" w:rsidP="009E4E9D">
            <w:pPr>
              <w:pStyle w:val="CellBody"/>
              <w:spacing w:before="96"/>
              <w:rPr>
                <w:rFonts w:ascii="Arial" w:hAnsi="Arial" w:cs="Arial"/>
                <w:color w:val="FF0000"/>
                <w:sz w:val="24"/>
                <w:szCs w:val="24"/>
              </w:rPr>
            </w:pPr>
            <w:r>
              <w:rPr>
                <w:rFonts w:ascii="Arial" w:hAnsi="Arial" w:cs="Arial"/>
                <w:color w:val="FF0000"/>
                <w:sz w:val="24"/>
                <w:szCs w:val="24"/>
              </w:rPr>
              <w:t xml:space="preserve">LE Periodic Advertising </w:t>
            </w:r>
            <w:r w:rsidR="009E4E9D">
              <w:rPr>
                <w:rFonts w:ascii="Arial" w:hAnsi="Arial" w:cs="Arial"/>
                <w:color w:val="FF0000"/>
                <w:sz w:val="24"/>
                <w:szCs w:val="24"/>
              </w:rPr>
              <w:t>Terminate Sync</w:t>
            </w:r>
            <w:r>
              <w:rPr>
                <w:rFonts w:ascii="Arial" w:hAnsi="Arial" w:cs="Arial"/>
                <w:color w:val="FF0000"/>
                <w:sz w:val="24"/>
                <w:szCs w:val="24"/>
              </w:rPr>
              <w:t xml:space="preserve"> Command</w:t>
            </w:r>
          </w:p>
        </w:tc>
        <w:tc>
          <w:tcPr>
            <w:tcW w:w="1890" w:type="dxa"/>
          </w:tcPr>
          <w:p w14:paraId="0DA82047" w14:textId="77777777" w:rsidR="00F710B2" w:rsidRDefault="00F710B2" w:rsidP="00F710B2">
            <w:pPr>
              <w:pStyle w:val="CellBody"/>
              <w:spacing w:before="96"/>
              <w:rPr>
                <w:rFonts w:ascii="Arial" w:hAnsi="Arial" w:cs="Arial"/>
                <w:color w:val="FF0000"/>
                <w:sz w:val="24"/>
                <w:szCs w:val="24"/>
              </w:rPr>
            </w:pPr>
            <w:r>
              <w:rPr>
                <w:rFonts w:ascii="Arial" w:hAnsi="Arial" w:cs="Arial"/>
                <w:color w:val="FF0000"/>
                <w:sz w:val="24"/>
                <w:szCs w:val="24"/>
              </w:rPr>
              <w:t>C19</w:t>
            </w:r>
          </w:p>
        </w:tc>
      </w:tr>
      <w:tr w:rsidR="009E4E9D" w:rsidRPr="006A27F0" w14:paraId="669CFD9B" w14:textId="77777777" w:rsidTr="002C08AE">
        <w:trPr>
          <w:trHeight w:val="184"/>
        </w:trPr>
        <w:tc>
          <w:tcPr>
            <w:tcW w:w="6925" w:type="dxa"/>
            <w:vAlign w:val="top"/>
          </w:tcPr>
          <w:p w14:paraId="218A4A56" w14:textId="77777777" w:rsidR="009E4E9D" w:rsidRPr="00A41FED" w:rsidRDefault="009E4E9D" w:rsidP="009E4E9D">
            <w:pPr>
              <w:pStyle w:val="CellBody"/>
              <w:spacing w:before="96"/>
              <w:rPr>
                <w:rFonts w:ascii="Arial" w:hAnsi="Arial" w:cs="Arial"/>
                <w:color w:val="FF0000"/>
                <w:sz w:val="24"/>
                <w:szCs w:val="24"/>
              </w:rPr>
            </w:pPr>
            <w:r w:rsidRPr="00A41FED">
              <w:rPr>
                <w:rFonts w:ascii="Arial" w:hAnsi="Arial" w:cs="Arial"/>
                <w:color w:val="FF0000"/>
                <w:sz w:val="24"/>
                <w:szCs w:val="24"/>
              </w:rPr>
              <w:t xml:space="preserve">LE Periodic Advertising </w:t>
            </w:r>
            <w:r>
              <w:rPr>
                <w:rFonts w:ascii="Arial" w:hAnsi="Arial" w:cs="Arial"/>
                <w:color w:val="FF0000"/>
                <w:sz w:val="24"/>
                <w:szCs w:val="24"/>
              </w:rPr>
              <w:t>Report</w:t>
            </w:r>
            <w:r w:rsidRPr="00A41FED">
              <w:rPr>
                <w:rFonts w:ascii="Arial" w:hAnsi="Arial" w:cs="Arial"/>
                <w:color w:val="FF0000"/>
                <w:sz w:val="24"/>
                <w:szCs w:val="24"/>
              </w:rPr>
              <w:t xml:space="preserve"> Event</w:t>
            </w:r>
          </w:p>
        </w:tc>
        <w:tc>
          <w:tcPr>
            <w:tcW w:w="1890" w:type="dxa"/>
          </w:tcPr>
          <w:p w14:paraId="51528AA0" w14:textId="77777777" w:rsidR="009E4E9D" w:rsidRDefault="009E4E9D" w:rsidP="009E4E9D">
            <w:pPr>
              <w:pStyle w:val="CellBody"/>
              <w:spacing w:before="96"/>
              <w:rPr>
                <w:rFonts w:ascii="Arial" w:hAnsi="Arial" w:cs="Arial"/>
                <w:color w:val="FF0000"/>
                <w:sz w:val="24"/>
                <w:szCs w:val="24"/>
              </w:rPr>
            </w:pPr>
            <w:r>
              <w:rPr>
                <w:rFonts w:ascii="Arial" w:hAnsi="Arial" w:cs="Arial"/>
                <w:color w:val="FF0000"/>
                <w:sz w:val="24"/>
                <w:szCs w:val="24"/>
              </w:rPr>
              <w:t>C19</w:t>
            </w:r>
          </w:p>
        </w:tc>
      </w:tr>
      <w:tr w:rsidR="008C1AC7" w:rsidRPr="006A27F0" w14:paraId="1663F61C" w14:textId="77777777" w:rsidTr="002C08AE">
        <w:trPr>
          <w:trHeight w:val="184"/>
          <w:ins w:id="80" w:author="Brian A. Redding" w:date="2016-04-13T11:47:00Z"/>
        </w:trPr>
        <w:tc>
          <w:tcPr>
            <w:tcW w:w="6925" w:type="dxa"/>
            <w:vAlign w:val="top"/>
          </w:tcPr>
          <w:p w14:paraId="2FBA0936" w14:textId="77777777" w:rsidR="008C1AC7" w:rsidRPr="00A41FED" w:rsidRDefault="008C1AC7" w:rsidP="009E4E9D">
            <w:pPr>
              <w:pStyle w:val="CellBody"/>
              <w:spacing w:before="96"/>
              <w:rPr>
                <w:ins w:id="81" w:author="Brian A. Redding" w:date="2016-04-13T11:47:00Z"/>
                <w:rFonts w:ascii="Arial" w:hAnsi="Arial" w:cs="Arial"/>
                <w:color w:val="FF0000"/>
                <w:sz w:val="24"/>
                <w:szCs w:val="24"/>
              </w:rPr>
            </w:pPr>
            <w:ins w:id="82" w:author="Brian A. Redding" w:date="2016-04-13T11:47:00Z">
              <w:r>
                <w:rPr>
                  <w:rFonts w:ascii="Arial" w:hAnsi="Arial" w:cs="Arial"/>
                  <w:color w:val="FF0000"/>
                  <w:sz w:val="24"/>
                  <w:szCs w:val="24"/>
                </w:rPr>
                <w:t>LE Periodic Advertising Sync Established Event</w:t>
              </w:r>
            </w:ins>
          </w:p>
        </w:tc>
        <w:tc>
          <w:tcPr>
            <w:tcW w:w="1890" w:type="dxa"/>
          </w:tcPr>
          <w:p w14:paraId="0F0037A9" w14:textId="77777777" w:rsidR="008C1AC7" w:rsidRDefault="008C1AC7" w:rsidP="009E4E9D">
            <w:pPr>
              <w:pStyle w:val="CellBody"/>
              <w:spacing w:before="96"/>
              <w:rPr>
                <w:ins w:id="83" w:author="Brian A. Redding" w:date="2016-04-13T11:47:00Z"/>
                <w:rFonts w:ascii="Arial" w:hAnsi="Arial" w:cs="Arial"/>
                <w:color w:val="FF0000"/>
                <w:sz w:val="24"/>
                <w:szCs w:val="24"/>
              </w:rPr>
            </w:pPr>
            <w:ins w:id="84" w:author="Brian A. Redding" w:date="2016-04-13T11:47:00Z">
              <w:r>
                <w:rPr>
                  <w:rFonts w:ascii="Arial" w:hAnsi="Arial" w:cs="Arial"/>
                  <w:color w:val="FF0000"/>
                  <w:sz w:val="24"/>
                  <w:szCs w:val="24"/>
                </w:rPr>
                <w:t>C19</w:t>
              </w:r>
            </w:ins>
          </w:p>
        </w:tc>
      </w:tr>
      <w:tr w:rsidR="009E4E9D" w:rsidRPr="006A27F0" w14:paraId="60974D1F" w14:textId="77777777" w:rsidTr="002C08AE">
        <w:trPr>
          <w:trHeight w:val="184"/>
        </w:trPr>
        <w:tc>
          <w:tcPr>
            <w:tcW w:w="6925" w:type="dxa"/>
            <w:vAlign w:val="top"/>
          </w:tcPr>
          <w:p w14:paraId="13E54DFE" w14:textId="77777777" w:rsidR="009E4E9D" w:rsidRPr="00705570" w:rsidRDefault="009E4E9D" w:rsidP="009E4E9D">
            <w:pPr>
              <w:pStyle w:val="CellBody"/>
              <w:spacing w:before="96"/>
              <w:rPr>
                <w:rFonts w:ascii="Arial" w:hAnsi="Arial" w:cs="Arial"/>
                <w:color w:val="FF0000"/>
                <w:sz w:val="24"/>
                <w:szCs w:val="24"/>
              </w:rPr>
            </w:pPr>
            <w:r w:rsidRPr="00A41FED">
              <w:rPr>
                <w:rFonts w:ascii="Arial" w:hAnsi="Arial" w:cs="Arial"/>
                <w:color w:val="FF0000"/>
                <w:sz w:val="24"/>
                <w:szCs w:val="24"/>
              </w:rPr>
              <w:t xml:space="preserve">LE Periodic Advertising </w:t>
            </w:r>
            <w:r>
              <w:rPr>
                <w:rFonts w:ascii="Arial" w:hAnsi="Arial" w:cs="Arial"/>
                <w:color w:val="FF0000"/>
                <w:sz w:val="24"/>
                <w:szCs w:val="24"/>
              </w:rPr>
              <w:t>Sync Lost</w:t>
            </w:r>
            <w:r w:rsidRPr="00A41FED">
              <w:rPr>
                <w:rFonts w:ascii="Arial" w:hAnsi="Arial" w:cs="Arial"/>
                <w:color w:val="FF0000"/>
                <w:sz w:val="24"/>
                <w:szCs w:val="24"/>
              </w:rPr>
              <w:t xml:space="preserve"> Event</w:t>
            </w:r>
          </w:p>
        </w:tc>
        <w:tc>
          <w:tcPr>
            <w:tcW w:w="1890" w:type="dxa"/>
          </w:tcPr>
          <w:p w14:paraId="5EEDB721" w14:textId="77777777" w:rsidR="009E4E9D" w:rsidRPr="006A27F0" w:rsidRDefault="009E4E9D" w:rsidP="009E4E9D">
            <w:pPr>
              <w:pStyle w:val="CellBody"/>
              <w:spacing w:before="96"/>
              <w:rPr>
                <w:rFonts w:ascii="Arial" w:hAnsi="Arial" w:cs="Arial"/>
                <w:color w:val="FF0000"/>
                <w:sz w:val="24"/>
                <w:szCs w:val="24"/>
              </w:rPr>
            </w:pPr>
            <w:r>
              <w:rPr>
                <w:rFonts w:ascii="Arial" w:hAnsi="Arial" w:cs="Arial"/>
                <w:color w:val="FF0000"/>
                <w:sz w:val="24"/>
                <w:szCs w:val="24"/>
              </w:rPr>
              <w:t>C19</w:t>
            </w:r>
          </w:p>
        </w:tc>
      </w:tr>
      <w:tr w:rsidR="009E4E9D" w:rsidRPr="006A27F0" w14:paraId="4E3D8EC6" w14:textId="77777777" w:rsidTr="002C08AE">
        <w:trPr>
          <w:trHeight w:val="184"/>
        </w:trPr>
        <w:tc>
          <w:tcPr>
            <w:tcW w:w="6925" w:type="dxa"/>
            <w:vAlign w:val="top"/>
          </w:tcPr>
          <w:p w14:paraId="277679D3" w14:textId="77777777" w:rsidR="009E4E9D" w:rsidRPr="00B57655" w:rsidRDefault="009E4E9D" w:rsidP="009E4E9D">
            <w:pPr>
              <w:pStyle w:val="CellBody"/>
              <w:spacing w:before="96"/>
              <w:rPr>
                <w:rFonts w:ascii="Arial" w:hAnsi="Arial" w:cs="Arial"/>
                <w:color w:val="FF0000"/>
                <w:sz w:val="24"/>
                <w:szCs w:val="24"/>
              </w:rPr>
            </w:pPr>
            <w:r>
              <w:rPr>
                <w:rFonts w:ascii="Arial" w:hAnsi="Arial" w:cs="Arial"/>
                <w:color w:val="FF0000"/>
                <w:sz w:val="24"/>
                <w:szCs w:val="24"/>
              </w:rPr>
              <w:t>LE Add Device To Periodic Advertiser List Command</w:t>
            </w:r>
          </w:p>
        </w:tc>
        <w:tc>
          <w:tcPr>
            <w:tcW w:w="1890" w:type="dxa"/>
          </w:tcPr>
          <w:p w14:paraId="072C6C25" w14:textId="77777777" w:rsidR="009E4E9D" w:rsidDel="0073529C" w:rsidRDefault="009E4E9D" w:rsidP="009E4E9D">
            <w:pPr>
              <w:pStyle w:val="CellBody"/>
              <w:spacing w:before="96"/>
              <w:rPr>
                <w:rFonts w:ascii="Arial" w:hAnsi="Arial" w:cs="Arial"/>
                <w:color w:val="FF0000"/>
                <w:sz w:val="24"/>
                <w:szCs w:val="24"/>
              </w:rPr>
            </w:pPr>
            <w:r>
              <w:rPr>
                <w:rFonts w:ascii="Arial" w:hAnsi="Arial" w:cs="Arial"/>
                <w:color w:val="FF0000"/>
                <w:sz w:val="24"/>
                <w:szCs w:val="24"/>
              </w:rPr>
              <w:t>C19</w:t>
            </w:r>
          </w:p>
        </w:tc>
      </w:tr>
      <w:tr w:rsidR="009E4E9D" w:rsidRPr="006A27F0" w14:paraId="23183FED" w14:textId="77777777" w:rsidTr="002C08AE">
        <w:trPr>
          <w:trHeight w:val="184"/>
        </w:trPr>
        <w:tc>
          <w:tcPr>
            <w:tcW w:w="6925" w:type="dxa"/>
            <w:vAlign w:val="top"/>
          </w:tcPr>
          <w:p w14:paraId="2A9B18C6" w14:textId="77777777" w:rsidR="009E4E9D" w:rsidRPr="00B57655" w:rsidRDefault="009E4E9D" w:rsidP="009E4E9D">
            <w:pPr>
              <w:pStyle w:val="CellBody"/>
              <w:spacing w:before="96"/>
              <w:rPr>
                <w:rFonts w:ascii="Arial" w:hAnsi="Arial" w:cs="Arial"/>
                <w:color w:val="FF0000"/>
                <w:sz w:val="24"/>
                <w:szCs w:val="24"/>
              </w:rPr>
            </w:pPr>
            <w:r>
              <w:rPr>
                <w:rFonts w:ascii="Arial" w:hAnsi="Arial" w:cs="Arial"/>
                <w:color w:val="FF0000"/>
                <w:sz w:val="24"/>
                <w:szCs w:val="24"/>
              </w:rPr>
              <w:t>LE Remove Device From Periodic Advertiser List Command</w:t>
            </w:r>
          </w:p>
        </w:tc>
        <w:tc>
          <w:tcPr>
            <w:tcW w:w="1890" w:type="dxa"/>
          </w:tcPr>
          <w:p w14:paraId="1B122B6A" w14:textId="77777777" w:rsidR="009E4E9D" w:rsidDel="0073529C" w:rsidRDefault="009E4E9D" w:rsidP="009E4E9D">
            <w:pPr>
              <w:pStyle w:val="CellBody"/>
              <w:spacing w:before="96"/>
              <w:rPr>
                <w:rFonts w:ascii="Arial" w:hAnsi="Arial" w:cs="Arial"/>
                <w:color w:val="FF0000"/>
                <w:sz w:val="24"/>
                <w:szCs w:val="24"/>
              </w:rPr>
            </w:pPr>
            <w:r>
              <w:rPr>
                <w:rFonts w:ascii="Arial" w:hAnsi="Arial" w:cs="Arial"/>
                <w:color w:val="FF0000"/>
                <w:sz w:val="24"/>
                <w:szCs w:val="24"/>
              </w:rPr>
              <w:t>C19</w:t>
            </w:r>
          </w:p>
        </w:tc>
      </w:tr>
      <w:tr w:rsidR="009E4E9D" w:rsidRPr="006A27F0" w14:paraId="4C44E233" w14:textId="77777777" w:rsidTr="002C08AE">
        <w:trPr>
          <w:trHeight w:val="184"/>
        </w:trPr>
        <w:tc>
          <w:tcPr>
            <w:tcW w:w="6925" w:type="dxa"/>
            <w:vAlign w:val="top"/>
          </w:tcPr>
          <w:p w14:paraId="74592656" w14:textId="77777777" w:rsidR="009E4E9D" w:rsidRPr="00B57655" w:rsidRDefault="009E4E9D" w:rsidP="009E4E9D">
            <w:pPr>
              <w:pStyle w:val="CellBody"/>
              <w:spacing w:before="96"/>
              <w:rPr>
                <w:rFonts w:ascii="Arial" w:hAnsi="Arial" w:cs="Arial"/>
                <w:color w:val="FF0000"/>
                <w:sz w:val="24"/>
                <w:szCs w:val="24"/>
              </w:rPr>
            </w:pPr>
            <w:r>
              <w:rPr>
                <w:rFonts w:ascii="Arial" w:hAnsi="Arial" w:cs="Arial"/>
                <w:color w:val="FF0000"/>
                <w:sz w:val="24"/>
                <w:szCs w:val="24"/>
              </w:rPr>
              <w:t>LE Clear Periodic Advertiser List Command</w:t>
            </w:r>
          </w:p>
        </w:tc>
        <w:tc>
          <w:tcPr>
            <w:tcW w:w="1890" w:type="dxa"/>
          </w:tcPr>
          <w:p w14:paraId="1B2096C6" w14:textId="77777777" w:rsidR="009E4E9D" w:rsidDel="0073529C" w:rsidRDefault="009E4E9D" w:rsidP="009E4E9D">
            <w:pPr>
              <w:pStyle w:val="CellBody"/>
              <w:spacing w:before="96"/>
              <w:rPr>
                <w:rFonts w:ascii="Arial" w:hAnsi="Arial" w:cs="Arial"/>
                <w:color w:val="FF0000"/>
                <w:sz w:val="24"/>
                <w:szCs w:val="24"/>
              </w:rPr>
            </w:pPr>
            <w:r>
              <w:rPr>
                <w:rFonts w:ascii="Arial" w:hAnsi="Arial" w:cs="Arial"/>
                <w:color w:val="FF0000"/>
                <w:sz w:val="24"/>
                <w:szCs w:val="24"/>
              </w:rPr>
              <w:t>C19</w:t>
            </w:r>
          </w:p>
        </w:tc>
      </w:tr>
      <w:tr w:rsidR="009E4E9D" w:rsidRPr="006A27F0" w14:paraId="504ADB9C" w14:textId="77777777" w:rsidTr="002C08AE">
        <w:trPr>
          <w:trHeight w:val="184"/>
        </w:trPr>
        <w:tc>
          <w:tcPr>
            <w:tcW w:w="6925" w:type="dxa"/>
            <w:vAlign w:val="top"/>
          </w:tcPr>
          <w:p w14:paraId="09A6A82E" w14:textId="77777777" w:rsidR="009E4E9D" w:rsidRPr="00B57655" w:rsidRDefault="009E4E9D" w:rsidP="009E4E9D">
            <w:pPr>
              <w:pStyle w:val="CellBody"/>
              <w:spacing w:before="96"/>
              <w:rPr>
                <w:rFonts w:ascii="Arial" w:hAnsi="Arial" w:cs="Arial"/>
                <w:color w:val="FF0000"/>
                <w:sz w:val="24"/>
                <w:szCs w:val="24"/>
              </w:rPr>
            </w:pPr>
            <w:r>
              <w:rPr>
                <w:rFonts w:ascii="Arial" w:hAnsi="Arial" w:cs="Arial"/>
                <w:color w:val="FF0000"/>
                <w:sz w:val="24"/>
                <w:szCs w:val="24"/>
              </w:rPr>
              <w:t>LE Read Periodic Advertiser List Size Command</w:t>
            </w:r>
          </w:p>
        </w:tc>
        <w:tc>
          <w:tcPr>
            <w:tcW w:w="1890" w:type="dxa"/>
          </w:tcPr>
          <w:p w14:paraId="598EA488" w14:textId="77777777" w:rsidR="009E4E9D" w:rsidDel="0073529C" w:rsidRDefault="009E4E9D" w:rsidP="009E4E9D">
            <w:pPr>
              <w:pStyle w:val="CellBody"/>
              <w:spacing w:before="96"/>
              <w:rPr>
                <w:rFonts w:ascii="Arial" w:hAnsi="Arial" w:cs="Arial"/>
                <w:color w:val="FF0000"/>
                <w:sz w:val="24"/>
                <w:szCs w:val="24"/>
              </w:rPr>
            </w:pPr>
            <w:r>
              <w:rPr>
                <w:rFonts w:ascii="Arial" w:hAnsi="Arial" w:cs="Arial"/>
                <w:color w:val="FF0000"/>
                <w:sz w:val="24"/>
                <w:szCs w:val="24"/>
              </w:rPr>
              <w:t>C19</w:t>
            </w:r>
          </w:p>
        </w:tc>
      </w:tr>
      <w:tr w:rsidR="009E4E9D" w:rsidRPr="006A27F0" w14:paraId="3EA9314A" w14:textId="77777777" w:rsidTr="002C08AE">
        <w:trPr>
          <w:trHeight w:val="184"/>
        </w:trPr>
        <w:tc>
          <w:tcPr>
            <w:tcW w:w="6925" w:type="dxa"/>
            <w:vAlign w:val="top"/>
          </w:tcPr>
          <w:p w14:paraId="62D7C038" w14:textId="77777777" w:rsidR="009E4E9D" w:rsidRDefault="009E4E9D" w:rsidP="00490685">
            <w:pPr>
              <w:pStyle w:val="CellBody"/>
              <w:spacing w:before="96"/>
              <w:rPr>
                <w:rFonts w:ascii="Arial" w:hAnsi="Arial" w:cs="Arial"/>
                <w:color w:val="FF0000"/>
                <w:sz w:val="24"/>
                <w:szCs w:val="24"/>
              </w:rPr>
            </w:pPr>
            <w:r w:rsidRPr="008F2BF0">
              <w:rPr>
                <w:rFonts w:ascii="Arial" w:hAnsi="Arial" w:cs="Arial"/>
                <w:color w:val="FF0000"/>
                <w:sz w:val="24"/>
                <w:szCs w:val="24"/>
              </w:rPr>
              <w:t>LE Read Transmit Power Command</w:t>
            </w:r>
          </w:p>
        </w:tc>
        <w:tc>
          <w:tcPr>
            <w:tcW w:w="1890" w:type="dxa"/>
          </w:tcPr>
          <w:p w14:paraId="09F6084D" w14:textId="77777777" w:rsidR="009E4E9D" w:rsidRDefault="00716C67" w:rsidP="009E4E9D">
            <w:pPr>
              <w:pStyle w:val="CellBody"/>
              <w:spacing w:before="96"/>
              <w:rPr>
                <w:rFonts w:ascii="Arial" w:hAnsi="Arial" w:cs="Arial"/>
                <w:color w:val="FF0000"/>
                <w:sz w:val="24"/>
                <w:szCs w:val="24"/>
              </w:rPr>
            </w:pPr>
            <w:r>
              <w:rPr>
                <w:rFonts w:ascii="Arial" w:hAnsi="Arial" w:cs="Arial"/>
                <w:color w:val="FF0000"/>
                <w:sz w:val="24"/>
                <w:szCs w:val="24"/>
              </w:rPr>
              <w:t>O</w:t>
            </w:r>
          </w:p>
        </w:tc>
      </w:tr>
      <w:tr w:rsidR="009E4E9D" w:rsidRPr="006A27F0" w14:paraId="7F9F4EF4" w14:textId="77777777" w:rsidTr="002C08AE">
        <w:trPr>
          <w:trHeight w:val="184"/>
        </w:trPr>
        <w:tc>
          <w:tcPr>
            <w:tcW w:w="6925" w:type="dxa"/>
            <w:vAlign w:val="top"/>
          </w:tcPr>
          <w:p w14:paraId="7BD4AA03" w14:textId="77777777" w:rsidR="009E4E9D" w:rsidRPr="00B57655" w:rsidRDefault="009E4E9D" w:rsidP="00684F9A">
            <w:pPr>
              <w:pStyle w:val="CellBody"/>
              <w:spacing w:before="96"/>
              <w:rPr>
                <w:rFonts w:ascii="Arial" w:hAnsi="Arial" w:cs="Arial"/>
                <w:color w:val="FF0000"/>
                <w:sz w:val="24"/>
                <w:szCs w:val="24"/>
              </w:rPr>
            </w:pPr>
            <w:r>
              <w:rPr>
                <w:rFonts w:ascii="Arial" w:hAnsi="Arial" w:cs="Arial"/>
                <w:color w:val="FF0000"/>
                <w:sz w:val="24"/>
                <w:szCs w:val="24"/>
              </w:rPr>
              <w:t xml:space="preserve">LE </w:t>
            </w:r>
            <w:r w:rsidR="00684F9A">
              <w:rPr>
                <w:rFonts w:ascii="Arial" w:hAnsi="Arial" w:cs="Arial"/>
                <w:color w:val="FF0000"/>
                <w:sz w:val="24"/>
                <w:szCs w:val="24"/>
              </w:rPr>
              <w:t xml:space="preserve">Read </w:t>
            </w:r>
            <w:r>
              <w:rPr>
                <w:rFonts w:ascii="Arial" w:hAnsi="Arial" w:cs="Arial"/>
                <w:color w:val="FF0000"/>
                <w:sz w:val="24"/>
                <w:szCs w:val="24"/>
              </w:rPr>
              <w:t>RF Path Compensation Command</w:t>
            </w:r>
          </w:p>
        </w:tc>
        <w:tc>
          <w:tcPr>
            <w:tcW w:w="1890" w:type="dxa"/>
          </w:tcPr>
          <w:p w14:paraId="288B35E5" w14:textId="77777777" w:rsidR="009E4E9D" w:rsidRDefault="009E4E9D" w:rsidP="009E4E9D">
            <w:pPr>
              <w:pStyle w:val="CellBody"/>
              <w:spacing w:before="96"/>
              <w:rPr>
                <w:rFonts w:ascii="Arial" w:hAnsi="Arial" w:cs="Arial"/>
                <w:color w:val="FF0000"/>
                <w:sz w:val="24"/>
                <w:szCs w:val="24"/>
              </w:rPr>
            </w:pPr>
            <w:r>
              <w:rPr>
                <w:rFonts w:ascii="Arial" w:hAnsi="Arial" w:cs="Arial"/>
                <w:color w:val="FF0000"/>
                <w:sz w:val="24"/>
                <w:szCs w:val="24"/>
              </w:rPr>
              <w:t>C20</w:t>
            </w:r>
          </w:p>
        </w:tc>
      </w:tr>
      <w:tr w:rsidR="009E4E9D" w:rsidRPr="006A27F0" w14:paraId="4BA4C8D3" w14:textId="77777777" w:rsidTr="002C08AE">
        <w:trPr>
          <w:trHeight w:val="184"/>
        </w:trPr>
        <w:tc>
          <w:tcPr>
            <w:tcW w:w="6925" w:type="dxa"/>
            <w:vAlign w:val="top"/>
          </w:tcPr>
          <w:p w14:paraId="1DA4F2C2" w14:textId="77777777" w:rsidR="009E4E9D" w:rsidRPr="00B57655" w:rsidRDefault="009E4E9D" w:rsidP="00684F9A">
            <w:pPr>
              <w:pStyle w:val="CellBody"/>
              <w:spacing w:before="96"/>
              <w:rPr>
                <w:rFonts w:ascii="Arial" w:hAnsi="Arial" w:cs="Arial"/>
                <w:color w:val="FF0000"/>
                <w:sz w:val="24"/>
                <w:szCs w:val="24"/>
              </w:rPr>
            </w:pPr>
            <w:r>
              <w:rPr>
                <w:rFonts w:ascii="Arial" w:hAnsi="Arial" w:cs="Arial"/>
                <w:color w:val="FF0000"/>
                <w:sz w:val="24"/>
                <w:szCs w:val="24"/>
              </w:rPr>
              <w:t xml:space="preserve">LE </w:t>
            </w:r>
            <w:r w:rsidR="00684F9A">
              <w:rPr>
                <w:rFonts w:ascii="Arial" w:hAnsi="Arial" w:cs="Arial"/>
                <w:color w:val="FF0000"/>
                <w:sz w:val="24"/>
                <w:szCs w:val="24"/>
              </w:rPr>
              <w:t xml:space="preserve">Write </w:t>
            </w:r>
            <w:r>
              <w:rPr>
                <w:rFonts w:ascii="Arial" w:hAnsi="Arial" w:cs="Arial"/>
                <w:color w:val="FF0000"/>
                <w:sz w:val="24"/>
                <w:szCs w:val="24"/>
              </w:rPr>
              <w:t>RF Path Compensation Command</w:t>
            </w:r>
          </w:p>
        </w:tc>
        <w:tc>
          <w:tcPr>
            <w:tcW w:w="1890" w:type="dxa"/>
          </w:tcPr>
          <w:p w14:paraId="5C01C9BA" w14:textId="77777777" w:rsidR="009E4E9D" w:rsidRDefault="009E4E9D" w:rsidP="009E4E9D">
            <w:pPr>
              <w:pStyle w:val="CellBody"/>
              <w:spacing w:before="96"/>
              <w:rPr>
                <w:rFonts w:ascii="Arial" w:hAnsi="Arial" w:cs="Arial"/>
                <w:color w:val="FF0000"/>
                <w:sz w:val="24"/>
                <w:szCs w:val="24"/>
              </w:rPr>
            </w:pPr>
            <w:r>
              <w:rPr>
                <w:rFonts w:ascii="Arial" w:hAnsi="Arial" w:cs="Arial"/>
                <w:color w:val="FF0000"/>
                <w:sz w:val="24"/>
                <w:szCs w:val="24"/>
              </w:rPr>
              <w:t>C20</w:t>
            </w:r>
          </w:p>
        </w:tc>
      </w:tr>
    </w:tbl>
    <w:p w14:paraId="0BB921D8" w14:textId="77777777" w:rsidR="00E40CCE" w:rsidRDefault="00E40CCE" w:rsidP="00E40CCE">
      <w:pPr>
        <w:rPr>
          <w:rFonts w:ascii="Arial,Italic" w:hAnsi="Arial,Italic" w:cs="Arial,Italic"/>
          <w:i/>
          <w:iCs/>
          <w:sz w:val="20"/>
          <w:szCs w:val="20"/>
          <w:lang w:val="en-GB"/>
        </w:rPr>
      </w:pPr>
      <w:r>
        <w:rPr>
          <w:rFonts w:ascii="Arial,Italic" w:hAnsi="Arial,Italic" w:cs="Arial,Italic"/>
          <w:i/>
          <w:iCs/>
          <w:sz w:val="20"/>
          <w:szCs w:val="20"/>
          <w:lang w:val="en-GB"/>
        </w:rPr>
        <w:t>Table 3.20: Bluetooth Controller supporting LE requirements</w:t>
      </w:r>
    </w:p>
    <w:p w14:paraId="5854111E" w14:textId="77777777" w:rsidR="00EB2023" w:rsidRDefault="00EB2023" w:rsidP="00E40CCE">
      <w:pPr>
        <w:rPr>
          <w:rFonts w:cs="Arial"/>
          <w:color w:val="FF0000"/>
          <w:sz w:val="20"/>
          <w:szCs w:val="20"/>
          <w:lang w:val="en-GB"/>
        </w:rPr>
      </w:pPr>
      <w:r>
        <w:rPr>
          <w:rFonts w:cs="Arial"/>
          <w:color w:val="FF0000"/>
          <w:sz w:val="20"/>
          <w:szCs w:val="20"/>
          <w:lang w:val="en-GB"/>
        </w:rPr>
        <w:t>C15</w:t>
      </w:r>
      <w:r w:rsidRPr="0089333D">
        <w:rPr>
          <w:rFonts w:cs="Arial"/>
          <w:color w:val="FF0000"/>
          <w:sz w:val="20"/>
          <w:szCs w:val="20"/>
          <w:lang w:val="en-GB"/>
        </w:rPr>
        <w:t>: Mandatory if LE Feature (</w:t>
      </w:r>
      <w:r>
        <w:rPr>
          <w:rFonts w:cs="Arial"/>
          <w:color w:val="FF0000"/>
          <w:sz w:val="20"/>
          <w:szCs w:val="20"/>
          <w:lang w:val="en-GB"/>
        </w:rPr>
        <w:t>Extended Advertising</w:t>
      </w:r>
      <w:r w:rsidRPr="0089333D">
        <w:rPr>
          <w:rFonts w:cs="Arial"/>
          <w:color w:val="FF0000"/>
          <w:sz w:val="20"/>
          <w:szCs w:val="20"/>
          <w:lang w:val="en-GB"/>
        </w:rPr>
        <w:t xml:space="preserve">) </w:t>
      </w:r>
      <w:r>
        <w:rPr>
          <w:rFonts w:cs="Arial"/>
          <w:color w:val="FF0000"/>
          <w:sz w:val="20"/>
          <w:szCs w:val="20"/>
          <w:lang w:val="en-GB"/>
        </w:rPr>
        <w:t>are</w:t>
      </w:r>
      <w:r w:rsidRPr="0089333D">
        <w:rPr>
          <w:rFonts w:cs="Arial"/>
          <w:color w:val="FF0000"/>
          <w:sz w:val="20"/>
          <w:szCs w:val="20"/>
          <w:lang w:val="en-GB"/>
        </w:rPr>
        <w:t xml:space="preserve"> supported, otherwise excluded.</w:t>
      </w:r>
    </w:p>
    <w:p w14:paraId="2C2187D6" w14:textId="77777777" w:rsidR="00EB2023" w:rsidRDefault="00EB2023" w:rsidP="00E40CCE">
      <w:pPr>
        <w:rPr>
          <w:rFonts w:cs="Arial"/>
          <w:color w:val="FF0000"/>
          <w:sz w:val="20"/>
          <w:szCs w:val="20"/>
          <w:lang w:val="en-GB"/>
        </w:rPr>
      </w:pPr>
      <w:r>
        <w:rPr>
          <w:rFonts w:cs="Arial"/>
          <w:color w:val="FF0000"/>
          <w:sz w:val="20"/>
          <w:szCs w:val="20"/>
          <w:lang w:val="en-GB"/>
        </w:rPr>
        <w:t>C16: Mandatory if LE Feature (Extended Advertising</w:t>
      </w:r>
      <w:r w:rsidR="003B7BD0">
        <w:rPr>
          <w:rFonts w:cs="Arial"/>
          <w:color w:val="FF0000"/>
          <w:sz w:val="20"/>
          <w:szCs w:val="20"/>
          <w:lang w:val="en-GB"/>
        </w:rPr>
        <w:t xml:space="preserve">) </w:t>
      </w:r>
      <w:r w:rsidR="00EE2F52">
        <w:rPr>
          <w:rFonts w:cs="Arial"/>
          <w:color w:val="FF0000"/>
          <w:sz w:val="20"/>
          <w:szCs w:val="20"/>
          <w:lang w:val="en-GB"/>
        </w:rPr>
        <w:t xml:space="preserve">is supported </w:t>
      </w:r>
      <w:r w:rsidR="003B7BD0">
        <w:rPr>
          <w:rFonts w:cs="Arial"/>
          <w:color w:val="FF0000"/>
          <w:sz w:val="20"/>
          <w:szCs w:val="20"/>
          <w:lang w:val="en-GB"/>
        </w:rPr>
        <w:t xml:space="preserve">and </w:t>
      </w:r>
      <w:r w:rsidR="00033442">
        <w:rPr>
          <w:rFonts w:cs="Arial"/>
          <w:color w:val="FF0000"/>
          <w:sz w:val="20"/>
          <w:szCs w:val="20"/>
          <w:lang w:val="en-GB"/>
        </w:rPr>
        <w:t xml:space="preserve">the </w:t>
      </w:r>
      <w:r w:rsidR="00EE2F52">
        <w:rPr>
          <w:rFonts w:cs="Arial"/>
          <w:color w:val="FF0000"/>
          <w:sz w:val="20"/>
          <w:szCs w:val="20"/>
          <w:lang w:val="en-GB"/>
        </w:rPr>
        <w:t xml:space="preserve">Controller supports </w:t>
      </w:r>
      <w:r w:rsidR="00191978">
        <w:rPr>
          <w:rFonts w:cs="Arial"/>
          <w:color w:val="FF0000"/>
          <w:sz w:val="20"/>
          <w:szCs w:val="20"/>
          <w:lang w:val="en-GB"/>
        </w:rPr>
        <w:t xml:space="preserve">any </w:t>
      </w:r>
      <w:r w:rsidR="00EE2F52">
        <w:rPr>
          <w:rFonts w:cs="Arial"/>
          <w:color w:val="FF0000"/>
          <w:sz w:val="20"/>
          <w:szCs w:val="20"/>
          <w:lang w:val="en-GB"/>
        </w:rPr>
        <w:t>advertising</w:t>
      </w:r>
      <w:r w:rsidR="00191978">
        <w:rPr>
          <w:rFonts w:cs="Arial"/>
          <w:color w:val="FF0000"/>
          <w:sz w:val="20"/>
          <w:szCs w:val="20"/>
          <w:lang w:val="en-GB"/>
        </w:rPr>
        <w:t xml:space="preserve"> state</w:t>
      </w:r>
      <w:r w:rsidR="0027531B">
        <w:rPr>
          <w:rFonts w:cs="Arial"/>
          <w:color w:val="FF0000"/>
          <w:sz w:val="20"/>
          <w:szCs w:val="20"/>
          <w:lang w:val="en-GB"/>
        </w:rPr>
        <w:t>s</w:t>
      </w:r>
      <w:r>
        <w:rPr>
          <w:rFonts w:cs="Arial"/>
          <w:color w:val="FF0000"/>
          <w:sz w:val="20"/>
          <w:szCs w:val="20"/>
          <w:lang w:val="en-GB"/>
        </w:rPr>
        <w:t>, otherwise excluded.</w:t>
      </w:r>
    </w:p>
    <w:p w14:paraId="1D64F1B7" w14:textId="77777777" w:rsidR="003908EA" w:rsidRDefault="003908EA" w:rsidP="00E40CCE">
      <w:pPr>
        <w:rPr>
          <w:rFonts w:cs="Arial"/>
          <w:color w:val="FF0000"/>
          <w:sz w:val="20"/>
          <w:szCs w:val="20"/>
          <w:lang w:val="en-GB"/>
        </w:rPr>
      </w:pPr>
      <w:r>
        <w:rPr>
          <w:rFonts w:cs="Arial"/>
          <w:color w:val="FF0000"/>
          <w:sz w:val="20"/>
          <w:szCs w:val="20"/>
          <w:lang w:val="en-GB"/>
        </w:rPr>
        <w:t xml:space="preserve">C17: Mandatory if LE Feature (Periodic Advertising) </w:t>
      </w:r>
      <w:r w:rsidR="00EE2F52">
        <w:rPr>
          <w:rFonts w:cs="Arial"/>
          <w:color w:val="FF0000"/>
          <w:sz w:val="20"/>
          <w:szCs w:val="20"/>
          <w:lang w:val="en-GB"/>
        </w:rPr>
        <w:t xml:space="preserve">is supported and </w:t>
      </w:r>
      <w:r w:rsidR="00033442">
        <w:rPr>
          <w:rFonts w:cs="Arial"/>
          <w:color w:val="FF0000"/>
          <w:sz w:val="20"/>
          <w:szCs w:val="20"/>
          <w:lang w:val="en-GB"/>
        </w:rPr>
        <w:t xml:space="preserve">the </w:t>
      </w:r>
      <w:r w:rsidR="00EE2F52">
        <w:rPr>
          <w:rFonts w:cs="Arial"/>
          <w:color w:val="FF0000"/>
          <w:sz w:val="20"/>
          <w:szCs w:val="20"/>
          <w:lang w:val="en-GB"/>
        </w:rPr>
        <w:t xml:space="preserve">Controller supports </w:t>
      </w:r>
      <w:r w:rsidR="0027531B">
        <w:rPr>
          <w:rFonts w:cs="Arial"/>
          <w:color w:val="FF0000"/>
          <w:sz w:val="20"/>
          <w:szCs w:val="20"/>
          <w:lang w:val="en-GB"/>
        </w:rPr>
        <w:t xml:space="preserve">any </w:t>
      </w:r>
      <w:r w:rsidR="00EE2F52">
        <w:rPr>
          <w:rFonts w:cs="Arial"/>
          <w:color w:val="FF0000"/>
          <w:sz w:val="20"/>
          <w:szCs w:val="20"/>
          <w:lang w:val="en-GB"/>
        </w:rPr>
        <w:t>advertising</w:t>
      </w:r>
      <w:r w:rsidR="0027531B">
        <w:rPr>
          <w:rFonts w:cs="Arial"/>
          <w:color w:val="FF0000"/>
          <w:sz w:val="20"/>
          <w:szCs w:val="20"/>
          <w:lang w:val="en-GB"/>
        </w:rPr>
        <w:t xml:space="preserve"> states</w:t>
      </w:r>
      <w:r>
        <w:rPr>
          <w:rFonts w:cs="Arial"/>
          <w:color w:val="FF0000"/>
          <w:sz w:val="20"/>
          <w:szCs w:val="20"/>
          <w:lang w:val="en-GB"/>
        </w:rPr>
        <w:t>, otherwise excluded.</w:t>
      </w:r>
    </w:p>
    <w:p w14:paraId="4499AC35" w14:textId="77777777" w:rsidR="00EB2023" w:rsidRDefault="00EB2023" w:rsidP="00E40CCE">
      <w:pPr>
        <w:rPr>
          <w:rFonts w:cs="Arial"/>
          <w:color w:val="FF0000"/>
          <w:sz w:val="20"/>
          <w:szCs w:val="20"/>
          <w:lang w:val="en-GB"/>
        </w:rPr>
      </w:pPr>
      <w:r>
        <w:rPr>
          <w:rFonts w:cs="Arial"/>
          <w:color w:val="FF0000"/>
          <w:sz w:val="20"/>
          <w:szCs w:val="20"/>
          <w:lang w:val="en-GB"/>
        </w:rPr>
        <w:t>C1</w:t>
      </w:r>
      <w:r w:rsidR="003E5BBB">
        <w:rPr>
          <w:rFonts w:cs="Arial"/>
          <w:color w:val="FF0000"/>
          <w:sz w:val="20"/>
          <w:szCs w:val="20"/>
          <w:lang w:val="en-GB"/>
        </w:rPr>
        <w:t>8</w:t>
      </w:r>
      <w:r>
        <w:rPr>
          <w:rFonts w:cs="Arial"/>
          <w:color w:val="FF0000"/>
          <w:sz w:val="20"/>
          <w:szCs w:val="20"/>
          <w:lang w:val="en-GB"/>
        </w:rPr>
        <w:t>: Mandatory if LE Feature (Extended Advertising</w:t>
      </w:r>
      <w:r w:rsidR="003B7BD0">
        <w:rPr>
          <w:rFonts w:cs="Arial"/>
          <w:color w:val="FF0000"/>
          <w:sz w:val="20"/>
          <w:szCs w:val="20"/>
          <w:lang w:val="en-GB"/>
        </w:rPr>
        <w:t xml:space="preserve">) </w:t>
      </w:r>
      <w:r w:rsidR="005C0785">
        <w:rPr>
          <w:rFonts w:cs="Arial"/>
          <w:color w:val="FF0000"/>
          <w:sz w:val="20"/>
          <w:szCs w:val="20"/>
          <w:lang w:val="en-GB"/>
        </w:rPr>
        <w:t xml:space="preserve">is supported and </w:t>
      </w:r>
      <w:r w:rsidR="00033442">
        <w:rPr>
          <w:rFonts w:cs="Arial"/>
          <w:color w:val="FF0000"/>
          <w:sz w:val="20"/>
          <w:szCs w:val="20"/>
          <w:lang w:val="en-GB"/>
        </w:rPr>
        <w:t xml:space="preserve">the </w:t>
      </w:r>
      <w:r w:rsidR="005C0785">
        <w:rPr>
          <w:rFonts w:cs="Arial"/>
          <w:color w:val="FF0000"/>
          <w:sz w:val="20"/>
          <w:szCs w:val="20"/>
          <w:lang w:val="en-GB"/>
        </w:rPr>
        <w:t xml:space="preserve">Controller supports </w:t>
      </w:r>
      <w:r w:rsidR="00191978">
        <w:rPr>
          <w:rFonts w:cs="Arial"/>
          <w:color w:val="FF0000"/>
          <w:sz w:val="20"/>
          <w:szCs w:val="20"/>
          <w:lang w:val="en-GB"/>
        </w:rPr>
        <w:t xml:space="preserve">any </w:t>
      </w:r>
      <w:r w:rsidR="005C0785">
        <w:rPr>
          <w:rFonts w:cs="Arial"/>
          <w:color w:val="FF0000"/>
          <w:sz w:val="20"/>
          <w:szCs w:val="20"/>
          <w:lang w:val="en-GB"/>
        </w:rPr>
        <w:t xml:space="preserve">scanning or </w:t>
      </w:r>
      <w:r w:rsidR="00191978">
        <w:rPr>
          <w:rFonts w:cs="Arial"/>
          <w:color w:val="FF0000"/>
          <w:sz w:val="20"/>
          <w:szCs w:val="20"/>
          <w:lang w:val="en-GB"/>
        </w:rPr>
        <w:t>initiating states</w:t>
      </w:r>
      <w:r>
        <w:rPr>
          <w:rFonts w:cs="Arial"/>
          <w:color w:val="FF0000"/>
          <w:sz w:val="20"/>
          <w:szCs w:val="20"/>
          <w:lang w:val="en-GB"/>
        </w:rPr>
        <w:t>, otherwise excluded.</w:t>
      </w:r>
    </w:p>
    <w:p w14:paraId="567045F8" w14:textId="77777777" w:rsidR="00286EE8" w:rsidRDefault="00286EE8" w:rsidP="00E40CCE">
      <w:pPr>
        <w:rPr>
          <w:rFonts w:cs="Arial"/>
          <w:color w:val="FF0000"/>
          <w:sz w:val="20"/>
          <w:szCs w:val="20"/>
          <w:lang w:val="en-GB"/>
        </w:rPr>
      </w:pPr>
      <w:r>
        <w:rPr>
          <w:rFonts w:cs="Arial"/>
          <w:color w:val="FF0000"/>
          <w:sz w:val="20"/>
          <w:szCs w:val="20"/>
          <w:lang w:val="en-GB"/>
        </w:rPr>
        <w:t xml:space="preserve">C19: Mandatory if LE Feature (Periodic Advertising) </w:t>
      </w:r>
      <w:r w:rsidR="005C0785">
        <w:rPr>
          <w:rFonts w:cs="Arial"/>
          <w:color w:val="FF0000"/>
          <w:sz w:val="20"/>
          <w:szCs w:val="20"/>
          <w:lang w:val="en-GB"/>
        </w:rPr>
        <w:t>is</w:t>
      </w:r>
      <w:r>
        <w:rPr>
          <w:rFonts w:cs="Arial"/>
          <w:color w:val="FF0000"/>
          <w:sz w:val="20"/>
          <w:szCs w:val="20"/>
          <w:lang w:val="en-GB"/>
        </w:rPr>
        <w:t xml:space="preserve"> supported</w:t>
      </w:r>
      <w:r w:rsidR="005C0785">
        <w:rPr>
          <w:rFonts w:cs="Arial"/>
          <w:color w:val="FF0000"/>
          <w:sz w:val="20"/>
          <w:szCs w:val="20"/>
          <w:lang w:val="en-GB"/>
        </w:rPr>
        <w:t xml:space="preserve"> and </w:t>
      </w:r>
      <w:r w:rsidR="00033442">
        <w:rPr>
          <w:rFonts w:cs="Arial"/>
          <w:color w:val="FF0000"/>
          <w:sz w:val="20"/>
          <w:szCs w:val="20"/>
          <w:lang w:val="en-GB"/>
        </w:rPr>
        <w:t xml:space="preserve">the </w:t>
      </w:r>
      <w:r w:rsidR="005C0785">
        <w:rPr>
          <w:rFonts w:cs="Arial"/>
          <w:color w:val="FF0000"/>
          <w:sz w:val="20"/>
          <w:szCs w:val="20"/>
          <w:lang w:val="en-GB"/>
        </w:rPr>
        <w:t xml:space="preserve">Controller supports </w:t>
      </w:r>
      <w:r w:rsidR="0027531B">
        <w:rPr>
          <w:rFonts w:cs="Arial"/>
          <w:color w:val="FF0000"/>
          <w:sz w:val="20"/>
          <w:szCs w:val="20"/>
          <w:lang w:val="en-GB"/>
        </w:rPr>
        <w:t xml:space="preserve">any </w:t>
      </w:r>
      <w:r w:rsidR="005C0785">
        <w:rPr>
          <w:rFonts w:cs="Arial"/>
          <w:color w:val="FF0000"/>
          <w:sz w:val="20"/>
          <w:szCs w:val="20"/>
          <w:lang w:val="en-GB"/>
        </w:rPr>
        <w:t>scanning</w:t>
      </w:r>
      <w:r w:rsidR="0027531B">
        <w:rPr>
          <w:rFonts w:cs="Arial"/>
          <w:color w:val="FF0000"/>
          <w:sz w:val="20"/>
          <w:szCs w:val="20"/>
          <w:lang w:val="en-GB"/>
        </w:rPr>
        <w:t xml:space="preserve"> states</w:t>
      </w:r>
      <w:r>
        <w:rPr>
          <w:rFonts w:cs="Arial"/>
          <w:color w:val="FF0000"/>
          <w:sz w:val="20"/>
          <w:szCs w:val="20"/>
          <w:lang w:val="en-GB"/>
        </w:rPr>
        <w:t>, otherwise excluded.</w:t>
      </w:r>
    </w:p>
    <w:p w14:paraId="2C391755" w14:textId="77777777" w:rsidR="00EB2023" w:rsidRDefault="00981EAC" w:rsidP="00E40CCE">
      <w:pPr>
        <w:rPr>
          <w:rFonts w:cs="Arial"/>
          <w:color w:val="FF0000"/>
          <w:sz w:val="20"/>
          <w:szCs w:val="20"/>
          <w:lang w:val="en-GB"/>
        </w:rPr>
      </w:pPr>
      <w:r w:rsidDel="00981EAC">
        <w:rPr>
          <w:rFonts w:cs="Arial"/>
          <w:color w:val="FF0000"/>
          <w:sz w:val="20"/>
          <w:szCs w:val="20"/>
          <w:lang w:val="en-GB"/>
        </w:rPr>
        <w:t xml:space="preserve"> </w:t>
      </w:r>
      <w:r w:rsidR="003B7BD0">
        <w:rPr>
          <w:rFonts w:cs="Arial"/>
          <w:color w:val="FF0000"/>
          <w:sz w:val="20"/>
          <w:szCs w:val="20"/>
          <w:lang w:val="en-GB"/>
        </w:rPr>
        <w:t>C20</w:t>
      </w:r>
      <w:r w:rsidR="00EB2023">
        <w:rPr>
          <w:rFonts w:cs="Arial"/>
          <w:color w:val="FF0000"/>
          <w:sz w:val="20"/>
          <w:szCs w:val="20"/>
          <w:lang w:val="en-GB"/>
        </w:rPr>
        <w:t xml:space="preserve">: Mandatory if </w:t>
      </w:r>
      <w:r w:rsidR="00033442">
        <w:rPr>
          <w:rFonts w:cs="Arial"/>
          <w:color w:val="FF0000"/>
          <w:sz w:val="20"/>
          <w:szCs w:val="20"/>
          <w:lang w:val="en-GB"/>
        </w:rPr>
        <w:t xml:space="preserve">the </w:t>
      </w:r>
      <w:r w:rsidR="00EE2F52">
        <w:rPr>
          <w:rFonts w:cs="Arial"/>
          <w:color w:val="FF0000"/>
          <w:sz w:val="20"/>
          <w:szCs w:val="20"/>
          <w:lang w:val="en-GB"/>
        </w:rPr>
        <w:t>Controller supports sending Transmit Power in advertisements</w:t>
      </w:r>
      <w:r w:rsidR="00EB2023">
        <w:rPr>
          <w:rFonts w:cs="Arial"/>
          <w:color w:val="FF0000"/>
          <w:sz w:val="20"/>
          <w:szCs w:val="20"/>
          <w:lang w:val="en-GB"/>
        </w:rPr>
        <w:t xml:space="preserve">, otherwise </w:t>
      </w:r>
      <w:r w:rsidR="00551D26">
        <w:rPr>
          <w:rFonts w:cs="Arial"/>
          <w:color w:val="FF0000"/>
          <w:sz w:val="20"/>
          <w:szCs w:val="20"/>
          <w:lang w:val="en-GB"/>
        </w:rPr>
        <w:t>optional</w:t>
      </w:r>
      <w:r w:rsidR="00EB2023">
        <w:rPr>
          <w:rFonts w:cs="Arial"/>
          <w:color w:val="FF0000"/>
          <w:sz w:val="20"/>
          <w:szCs w:val="20"/>
          <w:lang w:val="en-GB"/>
        </w:rPr>
        <w:t>.</w:t>
      </w:r>
    </w:p>
    <w:p w14:paraId="2540E25C" w14:textId="77777777" w:rsidR="00D072C5" w:rsidRPr="00F03F8D" w:rsidRDefault="00D072C5" w:rsidP="00F03F8D">
      <w:pPr>
        <w:pStyle w:val="Heading3"/>
      </w:pPr>
      <w:bookmarkStart w:id="85" w:name="_Toc443590325"/>
      <w:bookmarkStart w:id="86" w:name="_Toc448771375"/>
      <w:r w:rsidRPr="00B03027">
        <w:t>[Modified Section]</w:t>
      </w:r>
      <w:r w:rsidRPr="00F03F8D">
        <w:t xml:space="preserve"> 6.27 </w:t>
      </w:r>
      <w:bookmarkEnd w:id="85"/>
      <w:r w:rsidR="00F739AA">
        <w:t>Supported Commands</w:t>
      </w:r>
      <w:bookmarkEnd w:id="86"/>
    </w:p>
    <w:p w14:paraId="4538AC07" w14:textId="77777777" w:rsidR="00D072C5" w:rsidRPr="00B03027" w:rsidRDefault="00D072C5" w:rsidP="003431F3">
      <w:pPr>
        <w:rPr>
          <w:bCs/>
          <w:color w:val="00B050"/>
        </w:rPr>
      </w:pPr>
      <w:r w:rsidRPr="00B03027">
        <w:rPr>
          <w:rFonts w:eastAsiaTheme="majorEastAsia" w:cs="Arial"/>
          <w:b/>
          <w:iCs/>
          <w:color w:val="00B050"/>
          <w:sz w:val="24"/>
          <w:szCs w:val="24"/>
        </w:rPr>
        <w:t>[Note to Editor: Add to the end of the table]</w:t>
      </w:r>
    </w:p>
    <w:tbl>
      <w:tblPr>
        <w:tblStyle w:val="GridTable6Colorful-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805"/>
        <w:gridCol w:w="630"/>
        <w:gridCol w:w="7915"/>
      </w:tblGrid>
      <w:tr w:rsidR="00D072C5" w14:paraId="152B4888" w14:textId="77777777" w:rsidTr="00343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2A2C62C2" w14:textId="77777777" w:rsidR="00D072C5" w:rsidRPr="003431F3" w:rsidRDefault="00D072C5" w:rsidP="00D072C5">
            <w:r w:rsidRPr="00D072C5">
              <w:t>Octet</w:t>
            </w:r>
          </w:p>
        </w:tc>
        <w:tc>
          <w:tcPr>
            <w:tcW w:w="630" w:type="dxa"/>
          </w:tcPr>
          <w:p w14:paraId="03D57AA1" w14:textId="77777777" w:rsidR="00D072C5" w:rsidRPr="003431F3" w:rsidRDefault="00D072C5" w:rsidP="00D072C5">
            <w:pPr>
              <w:cnfStyle w:val="000000100000" w:firstRow="0" w:lastRow="0" w:firstColumn="0" w:lastColumn="0" w:oddVBand="0" w:evenVBand="0" w:oddHBand="1" w:evenHBand="0" w:firstRowFirstColumn="0" w:firstRowLastColumn="0" w:lastRowFirstColumn="0" w:lastRowLastColumn="0"/>
              <w:rPr>
                <w:b/>
              </w:rPr>
            </w:pPr>
            <w:r w:rsidRPr="003431F3">
              <w:rPr>
                <w:b/>
              </w:rPr>
              <w:t>Bit</w:t>
            </w:r>
          </w:p>
        </w:tc>
        <w:tc>
          <w:tcPr>
            <w:tcW w:w="7915" w:type="dxa"/>
          </w:tcPr>
          <w:p w14:paraId="2FCE3746" w14:textId="77777777" w:rsidR="00D072C5" w:rsidRPr="003431F3" w:rsidRDefault="00D072C5" w:rsidP="00D072C5">
            <w:pPr>
              <w:cnfStyle w:val="000000100000" w:firstRow="0" w:lastRow="0" w:firstColumn="0" w:lastColumn="0" w:oddVBand="0" w:evenVBand="0" w:oddHBand="1" w:evenHBand="0" w:firstRowFirstColumn="0" w:firstRowLastColumn="0" w:lastRowFirstColumn="0" w:lastRowLastColumn="0"/>
              <w:rPr>
                <w:b/>
              </w:rPr>
            </w:pPr>
            <w:r w:rsidRPr="00770EFE">
              <w:rPr>
                <w:b/>
              </w:rPr>
              <w:t>Command Supported</w:t>
            </w:r>
          </w:p>
        </w:tc>
      </w:tr>
      <w:tr w:rsidR="00D072C5" w14:paraId="5C3EDE0F" w14:textId="77777777" w:rsidTr="00AA3FD1">
        <w:tc>
          <w:tcPr>
            <w:cnfStyle w:val="001000000000" w:firstRow="0" w:lastRow="0" w:firstColumn="1" w:lastColumn="0" w:oddVBand="0" w:evenVBand="0" w:oddHBand="0" w:evenHBand="0" w:firstRowFirstColumn="0" w:firstRowLastColumn="0" w:lastRowFirstColumn="0" w:lastRowLastColumn="0"/>
            <w:tcW w:w="805" w:type="dxa"/>
            <w:vMerge w:val="restart"/>
          </w:tcPr>
          <w:p w14:paraId="388A438D" w14:textId="77777777" w:rsidR="00D072C5" w:rsidRPr="005D341E" w:rsidRDefault="00D072C5" w:rsidP="00D072C5">
            <w:r>
              <w:t>36</w:t>
            </w:r>
          </w:p>
        </w:tc>
        <w:tc>
          <w:tcPr>
            <w:tcW w:w="630" w:type="dxa"/>
          </w:tcPr>
          <w:p w14:paraId="2B4E5044" w14:textId="77777777" w:rsidR="00D072C5" w:rsidRPr="005D341E" w:rsidRDefault="00D072C5" w:rsidP="00D072C5">
            <w:pPr>
              <w:cnfStyle w:val="000000000000" w:firstRow="0" w:lastRow="0" w:firstColumn="0" w:lastColumn="0" w:oddVBand="0" w:evenVBand="0" w:oddHBand="0" w:evenHBand="0" w:firstRowFirstColumn="0" w:firstRowLastColumn="0" w:lastRowFirstColumn="0" w:lastRowLastColumn="0"/>
            </w:pPr>
            <w:r w:rsidRPr="005E1E2E">
              <w:t>0</w:t>
            </w:r>
          </w:p>
        </w:tc>
        <w:tc>
          <w:tcPr>
            <w:tcW w:w="7915" w:type="dxa"/>
          </w:tcPr>
          <w:p w14:paraId="766A0496" w14:textId="77777777" w:rsidR="00D072C5" w:rsidRPr="005D341E" w:rsidRDefault="00D072C5" w:rsidP="00D072C5">
            <w:pPr>
              <w:cnfStyle w:val="000000000000" w:firstRow="0" w:lastRow="0" w:firstColumn="0" w:lastColumn="0" w:oddVBand="0" w:evenVBand="0" w:oddHBand="0" w:evenHBand="0" w:firstRowFirstColumn="0" w:firstRowLastColumn="0" w:lastRowFirstColumn="0" w:lastRowLastColumn="0"/>
            </w:pPr>
            <w:r>
              <w:t>LE Enhanced Transmitter Test Command</w:t>
            </w:r>
          </w:p>
        </w:tc>
      </w:tr>
      <w:tr w:rsidR="00D072C5" w14:paraId="64D0584D" w14:textId="77777777" w:rsidTr="00D072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vMerge/>
          </w:tcPr>
          <w:p w14:paraId="72D9D11E" w14:textId="77777777" w:rsidR="00D072C5" w:rsidRPr="00770EFE" w:rsidRDefault="00D072C5" w:rsidP="00D072C5"/>
        </w:tc>
        <w:tc>
          <w:tcPr>
            <w:tcW w:w="630" w:type="dxa"/>
          </w:tcPr>
          <w:p w14:paraId="29386CC7" w14:textId="77777777" w:rsidR="00D072C5" w:rsidRPr="005D341E" w:rsidRDefault="00D072C5" w:rsidP="00D072C5">
            <w:pPr>
              <w:cnfStyle w:val="000000100000" w:firstRow="0" w:lastRow="0" w:firstColumn="0" w:lastColumn="0" w:oddVBand="0" w:evenVBand="0" w:oddHBand="1" w:evenHBand="0" w:firstRowFirstColumn="0" w:firstRowLastColumn="0" w:lastRowFirstColumn="0" w:lastRowLastColumn="0"/>
            </w:pPr>
            <w:r w:rsidRPr="005E1E2E">
              <w:t>1</w:t>
            </w:r>
          </w:p>
        </w:tc>
        <w:tc>
          <w:tcPr>
            <w:tcW w:w="7915" w:type="dxa"/>
          </w:tcPr>
          <w:p w14:paraId="74B1D1F3" w14:textId="77777777" w:rsidR="00D072C5" w:rsidRPr="005D341E" w:rsidRDefault="005E1E2E" w:rsidP="00D072C5">
            <w:pPr>
              <w:cnfStyle w:val="000000100000" w:firstRow="0" w:lastRow="0" w:firstColumn="0" w:lastColumn="0" w:oddVBand="0" w:evenVBand="0" w:oddHBand="1" w:evenHBand="0" w:firstRowFirstColumn="0" w:firstRowLastColumn="0" w:lastRowFirstColumn="0" w:lastRowLastColumn="0"/>
            </w:pPr>
            <w:r w:rsidRPr="005D341E">
              <w:rPr>
                <w:rFonts w:cs="Arial"/>
                <w:strike/>
                <w:sz w:val="24"/>
                <w:szCs w:val="24"/>
              </w:rPr>
              <w:t>Reserved</w:t>
            </w:r>
            <w:r w:rsidR="00D072C5">
              <w:rPr>
                <w:rFonts w:cs="Arial"/>
                <w:color w:val="FF0000"/>
                <w:sz w:val="24"/>
                <w:szCs w:val="24"/>
              </w:rPr>
              <w:t>LE Set Advertising Set Random Address Command</w:t>
            </w:r>
          </w:p>
        </w:tc>
      </w:tr>
      <w:tr w:rsidR="00D072C5" w14:paraId="46001895" w14:textId="77777777" w:rsidTr="00AA3FD1">
        <w:tc>
          <w:tcPr>
            <w:cnfStyle w:val="001000000000" w:firstRow="0" w:lastRow="0" w:firstColumn="1" w:lastColumn="0" w:oddVBand="0" w:evenVBand="0" w:oddHBand="0" w:evenHBand="0" w:firstRowFirstColumn="0" w:firstRowLastColumn="0" w:lastRowFirstColumn="0" w:lastRowLastColumn="0"/>
            <w:tcW w:w="805" w:type="dxa"/>
            <w:vMerge/>
          </w:tcPr>
          <w:p w14:paraId="27D87A16" w14:textId="77777777" w:rsidR="00D072C5" w:rsidRPr="00770EFE" w:rsidRDefault="00D072C5" w:rsidP="00D072C5"/>
        </w:tc>
        <w:tc>
          <w:tcPr>
            <w:tcW w:w="630" w:type="dxa"/>
          </w:tcPr>
          <w:p w14:paraId="36D057FD" w14:textId="77777777" w:rsidR="00D072C5" w:rsidRPr="005D341E" w:rsidRDefault="00D072C5" w:rsidP="00D072C5">
            <w:pPr>
              <w:cnfStyle w:val="000000000000" w:firstRow="0" w:lastRow="0" w:firstColumn="0" w:lastColumn="0" w:oddVBand="0" w:evenVBand="0" w:oddHBand="0" w:evenHBand="0" w:firstRowFirstColumn="0" w:firstRowLastColumn="0" w:lastRowFirstColumn="0" w:lastRowLastColumn="0"/>
            </w:pPr>
            <w:r w:rsidRPr="005E1E2E">
              <w:t>2</w:t>
            </w:r>
          </w:p>
        </w:tc>
        <w:tc>
          <w:tcPr>
            <w:tcW w:w="7915" w:type="dxa"/>
          </w:tcPr>
          <w:p w14:paraId="71CC4F03" w14:textId="77777777" w:rsidR="00D072C5" w:rsidRPr="005D341E" w:rsidRDefault="005E1E2E" w:rsidP="00D072C5">
            <w:pPr>
              <w:cnfStyle w:val="000000000000" w:firstRow="0" w:lastRow="0" w:firstColumn="0" w:lastColumn="0" w:oddVBand="0" w:evenVBand="0" w:oddHBand="0" w:evenHBand="0" w:firstRowFirstColumn="0" w:firstRowLastColumn="0" w:lastRowFirstColumn="0" w:lastRowLastColumn="0"/>
            </w:pPr>
            <w:r w:rsidRPr="00CA4C9B">
              <w:rPr>
                <w:rFonts w:cs="Arial"/>
                <w:strike/>
                <w:sz w:val="24"/>
                <w:szCs w:val="24"/>
              </w:rPr>
              <w:t>Reserved</w:t>
            </w:r>
            <w:r w:rsidRPr="00F42FBF">
              <w:rPr>
                <w:rFonts w:cs="Arial"/>
                <w:color w:val="FF0000"/>
                <w:sz w:val="24"/>
                <w:szCs w:val="24"/>
              </w:rPr>
              <w:t>LE Set Extended Advertising Parameters Command</w:t>
            </w:r>
          </w:p>
        </w:tc>
      </w:tr>
      <w:tr w:rsidR="005E1E2E" w14:paraId="0FC1CA68" w14:textId="77777777" w:rsidTr="00D072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vMerge/>
          </w:tcPr>
          <w:p w14:paraId="0CBBD497" w14:textId="77777777" w:rsidR="005E1E2E" w:rsidRPr="00770EFE" w:rsidRDefault="005E1E2E" w:rsidP="005E1E2E"/>
        </w:tc>
        <w:tc>
          <w:tcPr>
            <w:tcW w:w="630" w:type="dxa"/>
          </w:tcPr>
          <w:p w14:paraId="1CD74AC6" w14:textId="77777777" w:rsidR="005E1E2E" w:rsidRPr="005D341E" w:rsidRDefault="005E1E2E" w:rsidP="005E1E2E">
            <w:pPr>
              <w:cnfStyle w:val="000000100000" w:firstRow="0" w:lastRow="0" w:firstColumn="0" w:lastColumn="0" w:oddVBand="0" w:evenVBand="0" w:oddHBand="1" w:evenHBand="0" w:firstRowFirstColumn="0" w:firstRowLastColumn="0" w:lastRowFirstColumn="0" w:lastRowLastColumn="0"/>
            </w:pPr>
            <w:r w:rsidRPr="005E1E2E">
              <w:t>3</w:t>
            </w:r>
          </w:p>
        </w:tc>
        <w:tc>
          <w:tcPr>
            <w:tcW w:w="7915" w:type="dxa"/>
          </w:tcPr>
          <w:p w14:paraId="0A5C3DF6" w14:textId="77777777" w:rsidR="005E1E2E" w:rsidRPr="005D341E" w:rsidRDefault="005E1E2E" w:rsidP="005E1E2E">
            <w:pPr>
              <w:cnfStyle w:val="000000100000" w:firstRow="0" w:lastRow="0" w:firstColumn="0" w:lastColumn="0" w:oddVBand="0" w:evenVBand="0" w:oddHBand="1" w:evenHBand="0" w:firstRowFirstColumn="0" w:firstRowLastColumn="0" w:lastRowFirstColumn="0" w:lastRowLastColumn="0"/>
            </w:pPr>
            <w:r w:rsidRPr="00CA4C9B">
              <w:rPr>
                <w:rFonts w:cs="Arial"/>
                <w:strike/>
                <w:sz w:val="24"/>
                <w:szCs w:val="24"/>
              </w:rPr>
              <w:t>Reserved</w:t>
            </w:r>
            <w:r w:rsidRPr="00E41CF2">
              <w:rPr>
                <w:rFonts w:cs="Arial"/>
                <w:color w:val="FF0000"/>
                <w:sz w:val="24"/>
                <w:szCs w:val="24"/>
              </w:rPr>
              <w:t>LE Set Extended Advertising Data Command</w:t>
            </w:r>
          </w:p>
        </w:tc>
      </w:tr>
      <w:tr w:rsidR="005E1E2E" w14:paraId="0F1CDC98" w14:textId="77777777" w:rsidTr="00AA3FD1">
        <w:tc>
          <w:tcPr>
            <w:cnfStyle w:val="001000000000" w:firstRow="0" w:lastRow="0" w:firstColumn="1" w:lastColumn="0" w:oddVBand="0" w:evenVBand="0" w:oddHBand="0" w:evenHBand="0" w:firstRowFirstColumn="0" w:firstRowLastColumn="0" w:lastRowFirstColumn="0" w:lastRowLastColumn="0"/>
            <w:tcW w:w="805" w:type="dxa"/>
            <w:vMerge/>
          </w:tcPr>
          <w:p w14:paraId="187EA890" w14:textId="77777777" w:rsidR="005E1E2E" w:rsidRPr="00770EFE" w:rsidRDefault="005E1E2E" w:rsidP="005E1E2E"/>
        </w:tc>
        <w:tc>
          <w:tcPr>
            <w:tcW w:w="630" w:type="dxa"/>
          </w:tcPr>
          <w:p w14:paraId="4E15594E" w14:textId="77777777" w:rsidR="005E1E2E" w:rsidRPr="005D341E" w:rsidRDefault="005E1E2E" w:rsidP="005E1E2E">
            <w:pPr>
              <w:cnfStyle w:val="000000000000" w:firstRow="0" w:lastRow="0" w:firstColumn="0" w:lastColumn="0" w:oddVBand="0" w:evenVBand="0" w:oddHBand="0" w:evenHBand="0" w:firstRowFirstColumn="0" w:firstRowLastColumn="0" w:lastRowFirstColumn="0" w:lastRowLastColumn="0"/>
            </w:pPr>
            <w:r w:rsidRPr="005E1E2E">
              <w:t>4</w:t>
            </w:r>
          </w:p>
        </w:tc>
        <w:tc>
          <w:tcPr>
            <w:tcW w:w="7915" w:type="dxa"/>
          </w:tcPr>
          <w:p w14:paraId="240FD9A2" w14:textId="77777777" w:rsidR="005E1E2E" w:rsidRPr="005D341E" w:rsidRDefault="005E1E2E" w:rsidP="005E1E2E">
            <w:pPr>
              <w:cnfStyle w:val="000000000000" w:firstRow="0" w:lastRow="0" w:firstColumn="0" w:lastColumn="0" w:oddVBand="0" w:evenVBand="0" w:oddHBand="0" w:evenHBand="0" w:firstRowFirstColumn="0" w:firstRowLastColumn="0" w:lastRowFirstColumn="0" w:lastRowLastColumn="0"/>
            </w:pPr>
            <w:r w:rsidRPr="00CA4C9B">
              <w:rPr>
                <w:rFonts w:cs="Arial"/>
                <w:strike/>
                <w:sz w:val="24"/>
                <w:szCs w:val="24"/>
              </w:rPr>
              <w:t>Reserved</w:t>
            </w:r>
            <w:r w:rsidRPr="001F0B30">
              <w:rPr>
                <w:rFonts w:cs="Arial"/>
                <w:color w:val="FF0000"/>
                <w:sz w:val="24"/>
                <w:szCs w:val="24"/>
              </w:rPr>
              <w:t>LE Set Extended Scan Response Data Command</w:t>
            </w:r>
          </w:p>
        </w:tc>
      </w:tr>
      <w:tr w:rsidR="005E1E2E" w14:paraId="17F94697" w14:textId="77777777" w:rsidTr="00D072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vMerge/>
          </w:tcPr>
          <w:p w14:paraId="6147644C" w14:textId="77777777" w:rsidR="005E1E2E" w:rsidRPr="00770EFE" w:rsidRDefault="005E1E2E" w:rsidP="005E1E2E"/>
        </w:tc>
        <w:tc>
          <w:tcPr>
            <w:tcW w:w="630" w:type="dxa"/>
          </w:tcPr>
          <w:p w14:paraId="0ADF907A" w14:textId="77777777" w:rsidR="005E1E2E" w:rsidRPr="005D341E" w:rsidRDefault="005E1E2E" w:rsidP="005E1E2E">
            <w:pPr>
              <w:cnfStyle w:val="000000100000" w:firstRow="0" w:lastRow="0" w:firstColumn="0" w:lastColumn="0" w:oddVBand="0" w:evenVBand="0" w:oddHBand="1" w:evenHBand="0" w:firstRowFirstColumn="0" w:firstRowLastColumn="0" w:lastRowFirstColumn="0" w:lastRowLastColumn="0"/>
            </w:pPr>
            <w:r w:rsidRPr="005E1E2E">
              <w:t>5</w:t>
            </w:r>
          </w:p>
        </w:tc>
        <w:tc>
          <w:tcPr>
            <w:tcW w:w="7915" w:type="dxa"/>
          </w:tcPr>
          <w:p w14:paraId="3DB65C22" w14:textId="77777777" w:rsidR="005E1E2E" w:rsidRPr="005D341E" w:rsidRDefault="005E1E2E" w:rsidP="00D51D0A">
            <w:pPr>
              <w:cnfStyle w:val="000000100000" w:firstRow="0" w:lastRow="0" w:firstColumn="0" w:lastColumn="0" w:oddVBand="0" w:evenVBand="0" w:oddHBand="1" w:evenHBand="0" w:firstRowFirstColumn="0" w:firstRowLastColumn="0" w:lastRowFirstColumn="0" w:lastRowLastColumn="0"/>
            </w:pPr>
            <w:r w:rsidRPr="00CA4C9B">
              <w:rPr>
                <w:rFonts w:cs="Arial"/>
                <w:strike/>
                <w:sz w:val="24"/>
                <w:szCs w:val="24"/>
              </w:rPr>
              <w:t>Reserved</w:t>
            </w:r>
            <w:r w:rsidR="00D51D0A" w:rsidRPr="001F0B30">
              <w:rPr>
                <w:rFonts w:cs="Arial"/>
                <w:color w:val="FF0000"/>
                <w:sz w:val="24"/>
                <w:szCs w:val="24"/>
              </w:rPr>
              <w:t>LE Set Extended Advertis</w:t>
            </w:r>
            <w:r w:rsidR="00D8761E">
              <w:rPr>
                <w:rFonts w:cs="Arial"/>
                <w:color w:val="FF0000"/>
                <w:sz w:val="24"/>
                <w:szCs w:val="24"/>
              </w:rPr>
              <w:t>ing</w:t>
            </w:r>
            <w:r w:rsidR="00D51D0A" w:rsidRPr="001F0B30">
              <w:rPr>
                <w:rFonts w:cs="Arial"/>
                <w:color w:val="FF0000"/>
                <w:sz w:val="24"/>
                <w:szCs w:val="24"/>
              </w:rPr>
              <w:t xml:space="preserve"> Enable Command</w:t>
            </w:r>
          </w:p>
        </w:tc>
      </w:tr>
      <w:tr w:rsidR="005E1E2E" w14:paraId="5686EA78" w14:textId="77777777" w:rsidTr="00AA3FD1">
        <w:tc>
          <w:tcPr>
            <w:cnfStyle w:val="001000000000" w:firstRow="0" w:lastRow="0" w:firstColumn="1" w:lastColumn="0" w:oddVBand="0" w:evenVBand="0" w:oddHBand="0" w:evenHBand="0" w:firstRowFirstColumn="0" w:firstRowLastColumn="0" w:lastRowFirstColumn="0" w:lastRowLastColumn="0"/>
            <w:tcW w:w="805" w:type="dxa"/>
            <w:vMerge/>
          </w:tcPr>
          <w:p w14:paraId="5115D836" w14:textId="77777777" w:rsidR="005E1E2E" w:rsidRPr="00770EFE" w:rsidRDefault="005E1E2E" w:rsidP="005E1E2E"/>
        </w:tc>
        <w:tc>
          <w:tcPr>
            <w:tcW w:w="630" w:type="dxa"/>
          </w:tcPr>
          <w:p w14:paraId="4E1462C9" w14:textId="77777777" w:rsidR="005E1E2E" w:rsidRPr="005D341E" w:rsidRDefault="005E1E2E" w:rsidP="005E1E2E">
            <w:pPr>
              <w:cnfStyle w:val="000000000000" w:firstRow="0" w:lastRow="0" w:firstColumn="0" w:lastColumn="0" w:oddVBand="0" w:evenVBand="0" w:oddHBand="0" w:evenHBand="0" w:firstRowFirstColumn="0" w:firstRowLastColumn="0" w:lastRowFirstColumn="0" w:lastRowLastColumn="0"/>
            </w:pPr>
            <w:r w:rsidRPr="005E1E2E">
              <w:t>6</w:t>
            </w:r>
          </w:p>
        </w:tc>
        <w:tc>
          <w:tcPr>
            <w:tcW w:w="7915" w:type="dxa"/>
          </w:tcPr>
          <w:p w14:paraId="7F1EAAAF" w14:textId="77777777" w:rsidR="005E1E2E" w:rsidRPr="005D341E" w:rsidRDefault="005E1E2E" w:rsidP="00D51D0A">
            <w:pPr>
              <w:cnfStyle w:val="000000000000" w:firstRow="0" w:lastRow="0" w:firstColumn="0" w:lastColumn="0" w:oddVBand="0" w:evenVBand="0" w:oddHBand="0" w:evenHBand="0" w:firstRowFirstColumn="0" w:firstRowLastColumn="0" w:lastRowFirstColumn="0" w:lastRowLastColumn="0"/>
            </w:pPr>
            <w:r w:rsidRPr="00CA4C9B">
              <w:rPr>
                <w:rFonts w:cs="Arial"/>
                <w:strike/>
                <w:sz w:val="24"/>
                <w:szCs w:val="24"/>
              </w:rPr>
              <w:t>Reserved</w:t>
            </w:r>
            <w:r w:rsidR="003908EA" w:rsidRPr="008F2BF0">
              <w:rPr>
                <w:rFonts w:cs="Arial"/>
                <w:color w:val="FF0000"/>
                <w:sz w:val="24"/>
                <w:szCs w:val="24"/>
              </w:rPr>
              <w:t>LE Read Maximum Advertising Data Length Command</w:t>
            </w:r>
          </w:p>
        </w:tc>
      </w:tr>
      <w:tr w:rsidR="005E1E2E" w14:paraId="1D1296ED" w14:textId="77777777" w:rsidTr="00D072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vMerge/>
          </w:tcPr>
          <w:p w14:paraId="10DDD0D8" w14:textId="77777777" w:rsidR="005E1E2E" w:rsidRPr="00D072C5" w:rsidRDefault="005E1E2E" w:rsidP="005E1E2E"/>
        </w:tc>
        <w:tc>
          <w:tcPr>
            <w:tcW w:w="630" w:type="dxa"/>
          </w:tcPr>
          <w:p w14:paraId="28A19A61" w14:textId="77777777" w:rsidR="005E1E2E" w:rsidRPr="005D341E" w:rsidRDefault="005E1E2E" w:rsidP="005E1E2E">
            <w:pPr>
              <w:cnfStyle w:val="000000100000" w:firstRow="0" w:lastRow="0" w:firstColumn="0" w:lastColumn="0" w:oddVBand="0" w:evenVBand="0" w:oddHBand="1" w:evenHBand="0" w:firstRowFirstColumn="0" w:firstRowLastColumn="0" w:lastRowFirstColumn="0" w:lastRowLastColumn="0"/>
            </w:pPr>
            <w:r w:rsidRPr="00D072C5">
              <w:t>7</w:t>
            </w:r>
          </w:p>
        </w:tc>
        <w:tc>
          <w:tcPr>
            <w:tcW w:w="7915" w:type="dxa"/>
          </w:tcPr>
          <w:p w14:paraId="5AAC3FA6" w14:textId="77777777" w:rsidR="005E1E2E" w:rsidRPr="005E1E2E" w:rsidRDefault="005E1E2E" w:rsidP="003908EA">
            <w:pPr>
              <w:cnfStyle w:val="000000100000" w:firstRow="0" w:lastRow="0" w:firstColumn="0" w:lastColumn="0" w:oddVBand="0" w:evenVBand="0" w:oddHBand="1" w:evenHBand="0" w:firstRowFirstColumn="0" w:firstRowLastColumn="0" w:lastRowFirstColumn="0" w:lastRowLastColumn="0"/>
            </w:pPr>
            <w:r w:rsidRPr="00CA4C9B">
              <w:rPr>
                <w:rFonts w:cs="Arial"/>
                <w:strike/>
                <w:sz w:val="24"/>
                <w:szCs w:val="24"/>
              </w:rPr>
              <w:t>Reserved</w:t>
            </w:r>
            <w:r w:rsidR="003908EA" w:rsidRPr="008F2BF0">
              <w:rPr>
                <w:rFonts w:cs="Arial"/>
                <w:color w:val="FF0000"/>
                <w:sz w:val="24"/>
                <w:szCs w:val="24"/>
              </w:rPr>
              <w:t>LE Read Num</w:t>
            </w:r>
            <w:r w:rsidR="003908EA">
              <w:rPr>
                <w:rFonts w:cs="Arial"/>
                <w:color w:val="FF0000"/>
                <w:sz w:val="24"/>
                <w:szCs w:val="24"/>
              </w:rPr>
              <w:t>ber of</w:t>
            </w:r>
            <w:r w:rsidR="003908EA" w:rsidRPr="008F2BF0">
              <w:rPr>
                <w:rFonts w:cs="Arial"/>
                <w:color w:val="FF0000"/>
                <w:sz w:val="24"/>
                <w:szCs w:val="24"/>
              </w:rPr>
              <w:t xml:space="preserve"> Supported Advertising Sets Command</w:t>
            </w:r>
            <w:r w:rsidR="003908EA" w:rsidRPr="008F2BF0" w:rsidDel="003908EA">
              <w:rPr>
                <w:rFonts w:cs="Arial"/>
                <w:color w:val="FF0000"/>
                <w:sz w:val="24"/>
                <w:szCs w:val="24"/>
              </w:rPr>
              <w:t xml:space="preserve"> </w:t>
            </w:r>
          </w:p>
        </w:tc>
      </w:tr>
      <w:tr w:rsidR="005E1E2E" w14:paraId="62C06905" w14:textId="77777777" w:rsidTr="00D072C5">
        <w:tc>
          <w:tcPr>
            <w:cnfStyle w:val="001000000000" w:firstRow="0" w:lastRow="0" w:firstColumn="1" w:lastColumn="0" w:oddVBand="0" w:evenVBand="0" w:oddHBand="0" w:evenHBand="0" w:firstRowFirstColumn="0" w:firstRowLastColumn="0" w:lastRowFirstColumn="0" w:lastRowLastColumn="0"/>
            <w:tcW w:w="805" w:type="dxa"/>
            <w:vMerge w:val="restart"/>
          </w:tcPr>
          <w:p w14:paraId="6D34D0D8" w14:textId="77777777" w:rsidR="005E1E2E" w:rsidRPr="005D341E" w:rsidRDefault="005E1E2E" w:rsidP="005E1E2E">
            <w:pPr>
              <w:rPr>
                <w:color w:val="FF0000"/>
              </w:rPr>
            </w:pPr>
            <w:r w:rsidRPr="005D341E">
              <w:rPr>
                <w:color w:val="FF0000"/>
              </w:rPr>
              <w:t>37</w:t>
            </w:r>
          </w:p>
        </w:tc>
        <w:tc>
          <w:tcPr>
            <w:tcW w:w="630" w:type="dxa"/>
          </w:tcPr>
          <w:p w14:paraId="1E3CEB01" w14:textId="77777777" w:rsidR="005E1E2E" w:rsidRPr="005D341E" w:rsidRDefault="005E1E2E" w:rsidP="005E1E2E">
            <w:pPr>
              <w:cnfStyle w:val="000000000000" w:firstRow="0" w:lastRow="0" w:firstColumn="0" w:lastColumn="0" w:oddVBand="0" w:evenVBand="0" w:oddHBand="0" w:evenHBand="0" w:firstRowFirstColumn="0" w:firstRowLastColumn="0" w:lastRowFirstColumn="0" w:lastRowLastColumn="0"/>
              <w:rPr>
                <w:color w:val="FF0000"/>
              </w:rPr>
            </w:pPr>
            <w:r w:rsidRPr="005D341E">
              <w:rPr>
                <w:color w:val="FF0000"/>
              </w:rPr>
              <w:t>0</w:t>
            </w:r>
          </w:p>
        </w:tc>
        <w:tc>
          <w:tcPr>
            <w:tcW w:w="7915" w:type="dxa"/>
          </w:tcPr>
          <w:p w14:paraId="221034A5" w14:textId="77777777" w:rsidR="005E1E2E" w:rsidRPr="005D341E" w:rsidRDefault="003908EA" w:rsidP="005E1E2E">
            <w:pPr>
              <w:cnfStyle w:val="000000000000" w:firstRow="0" w:lastRow="0" w:firstColumn="0" w:lastColumn="0" w:oddVBand="0" w:evenVBand="0" w:oddHBand="0" w:evenHBand="0" w:firstRowFirstColumn="0" w:firstRowLastColumn="0" w:lastRowFirstColumn="0" w:lastRowLastColumn="0"/>
              <w:rPr>
                <w:color w:val="FF0000"/>
              </w:rPr>
            </w:pPr>
            <w:r w:rsidRPr="00D24D8F">
              <w:rPr>
                <w:rFonts w:cs="Arial"/>
                <w:color w:val="FF0000"/>
                <w:sz w:val="24"/>
                <w:szCs w:val="24"/>
              </w:rPr>
              <w:t>LE Remove Advertising Set Command</w:t>
            </w:r>
            <w:r w:rsidRPr="008F2BF0" w:rsidDel="003908EA">
              <w:rPr>
                <w:rFonts w:cs="Arial"/>
                <w:color w:val="FF0000"/>
                <w:sz w:val="24"/>
                <w:szCs w:val="24"/>
              </w:rPr>
              <w:t xml:space="preserve"> </w:t>
            </w:r>
          </w:p>
        </w:tc>
      </w:tr>
      <w:tr w:rsidR="005E1E2E" w14:paraId="32E1D54A" w14:textId="77777777" w:rsidTr="00D072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vMerge/>
          </w:tcPr>
          <w:p w14:paraId="0A89BECF" w14:textId="77777777" w:rsidR="005E1E2E" w:rsidRPr="00770EFE" w:rsidRDefault="005E1E2E" w:rsidP="005E1E2E">
            <w:pPr>
              <w:rPr>
                <w:color w:val="FF0000"/>
              </w:rPr>
            </w:pPr>
          </w:p>
        </w:tc>
        <w:tc>
          <w:tcPr>
            <w:tcW w:w="630" w:type="dxa"/>
          </w:tcPr>
          <w:p w14:paraId="6169C471" w14:textId="77777777" w:rsidR="005E1E2E" w:rsidRPr="00770EFE" w:rsidRDefault="005E1E2E" w:rsidP="005E1E2E">
            <w:pPr>
              <w:cnfStyle w:val="000000100000" w:firstRow="0" w:lastRow="0" w:firstColumn="0" w:lastColumn="0" w:oddVBand="0" w:evenVBand="0" w:oddHBand="1" w:evenHBand="0" w:firstRowFirstColumn="0" w:firstRowLastColumn="0" w:lastRowFirstColumn="0" w:lastRowLastColumn="0"/>
              <w:rPr>
                <w:color w:val="FF0000"/>
              </w:rPr>
            </w:pPr>
            <w:r w:rsidRPr="00770EFE">
              <w:rPr>
                <w:color w:val="FF0000"/>
              </w:rPr>
              <w:t>1</w:t>
            </w:r>
          </w:p>
        </w:tc>
        <w:tc>
          <w:tcPr>
            <w:tcW w:w="7915" w:type="dxa"/>
          </w:tcPr>
          <w:p w14:paraId="31A21A90" w14:textId="77777777" w:rsidR="005E1E2E" w:rsidRPr="005D341E" w:rsidRDefault="003908EA" w:rsidP="005E1E2E">
            <w:pPr>
              <w:cnfStyle w:val="000000100000" w:firstRow="0" w:lastRow="0" w:firstColumn="0" w:lastColumn="0" w:oddVBand="0" w:evenVBand="0" w:oddHBand="1" w:evenHBand="0" w:firstRowFirstColumn="0" w:firstRowLastColumn="0" w:lastRowFirstColumn="0" w:lastRowLastColumn="0"/>
              <w:rPr>
                <w:color w:val="FF0000"/>
              </w:rPr>
            </w:pPr>
            <w:r w:rsidRPr="00D24D8F">
              <w:rPr>
                <w:rFonts w:cs="Arial"/>
                <w:color w:val="FF0000"/>
                <w:sz w:val="24"/>
                <w:szCs w:val="24"/>
              </w:rPr>
              <w:t>LE Clear Advertising Sets Command</w:t>
            </w:r>
            <w:r w:rsidRPr="008F2BF0" w:rsidDel="003908EA">
              <w:rPr>
                <w:rFonts w:cs="Arial"/>
                <w:color w:val="FF0000"/>
                <w:sz w:val="24"/>
                <w:szCs w:val="24"/>
              </w:rPr>
              <w:t xml:space="preserve"> </w:t>
            </w:r>
          </w:p>
        </w:tc>
      </w:tr>
      <w:tr w:rsidR="003908EA" w14:paraId="0B320309" w14:textId="77777777" w:rsidTr="00D072C5">
        <w:tc>
          <w:tcPr>
            <w:cnfStyle w:val="001000000000" w:firstRow="0" w:lastRow="0" w:firstColumn="1" w:lastColumn="0" w:oddVBand="0" w:evenVBand="0" w:oddHBand="0" w:evenHBand="0" w:firstRowFirstColumn="0" w:firstRowLastColumn="0" w:lastRowFirstColumn="0" w:lastRowLastColumn="0"/>
            <w:tcW w:w="805" w:type="dxa"/>
            <w:vMerge/>
          </w:tcPr>
          <w:p w14:paraId="1CC03C98" w14:textId="77777777" w:rsidR="003908EA" w:rsidRPr="00770EFE" w:rsidRDefault="003908EA" w:rsidP="003908EA">
            <w:pPr>
              <w:rPr>
                <w:color w:val="FF0000"/>
              </w:rPr>
            </w:pPr>
          </w:p>
        </w:tc>
        <w:tc>
          <w:tcPr>
            <w:tcW w:w="630" w:type="dxa"/>
          </w:tcPr>
          <w:p w14:paraId="15E15C5A" w14:textId="77777777" w:rsidR="003908EA" w:rsidRPr="00770EFE" w:rsidRDefault="003908EA" w:rsidP="003908EA">
            <w:pPr>
              <w:cnfStyle w:val="000000000000" w:firstRow="0" w:lastRow="0" w:firstColumn="0" w:lastColumn="0" w:oddVBand="0" w:evenVBand="0" w:oddHBand="0" w:evenHBand="0" w:firstRowFirstColumn="0" w:firstRowLastColumn="0" w:lastRowFirstColumn="0" w:lastRowLastColumn="0"/>
              <w:rPr>
                <w:color w:val="FF0000"/>
              </w:rPr>
            </w:pPr>
            <w:r w:rsidRPr="00770EFE">
              <w:rPr>
                <w:color w:val="FF0000"/>
              </w:rPr>
              <w:t>2</w:t>
            </w:r>
          </w:p>
        </w:tc>
        <w:tc>
          <w:tcPr>
            <w:tcW w:w="7915" w:type="dxa"/>
          </w:tcPr>
          <w:p w14:paraId="01A0A6F7" w14:textId="77777777" w:rsidR="003908EA" w:rsidRPr="005D341E" w:rsidRDefault="003908EA" w:rsidP="003908EA">
            <w:pPr>
              <w:cnfStyle w:val="000000000000" w:firstRow="0" w:lastRow="0" w:firstColumn="0" w:lastColumn="0" w:oddVBand="0" w:evenVBand="0" w:oddHBand="0" w:evenHBand="0" w:firstRowFirstColumn="0" w:firstRowLastColumn="0" w:lastRowFirstColumn="0" w:lastRowLastColumn="0"/>
              <w:rPr>
                <w:color w:val="FF0000"/>
              </w:rPr>
            </w:pPr>
            <w:r>
              <w:rPr>
                <w:rFonts w:cs="Arial"/>
                <w:color w:val="FF0000"/>
                <w:sz w:val="24"/>
                <w:szCs w:val="24"/>
              </w:rPr>
              <w:t>LE Set Periodic Advertising Parameters Command</w:t>
            </w:r>
          </w:p>
        </w:tc>
      </w:tr>
      <w:tr w:rsidR="003908EA" w14:paraId="7C62FA98" w14:textId="77777777" w:rsidTr="00D072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vMerge/>
          </w:tcPr>
          <w:p w14:paraId="18AB37AE" w14:textId="77777777" w:rsidR="003908EA" w:rsidRPr="00770EFE" w:rsidRDefault="003908EA" w:rsidP="003908EA">
            <w:pPr>
              <w:rPr>
                <w:color w:val="FF0000"/>
              </w:rPr>
            </w:pPr>
          </w:p>
        </w:tc>
        <w:tc>
          <w:tcPr>
            <w:tcW w:w="630" w:type="dxa"/>
          </w:tcPr>
          <w:p w14:paraId="7B83D128" w14:textId="77777777" w:rsidR="003908EA" w:rsidRPr="00770EFE" w:rsidRDefault="003908EA" w:rsidP="003908EA">
            <w:pPr>
              <w:cnfStyle w:val="000000100000" w:firstRow="0" w:lastRow="0" w:firstColumn="0" w:lastColumn="0" w:oddVBand="0" w:evenVBand="0" w:oddHBand="1" w:evenHBand="0" w:firstRowFirstColumn="0" w:firstRowLastColumn="0" w:lastRowFirstColumn="0" w:lastRowLastColumn="0"/>
              <w:rPr>
                <w:color w:val="FF0000"/>
              </w:rPr>
            </w:pPr>
            <w:r w:rsidRPr="00770EFE">
              <w:rPr>
                <w:color w:val="FF0000"/>
              </w:rPr>
              <w:t>3</w:t>
            </w:r>
          </w:p>
        </w:tc>
        <w:tc>
          <w:tcPr>
            <w:tcW w:w="7915" w:type="dxa"/>
          </w:tcPr>
          <w:p w14:paraId="0AFBE3E8" w14:textId="77777777" w:rsidR="003908EA" w:rsidRPr="005D341E" w:rsidRDefault="003908EA" w:rsidP="003908EA">
            <w:pPr>
              <w:cnfStyle w:val="000000100000" w:firstRow="0" w:lastRow="0" w:firstColumn="0" w:lastColumn="0" w:oddVBand="0" w:evenVBand="0" w:oddHBand="1" w:evenHBand="0" w:firstRowFirstColumn="0" w:firstRowLastColumn="0" w:lastRowFirstColumn="0" w:lastRowLastColumn="0"/>
              <w:rPr>
                <w:color w:val="FF0000"/>
              </w:rPr>
            </w:pPr>
            <w:r>
              <w:rPr>
                <w:rFonts w:cs="Arial"/>
                <w:color w:val="FF0000"/>
                <w:sz w:val="24"/>
                <w:szCs w:val="24"/>
              </w:rPr>
              <w:t>LE Set Periodic Advertising Data Command</w:t>
            </w:r>
          </w:p>
        </w:tc>
      </w:tr>
      <w:tr w:rsidR="003908EA" w14:paraId="7BB11540" w14:textId="77777777" w:rsidTr="00D072C5">
        <w:tc>
          <w:tcPr>
            <w:cnfStyle w:val="001000000000" w:firstRow="0" w:lastRow="0" w:firstColumn="1" w:lastColumn="0" w:oddVBand="0" w:evenVBand="0" w:oddHBand="0" w:evenHBand="0" w:firstRowFirstColumn="0" w:firstRowLastColumn="0" w:lastRowFirstColumn="0" w:lastRowLastColumn="0"/>
            <w:tcW w:w="805" w:type="dxa"/>
            <w:vMerge/>
          </w:tcPr>
          <w:p w14:paraId="7C3485B6" w14:textId="77777777" w:rsidR="003908EA" w:rsidRPr="00770EFE" w:rsidRDefault="003908EA" w:rsidP="003908EA">
            <w:pPr>
              <w:rPr>
                <w:color w:val="FF0000"/>
              </w:rPr>
            </w:pPr>
          </w:p>
        </w:tc>
        <w:tc>
          <w:tcPr>
            <w:tcW w:w="630" w:type="dxa"/>
          </w:tcPr>
          <w:p w14:paraId="05FA97EC" w14:textId="77777777" w:rsidR="003908EA" w:rsidRPr="00770EFE" w:rsidRDefault="003908EA" w:rsidP="003908EA">
            <w:pPr>
              <w:cnfStyle w:val="000000000000" w:firstRow="0" w:lastRow="0" w:firstColumn="0" w:lastColumn="0" w:oddVBand="0" w:evenVBand="0" w:oddHBand="0" w:evenHBand="0" w:firstRowFirstColumn="0" w:firstRowLastColumn="0" w:lastRowFirstColumn="0" w:lastRowLastColumn="0"/>
              <w:rPr>
                <w:color w:val="FF0000"/>
              </w:rPr>
            </w:pPr>
            <w:r w:rsidRPr="00770EFE">
              <w:rPr>
                <w:color w:val="FF0000"/>
              </w:rPr>
              <w:t>4</w:t>
            </w:r>
          </w:p>
        </w:tc>
        <w:tc>
          <w:tcPr>
            <w:tcW w:w="7915" w:type="dxa"/>
          </w:tcPr>
          <w:p w14:paraId="79A2F57F" w14:textId="77777777" w:rsidR="003908EA" w:rsidRPr="005D341E" w:rsidRDefault="003908EA" w:rsidP="003908EA">
            <w:pPr>
              <w:cnfStyle w:val="000000000000" w:firstRow="0" w:lastRow="0" w:firstColumn="0" w:lastColumn="0" w:oddVBand="0" w:evenVBand="0" w:oddHBand="0" w:evenHBand="0" w:firstRowFirstColumn="0" w:firstRowLastColumn="0" w:lastRowFirstColumn="0" w:lastRowLastColumn="0"/>
              <w:rPr>
                <w:color w:val="FF0000"/>
              </w:rPr>
            </w:pPr>
            <w:r>
              <w:rPr>
                <w:rFonts w:cs="Arial"/>
                <w:color w:val="FF0000"/>
                <w:sz w:val="24"/>
                <w:szCs w:val="24"/>
              </w:rPr>
              <w:t>LE Set Periodic Advertising Enable Command</w:t>
            </w:r>
            <w:r w:rsidRPr="00457FA6" w:rsidDel="003908EA">
              <w:rPr>
                <w:rFonts w:cs="Arial"/>
                <w:color w:val="FF0000"/>
                <w:sz w:val="24"/>
                <w:szCs w:val="24"/>
              </w:rPr>
              <w:t xml:space="preserve"> </w:t>
            </w:r>
          </w:p>
        </w:tc>
      </w:tr>
      <w:tr w:rsidR="003908EA" w14:paraId="67C3BDB1" w14:textId="77777777" w:rsidTr="00D072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vMerge/>
          </w:tcPr>
          <w:p w14:paraId="53892BDD" w14:textId="77777777" w:rsidR="003908EA" w:rsidRPr="00770EFE" w:rsidRDefault="003908EA" w:rsidP="003908EA">
            <w:pPr>
              <w:rPr>
                <w:color w:val="FF0000"/>
              </w:rPr>
            </w:pPr>
          </w:p>
        </w:tc>
        <w:tc>
          <w:tcPr>
            <w:tcW w:w="630" w:type="dxa"/>
          </w:tcPr>
          <w:p w14:paraId="5064A19D" w14:textId="77777777" w:rsidR="003908EA" w:rsidRPr="00770EFE" w:rsidRDefault="003908EA" w:rsidP="003908EA">
            <w:pPr>
              <w:cnfStyle w:val="000000100000" w:firstRow="0" w:lastRow="0" w:firstColumn="0" w:lastColumn="0" w:oddVBand="0" w:evenVBand="0" w:oddHBand="1" w:evenHBand="0" w:firstRowFirstColumn="0" w:firstRowLastColumn="0" w:lastRowFirstColumn="0" w:lastRowLastColumn="0"/>
              <w:rPr>
                <w:color w:val="FF0000"/>
              </w:rPr>
            </w:pPr>
            <w:r w:rsidRPr="00770EFE">
              <w:rPr>
                <w:color w:val="FF0000"/>
              </w:rPr>
              <w:t>5</w:t>
            </w:r>
          </w:p>
        </w:tc>
        <w:tc>
          <w:tcPr>
            <w:tcW w:w="7915" w:type="dxa"/>
          </w:tcPr>
          <w:p w14:paraId="3F98E631" w14:textId="77777777" w:rsidR="003908EA" w:rsidRPr="005D341E" w:rsidRDefault="003908EA" w:rsidP="003908EA">
            <w:pPr>
              <w:cnfStyle w:val="000000100000" w:firstRow="0" w:lastRow="0" w:firstColumn="0" w:lastColumn="0" w:oddVBand="0" w:evenVBand="0" w:oddHBand="1" w:evenHBand="0" w:firstRowFirstColumn="0" w:firstRowLastColumn="0" w:lastRowFirstColumn="0" w:lastRowLastColumn="0"/>
              <w:rPr>
                <w:color w:val="FF0000"/>
              </w:rPr>
            </w:pPr>
            <w:r w:rsidRPr="00457FA6">
              <w:rPr>
                <w:rFonts w:cs="Arial"/>
                <w:color w:val="FF0000"/>
                <w:sz w:val="24"/>
                <w:szCs w:val="24"/>
              </w:rPr>
              <w:t>LE Set Extended Scan Parameters Command</w:t>
            </w:r>
          </w:p>
        </w:tc>
      </w:tr>
      <w:tr w:rsidR="003908EA" w14:paraId="1368DFFF" w14:textId="77777777" w:rsidTr="00D072C5">
        <w:tc>
          <w:tcPr>
            <w:cnfStyle w:val="001000000000" w:firstRow="0" w:lastRow="0" w:firstColumn="1" w:lastColumn="0" w:oddVBand="0" w:evenVBand="0" w:oddHBand="0" w:evenHBand="0" w:firstRowFirstColumn="0" w:firstRowLastColumn="0" w:lastRowFirstColumn="0" w:lastRowLastColumn="0"/>
            <w:tcW w:w="805" w:type="dxa"/>
            <w:vMerge/>
          </w:tcPr>
          <w:p w14:paraId="5B510B9C" w14:textId="77777777" w:rsidR="003908EA" w:rsidRPr="00770EFE" w:rsidRDefault="003908EA" w:rsidP="003908EA">
            <w:pPr>
              <w:rPr>
                <w:color w:val="FF0000"/>
              </w:rPr>
            </w:pPr>
          </w:p>
        </w:tc>
        <w:tc>
          <w:tcPr>
            <w:tcW w:w="630" w:type="dxa"/>
          </w:tcPr>
          <w:p w14:paraId="4F37577B" w14:textId="77777777" w:rsidR="003908EA" w:rsidRPr="00770EFE" w:rsidRDefault="003908EA" w:rsidP="003908EA">
            <w:pPr>
              <w:cnfStyle w:val="000000000000" w:firstRow="0" w:lastRow="0" w:firstColumn="0" w:lastColumn="0" w:oddVBand="0" w:evenVBand="0" w:oddHBand="0" w:evenHBand="0" w:firstRowFirstColumn="0" w:firstRowLastColumn="0" w:lastRowFirstColumn="0" w:lastRowLastColumn="0"/>
              <w:rPr>
                <w:color w:val="FF0000"/>
              </w:rPr>
            </w:pPr>
            <w:r w:rsidRPr="00770EFE">
              <w:rPr>
                <w:color w:val="FF0000"/>
              </w:rPr>
              <w:t>6</w:t>
            </w:r>
          </w:p>
        </w:tc>
        <w:tc>
          <w:tcPr>
            <w:tcW w:w="7915" w:type="dxa"/>
          </w:tcPr>
          <w:p w14:paraId="1923F489" w14:textId="77777777" w:rsidR="003908EA" w:rsidRPr="005D341E" w:rsidRDefault="003908EA" w:rsidP="003908EA">
            <w:pPr>
              <w:cnfStyle w:val="000000000000" w:firstRow="0" w:lastRow="0" w:firstColumn="0" w:lastColumn="0" w:oddVBand="0" w:evenVBand="0" w:oddHBand="0" w:evenHBand="0" w:firstRowFirstColumn="0" w:firstRowLastColumn="0" w:lastRowFirstColumn="0" w:lastRowLastColumn="0"/>
              <w:rPr>
                <w:color w:val="FF0000"/>
              </w:rPr>
            </w:pPr>
            <w:r w:rsidRPr="00457FA6">
              <w:rPr>
                <w:rFonts w:cs="Arial"/>
                <w:color w:val="FF0000"/>
                <w:sz w:val="24"/>
                <w:szCs w:val="24"/>
              </w:rPr>
              <w:t>LE Set Extended Scan Enable Command</w:t>
            </w:r>
          </w:p>
        </w:tc>
      </w:tr>
      <w:tr w:rsidR="00356821" w14:paraId="5C6D53D2" w14:textId="77777777" w:rsidTr="00D072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vMerge/>
          </w:tcPr>
          <w:p w14:paraId="39660444" w14:textId="77777777" w:rsidR="00356821" w:rsidRPr="00770EFE" w:rsidRDefault="00356821" w:rsidP="00356821">
            <w:pPr>
              <w:rPr>
                <w:color w:val="FF0000"/>
              </w:rPr>
            </w:pPr>
          </w:p>
        </w:tc>
        <w:tc>
          <w:tcPr>
            <w:tcW w:w="630" w:type="dxa"/>
          </w:tcPr>
          <w:p w14:paraId="19BE7B3F" w14:textId="77777777" w:rsidR="00356821" w:rsidRPr="00770EFE" w:rsidRDefault="00356821" w:rsidP="00356821">
            <w:pPr>
              <w:cnfStyle w:val="000000100000" w:firstRow="0" w:lastRow="0" w:firstColumn="0" w:lastColumn="0" w:oddVBand="0" w:evenVBand="0" w:oddHBand="1" w:evenHBand="0" w:firstRowFirstColumn="0" w:firstRowLastColumn="0" w:lastRowFirstColumn="0" w:lastRowLastColumn="0"/>
              <w:rPr>
                <w:color w:val="FF0000"/>
              </w:rPr>
            </w:pPr>
            <w:r w:rsidRPr="00770EFE">
              <w:rPr>
                <w:color w:val="FF0000"/>
              </w:rPr>
              <w:t>7</w:t>
            </w:r>
          </w:p>
        </w:tc>
        <w:tc>
          <w:tcPr>
            <w:tcW w:w="7915" w:type="dxa"/>
          </w:tcPr>
          <w:p w14:paraId="3B8AF1DC" w14:textId="77777777" w:rsidR="00356821" w:rsidRPr="005D341E" w:rsidRDefault="00DD16E8" w:rsidP="00356821">
            <w:pPr>
              <w:cnfStyle w:val="000000100000" w:firstRow="0" w:lastRow="0" w:firstColumn="0" w:lastColumn="0" w:oddVBand="0" w:evenVBand="0" w:oddHBand="1" w:evenHBand="0" w:firstRowFirstColumn="0" w:firstRowLastColumn="0" w:lastRowFirstColumn="0" w:lastRowLastColumn="0"/>
              <w:rPr>
                <w:color w:val="FF0000"/>
              </w:rPr>
            </w:pPr>
            <w:r>
              <w:rPr>
                <w:rFonts w:cs="Arial"/>
                <w:color w:val="FF0000"/>
                <w:sz w:val="24"/>
                <w:szCs w:val="24"/>
              </w:rPr>
              <w:t>LE Extended Create Connection Command</w:t>
            </w:r>
          </w:p>
        </w:tc>
      </w:tr>
      <w:tr w:rsidR="00356821" w14:paraId="50E44D06" w14:textId="77777777" w:rsidTr="00D072C5">
        <w:tc>
          <w:tcPr>
            <w:cnfStyle w:val="001000000000" w:firstRow="0" w:lastRow="0" w:firstColumn="1" w:lastColumn="0" w:oddVBand="0" w:evenVBand="0" w:oddHBand="0" w:evenHBand="0" w:firstRowFirstColumn="0" w:firstRowLastColumn="0" w:lastRowFirstColumn="0" w:lastRowLastColumn="0"/>
            <w:tcW w:w="805" w:type="dxa"/>
            <w:vMerge w:val="restart"/>
          </w:tcPr>
          <w:p w14:paraId="69358364" w14:textId="77777777" w:rsidR="00356821" w:rsidRPr="0074297C" w:rsidRDefault="00356821" w:rsidP="00356821">
            <w:pPr>
              <w:rPr>
                <w:color w:val="FF0000"/>
              </w:rPr>
            </w:pPr>
            <w:r>
              <w:rPr>
                <w:color w:val="FF0000"/>
              </w:rPr>
              <w:t>38</w:t>
            </w:r>
          </w:p>
        </w:tc>
        <w:tc>
          <w:tcPr>
            <w:tcW w:w="630" w:type="dxa"/>
          </w:tcPr>
          <w:p w14:paraId="44FE86F1" w14:textId="77777777" w:rsidR="00356821" w:rsidRPr="0074297C" w:rsidRDefault="00356821" w:rsidP="00356821">
            <w:pPr>
              <w:cnfStyle w:val="000000000000" w:firstRow="0" w:lastRow="0" w:firstColumn="0" w:lastColumn="0" w:oddVBand="0" w:evenVBand="0" w:oddHBand="0" w:evenHBand="0" w:firstRowFirstColumn="0" w:firstRowLastColumn="0" w:lastRowFirstColumn="0" w:lastRowLastColumn="0"/>
              <w:rPr>
                <w:color w:val="FF0000"/>
              </w:rPr>
            </w:pPr>
            <w:r>
              <w:rPr>
                <w:color w:val="FF0000"/>
              </w:rPr>
              <w:t>0</w:t>
            </w:r>
          </w:p>
        </w:tc>
        <w:tc>
          <w:tcPr>
            <w:tcW w:w="7915" w:type="dxa"/>
          </w:tcPr>
          <w:p w14:paraId="738BAFCD" w14:textId="77777777" w:rsidR="00356821" w:rsidRPr="0074297C" w:rsidRDefault="00DD16E8" w:rsidP="00356821">
            <w:pPr>
              <w:cnfStyle w:val="000000000000" w:firstRow="0" w:lastRow="0" w:firstColumn="0" w:lastColumn="0" w:oddVBand="0" w:evenVBand="0" w:oddHBand="0" w:evenHBand="0" w:firstRowFirstColumn="0" w:firstRowLastColumn="0" w:lastRowFirstColumn="0" w:lastRowLastColumn="0"/>
              <w:rPr>
                <w:color w:val="FF0000"/>
              </w:rPr>
            </w:pPr>
            <w:r w:rsidRPr="00D61C82">
              <w:rPr>
                <w:rFonts w:cs="Arial"/>
                <w:color w:val="FF0000"/>
                <w:sz w:val="24"/>
                <w:szCs w:val="24"/>
              </w:rPr>
              <w:t xml:space="preserve">LE Periodic Advertising </w:t>
            </w:r>
            <w:r>
              <w:rPr>
                <w:rFonts w:cs="Arial"/>
                <w:color w:val="FF0000"/>
                <w:sz w:val="24"/>
                <w:szCs w:val="24"/>
              </w:rPr>
              <w:t>Create Sync</w:t>
            </w:r>
            <w:r w:rsidRPr="00D61C82">
              <w:rPr>
                <w:rFonts w:cs="Arial"/>
                <w:color w:val="FF0000"/>
                <w:sz w:val="24"/>
                <w:szCs w:val="24"/>
              </w:rPr>
              <w:t xml:space="preserve"> Command</w:t>
            </w:r>
          </w:p>
        </w:tc>
      </w:tr>
      <w:tr w:rsidR="00DD16E8" w14:paraId="03E426DC" w14:textId="77777777" w:rsidTr="00D072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vMerge/>
          </w:tcPr>
          <w:p w14:paraId="616BBB44" w14:textId="77777777" w:rsidR="00DD16E8" w:rsidRPr="005E1E2E" w:rsidRDefault="00DD16E8" w:rsidP="00DD16E8">
            <w:pPr>
              <w:rPr>
                <w:color w:val="FF0000"/>
              </w:rPr>
            </w:pPr>
          </w:p>
        </w:tc>
        <w:tc>
          <w:tcPr>
            <w:tcW w:w="630" w:type="dxa"/>
          </w:tcPr>
          <w:p w14:paraId="7CFC029B" w14:textId="77777777" w:rsidR="00DD16E8" w:rsidRPr="0074297C" w:rsidRDefault="00DD16E8" w:rsidP="00DD16E8">
            <w:pPr>
              <w:cnfStyle w:val="000000100000" w:firstRow="0" w:lastRow="0" w:firstColumn="0" w:lastColumn="0" w:oddVBand="0" w:evenVBand="0" w:oddHBand="1" w:evenHBand="0" w:firstRowFirstColumn="0" w:firstRowLastColumn="0" w:lastRowFirstColumn="0" w:lastRowLastColumn="0"/>
              <w:rPr>
                <w:color w:val="FF0000"/>
              </w:rPr>
            </w:pPr>
            <w:r>
              <w:rPr>
                <w:color w:val="FF0000"/>
              </w:rPr>
              <w:t>1</w:t>
            </w:r>
          </w:p>
        </w:tc>
        <w:tc>
          <w:tcPr>
            <w:tcW w:w="7915" w:type="dxa"/>
          </w:tcPr>
          <w:p w14:paraId="6AFCEB84" w14:textId="77777777" w:rsidR="00DD16E8" w:rsidRPr="0074297C" w:rsidRDefault="00DD16E8" w:rsidP="00DD16E8">
            <w:pPr>
              <w:cnfStyle w:val="000000100000" w:firstRow="0" w:lastRow="0" w:firstColumn="0" w:lastColumn="0" w:oddVBand="0" w:evenVBand="0" w:oddHBand="1" w:evenHBand="0" w:firstRowFirstColumn="0" w:firstRowLastColumn="0" w:lastRowFirstColumn="0" w:lastRowLastColumn="0"/>
              <w:rPr>
                <w:color w:val="FF0000"/>
              </w:rPr>
            </w:pPr>
            <w:r>
              <w:rPr>
                <w:rFonts w:cs="Arial"/>
                <w:color w:val="FF0000"/>
                <w:sz w:val="24"/>
                <w:szCs w:val="24"/>
              </w:rPr>
              <w:t>LE Periodic Advertising Create Sync Cancel Command</w:t>
            </w:r>
          </w:p>
        </w:tc>
      </w:tr>
      <w:tr w:rsidR="00DD16E8" w14:paraId="3B225115" w14:textId="77777777" w:rsidTr="00D072C5">
        <w:tc>
          <w:tcPr>
            <w:cnfStyle w:val="001000000000" w:firstRow="0" w:lastRow="0" w:firstColumn="1" w:lastColumn="0" w:oddVBand="0" w:evenVBand="0" w:oddHBand="0" w:evenHBand="0" w:firstRowFirstColumn="0" w:firstRowLastColumn="0" w:lastRowFirstColumn="0" w:lastRowLastColumn="0"/>
            <w:tcW w:w="805" w:type="dxa"/>
            <w:vMerge/>
          </w:tcPr>
          <w:p w14:paraId="62B37BCB" w14:textId="77777777" w:rsidR="00DD16E8" w:rsidRPr="005E1E2E" w:rsidRDefault="00DD16E8" w:rsidP="00DD16E8">
            <w:pPr>
              <w:rPr>
                <w:color w:val="FF0000"/>
              </w:rPr>
            </w:pPr>
          </w:p>
        </w:tc>
        <w:tc>
          <w:tcPr>
            <w:tcW w:w="630" w:type="dxa"/>
          </w:tcPr>
          <w:p w14:paraId="1AA10B97" w14:textId="77777777" w:rsidR="00DD16E8" w:rsidRPr="0074297C" w:rsidRDefault="00DD16E8" w:rsidP="00DD16E8">
            <w:pPr>
              <w:cnfStyle w:val="000000000000" w:firstRow="0" w:lastRow="0" w:firstColumn="0" w:lastColumn="0" w:oddVBand="0" w:evenVBand="0" w:oddHBand="0" w:evenHBand="0" w:firstRowFirstColumn="0" w:firstRowLastColumn="0" w:lastRowFirstColumn="0" w:lastRowLastColumn="0"/>
              <w:rPr>
                <w:color w:val="FF0000"/>
              </w:rPr>
            </w:pPr>
            <w:r>
              <w:rPr>
                <w:color w:val="FF0000"/>
              </w:rPr>
              <w:t>2</w:t>
            </w:r>
          </w:p>
        </w:tc>
        <w:tc>
          <w:tcPr>
            <w:tcW w:w="7915" w:type="dxa"/>
          </w:tcPr>
          <w:p w14:paraId="2F466876" w14:textId="77777777" w:rsidR="00DD16E8" w:rsidRPr="0074297C" w:rsidRDefault="00DD16E8" w:rsidP="00DD16E8">
            <w:pPr>
              <w:cnfStyle w:val="000000000000" w:firstRow="0" w:lastRow="0" w:firstColumn="0" w:lastColumn="0" w:oddVBand="0" w:evenVBand="0" w:oddHBand="0" w:evenHBand="0" w:firstRowFirstColumn="0" w:firstRowLastColumn="0" w:lastRowFirstColumn="0" w:lastRowLastColumn="0"/>
              <w:rPr>
                <w:color w:val="FF0000"/>
              </w:rPr>
            </w:pPr>
            <w:r>
              <w:rPr>
                <w:rFonts w:cs="Arial"/>
                <w:color w:val="FF0000"/>
                <w:sz w:val="24"/>
                <w:szCs w:val="24"/>
              </w:rPr>
              <w:t>LE Periodic Advertising Terminate Sync Command</w:t>
            </w:r>
          </w:p>
        </w:tc>
      </w:tr>
      <w:tr w:rsidR="00DD16E8" w14:paraId="40153A50" w14:textId="77777777" w:rsidTr="00D072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vMerge/>
          </w:tcPr>
          <w:p w14:paraId="2E8D60C8" w14:textId="77777777" w:rsidR="00DD16E8" w:rsidRPr="005E1E2E" w:rsidRDefault="00DD16E8" w:rsidP="00DD16E8">
            <w:pPr>
              <w:rPr>
                <w:color w:val="FF0000"/>
              </w:rPr>
            </w:pPr>
          </w:p>
        </w:tc>
        <w:tc>
          <w:tcPr>
            <w:tcW w:w="630" w:type="dxa"/>
          </w:tcPr>
          <w:p w14:paraId="00C69D72" w14:textId="77777777" w:rsidR="00DD16E8" w:rsidRPr="0074297C" w:rsidRDefault="00DD16E8" w:rsidP="00DD16E8">
            <w:pPr>
              <w:cnfStyle w:val="000000100000" w:firstRow="0" w:lastRow="0" w:firstColumn="0" w:lastColumn="0" w:oddVBand="0" w:evenVBand="0" w:oddHBand="1" w:evenHBand="0" w:firstRowFirstColumn="0" w:firstRowLastColumn="0" w:lastRowFirstColumn="0" w:lastRowLastColumn="0"/>
              <w:rPr>
                <w:color w:val="FF0000"/>
              </w:rPr>
            </w:pPr>
            <w:r>
              <w:rPr>
                <w:color w:val="FF0000"/>
              </w:rPr>
              <w:t>3</w:t>
            </w:r>
          </w:p>
        </w:tc>
        <w:tc>
          <w:tcPr>
            <w:tcW w:w="7915" w:type="dxa"/>
          </w:tcPr>
          <w:p w14:paraId="5E92C826" w14:textId="77777777" w:rsidR="00DD16E8" w:rsidRPr="0074297C" w:rsidRDefault="00DD16E8" w:rsidP="00DD16E8">
            <w:pPr>
              <w:cnfStyle w:val="000000100000" w:firstRow="0" w:lastRow="0" w:firstColumn="0" w:lastColumn="0" w:oddVBand="0" w:evenVBand="0" w:oddHBand="1" w:evenHBand="0" w:firstRowFirstColumn="0" w:firstRowLastColumn="0" w:lastRowFirstColumn="0" w:lastRowLastColumn="0"/>
              <w:rPr>
                <w:color w:val="FF0000"/>
              </w:rPr>
            </w:pPr>
            <w:r>
              <w:rPr>
                <w:rFonts w:cs="Arial"/>
                <w:color w:val="FF0000"/>
                <w:sz w:val="24"/>
                <w:szCs w:val="24"/>
              </w:rPr>
              <w:t>LE Add Device To Periodic Advertiser List Command</w:t>
            </w:r>
          </w:p>
        </w:tc>
      </w:tr>
      <w:tr w:rsidR="00DD16E8" w14:paraId="7F11AA44" w14:textId="77777777" w:rsidTr="00D072C5">
        <w:tc>
          <w:tcPr>
            <w:cnfStyle w:val="001000000000" w:firstRow="0" w:lastRow="0" w:firstColumn="1" w:lastColumn="0" w:oddVBand="0" w:evenVBand="0" w:oddHBand="0" w:evenHBand="0" w:firstRowFirstColumn="0" w:firstRowLastColumn="0" w:lastRowFirstColumn="0" w:lastRowLastColumn="0"/>
            <w:tcW w:w="805" w:type="dxa"/>
            <w:vMerge/>
          </w:tcPr>
          <w:p w14:paraId="096AF292" w14:textId="77777777" w:rsidR="00DD16E8" w:rsidRPr="005E1E2E" w:rsidRDefault="00DD16E8" w:rsidP="00DD16E8">
            <w:pPr>
              <w:rPr>
                <w:color w:val="FF0000"/>
              </w:rPr>
            </w:pPr>
          </w:p>
        </w:tc>
        <w:tc>
          <w:tcPr>
            <w:tcW w:w="630" w:type="dxa"/>
          </w:tcPr>
          <w:p w14:paraId="66E886E8" w14:textId="77777777" w:rsidR="00DD16E8" w:rsidRPr="0074297C" w:rsidRDefault="00DD16E8" w:rsidP="00DD16E8">
            <w:pPr>
              <w:cnfStyle w:val="000000000000" w:firstRow="0" w:lastRow="0" w:firstColumn="0" w:lastColumn="0" w:oddVBand="0" w:evenVBand="0" w:oddHBand="0" w:evenHBand="0" w:firstRowFirstColumn="0" w:firstRowLastColumn="0" w:lastRowFirstColumn="0" w:lastRowLastColumn="0"/>
              <w:rPr>
                <w:color w:val="FF0000"/>
              </w:rPr>
            </w:pPr>
            <w:r>
              <w:rPr>
                <w:color w:val="FF0000"/>
              </w:rPr>
              <w:t>4</w:t>
            </w:r>
          </w:p>
        </w:tc>
        <w:tc>
          <w:tcPr>
            <w:tcW w:w="7915" w:type="dxa"/>
          </w:tcPr>
          <w:p w14:paraId="018C5125" w14:textId="77777777" w:rsidR="00DD16E8" w:rsidRPr="0074297C" w:rsidRDefault="00DD16E8" w:rsidP="00DD16E8">
            <w:pPr>
              <w:cnfStyle w:val="000000000000" w:firstRow="0" w:lastRow="0" w:firstColumn="0" w:lastColumn="0" w:oddVBand="0" w:evenVBand="0" w:oddHBand="0" w:evenHBand="0" w:firstRowFirstColumn="0" w:firstRowLastColumn="0" w:lastRowFirstColumn="0" w:lastRowLastColumn="0"/>
              <w:rPr>
                <w:color w:val="FF0000"/>
              </w:rPr>
            </w:pPr>
            <w:r>
              <w:rPr>
                <w:rFonts w:cs="Arial"/>
                <w:color w:val="FF0000"/>
                <w:sz w:val="24"/>
                <w:szCs w:val="24"/>
              </w:rPr>
              <w:t>LE Remove Device From Periodic Advertiser List Command</w:t>
            </w:r>
          </w:p>
        </w:tc>
      </w:tr>
      <w:tr w:rsidR="00DD16E8" w14:paraId="39566799" w14:textId="77777777" w:rsidTr="00D072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vMerge/>
          </w:tcPr>
          <w:p w14:paraId="63BDEAE3" w14:textId="77777777" w:rsidR="00DD16E8" w:rsidRPr="005E1E2E" w:rsidRDefault="00DD16E8" w:rsidP="00DD16E8">
            <w:pPr>
              <w:rPr>
                <w:color w:val="FF0000"/>
              </w:rPr>
            </w:pPr>
          </w:p>
        </w:tc>
        <w:tc>
          <w:tcPr>
            <w:tcW w:w="630" w:type="dxa"/>
          </w:tcPr>
          <w:p w14:paraId="07E8F955" w14:textId="77777777" w:rsidR="00DD16E8" w:rsidRPr="0074297C" w:rsidRDefault="00DD16E8" w:rsidP="00DD16E8">
            <w:pPr>
              <w:cnfStyle w:val="000000100000" w:firstRow="0" w:lastRow="0" w:firstColumn="0" w:lastColumn="0" w:oddVBand="0" w:evenVBand="0" w:oddHBand="1" w:evenHBand="0" w:firstRowFirstColumn="0" w:firstRowLastColumn="0" w:lastRowFirstColumn="0" w:lastRowLastColumn="0"/>
              <w:rPr>
                <w:color w:val="FF0000"/>
              </w:rPr>
            </w:pPr>
            <w:r>
              <w:rPr>
                <w:color w:val="FF0000"/>
              </w:rPr>
              <w:t>5</w:t>
            </w:r>
          </w:p>
        </w:tc>
        <w:tc>
          <w:tcPr>
            <w:tcW w:w="7915" w:type="dxa"/>
          </w:tcPr>
          <w:p w14:paraId="0FB1F6D1" w14:textId="77777777" w:rsidR="00DD16E8" w:rsidRPr="0074297C" w:rsidRDefault="00DD16E8" w:rsidP="00DD16E8">
            <w:pPr>
              <w:cnfStyle w:val="000000100000" w:firstRow="0" w:lastRow="0" w:firstColumn="0" w:lastColumn="0" w:oddVBand="0" w:evenVBand="0" w:oddHBand="1" w:evenHBand="0" w:firstRowFirstColumn="0" w:firstRowLastColumn="0" w:lastRowFirstColumn="0" w:lastRowLastColumn="0"/>
              <w:rPr>
                <w:color w:val="FF0000"/>
              </w:rPr>
            </w:pPr>
            <w:r>
              <w:rPr>
                <w:rFonts w:cs="Arial"/>
                <w:color w:val="FF0000"/>
                <w:sz w:val="24"/>
                <w:szCs w:val="24"/>
              </w:rPr>
              <w:t>LE Clear Periodic Advertiser List Command</w:t>
            </w:r>
          </w:p>
        </w:tc>
      </w:tr>
      <w:tr w:rsidR="00DD16E8" w14:paraId="6D690373" w14:textId="77777777" w:rsidTr="00D072C5">
        <w:tc>
          <w:tcPr>
            <w:cnfStyle w:val="001000000000" w:firstRow="0" w:lastRow="0" w:firstColumn="1" w:lastColumn="0" w:oddVBand="0" w:evenVBand="0" w:oddHBand="0" w:evenHBand="0" w:firstRowFirstColumn="0" w:firstRowLastColumn="0" w:lastRowFirstColumn="0" w:lastRowLastColumn="0"/>
            <w:tcW w:w="805" w:type="dxa"/>
            <w:vMerge/>
          </w:tcPr>
          <w:p w14:paraId="42D130D9" w14:textId="77777777" w:rsidR="00DD16E8" w:rsidRPr="005E1E2E" w:rsidRDefault="00DD16E8" w:rsidP="00DD16E8">
            <w:pPr>
              <w:rPr>
                <w:color w:val="FF0000"/>
              </w:rPr>
            </w:pPr>
          </w:p>
        </w:tc>
        <w:tc>
          <w:tcPr>
            <w:tcW w:w="630" w:type="dxa"/>
          </w:tcPr>
          <w:p w14:paraId="6E4BCD9F" w14:textId="77777777" w:rsidR="00DD16E8" w:rsidRPr="0074297C" w:rsidRDefault="00DD16E8" w:rsidP="00DD16E8">
            <w:pPr>
              <w:cnfStyle w:val="000000000000" w:firstRow="0" w:lastRow="0" w:firstColumn="0" w:lastColumn="0" w:oddVBand="0" w:evenVBand="0" w:oddHBand="0" w:evenHBand="0" w:firstRowFirstColumn="0" w:firstRowLastColumn="0" w:lastRowFirstColumn="0" w:lastRowLastColumn="0"/>
              <w:rPr>
                <w:color w:val="FF0000"/>
              </w:rPr>
            </w:pPr>
            <w:r>
              <w:rPr>
                <w:color w:val="FF0000"/>
              </w:rPr>
              <w:t>6</w:t>
            </w:r>
          </w:p>
        </w:tc>
        <w:tc>
          <w:tcPr>
            <w:tcW w:w="7915" w:type="dxa"/>
          </w:tcPr>
          <w:p w14:paraId="6D1C2FF7" w14:textId="77777777" w:rsidR="00DD16E8" w:rsidRPr="0074297C" w:rsidRDefault="00DD16E8" w:rsidP="00DD16E8">
            <w:pPr>
              <w:cnfStyle w:val="000000000000" w:firstRow="0" w:lastRow="0" w:firstColumn="0" w:lastColumn="0" w:oddVBand="0" w:evenVBand="0" w:oddHBand="0" w:evenHBand="0" w:firstRowFirstColumn="0" w:firstRowLastColumn="0" w:lastRowFirstColumn="0" w:lastRowLastColumn="0"/>
              <w:rPr>
                <w:color w:val="FF0000"/>
              </w:rPr>
            </w:pPr>
            <w:r>
              <w:rPr>
                <w:rFonts w:cs="Arial"/>
                <w:color w:val="FF0000"/>
                <w:sz w:val="24"/>
                <w:szCs w:val="24"/>
              </w:rPr>
              <w:t>LE Read Periodic Advertiser List Size Command</w:t>
            </w:r>
          </w:p>
        </w:tc>
      </w:tr>
      <w:tr w:rsidR="00DD16E8" w14:paraId="2EF50ED8" w14:textId="77777777" w:rsidTr="00D072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vMerge/>
          </w:tcPr>
          <w:p w14:paraId="70B64231" w14:textId="77777777" w:rsidR="00DD16E8" w:rsidRPr="005E1E2E" w:rsidRDefault="00DD16E8" w:rsidP="00DD16E8">
            <w:pPr>
              <w:rPr>
                <w:color w:val="FF0000"/>
              </w:rPr>
            </w:pPr>
          </w:p>
        </w:tc>
        <w:tc>
          <w:tcPr>
            <w:tcW w:w="630" w:type="dxa"/>
          </w:tcPr>
          <w:p w14:paraId="1B1655E7" w14:textId="77777777" w:rsidR="00DD16E8" w:rsidRPr="0074297C" w:rsidRDefault="00DD16E8" w:rsidP="00DD16E8">
            <w:pPr>
              <w:cnfStyle w:val="000000100000" w:firstRow="0" w:lastRow="0" w:firstColumn="0" w:lastColumn="0" w:oddVBand="0" w:evenVBand="0" w:oddHBand="1" w:evenHBand="0" w:firstRowFirstColumn="0" w:firstRowLastColumn="0" w:lastRowFirstColumn="0" w:lastRowLastColumn="0"/>
              <w:rPr>
                <w:color w:val="FF0000"/>
              </w:rPr>
            </w:pPr>
            <w:r>
              <w:rPr>
                <w:color w:val="FF0000"/>
              </w:rPr>
              <w:t>7</w:t>
            </w:r>
          </w:p>
        </w:tc>
        <w:tc>
          <w:tcPr>
            <w:tcW w:w="7915" w:type="dxa"/>
          </w:tcPr>
          <w:p w14:paraId="42EA3B63" w14:textId="77777777" w:rsidR="00DD16E8" w:rsidRPr="0074297C" w:rsidRDefault="00DD16E8" w:rsidP="00DD16E8">
            <w:pPr>
              <w:cnfStyle w:val="000000100000" w:firstRow="0" w:lastRow="0" w:firstColumn="0" w:lastColumn="0" w:oddVBand="0" w:evenVBand="0" w:oddHBand="1" w:evenHBand="0" w:firstRowFirstColumn="0" w:firstRowLastColumn="0" w:lastRowFirstColumn="0" w:lastRowLastColumn="0"/>
              <w:rPr>
                <w:color w:val="FF0000"/>
              </w:rPr>
            </w:pPr>
            <w:r w:rsidRPr="008F2BF0">
              <w:rPr>
                <w:rFonts w:cs="Arial"/>
                <w:color w:val="FF0000"/>
                <w:sz w:val="24"/>
                <w:szCs w:val="24"/>
              </w:rPr>
              <w:t>LE Read Transmit Power Command</w:t>
            </w:r>
            <w:r w:rsidDel="00356821">
              <w:rPr>
                <w:rFonts w:cs="Arial"/>
                <w:color w:val="FF0000"/>
                <w:sz w:val="24"/>
                <w:szCs w:val="24"/>
              </w:rPr>
              <w:t xml:space="preserve"> </w:t>
            </w:r>
          </w:p>
        </w:tc>
      </w:tr>
      <w:tr w:rsidR="00DD16E8" w14:paraId="22C4255C" w14:textId="77777777" w:rsidTr="00D072C5">
        <w:tc>
          <w:tcPr>
            <w:cnfStyle w:val="001000000000" w:firstRow="0" w:lastRow="0" w:firstColumn="1" w:lastColumn="0" w:oddVBand="0" w:evenVBand="0" w:oddHBand="0" w:evenHBand="0" w:firstRowFirstColumn="0" w:firstRowLastColumn="0" w:lastRowFirstColumn="0" w:lastRowLastColumn="0"/>
            <w:tcW w:w="805" w:type="dxa"/>
            <w:vMerge w:val="restart"/>
          </w:tcPr>
          <w:p w14:paraId="0A47520F" w14:textId="77777777" w:rsidR="00DD16E8" w:rsidRPr="0074297C" w:rsidRDefault="00DD16E8" w:rsidP="00DD16E8">
            <w:pPr>
              <w:rPr>
                <w:color w:val="FF0000"/>
              </w:rPr>
            </w:pPr>
            <w:r>
              <w:rPr>
                <w:color w:val="FF0000"/>
              </w:rPr>
              <w:t>39</w:t>
            </w:r>
          </w:p>
        </w:tc>
        <w:tc>
          <w:tcPr>
            <w:tcW w:w="630" w:type="dxa"/>
          </w:tcPr>
          <w:p w14:paraId="6D23B7E7" w14:textId="77777777" w:rsidR="00DD16E8" w:rsidRDefault="00DD16E8" w:rsidP="00DD16E8">
            <w:pPr>
              <w:cnfStyle w:val="000000000000" w:firstRow="0" w:lastRow="0" w:firstColumn="0" w:lastColumn="0" w:oddVBand="0" w:evenVBand="0" w:oddHBand="0" w:evenHBand="0" w:firstRowFirstColumn="0" w:firstRowLastColumn="0" w:lastRowFirstColumn="0" w:lastRowLastColumn="0"/>
              <w:rPr>
                <w:color w:val="FF0000"/>
              </w:rPr>
            </w:pPr>
            <w:r>
              <w:rPr>
                <w:color w:val="FF0000"/>
              </w:rPr>
              <w:t>0</w:t>
            </w:r>
          </w:p>
        </w:tc>
        <w:tc>
          <w:tcPr>
            <w:tcW w:w="7915" w:type="dxa"/>
          </w:tcPr>
          <w:p w14:paraId="0E530A70" w14:textId="77777777" w:rsidR="00DD16E8" w:rsidRDefault="00DD16E8" w:rsidP="00DD16E8">
            <w:pPr>
              <w:cnfStyle w:val="000000000000" w:firstRow="0" w:lastRow="0" w:firstColumn="0" w:lastColumn="0" w:oddVBand="0" w:evenVBand="0" w:oddHBand="0" w:evenHBand="0" w:firstRowFirstColumn="0" w:firstRowLastColumn="0" w:lastRowFirstColumn="0" w:lastRowLastColumn="0"/>
              <w:rPr>
                <w:rFonts w:cs="Arial"/>
                <w:color w:val="FF0000"/>
                <w:sz w:val="24"/>
                <w:szCs w:val="24"/>
              </w:rPr>
            </w:pPr>
            <w:r>
              <w:rPr>
                <w:rFonts w:cs="Arial"/>
                <w:color w:val="FF0000"/>
                <w:sz w:val="24"/>
                <w:szCs w:val="24"/>
              </w:rPr>
              <w:t>LE Read RF Path Compensation Command</w:t>
            </w:r>
          </w:p>
        </w:tc>
      </w:tr>
      <w:tr w:rsidR="00DD16E8" w14:paraId="31249869" w14:textId="77777777" w:rsidTr="00D072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vMerge/>
          </w:tcPr>
          <w:p w14:paraId="59D9F683" w14:textId="77777777" w:rsidR="00DD16E8" w:rsidRPr="005E1E2E" w:rsidRDefault="00DD16E8" w:rsidP="00DD16E8">
            <w:pPr>
              <w:rPr>
                <w:color w:val="FF0000"/>
              </w:rPr>
            </w:pPr>
          </w:p>
        </w:tc>
        <w:tc>
          <w:tcPr>
            <w:tcW w:w="630" w:type="dxa"/>
          </w:tcPr>
          <w:p w14:paraId="19D2F35B" w14:textId="77777777" w:rsidR="00DD16E8" w:rsidRDefault="00DD16E8" w:rsidP="00DD16E8">
            <w:pPr>
              <w:cnfStyle w:val="000000100000" w:firstRow="0" w:lastRow="0" w:firstColumn="0" w:lastColumn="0" w:oddVBand="0" w:evenVBand="0" w:oddHBand="1" w:evenHBand="0" w:firstRowFirstColumn="0" w:firstRowLastColumn="0" w:lastRowFirstColumn="0" w:lastRowLastColumn="0"/>
              <w:rPr>
                <w:color w:val="FF0000"/>
              </w:rPr>
            </w:pPr>
            <w:r>
              <w:rPr>
                <w:color w:val="FF0000"/>
              </w:rPr>
              <w:t>1</w:t>
            </w:r>
          </w:p>
        </w:tc>
        <w:tc>
          <w:tcPr>
            <w:tcW w:w="7915" w:type="dxa"/>
          </w:tcPr>
          <w:p w14:paraId="4CCEB5E3" w14:textId="77777777" w:rsidR="00DD16E8" w:rsidRDefault="00DD16E8" w:rsidP="00DD16E8">
            <w:pPr>
              <w:cnfStyle w:val="000000100000" w:firstRow="0" w:lastRow="0" w:firstColumn="0" w:lastColumn="0" w:oddVBand="0" w:evenVBand="0" w:oddHBand="1" w:evenHBand="0" w:firstRowFirstColumn="0" w:firstRowLastColumn="0" w:lastRowFirstColumn="0" w:lastRowLastColumn="0"/>
              <w:rPr>
                <w:rFonts w:cs="Arial"/>
                <w:color w:val="FF0000"/>
                <w:sz w:val="24"/>
                <w:szCs w:val="24"/>
              </w:rPr>
            </w:pPr>
            <w:r>
              <w:rPr>
                <w:rFonts w:cs="Arial"/>
                <w:color w:val="FF0000"/>
                <w:sz w:val="24"/>
                <w:szCs w:val="24"/>
              </w:rPr>
              <w:t>LE Write RF Path Compensation Command</w:t>
            </w:r>
          </w:p>
        </w:tc>
      </w:tr>
      <w:tr w:rsidR="00DD16E8" w14:paraId="7A45596D" w14:textId="77777777" w:rsidTr="00D072C5">
        <w:tc>
          <w:tcPr>
            <w:cnfStyle w:val="001000000000" w:firstRow="0" w:lastRow="0" w:firstColumn="1" w:lastColumn="0" w:oddVBand="0" w:evenVBand="0" w:oddHBand="0" w:evenHBand="0" w:firstRowFirstColumn="0" w:firstRowLastColumn="0" w:lastRowFirstColumn="0" w:lastRowLastColumn="0"/>
            <w:tcW w:w="805" w:type="dxa"/>
            <w:vMerge/>
          </w:tcPr>
          <w:p w14:paraId="63F7D0E7" w14:textId="77777777" w:rsidR="00DD16E8" w:rsidRPr="005E1E2E" w:rsidRDefault="00DD16E8" w:rsidP="00DD16E8">
            <w:pPr>
              <w:rPr>
                <w:color w:val="FF0000"/>
              </w:rPr>
            </w:pPr>
          </w:p>
        </w:tc>
        <w:tc>
          <w:tcPr>
            <w:tcW w:w="630" w:type="dxa"/>
          </w:tcPr>
          <w:p w14:paraId="3516292D" w14:textId="77777777" w:rsidR="00DD16E8" w:rsidRDefault="00DD16E8" w:rsidP="00DD16E8">
            <w:pPr>
              <w:cnfStyle w:val="000000000000" w:firstRow="0" w:lastRow="0" w:firstColumn="0" w:lastColumn="0" w:oddVBand="0" w:evenVBand="0" w:oddHBand="0" w:evenHBand="0" w:firstRowFirstColumn="0" w:firstRowLastColumn="0" w:lastRowFirstColumn="0" w:lastRowLastColumn="0"/>
              <w:rPr>
                <w:color w:val="FF0000"/>
              </w:rPr>
            </w:pPr>
            <w:r>
              <w:rPr>
                <w:color w:val="FF0000"/>
              </w:rPr>
              <w:t>2</w:t>
            </w:r>
          </w:p>
        </w:tc>
        <w:tc>
          <w:tcPr>
            <w:tcW w:w="7915" w:type="dxa"/>
          </w:tcPr>
          <w:p w14:paraId="2E367578" w14:textId="77777777" w:rsidR="00DD16E8" w:rsidRDefault="00DD16E8" w:rsidP="00DD16E8">
            <w:pPr>
              <w:cnfStyle w:val="000000000000" w:firstRow="0" w:lastRow="0" w:firstColumn="0" w:lastColumn="0" w:oddVBand="0" w:evenVBand="0" w:oddHBand="0" w:evenHBand="0" w:firstRowFirstColumn="0" w:firstRowLastColumn="0" w:lastRowFirstColumn="0" w:lastRowLastColumn="0"/>
              <w:rPr>
                <w:rFonts w:cs="Arial"/>
                <w:color w:val="FF0000"/>
                <w:sz w:val="24"/>
                <w:szCs w:val="24"/>
              </w:rPr>
            </w:pPr>
            <w:r>
              <w:rPr>
                <w:rFonts w:cs="Arial"/>
                <w:color w:val="FF0000"/>
                <w:sz w:val="24"/>
                <w:szCs w:val="24"/>
              </w:rPr>
              <w:t>Reserved</w:t>
            </w:r>
            <w:r w:rsidRPr="00B57655" w:rsidDel="002C08AE">
              <w:rPr>
                <w:rFonts w:cs="Arial"/>
                <w:color w:val="FF0000"/>
                <w:sz w:val="24"/>
                <w:szCs w:val="24"/>
              </w:rPr>
              <w:t xml:space="preserve"> </w:t>
            </w:r>
          </w:p>
        </w:tc>
      </w:tr>
      <w:tr w:rsidR="00DD16E8" w14:paraId="2BC502DD" w14:textId="77777777" w:rsidTr="00D072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vMerge/>
          </w:tcPr>
          <w:p w14:paraId="5184ACD3" w14:textId="77777777" w:rsidR="00DD16E8" w:rsidRPr="005E1E2E" w:rsidRDefault="00DD16E8" w:rsidP="00DD16E8">
            <w:pPr>
              <w:rPr>
                <w:color w:val="FF0000"/>
              </w:rPr>
            </w:pPr>
          </w:p>
        </w:tc>
        <w:tc>
          <w:tcPr>
            <w:tcW w:w="630" w:type="dxa"/>
          </w:tcPr>
          <w:p w14:paraId="69E6E8CD" w14:textId="77777777" w:rsidR="00DD16E8" w:rsidRDefault="00DD16E8" w:rsidP="00DD16E8">
            <w:pPr>
              <w:cnfStyle w:val="000000100000" w:firstRow="0" w:lastRow="0" w:firstColumn="0" w:lastColumn="0" w:oddVBand="0" w:evenVBand="0" w:oddHBand="1" w:evenHBand="0" w:firstRowFirstColumn="0" w:firstRowLastColumn="0" w:lastRowFirstColumn="0" w:lastRowLastColumn="0"/>
              <w:rPr>
                <w:color w:val="FF0000"/>
              </w:rPr>
            </w:pPr>
            <w:r>
              <w:rPr>
                <w:color w:val="FF0000"/>
              </w:rPr>
              <w:t>3</w:t>
            </w:r>
          </w:p>
        </w:tc>
        <w:tc>
          <w:tcPr>
            <w:tcW w:w="7915" w:type="dxa"/>
          </w:tcPr>
          <w:p w14:paraId="5A7DEB9E" w14:textId="77777777" w:rsidR="00DD16E8" w:rsidRDefault="00DD16E8" w:rsidP="00DD16E8">
            <w:pPr>
              <w:cnfStyle w:val="000000100000" w:firstRow="0" w:lastRow="0" w:firstColumn="0" w:lastColumn="0" w:oddVBand="0" w:evenVBand="0" w:oddHBand="1" w:evenHBand="0" w:firstRowFirstColumn="0" w:firstRowLastColumn="0" w:lastRowFirstColumn="0" w:lastRowLastColumn="0"/>
              <w:rPr>
                <w:rFonts w:cs="Arial"/>
                <w:color w:val="FF0000"/>
                <w:sz w:val="24"/>
                <w:szCs w:val="24"/>
              </w:rPr>
            </w:pPr>
            <w:r>
              <w:rPr>
                <w:rFonts w:cs="Arial"/>
                <w:color w:val="FF0000"/>
                <w:sz w:val="24"/>
                <w:szCs w:val="24"/>
              </w:rPr>
              <w:t>Reserved</w:t>
            </w:r>
            <w:r w:rsidRPr="00B57655" w:rsidDel="002C08AE">
              <w:rPr>
                <w:rFonts w:cs="Arial"/>
                <w:color w:val="FF0000"/>
                <w:sz w:val="24"/>
                <w:szCs w:val="24"/>
              </w:rPr>
              <w:t xml:space="preserve"> </w:t>
            </w:r>
          </w:p>
        </w:tc>
      </w:tr>
      <w:tr w:rsidR="00DD16E8" w14:paraId="16D83075" w14:textId="77777777" w:rsidTr="00D072C5">
        <w:tc>
          <w:tcPr>
            <w:cnfStyle w:val="001000000000" w:firstRow="0" w:lastRow="0" w:firstColumn="1" w:lastColumn="0" w:oddVBand="0" w:evenVBand="0" w:oddHBand="0" w:evenHBand="0" w:firstRowFirstColumn="0" w:firstRowLastColumn="0" w:lastRowFirstColumn="0" w:lastRowLastColumn="0"/>
            <w:tcW w:w="805" w:type="dxa"/>
            <w:vMerge/>
          </w:tcPr>
          <w:p w14:paraId="400B926E" w14:textId="77777777" w:rsidR="00DD16E8" w:rsidRPr="005E1E2E" w:rsidRDefault="00DD16E8" w:rsidP="00DD16E8">
            <w:pPr>
              <w:rPr>
                <w:color w:val="FF0000"/>
              </w:rPr>
            </w:pPr>
          </w:p>
        </w:tc>
        <w:tc>
          <w:tcPr>
            <w:tcW w:w="630" w:type="dxa"/>
          </w:tcPr>
          <w:p w14:paraId="16FD5E01" w14:textId="77777777" w:rsidR="00DD16E8" w:rsidRDefault="00DD16E8" w:rsidP="00DD16E8">
            <w:pPr>
              <w:cnfStyle w:val="000000000000" w:firstRow="0" w:lastRow="0" w:firstColumn="0" w:lastColumn="0" w:oddVBand="0" w:evenVBand="0" w:oddHBand="0" w:evenHBand="0" w:firstRowFirstColumn="0" w:firstRowLastColumn="0" w:lastRowFirstColumn="0" w:lastRowLastColumn="0"/>
              <w:rPr>
                <w:color w:val="FF0000"/>
              </w:rPr>
            </w:pPr>
            <w:r>
              <w:rPr>
                <w:color w:val="FF0000"/>
              </w:rPr>
              <w:t>4</w:t>
            </w:r>
          </w:p>
        </w:tc>
        <w:tc>
          <w:tcPr>
            <w:tcW w:w="7915" w:type="dxa"/>
          </w:tcPr>
          <w:p w14:paraId="110C1040" w14:textId="77777777" w:rsidR="00DD16E8" w:rsidRDefault="00DD16E8" w:rsidP="00DD16E8">
            <w:pPr>
              <w:cnfStyle w:val="000000000000" w:firstRow="0" w:lastRow="0" w:firstColumn="0" w:lastColumn="0" w:oddVBand="0" w:evenVBand="0" w:oddHBand="0" w:evenHBand="0" w:firstRowFirstColumn="0" w:firstRowLastColumn="0" w:lastRowFirstColumn="0" w:lastRowLastColumn="0"/>
              <w:rPr>
                <w:rFonts w:cs="Arial"/>
                <w:color w:val="FF0000"/>
                <w:sz w:val="24"/>
                <w:szCs w:val="24"/>
              </w:rPr>
            </w:pPr>
            <w:r>
              <w:rPr>
                <w:rFonts w:cs="Arial"/>
                <w:color w:val="FF0000"/>
                <w:sz w:val="24"/>
                <w:szCs w:val="24"/>
              </w:rPr>
              <w:t>Reserved</w:t>
            </w:r>
            <w:r w:rsidRPr="00B57655" w:rsidDel="002C08AE">
              <w:rPr>
                <w:rFonts w:cs="Arial"/>
                <w:color w:val="FF0000"/>
                <w:sz w:val="24"/>
                <w:szCs w:val="24"/>
              </w:rPr>
              <w:t xml:space="preserve"> </w:t>
            </w:r>
          </w:p>
        </w:tc>
      </w:tr>
      <w:tr w:rsidR="00DD16E8" w14:paraId="5FF9CF6D" w14:textId="77777777" w:rsidTr="00D072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vMerge/>
          </w:tcPr>
          <w:p w14:paraId="7EC7BDBC" w14:textId="77777777" w:rsidR="00DD16E8" w:rsidRPr="005E1E2E" w:rsidRDefault="00DD16E8" w:rsidP="00DD16E8">
            <w:pPr>
              <w:rPr>
                <w:color w:val="FF0000"/>
              </w:rPr>
            </w:pPr>
          </w:p>
        </w:tc>
        <w:tc>
          <w:tcPr>
            <w:tcW w:w="630" w:type="dxa"/>
          </w:tcPr>
          <w:p w14:paraId="4FC6CF34" w14:textId="77777777" w:rsidR="00DD16E8" w:rsidRDefault="00DD16E8" w:rsidP="00DD16E8">
            <w:pPr>
              <w:cnfStyle w:val="000000100000" w:firstRow="0" w:lastRow="0" w:firstColumn="0" w:lastColumn="0" w:oddVBand="0" w:evenVBand="0" w:oddHBand="1" w:evenHBand="0" w:firstRowFirstColumn="0" w:firstRowLastColumn="0" w:lastRowFirstColumn="0" w:lastRowLastColumn="0"/>
              <w:rPr>
                <w:color w:val="FF0000"/>
              </w:rPr>
            </w:pPr>
            <w:r>
              <w:rPr>
                <w:color w:val="FF0000"/>
              </w:rPr>
              <w:t>5</w:t>
            </w:r>
          </w:p>
        </w:tc>
        <w:tc>
          <w:tcPr>
            <w:tcW w:w="7915" w:type="dxa"/>
          </w:tcPr>
          <w:p w14:paraId="1907EC1D" w14:textId="77777777" w:rsidR="00DD16E8" w:rsidRDefault="00DD16E8" w:rsidP="00DD16E8">
            <w:pPr>
              <w:cnfStyle w:val="000000100000" w:firstRow="0" w:lastRow="0" w:firstColumn="0" w:lastColumn="0" w:oddVBand="0" w:evenVBand="0" w:oddHBand="1" w:evenHBand="0" w:firstRowFirstColumn="0" w:firstRowLastColumn="0" w:lastRowFirstColumn="0" w:lastRowLastColumn="0"/>
              <w:rPr>
                <w:rFonts w:cs="Arial"/>
                <w:color w:val="FF0000"/>
                <w:sz w:val="24"/>
                <w:szCs w:val="24"/>
              </w:rPr>
            </w:pPr>
            <w:r>
              <w:rPr>
                <w:rFonts w:cs="Arial"/>
                <w:color w:val="FF0000"/>
                <w:sz w:val="24"/>
                <w:szCs w:val="24"/>
              </w:rPr>
              <w:t>Reserved</w:t>
            </w:r>
            <w:r w:rsidDel="002C08AE">
              <w:rPr>
                <w:rFonts w:cs="Arial"/>
                <w:color w:val="FF0000"/>
                <w:sz w:val="24"/>
                <w:szCs w:val="24"/>
              </w:rPr>
              <w:t xml:space="preserve"> </w:t>
            </w:r>
          </w:p>
        </w:tc>
      </w:tr>
      <w:tr w:rsidR="00DD16E8" w14:paraId="54CD17AD" w14:textId="77777777" w:rsidTr="00D072C5">
        <w:tc>
          <w:tcPr>
            <w:cnfStyle w:val="001000000000" w:firstRow="0" w:lastRow="0" w:firstColumn="1" w:lastColumn="0" w:oddVBand="0" w:evenVBand="0" w:oddHBand="0" w:evenHBand="0" w:firstRowFirstColumn="0" w:firstRowLastColumn="0" w:lastRowFirstColumn="0" w:lastRowLastColumn="0"/>
            <w:tcW w:w="805" w:type="dxa"/>
            <w:vMerge/>
          </w:tcPr>
          <w:p w14:paraId="0D977FF6" w14:textId="77777777" w:rsidR="00DD16E8" w:rsidRPr="005E1E2E" w:rsidRDefault="00DD16E8" w:rsidP="00DD16E8">
            <w:pPr>
              <w:rPr>
                <w:color w:val="FF0000"/>
              </w:rPr>
            </w:pPr>
          </w:p>
        </w:tc>
        <w:tc>
          <w:tcPr>
            <w:tcW w:w="630" w:type="dxa"/>
          </w:tcPr>
          <w:p w14:paraId="0814C169" w14:textId="77777777" w:rsidR="00DD16E8" w:rsidRDefault="00DD16E8" w:rsidP="00DD16E8">
            <w:pPr>
              <w:cnfStyle w:val="000000000000" w:firstRow="0" w:lastRow="0" w:firstColumn="0" w:lastColumn="0" w:oddVBand="0" w:evenVBand="0" w:oddHBand="0" w:evenHBand="0" w:firstRowFirstColumn="0" w:firstRowLastColumn="0" w:lastRowFirstColumn="0" w:lastRowLastColumn="0"/>
              <w:rPr>
                <w:color w:val="FF0000"/>
              </w:rPr>
            </w:pPr>
            <w:r>
              <w:rPr>
                <w:color w:val="FF0000"/>
              </w:rPr>
              <w:t>6</w:t>
            </w:r>
          </w:p>
        </w:tc>
        <w:tc>
          <w:tcPr>
            <w:tcW w:w="7915" w:type="dxa"/>
          </w:tcPr>
          <w:p w14:paraId="1F4C7FBC" w14:textId="77777777" w:rsidR="00DD16E8" w:rsidRDefault="00DD16E8" w:rsidP="00DD16E8">
            <w:pPr>
              <w:cnfStyle w:val="000000000000" w:firstRow="0" w:lastRow="0" w:firstColumn="0" w:lastColumn="0" w:oddVBand="0" w:evenVBand="0" w:oddHBand="0" w:evenHBand="0" w:firstRowFirstColumn="0" w:firstRowLastColumn="0" w:lastRowFirstColumn="0" w:lastRowLastColumn="0"/>
              <w:rPr>
                <w:rFonts w:cs="Arial"/>
                <w:color w:val="FF0000"/>
                <w:sz w:val="24"/>
                <w:szCs w:val="24"/>
              </w:rPr>
            </w:pPr>
            <w:r>
              <w:rPr>
                <w:rFonts w:cs="Arial"/>
                <w:color w:val="FF0000"/>
                <w:sz w:val="24"/>
                <w:szCs w:val="24"/>
              </w:rPr>
              <w:t>Reserved</w:t>
            </w:r>
            <w:r w:rsidDel="002C08AE">
              <w:rPr>
                <w:rFonts w:cs="Arial"/>
                <w:color w:val="FF0000"/>
                <w:sz w:val="24"/>
                <w:szCs w:val="24"/>
              </w:rPr>
              <w:t xml:space="preserve"> </w:t>
            </w:r>
          </w:p>
        </w:tc>
      </w:tr>
      <w:tr w:rsidR="00DD16E8" w14:paraId="5CDBF44B" w14:textId="77777777" w:rsidTr="00D072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vMerge/>
          </w:tcPr>
          <w:p w14:paraId="5B123385" w14:textId="77777777" w:rsidR="00DD16E8" w:rsidRPr="005E1E2E" w:rsidRDefault="00DD16E8" w:rsidP="00DD16E8">
            <w:pPr>
              <w:rPr>
                <w:color w:val="FF0000"/>
              </w:rPr>
            </w:pPr>
          </w:p>
        </w:tc>
        <w:tc>
          <w:tcPr>
            <w:tcW w:w="630" w:type="dxa"/>
          </w:tcPr>
          <w:p w14:paraId="644F4FD4" w14:textId="77777777" w:rsidR="00DD16E8" w:rsidRDefault="00DD16E8" w:rsidP="00DD16E8">
            <w:pPr>
              <w:cnfStyle w:val="000000100000" w:firstRow="0" w:lastRow="0" w:firstColumn="0" w:lastColumn="0" w:oddVBand="0" w:evenVBand="0" w:oddHBand="1" w:evenHBand="0" w:firstRowFirstColumn="0" w:firstRowLastColumn="0" w:lastRowFirstColumn="0" w:lastRowLastColumn="0"/>
              <w:rPr>
                <w:color w:val="FF0000"/>
              </w:rPr>
            </w:pPr>
            <w:r>
              <w:rPr>
                <w:color w:val="FF0000"/>
              </w:rPr>
              <w:t>7</w:t>
            </w:r>
          </w:p>
        </w:tc>
        <w:tc>
          <w:tcPr>
            <w:tcW w:w="7915" w:type="dxa"/>
          </w:tcPr>
          <w:p w14:paraId="51B6620A" w14:textId="77777777" w:rsidR="00DD16E8" w:rsidRDefault="00DD16E8" w:rsidP="00DD16E8">
            <w:pPr>
              <w:cnfStyle w:val="000000100000" w:firstRow="0" w:lastRow="0" w:firstColumn="0" w:lastColumn="0" w:oddVBand="0" w:evenVBand="0" w:oddHBand="1" w:evenHBand="0" w:firstRowFirstColumn="0" w:firstRowLastColumn="0" w:lastRowFirstColumn="0" w:lastRowLastColumn="0"/>
              <w:rPr>
                <w:rFonts w:cs="Arial"/>
                <w:color w:val="FF0000"/>
                <w:sz w:val="24"/>
                <w:szCs w:val="24"/>
              </w:rPr>
            </w:pPr>
            <w:r>
              <w:rPr>
                <w:rFonts w:cs="Arial"/>
                <w:color w:val="FF0000"/>
                <w:sz w:val="24"/>
                <w:szCs w:val="24"/>
              </w:rPr>
              <w:t>Reserved</w:t>
            </w:r>
          </w:p>
        </w:tc>
      </w:tr>
    </w:tbl>
    <w:p w14:paraId="7D37D934" w14:textId="77777777" w:rsidR="00D072C5" w:rsidRPr="003431F3" w:rsidRDefault="00D072C5" w:rsidP="00F91110">
      <w:pPr>
        <w:rPr>
          <w:b/>
          <w:bCs/>
        </w:rPr>
      </w:pPr>
    </w:p>
    <w:p w14:paraId="629498AC" w14:textId="77777777" w:rsidR="00A40458" w:rsidRPr="00F03F8D" w:rsidRDefault="00A40458" w:rsidP="00A40458">
      <w:pPr>
        <w:pStyle w:val="Heading3"/>
      </w:pPr>
      <w:bookmarkStart w:id="87" w:name="_Toc443590326"/>
      <w:bookmarkStart w:id="88" w:name="_Toc448771376"/>
      <w:r w:rsidRPr="00B03027">
        <w:t xml:space="preserve">[Modified Section] </w:t>
      </w:r>
      <w:r w:rsidRPr="00F03F8D">
        <w:t>7.</w:t>
      </w:r>
      <w:r w:rsidR="00786A7A">
        <w:t>1.49</w:t>
      </w:r>
      <w:r w:rsidRPr="00F03F8D">
        <w:t xml:space="preserve"> </w:t>
      </w:r>
      <w:r w:rsidR="00786A7A">
        <w:t>Set Connectionless Slave Broadcast Command</w:t>
      </w:r>
      <w:bookmarkEnd w:id="88"/>
    </w:p>
    <w:p w14:paraId="79B1F731" w14:textId="77777777" w:rsidR="00786A7A" w:rsidRDefault="00786A7A" w:rsidP="00786A7A">
      <w:pPr>
        <w:autoSpaceDE w:val="0"/>
        <w:autoSpaceDN w:val="0"/>
        <w:adjustRightInd w:val="0"/>
        <w:spacing w:after="0" w:line="240" w:lineRule="auto"/>
        <w:rPr>
          <w:rFonts w:ascii="Arial,Bold" w:hAnsi="Arial,Bold" w:cs="Arial,Bold"/>
          <w:b/>
          <w:bCs/>
          <w:sz w:val="24"/>
          <w:szCs w:val="24"/>
        </w:rPr>
      </w:pPr>
      <w:r>
        <w:rPr>
          <w:rFonts w:ascii="Arial,Bold" w:hAnsi="Arial,Bold" w:cs="Arial,Bold"/>
          <w:b/>
          <w:bCs/>
          <w:sz w:val="24"/>
          <w:szCs w:val="24"/>
        </w:rPr>
        <w:t>Description:</w:t>
      </w:r>
    </w:p>
    <w:p w14:paraId="3B65048B" w14:textId="77777777" w:rsidR="00786A7A" w:rsidRDefault="00786A7A" w:rsidP="00786A7A">
      <w:pPr>
        <w:autoSpaceDE w:val="0"/>
        <w:autoSpaceDN w:val="0"/>
        <w:adjustRightInd w:val="0"/>
        <w:spacing w:after="0" w:line="240" w:lineRule="auto"/>
        <w:rPr>
          <w:rFonts w:cs="Arial"/>
          <w:sz w:val="24"/>
          <w:szCs w:val="24"/>
        </w:rPr>
      </w:pPr>
      <w:r>
        <w:rPr>
          <w:rFonts w:cs="Arial"/>
          <w:sz w:val="24"/>
          <w:szCs w:val="24"/>
        </w:rPr>
        <w:t xml:space="preserve">The Set_Connectionless_Slave_Broadcast command controls the Connectionless Slave Broadcast functionality in the BR/EDR Controller. Connectionless slave broadcast mode may be enabled or disabled by the Enable parameter. If this command is issued with Enable = 0, and the </w:t>
      </w:r>
      <w:r>
        <w:rPr>
          <w:rFonts w:ascii="Arial,Bold" w:hAnsi="Arial,Bold" w:cs="Arial,Bold"/>
          <w:b/>
          <w:bCs/>
          <w:sz w:val="24"/>
          <w:szCs w:val="24"/>
        </w:rPr>
        <w:t xml:space="preserve">synchronization train </w:t>
      </w:r>
      <w:r>
        <w:rPr>
          <w:rFonts w:cs="Arial"/>
          <w:sz w:val="24"/>
          <w:szCs w:val="24"/>
        </w:rPr>
        <w:t xml:space="preserve">substate is active, then the Controller shall also exit the </w:t>
      </w:r>
      <w:r>
        <w:rPr>
          <w:rFonts w:ascii="Arial,Bold" w:hAnsi="Arial,Bold" w:cs="Arial,Bold"/>
          <w:b/>
          <w:bCs/>
          <w:sz w:val="24"/>
          <w:szCs w:val="24"/>
        </w:rPr>
        <w:t xml:space="preserve">synchronization train </w:t>
      </w:r>
      <w:r>
        <w:rPr>
          <w:rFonts w:cs="Arial"/>
          <w:sz w:val="24"/>
          <w:szCs w:val="24"/>
        </w:rPr>
        <w:t>substate.</w:t>
      </w:r>
    </w:p>
    <w:p w14:paraId="2D6C1825" w14:textId="77777777" w:rsidR="00786A7A" w:rsidRDefault="00786A7A" w:rsidP="00786A7A">
      <w:pPr>
        <w:autoSpaceDE w:val="0"/>
        <w:autoSpaceDN w:val="0"/>
        <w:adjustRightInd w:val="0"/>
        <w:spacing w:after="0" w:line="240" w:lineRule="auto"/>
        <w:rPr>
          <w:rFonts w:cs="Arial"/>
          <w:sz w:val="24"/>
          <w:szCs w:val="24"/>
        </w:rPr>
      </w:pPr>
    </w:p>
    <w:p w14:paraId="26E72081" w14:textId="77777777" w:rsidR="00A40458" w:rsidRPr="007F67C1" w:rsidRDefault="00786A7A" w:rsidP="007F67C1">
      <w:pPr>
        <w:autoSpaceDE w:val="0"/>
        <w:autoSpaceDN w:val="0"/>
        <w:adjustRightInd w:val="0"/>
        <w:spacing w:after="0" w:line="240" w:lineRule="auto"/>
        <w:rPr>
          <w:rFonts w:cs="Arial"/>
          <w:sz w:val="24"/>
          <w:szCs w:val="24"/>
        </w:rPr>
      </w:pPr>
      <w:r>
        <w:rPr>
          <w:rFonts w:cs="Arial"/>
          <w:sz w:val="24"/>
          <w:szCs w:val="24"/>
        </w:rPr>
        <w:t xml:space="preserve">The LT_ADDR indicated in the Set_Connectionless_Slave_Broadcast shall be pre-allocated using the HCI_Set_Reserved_LT_ADDR command. If the LT_ADDR has not been reserved, the </w:t>
      </w:r>
      <w:r>
        <w:rPr>
          <w:rFonts w:cs="Arial"/>
          <w:i/>
          <w:iCs/>
          <w:sz w:val="24"/>
          <w:szCs w:val="24"/>
        </w:rPr>
        <w:t xml:space="preserve">Unknown Connection Identifier </w:t>
      </w:r>
      <w:r>
        <w:rPr>
          <w:rFonts w:cs="Arial"/>
          <w:sz w:val="24"/>
          <w:szCs w:val="24"/>
        </w:rPr>
        <w:t xml:space="preserve">(0x02) error code shall be returned. If the controller is unable to reserve sufficient bandwidth for the requested activity, the </w:t>
      </w:r>
      <w:r w:rsidRPr="007F67C1">
        <w:rPr>
          <w:rFonts w:cs="Arial"/>
          <w:i/>
          <w:iCs/>
          <w:strike/>
          <w:sz w:val="24"/>
          <w:szCs w:val="24"/>
        </w:rPr>
        <w:t>Connection</w:t>
      </w:r>
      <w:r w:rsidRPr="007F67C1">
        <w:rPr>
          <w:rFonts w:cs="Arial"/>
          <w:i/>
          <w:iCs/>
          <w:color w:val="FF0000"/>
          <w:sz w:val="24"/>
          <w:szCs w:val="24"/>
        </w:rPr>
        <w:t>Request</w:t>
      </w:r>
      <w:r>
        <w:rPr>
          <w:rFonts w:cs="Arial"/>
          <w:i/>
          <w:iCs/>
          <w:sz w:val="24"/>
          <w:szCs w:val="24"/>
        </w:rPr>
        <w:t xml:space="preserve"> Rejected Due to Limited</w:t>
      </w:r>
      <w:r>
        <w:rPr>
          <w:rFonts w:cs="Arial"/>
          <w:sz w:val="24"/>
          <w:szCs w:val="24"/>
        </w:rPr>
        <w:t xml:space="preserve"> </w:t>
      </w:r>
      <w:r>
        <w:rPr>
          <w:rFonts w:cs="Arial"/>
          <w:i/>
          <w:iCs/>
          <w:sz w:val="24"/>
          <w:szCs w:val="24"/>
        </w:rPr>
        <w:t xml:space="preserve">Resources </w:t>
      </w:r>
      <w:r>
        <w:rPr>
          <w:rFonts w:cs="Arial"/>
          <w:sz w:val="24"/>
          <w:szCs w:val="24"/>
        </w:rPr>
        <w:t>(0x0D) error code shall be returned.</w:t>
      </w:r>
    </w:p>
    <w:p w14:paraId="0BD6BF45" w14:textId="77777777" w:rsidR="00197C6E" w:rsidRPr="00F03F8D" w:rsidRDefault="00197C6E" w:rsidP="00F03F8D">
      <w:pPr>
        <w:pStyle w:val="Heading3"/>
      </w:pPr>
      <w:bookmarkStart w:id="89" w:name="_Toc448771377"/>
      <w:r w:rsidRPr="00B03027">
        <w:t xml:space="preserve">[Modified Section] </w:t>
      </w:r>
      <w:r w:rsidRPr="00F03F8D">
        <w:t>7.7.65.2 LE Advertising Report Event</w:t>
      </w:r>
      <w:bookmarkEnd w:id="87"/>
      <w:bookmarkEnd w:id="89"/>
    </w:p>
    <w:p w14:paraId="48747BB4" w14:textId="77777777" w:rsidR="00197C6E" w:rsidRDefault="00197C6E" w:rsidP="00197C6E">
      <w:pPr>
        <w:autoSpaceDE w:val="0"/>
        <w:autoSpaceDN w:val="0"/>
        <w:adjustRightInd w:val="0"/>
        <w:spacing w:after="0" w:line="240" w:lineRule="auto"/>
        <w:rPr>
          <w:rFonts w:ascii="Arial,Bold" w:hAnsi="Arial,Bold" w:cs="Arial,Bold"/>
          <w:b/>
          <w:bCs/>
          <w:sz w:val="24"/>
          <w:szCs w:val="24"/>
        </w:rPr>
      </w:pPr>
    </w:p>
    <w:p w14:paraId="37BA86BA" w14:textId="77777777" w:rsidR="00197C6E" w:rsidRDefault="00197C6E" w:rsidP="00197C6E">
      <w:pPr>
        <w:autoSpaceDE w:val="0"/>
        <w:autoSpaceDN w:val="0"/>
        <w:adjustRightInd w:val="0"/>
        <w:spacing w:after="0" w:line="240" w:lineRule="auto"/>
        <w:rPr>
          <w:rFonts w:ascii="Arial,Bold" w:hAnsi="Arial,Bold" w:cs="Arial,Bold"/>
          <w:b/>
          <w:bCs/>
          <w:sz w:val="24"/>
          <w:szCs w:val="24"/>
        </w:rPr>
      </w:pPr>
      <w:r>
        <w:rPr>
          <w:rFonts w:ascii="Arial,Bold" w:hAnsi="Arial,Bold" w:cs="Arial,Bold"/>
          <w:b/>
          <w:bCs/>
          <w:sz w:val="24"/>
          <w:szCs w:val="24"/>
        </w:rPr>
        <w:t>Description:</w:t>
      </w:r>
    </w:p>
    <w:p w14:paraId="09CF5B59" w14:textId="77777777" w:rsidR="00197C6E" w:rsidRDefault="00197C6E" w:rsidP="002E2F6F">
      <w:pPr>
        <w:autoSpaceDE w:val="0"/>
        <w:autoSpaceDN w:val="0"/>
        <w:adjustRightInd w:val="0"/>
        <w:spacing w:after="0" w:line="240" w:lineRule="auto"/>
        <w:rPr>
          <w:rFonts w:cs="Arial"/>
          <w:sz w:val="24"/>
          <w:szCs w:val="24"/>
        </w:rPr>
      </w:pPr>
      <w:r>
        <w:rPr>
          <w:rFonts w:cs="Arial"/>
          <w:sz w:val="24"/>
          <w:szCs w:val="24"/>
        </w:rPr>
        <w:t xml:space="preserve">The LE Advertising Report event indicates that </w:t>
      </w:r>
      <w:r w:rsidR="00953C9F">
        <w:rPr>
          <w:rFonts w:cs="Arial"/>
          <w:color w:val="FF0000"/>
          <w:sz w:val="24"/>
          <w:szCs w:val="24"/>
        </w:rPr>
        <w:t>one or more</w:t>
      </w:r>
      <w:r>
        <w:rPr>
          <w:rFonts w:cs="Arial"/>
          <w:sz w:val="24"/>
          <w:szCs w:val="24"/>
        </w:rPr>
        <w:t xml:space="preserve"> Bluetooth devices have responded to an active scan or received some information during a passive scan. The Controller may queue these advertising reports and send information from multiple devices in one LE Advertising Report event.</w:t>
      </w:r>
    </w:p>
    <w:p w14:paraId="72F02DA3" w14:textId="77777777" w:rsidR="00197C6E" w:rsidRDefault="00197C6E" w:rsidP="002E2F6F">
      <w:pPr>
        <w:autoSpaceDE w:val="0"/>
        <w:autoSpaceDN w:val="0"/>
        <w:adjustRightInd w:val="0"/>
        <w:spacing w:after="0" w:line="240" w:lineRule="auto"/>
        <w:rPr>
          <w:rFonts w:cs="Arial"/>
          <w:sz w:val="24"/>
          <w:szCs w:val="24"/>
        </w:rPr>
      </w:pPr>
    </w:p>
    <w:p w14:paraId="0313AAEC" w14:textId="77777777" w:rsidR="00197C6E" w:rsidRPr="002E2F6F" w:rsidRDefault="00197C6E" w:rsidP="002E2F6F">
      <w:pPr>
        <w:rPr>
          <w:rFonts w:cs="Arial"/>
          <w:color w:val="FF0000"/>
          <w:sz w:val="24"/>
          <w:szCs w:val="24"/>
          <w:lang w:val="en-GB"/>
        </w:rPr>
      </w:pPr>
      <w:r>
        <w:rPr>
          <w:rFonts w:cs="Arial"/>
          <w:color w:val="FF0000"/>
          <w:sz w:val="24"/>
          <w:szCs w:val="24"/>
          <w:lang w:val="en-GB"/>
        </w:rPr>
        <w:t>If both the LE Extended Advertising Report event and the LE Advertising Report event have been unmasked, then only the LE Extended Advertising Report event is used when sending advertising reports to the Host.</w:t>
      </w:r>
    </w:p>
    <w:p w14:paraId="2490D802" w14:textId="77777777" w:rsidR="00197C6E" w:rsidRPr="002E2F6F" w:rsidRDefault="00197C6E" w:rsidP="002E2F6F">
      <w:pPr>
        <w:autoSpaceDE w:val="0"/>
        <w:autoSpaceDN w:val="0"/>
        <w:adjustRightInd w:val="0"/>
        <w:spacing w:after="0" w:line="240" w:lineRule="auto"/>
        <w:rPr>
          <w:rFonts w:cs="Arial"/>
          <w:sz w:val="24"/>
          <w:szCs w:val="24"/>
        </w:rPr>
      </w:pPr>
    </w:p>
    <w:p w14:paraId="63BB8803" w14:textId="77777777" w:rsidR="00E40CCE" w:rsidRPr="00B03027" w:rsidRDefault="00E40CCE" w:rsidP="00F03F8D">
      <w:pPr>
        <w:pStyle w:val="Heading3"/>
      </w:pPr>
      <w:bookmarkStart w:id="90" w:name="_Toc441005868"/>
      <w:bookmarkStart w:id="91" w:name="_Toc441005869"/>
      <w:bookmarkStart w:id="92" w:name="_Toc441005870"/>
      <w:bookmarkStart w:id="93" w:name="_Toc432709658"/>
      <w:bookmarkStart w:id="94" w:name="_Toc443590327"/>
      <w:bookmarkStart w:id="95" w:name="_Toc448771378"/>
      <w:bookmarkEnd w:id="90"/>
      <w:bookmarkEnd w:id="91"/>
      <w:bookmarkEnd w:id="92"/>
      <w:r w:rsidRPr="00B03027">
        <w:t xml:space="preserve">[New Section] </w:t>
      </w:r>
      <w:r w:rsidRPr="00F03F8D">
        <w:t>7.7.65.X LE Extended Advertising Report Event</w:t>
      </w:r>
      <w:bookmarkEnd w:id="93"/>
      <w:bookmarkEnd w:id="94"/>
      <w:bookmarkEnd w:id="95"/>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2515"/>
        <w:gridCol w:w="1350"/>
        <w:gridCol w:w="4950"/>
      </w:tblGrid>
      <w:tr w:rsidR="00E40CCE" w:rsidRPr="00F429CC" w14:paraId="65540E42" w14:textId="77777777" w:rsidTr="00E40CCE">
        <w:trPr>
          <w:cnfStyle w:val="100000000000" w:firstRow="1" w:lastRow="0" w:firstColumn="0" w:lastColumn="0" w:oddVBand="0" w:evenVBand="0" w:oddHBand="0" w:evenHBand="0" w:firstRowFirstColumn="0" w:firstRowLastColumn="0" w:lastRowFirstColumn="0" w:lastRowLastColumn="0"/>
          <w:cantSplit/>
          <w:trHeight w:val="579"/>
        </w:trPr>
        <w:tc>
          <w:tcPr>
            <w:tcW w:w="2515" w:type="dxa"/>
            <w:tcBorders>
              <w:top w:val="single" w:sz="4" w:space="0" w:color="auto"/>
              <w:left w:val="single" w:sz="4" w:space="0" w:color="auto"/>
              <w:bottom w:val="single" w:sz="4" w:space="0" w:color="auto"/>
              <w:right w:val="single" w:sz="4" w:space="0" w:color="auto"/>
            </w:tcBorders>
            <w:shd w:val="clear" w:color="auto" w:fill="BBFAFD"/>
          </w:tcPr>
          <w:p w14:paraId="2C5DD047" w14:textId="77777777" w:rsidR="00E40CCE" w:rsidRPr="009211DF" w:rsidRDefault="00E40CCE" w:rsidP="00E40CCE">
            <w:pPr>
              <w:pStyle w:val="Tableheading"/>
              <w:spacing w:before="96"/>
              <w:rPr>
                <w:rFonts w:cs="Arial"/>
                <w:color w:val="FF0000"/>
                <w:sz w:val="24"/>
                <w:szCs w:val="24"/>
              </w:rPr>
            </w:pPr>
            <w:r w:rsidRPr="009211DF">
              <w:rPr>
                <w:rFonts w:cs="Arial"/>
                <w:color w:val="FF0000"/>
                <w:sz w:val="24"/>
                <w:szCs w:val="24"/>
              </w:rPr>
              <w:t>Event</w:t>
            </w:r>
          </w:p>
        </w:tc>
        <w:tc>
          <w:tcPr>
            <w:tcW w:w="1350" w:type="dxa"/>
            <w:tcBorders>
              <w:top w:val="single" w:sz="4" w:space="0" w:color="auto"/>
              <w:left w:val="single" w:sz="4" w:space="0" w:color="auto"/>
              <w:bottom w:val="single" w:sz="4" w:space="0" w:color="auto"/>
              <w:right w:val="single" w:sz="4" w:space="0" w:color="auto"/>
            </w:tcBorders>
            <w:shd w:val="clear" w:color="auto" w:fill="BBFAFD"/>
            <w:hideMark/>
          </w:tcPr>
          <w:p w14:paraId="260C10EE" w14:textId="77777777" w:rsidR="00E40CCE" w:rsidRPr="009211DF" w:rsidRDefault="00E40CCE" w:rsidP="00E40CCE">
            <w:pPr>
              <w:pStyle w:val="Tableheading"/>
              <w:spacing w:before="96"/>
              <w:rPr>
                <w:rFonts w:cs="Arial"/>
                <w:color w:val="FF0000"/>
                <w:sz w:val="24"/>
                <w:szCs w:val="24"/>
              </w:rPr>
            </w:pPr>
            <w:r w:rsidRPr="009211DF">
              <w:rPr>
                <w:rFonts w:cs="Arial"/>
                <w:color w:val="FF0000"/>
                <w:sz w:val="24"/>
                <w:szCs w:val="24"/>
              </w:rPr>
              <w:t>Event Code</w:t>
            </w:r>
          </w:p>
        </w:tc>
        <w:tc>
          <w:tcPr>
            <w:tcW w:w="4950" w:type="dxa"/>
            <w:tcBorders>
              <w:top w:val="single" w:sz="4" w:space="0" w:color="auto"/>
              <w:left w:val="single" w:sz="4" w:space="0" w:color="auto"/>
              <w:bottom w:val="single" w:sz="4" w:space="0" w:color="auto"/>
              <w:right w:val="single" w:sz="4" w:space="0" w:color="auto"/>
            </w:tcBorders>
            <w:shd w:val="clear" w:color="auto" w:fill="BBFAFD"/>
          </w:tcPr>
          <w:p w14:paraId="37F24BD5" w14:textId="77777777" w:rsidR="00E40CCE" w:rsidRPr="009211DF" w:rsidRDefault="00E40CCE" w:rsidP="00E40CCE">
            <w:pPr>
              <w:pStyle w:val="Tableheading"/>
              <w:spacing w:before="96"/>
              <w:rPr>
                <w:rFonts w:cs="Arial"/>
                <w:color w:val="FF0000"/>
                <w:sz w:val="24"/>
                <w:szCs w:val="24"/>
              </w:rPr>
            </w:pPr>
            <w:r>
              <w:rPr>
                <w:rFonts w:cs="Arial"/>
                <w:color w:val="FF0000"/>
                <w:sz w:val="24"/>
                <w:szCs w:val="24"/>
              </w:rPr>
              <w:t xml:space="preserve">Event </w:t>
            </w:r>
            <w:r w:rsidRPr="009211DF">
              <w:rPr>
                <w:rFonts w:cs="Arial"/>
                <w:color w:val="FF0000"/>
                <w:sz w:val="24"/>
                <w:szCs w:val="24"/>
              </w:rPr>
              <w:t>Parameters</w:t>
            </w:r>
          </w:p>
        </w:tc>
      </w:tr>
      <w:tr w:rsidR="00E40CCE" w:rsidRPr="004C710B" w14:paraId="592A476A" w14:textId="77777777" w:rsidTr="00F91110">
        <w:trPr>
          <w:trHeight w:val="184"/>
        </w:trPr>
        <w:tc>
          <w:tcPr>
            <w:tcW w:w="2515" w:type="dxa"/>
            <w:tcBorders>
              <w:top w:val="single" w:sz="4" w:space="0" w:color="auto"/>
              <w:left w:val="single" w:sz="4" w:space="0" w:color="auto"/>
              <w:bottom w:val="single" w:sz="4" w:space="0" w:color="auto"/>
              <w:right w:val="single" w:sz="4" w:space="0" w:color="auto"/>
            </w:tcBorders>
            <w:shd w:val="clear" w:color="auto" w:fill="auto"/>
            <w:vAlign w:val="top"/>
          </w:tcPr>
          <w:p w14:paraId="64B3D8AF" w14:textId="77777777" w:rsidR="00E40CCE" w:rsidRPr="009211DF" w:rsidRDefault="00E40CCE" w:rsidP="00E40CCE">
            <w:pPr>
              <w:pStyle w:val="CellBody"/>
              <w:spacing w:before="96"/>
              <w:rPr>
                <w:rFonts w:ascii="Arial" w:hAnsi="Arial" w:cs="Arial"/>
                <w:color w:val="FF0000"/>
                <w:sz w:val="24"/>
                <w:szCs w:val="24"/>
              </w:rPr>
            </w:pPr>
            <w:r w:rsidRPr="009211DF">
              <w:rPr>
                <w:rFonts w:ascii="Arial" w:hAnsi="Arial" w:cs="Arial"/>
                <w:color w:val="FF0000"/>
                <w:sz w:val="24"/>
                <w:szCs w:val="24"/>
              </w:rPr>
              <w:t>LE Extended Advertising Report</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top"/>
          </w:tcPr>
          <w:p w14:paraId="628CA231" w14:textId="77777777" w:rsidR="00E40CCE" w:rsidRPr="009211DF" w:rsidRDefault="00E40CCE" w:rsidP="00E40CCE">
            <w:pPr>
              <w:pStyle w:val="CellBody"/>
              <w:spacing w:before="96"/>
              <w:rPr>
                <w:rFonts w:ascii="Arial" w:hAnsi="Arial" w:cs="Arial"/>
                <w:color w:val="FF0000"/>
                <w:sz w:val="24"/>
                <w:szCs w:val="24"/>
              </w:rPr>
            </w:pPr>
            <w:r>
              <w:rPr>
                <w:rFonts w:ascii="Arial" w:hAnsi="Arial" w:cs="Arial"/>
                <w:color w:val="FF0000"/>
                <w:sz w:val="24"/>
                <w:szCs w:val="24"/>
              </w:rPr>
              <w:t>0x3E</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top"/>
          </w:tcPr>
          <w:p w14:paraId="48370BDD" w14:textId="77777777" w:rsidR="00E40CCE" w:rsidRPr="009211DF" w:rsidRDefault="00E40CCE" w:rsidP="00E40CCE">
            <w:pPr>
              <w:pStyle w:val="CellBody"/>
              <w:spacing w:before="96"/>
              <w:rPr>
                <w:rFonts w:ascii="Arial" w:hAnsi="Arial" w:cs="Arial"/>
                <w:color w:val="FF0000"/>
                <w:sz w:val="24"/>
                <w:szCs w:val="24"/>
              </w:rPr>
            </w:pPr>
            <w:r w:rsidRPr="009211DF">
              <w:rPr>
                <w:rFonts w:ascii="Arial" w:hAnsi="Arial" w:cs="Arial"/>
                <w:color w:val="FF0000"/>
                <w:sz w:val="24"/>
                <w:szCs w:val="24"/>
              </w:rPr>
              <w:t>Subevent_Code,</w:t>
            </w:r>
          </w:p>
          <w:p w14:paraId="02CF03DE" w14:textId="77777777" w:rsidR="00E40CCE" w:rsidRPr="009211DF" w:rsidRDefault="00E40CCE" w:rsidP="00E40CCE">
            <w:pPr>
              <w:pStyle w:val="CellBody"/>
              <w:spacing w:before="96"/>
              <w:rPr>
                <w:rFonts w:ascii="Arial" w:hAnsi="Arial" w:cs="Arial"/>
                <w:color w:val="FF0000"/>
                <w:sz w:val="24"/>
                <w:szCs w:val="24"/>
              </w:rPr>
            </w:pPr>
            <w:r w:rsidRPr="009211DF">
              <w:rPr>
                <w:rFonts w:ascii="Arial" w:hAnsi="Arial" w:cs="Arial"/>
                <w:color w:val="FF0000"/>
                <w:sz w:val="24"/>
                <w:szCs w:val="24"/>
              </w:rPr>
              <w:t>Num</w:t>
            </w:r>
            <w:r w:rsidR="004042C2">
              <w:rPr>
                <w:rFonts w:ascii="Arial" w:hAnsi="Arial" w:cs="Arial"/>
                <w:color w:val="FF0000"/>
                <w:sz w:val="24"/>
                <w:szCs w:val="24"/>
              </w:rPr>
              <w:t>_</w:t>
            </w:r>
            <w:r w:rsidRPr="009211DF">
              <w:rPr>
                <w:rFonts w:ascii="Arial" w:hAnsi="Arial" w:cs="Arial"/>
                <w:color w:val="FF0000"/>
                <w:sz w:val="24"/>
                <w:szCs w:val="24"/>
              </w:rPr>
              <w:t>Reports,</w:t>
            </w:r>
          </w:p>
          <w:p w14:paraId="5AD4024F" w14:textId="77777777" w:rsidR="00E40CCE" w:rsidRPr="009211DF" w:rsidRDefault="00E40CCE" w:rsidP="00E40CCE">
            <w:pPr>
              <w:pStyle w:val="CellBody"/>
              <w:spacing w:before="96"/>
              <w:rPr>
                <w:rFonts w:ascii="Arial" w:hAnsi="Arial" w:cs="Arial"/>
                <w:color w:val="FF0000"/>
                <w:sz w:val="24"/>
                <w:szCs w:val="24"/>
              </w:rPr>
            </w:pPr>
            <w:r w:rsidRPr="009211DF">
              <w:rPr>
                <w:rFonts w:ascii="Arial" w:hAnsi="Arial" w:cs="Arial"/>
                <w:color w:val="FF0000"/>
                <w:sz w:val="24"/>
                <w:szCs w:val="24"/>
              </w:rPr>
              <w:t>Event_Type[i],</w:t>
            </w:r>
            <w:r>
              <w:rPr>
                <w:rFonts w:ascii="Arial" w:hAnsi="Arial" w:cs="Arial"/>
                <w:color w:val="FF0000"/>
                <w:sz w:val="24"/>
                <w:szCs w:val="24"/>
              </w:rPr>
              <w:t xml:space="preserve"> </w:t>
            </w:r>
          </w:p>
          <w:p w14:paraId="1269866B" w14:textId="77777777" w:rsidR="00E40CCE" w:rsidRPr="009211DF" w:rsidRDefault="00E40CCE" w:rsidP="00E40CCE">
            <w:pPr>
              <w:pStyle w:val="CellBody"/>
              <w:spacing w:before="96"/>
              <w:rPr>
                <w:rFonts w:ascii="Arial" w:hAnsi="Arial" w:cs="Arial"/>
                <w:color w:val="FF0000"/>
                <w:sz w:val="24"/>
                <w:szCs w:val="24"/>
              </w:rPr>
            </w:pPr>
            <w:r w:rsidRPr="009211DF">
              <w:rPr>
                <w:rFonts w:ascii="Arial" w:hAnsi="Arial" w:cs="Arial"/>
                <w:color w:val="FF0000"/>
                <w:sz w:val="24"/>
                <w:szCs w:val="24"/>
              </w:rPr>
              <w:t>Address_Type[i],</w:t>
            </w:r>
          </w:p>
          <w:p w14:paraId="755668B2" w14:textId="77777777" w:rsidR="00E40CCE" w:rsidRDefault="00E40CCE" w:rsidP="00E40CCE">
            <w:pPr>
              <w:pStyle w:val="CellBody"/>
              <w:spacing w:before="96"/>
              <w:rPr>
                <w:rFonts w:ascii="Arial" w:hAnsi="Arial" w:cs="Arial"/>
                <w:color w:val="FF0000"/>
                <w:sz w:val="24"/>
                <w:szCs w:val="24"/>
              </w:rPr>
            </w:pPr>
            <w:r w:rsidRPr="009211DF">
              <w:rPr>
                <w:rFonts w:ascii="Arial" w:hAnsi="Arial" w:cs="Arial"/>
                <w:color w:val="FF0000"/>
                <w:sz w:val="24"/>
                <w:szCs w:val="24"/>
              </w:rPr>
              <w:t>Address[i],</w:t>
            </w:r>
          </w:p>
          <w:p w14:paraId="0EFB6CDA" w14:textId="77777777" w:rsidR="00373A31" w:rsidRDefault="00373A31" w:rsidP="00E40CCE">
            <w:pPr>
              <w:pStyle w:val="CellBody"/>
              <w:spacing w:before="96"/>
              <w:rPr>
                <w:rFonts w:ascii="Arial" w:hAnsi="Arial" w:cs="Arial"/>
                <w:color w:val="FF0000"/>
                <w:sz w:val="24"/>
                <w:szCs w:val="24"/>
              </w:rPr>
            </w:pPr>
            <w:r>
              <w:rPr>
                <w:rFonts w:ascii="Arial" w:hAnsi="Arial" w:cs="Arial"/>
                <w:color w:val="FF0000"/>
                <w:sz w:val="24"/>
                <w:szCs w:val="24"/>
              </w:rPr>
              <w:t>Primary_PHY[i],</w:t>
            </w:r>
          </w:p>
          <w:p w14:paraId="5E8BA828" w14:textId="77777777" w:rsidR="00373A31" w:rsidRDefault="00373A31" w:rsidP="00E40CCE">
            <w:pPr>
              <w:pStyle w:val="CellBody"/>
              <w:spacing w:before="96"/>
              <w:rPr>
                <w:rFonts w:ascii="Arial" w:hAnsi="Arial" w:cs="Arial"/>
                <w:color w:val="FF0000"/>
                <w:sz w:val="24"/>
                <w:szCs w:val="24"/>
              </w:rPr>
            </w:pPr>
            <w:r>
              <w:rPr>
                <w:rFonts w:ascii="Arial" w:hAnsi="Arial" w:cs="Arial"/>
                <w:color w:val="FF0000"/>
                <w:sz w:val="24"/>
                <w:szCs w:val="24"/>
              </w:rPr>
              <w:t>Secondary_PHY[i],</w:t>
            </w:r>
          </w:p>
          <w:p w14:paraId="2EBEF2E1" w14:textId="77777777" w:rsidR="00E40CCE" w:rsidRPr="00DC79DE" w:rsidRDefault="00E40CCE" w:rsidP="00E40CCE">
            <w:pPr>
              <w:pStyle w:val="CellBody"/>
              <w:spacing w:before="96"/>
              <w:rPr>
                <w:rFonts w:ascii="Arial" w:hAnsi="Arial" w:cs="Arial"/>
                <w:color w:val="FF0000"/>
                <w:sz w:val="24"/>
                <w:szCs w:val="24"/>
                <w:lang w:val="da-DK"/>
              </w:rPr>
            </w:pPr>
            <w:r w:rsidRPr="00DC79DE">
              <w:rPr>
                <w:rFonts w:ascii="Arial" w:hAnsi="Arial" w:cs="Arial"/>
                <w:color w:val="FF0000"/>
                <w:sz w:val="24"/>
                <w:szCs w:val="24"/>
                <w:lang w:val="da-DK"/>
              </w:rPr>
              <w:t>Adv</w:t>
            </w:r>
            <w:r w:rsidR="00A51DF0">
              <w:rPr>
                <w:rFonts w:ascii="Arial" w:hAnsi="Arial" w:cs="Arial"/>
                <w:color w:val="FF0000"/>
                <w:sz w:val="24"/>
                <w:szCs w:val="24"/>
                <w:lang w:val="da-DK"/>
              </w:rPr>
              <w:t>ertising_SID</w:t>
            </w:r>
            <w:r w:rsidRPr="00DC79DE">
              <w:rPr>
                <w:rFonts w:ascii="Arial" w:hAnsi="Arial" w:cs="Arial"/>
                <w:color w:val="FF0000"/>
                <w:sz w:val="24"/>
                <w:szCs w:val="24"/>
                <w:lang w:val="da-DK"/>
              </w:rPr>
              <w:t>[i],</w:t>
            </w:r>
          </w:p>
          <w:p w14:paraId="6E786E3D" w14:textId="77777777" w:rsidR="00E40CCE" w:rsidRPr="009211DF" w:rsidRDefault="00E40CCE" w:rsidP="00E40CCE">
            <w:pPr>
              <w:pStyle w:val="CellBody"/>
              <w:spacing w:before="96"/>
              <w:rPr>
                <w:rFonts w:ascii="Arial" w:hAnsi="Arial" w:cs="Arial"/>
                <w:color w:val="FF0000"/>
                <w:sz w:val="24"/>
                <w:szCs w:val="24"/>
              </w:rPr>
            </w:pPr>
            <w:r w:rsidRPr="009211DF">
              <w:rPr>
                <w:rFonts w:ascii="Arial" w:hAnsi="Arial" w:cs="Arial"/>
                <w:color w:val="FF0000"/>
                <w:sz w:val="24"/>
                <w:szCs w:val="24"/>
              </w:rPr>
              <w:t>Tx</w:t>
            </w:r>
            <w:r>
              <w:rPr>
                <w:rFonts w:ascii="Arial" w:hAnsi="Arial" w:cs="Arial"/>
                <w:color w:val="FF0000"/>
                <w:sz w:val="24"/>
                <w:szCs w:val="24"/>
              </w:rPr>
              <w:t>_</w:t>
            </w:r>
            <w:r w:rsidRPr="009211DF">
              <w:rPr>
                <w:rFonts w:ascii="Arial" w:hAnsi="Arial" w:cs="Arial"/>
                <w:color w:val="FF0000"/>
                <w:sz w:val="24"/>
                <w:szCs w:val="24"/>
              </w:rPr>
              <w:t>Power[i]</w:t>
            </w:r>
            <w:r>
              <w:rPr>
                <w:rFonts w:ascii="Arial" w:hAnsi="Arial" w:cs="Arial"/>
                <w:color w:val="FF0000"/>
                <w:sz w:val="24"/>
                <w:szCs w:val="24"/>
              </w:rPr>
              <w:t>,</w:t>
            </w:r>
          </w:p>
          <w:p w14:paraId="1D2A0576" w14:textId="77777777" w:rsidR="00E40CCE" w:rsidRDefault="00E40CCE" w:rsidP="00E40CCE">
            <w:pPr>
              <w:pStyle w:val="CellBody"/>
              <w:spacing w:before="96"/>
              <w:rPr>
                <w:rFonts w:ascii="Arial" w:hAnsi="Arial" w:cs="Arial"/>
                <w:color w:val="FF0000"/>
                <w:sz w:val="24"/>
                <w:szCs w:val="24"/>
              </w:rPr>
            </w:pPr>
            <w:r w:rsidRPr="009211DF">
              <w:rPr>
                <w:rFonts w:ascii="Arial" w:hAnsi="Arial" w:cs="Arial"/>
                <w:color w:val="FF0000"/>
                <w:sz w:val="24"/>
                <w:szCs w:val="24"/>
              </w:rPr>
              <w:t>RSSI[i],</w:t>
            </w:r>
          </w:p>
          <w:p w14:paraId="70203789" w14:textId="77777777" w:rsidR="00E40CCE" w:rsidRDefault="00E40CCE" w:rsidP="00E40CCE">
            <w:pPr>
              <w:pStyle w:val="CellBody"/>
              <w:spacing w:before="96"/>
              <w:rPr>
                <w:rFonts w:ascii="Arial" w:hAnsi="Arial" w:cs="Arial"/>
                <w:color w:val="FF0000"/>
                <w:sz w:val="24"/>
                <w:szCs w:val="24"/>
              </w:rPr>
            </w:pPr>
            <w:r>
              <w:rPr>
                <w:rFonts w:ascii="Arial" w:hAnsi="Arial" w:cs="Arial"/>
                <w:color w:val="FF0000"/>
                <w:sz w:val="24"/>
                <w:szCs w:val="24"/>
              </w:rPr>
              <w:t>Periodic_Advertising_Interval[i],</w:t>
            </w:r>
          </w:p>
          <w:p w14:paraId="1EFF8167" w14:textId="77777777" w:rsidR="00E40CCE" w:rsidRPr="0089333D" w:rsidRDefault="00E646D5" w:rsidP="00E40CCE">
            <w:pPr>
              <w:pStyle w:val="CellBody"/>
              <w:spacing w:before="96"/>
              <w:rPr>
                <w:rFonts w:ascii="Arial" w:hAnsi="Arial" w:cs="Arial"/>
                <w:color w:val="FF0000"/>
                <w:sz w:val="24"/>
                <w:szCs w:val="24"/>
                <w:lang w:val="nb-NO"/>
              </w:rPr>
            </w:pPr>
            <w:r>
              <w:rPr>
                <w:rFonts w:ascii="Arial" w:hAnsi="Arial" w:cs="Arial"/>
                <w:color w:val="FF0000"/>
                <w:sz w:val="24"/>
                <w:szCs w:val="24"/>
                <w:lang w:val="nb-NO"/>
              </w:rPr>
              <w:t>Data_Length</w:t>
            </w:r>
            <w:r w:rsidR="00E40CCE" w:rsidRPr="0089333D">
              <w:rPr>
                <w:rFonts w:ascii="Arial" w:hAnsi="Arial" w:cs="Arial"/>
                <w:color w:val="FF0000"/>
                <w:sz w:val="24"/>
                <w:szCs w:val="24"/>
                <w:lang w:val="nb-NO"/>
              </w:rPr>
              <w:t>[i],</w:t>
            </w:r>
          </w:p>
          <w:p w14:paraId="4B13FEFF" w14:textId="77777777" w:rsidR="00E40CCE" w:rsidRPr="0089333D" w:rsidRDefault="00E40CCE" w:rsidP="00E40CCE">
            <w:pPr>
              <w:pStyle w:val="CellBody"/>
              <w:spacing w:before="96"/>
              <w:rPr>
                <w:rFonts w:ascii="Arial" w:hAnsi="Arial" w:cs="Arial"/>
                <w:color w:val="FF0000"/>
                <w:sz w:val="24"/>
                <w:szCs w:val="24"/>
                <w:lang w:val="nb-NO"/>
              </w:rPr>
            </w:pPr>
            <w:r w:rsidRPr="0089333D">
              <w:rPr>
                <w:rFonts w:ascii="Arial" w:hAnsi="Arial" w:cs="Arial"/>
                <w:color w:val="FF0000"/>
                <w:sz w:val="24"/>
                <w:szCs w:val="24"/>
                <w:lang w:val="nb-NO"/>
              </w:rPr>
              <w:t>Data[i]</w:t>
            </w:r>
          </w:p>
        </w:tc>
      </w:tr>
    </w:tbl>
    <w:p w14:paraId="460291FD" w14:textId="77777777" w:rsidR="00E40CCE" w:rsidRPr="0089333D" w:rsidRDefault="00E40CCE" w:rsidP="00E40CCE">
      <w:pPr>
        <w:rPr>
          <w:lang w:val="nb-NO"/>
        </w:rPr>
      </w:pPr>
    </w:p>
    <w:p w14:paraId="6BA760A3" w14:textId="77777777" w:rsidR="00E40CCE" w:rsidRPr="009211DF" w:rsidRDefault="00E40CCE" w:rsidP="00E40CCE">
      <w:pPr>
        <w:rPr>
          <w:rFonts w:cs="Arial"/>
          <w:b/>
          <w:color w:val="FF0000"/>
          <w:sz w:val="24"/>
          <w:szCs w:val="24"/>
        </w:rPr>
      </w:pPr>
      <w:r w:rsidRPr="009211DF">
        <w:rPr>
          <w:rFonts w:cs="Arial"/>
          <w:b/>
          <w:color w:val="FF0000"/>
          <w:sz w:val="24"/>
          <w:szCs w:val="24"/>
        </w:rPr>
        <w:t>Description:</w:t>
      </w:r>
    </w:p>
    <w:p w14:paraId="0F33433B" w14:textId="77777777" w:rsidR="00E40CCE" w:rsidRDefault="00E40CCE" w:rsidP="00E40CCE">
      <w:pPr>
        <w:rPr>
          <w:rFonts w:cs="Arial"/>
          <w:color w:val="FF0000"/>
          <w:sz w:val="24"/>
          <w:szCs w:val="24"/>
          <w:lang w:val="en-GB"/>
        </w:rPr>
      </w:pPr>
      <w:r w:rsidRPr="00262A01">
        <w:rPr>
          <w:rFonts w:cs="Arial"/>
          <w:color w:val="FF0000"/>
          <w:sz w:val="24"/>
          <w:szCs w:val="24"/>
          <w:lang w:val="en-GB"/>
        </w:rPr>
        <w:t xml:space="preserve">The LE </w:t>
      </w:r>
      <w:r>
        <w:rPr>
          <w:rFonts w:cs="Arial"/>
          <w:color w:val="FF0000"/>
          <w:sz w:val="24"/>
          <w:szCs w:val="24"/>
          <w:lang w:val="en-GB"/>
        </w:rPr>
        <w:t xml:space="preserve">Extended </w:t>
      </w:r>
      <w:r w:rsidRPr="00262A01">
        <w:rPr>
          <w:rFonts w:cs="Arial"/>
          <w:color w:val="FF0000"/>
          <w:sz w:val="24"/>
          <w:szCs w:val="24"/>
          <w:lang w:val="en-GB"/>
        </w:rPr>
        <w:t xml:space="preserve">Advertising Report event indicates that </w:t>
      </w:r>
      <w:r w:rsidR="0094159B">
        <w:rPr>
          <w:rFonts w:cs="Arial"/>
          <w:color w:val="FF0000"/>
          <w:sz w:val="24"/>
          <w:szCs w:val="24"/>
          <w:lang w:val="en-GB"/>
        </w:rPr>
        <w:t>one or more</w:t>
      </w:r>
      <w:r>
        <w:rPr>
          <w:rFonts w:cs="Arial"/>
          <w:color w:val="FF0000"/>
          <w:sz w:val="24"/>
          <w:szCs w:val="24"/>
          <w:lang w:val="en-GB"/>
        </w:rPr>
        <w:t xml:space="preserve"> </w:t>
      </w:r>
      <w:r w:rsidRPr="00262A01">
        <w:rPr>
          <w:rFonts w:cs="Arial"/>
          <w:color w:val="FF0000"/>
          <w:sz w:val="24"/>
          <w:szCs w:val="24"/>
          <w:lang w:val="en-GB"/>
        </w:rPr>
        <w:t xml:space="preserve">Bluetooth devices have responded to an active scan or </w:t>
      </w:r>
      <w:r w:rsidR="00EA526E">
        <w:rPr>
          <w:rFonts w:cs="Arial"/>
          <w:color w:val="FF0000"/>
          <w:sz w:val="24"/>
          <w:szCs w:val="24"/>
          <w:lang w:val="en-GB"/>
        </w:rPr>
        <w:t xml:space="preserve">that </w:t>
      </w:r>
      <w:r w:rsidRPr="00262A01">
        <w:rPr>
          <w:rFonts w:cs="Arial"/>
          <w:color w:val="FF0000"/>
          <w:sz w:val="24"/>
          <w:szCs w:val="24"/>
          <w:lang w:val="en-GB"/>
        </w:rPr>
        <w:t>some</w:t>
      </w:r>
      <w:r>
        <w:rPr>
          <w:rFonts w:cs="Arial"/>
          <w:color w:val="FF0000"/>
          <w:sz w:val="24"/>
          <w:szCs w:val="24"/>
          <w:lang w:val="en-GB"/>
        </w:rPr>
        <w:t xml:space="preserve"> information </w:t>
      </w:r>
      <w:r w:rsidR="00EA526E">
        <w:rPr>
          <w:rFonts w:cs="Arial"/>
          <w:color w:val="FF0000"/>
          <w:sz w:val="24"/>
          <w:szCs w:val="24"/>
          <w:lang w:val="en-GB"/>
        </w:rPr>
        <w:t xml:space="preserve">was received </w:t>
      </w:r>
      <w:r w:rsidRPr="00262A01">
        <w:rPr>
          <w:rFonts w:cs="Arial"/>
          <w:color w:val="FF0000"/>
          <w:sz w:val="24"/>
          <w:szCs w:val="24"/>
          <w:lang w:val="en-GB"/>
        </w:rPr>
        <w:t xml:space="preserve">during a passive scan. </w:t>
      </w:r>
      <w:r w:rsidR="003C0B1F">
        <w:rPr>
          <w:rFonts w:cs="Arial"/>
          <w:color w:val="FF0000"/>
          <w:sz w:val="24"/>
          <w:szCs w:val="24"/>
          <w:lang w:val="en-GB"/>
        </w:rPr>
        <w:t xml:space="preserve">The Controller shall </w:t>
      </w:r>
      <w:r w:rsidR="00FB3C6F">
        <w:rPr>
          <w:rFonts w:cs="Arial"/>
          <w:color w:val="FF0000"/>
          <w:sz w:val="24"/>
          <w:szCs w:val="24"/>
          <w:lang w:val="en-GB"/>
        </w:rPr>
        <w:t xml:space="preserve">only generate an </w:t>
      </w:r>
      <w:r w:rsidR="00364C29">
        <w:rPr>
          <w:rFonts w:cs="Arial"/>
          <w:color w:val="FF0000"/>
          <w:sz w:val="24"/>
          <w:szCs w:val="24"/>
          <w:lang w:val="en-GB"/>
        </w:rPr>
        <w:t>advertising report</w:t>
      </w:r>
      <w:r w:rsidR="00FB3C6F">
        <w:rPr>
          <w:rFonts w:cs="Arial"/>
          <w:color w:val="FF0000"/>
          <w:sz w:val="24"/>
          <w:szCs w:val="24"/>
          <w:lang w:val="en-GB"/>
        </w:rPr>
        <w:t xml:space="preserve"> </w:t>
      </w:r>
      <w:r w:rsidR="00BA2FDB">
        <w:rPr>
          <w:rFonts w:cs="Arial"/>
          <w:color w:val="FF0000"/>
          <w:sz w:val="24"/>
          <w:szCs w:val="24"/>
          <w:lang w:val="en-GB"/>
        </w:rPr>
        <w:t xml:space="preserve">after </w:t>
      </w:r>
      <w:r w:rsidR="00FB3C6F">
        <w:rPr>
          <w:rFonts w:cs="Arial"/>
          <w:color w:val="FF0000"/>
          <w:sz w:val="24"/>
          <w:szCs w:val="24"/>
          <w:lang w:val="en-GB"/>
        </w:rPr>
        <w:t xml:space="preserve">the advertiser’s address has been received </w:t>
      </w:r>
      <w:r w:rsidR="00364C29">
        <w:rPr>
          <w:rFonts w:cs="Arial"/>
          <w:color w:val="FF0000"/>
          <w:sz w:val="24"/>
          <w:szCs w:val="24"/>
          <w:lang w:val="en-GB"/>
        </w:rPr>
        <w:t xml:space="preserve">from </w:t>
      </w:r>
      <w:r w:rsidR="006B2C4A">
        <w:rPr>
          <w:rFonts w:cs="Arial"/>
          <w:color w:val="FF0000"/>
          <w:sz w:val="24"/>
          <w:szCs w:val="24"/>
          <w:lang w:val="en-GB"/>
        </w:rPr>
        <w:t>a</w:t>
      </w:r>
      <w:r w:rsidR="00BA2FDB">
        <w:rPr>
          <w:rFonts w:cs="Arial"/>
          <w:color w:val="FF0000"/>
          <w:sz w:val="24"/>
          <w:szCs w:val="24"/>
          <w:lang w:val="en-GB"/>
        </w:rPr>
        <w:t>n</w:t>
      </w:r>
      <w:r w:rsidR="006B2C4A">
        <w:rPr>
          <w:rFonts w:cs="Arial"/>
          <w:color w:val="FF0000"/>
          <w:sz w:val="24"/>
          <w:szCs w:val="24"/>
          <w:lang w:val="en-GB"/>
        </w:rPr>
        <w:t xml:space="preserve"> </w:t>
      </w:r>
      <w:r w:rsidR="00FB3C6F">
        <w:rPr>
          <w:rFonts w:cs="Arial"/>
          <w:color w:val="FF0000"/>
          <w:sz w:val="24"/>
          <w:szCs w:val="24"/>
          <w:lang w:val="en-GB"/>
        </w:rPr>
        <w:t>advertising PDU</w:t>
      </w:r>
      <w:r w:rsidR="00364C29">
        <w:rPr>
          <w:rFonts w:cs="Arial"/>
          <w:color w:val="FF0000"/>
          <w:sz w:val="24"/>
          <w:szCs w:val="24"/>
          <w:lang w:val="en-GB"/>
        </w:rPr>
        <w:t xml:space="preserve"> associated with the advertising report</w:t>
      </w:r>
      <w:r w:rsidR="00FB3C6F">
        <w:rPr>
          <w:rFonts w:cs="Arial"/>
          <w:color w:val="FF0000"/>
          <w:sz w:val="24"/>
          <w:szCs w:val="24"/>
          <w:lang w:val="en-GB"/>
        </w:rPr>
        <w:t xml:space="preserve">.  </w:t>
      </w:r>
      <w:r w:rsidRPr="00262A01">
        <w:rPr>
          <w:rFonts w:cs="Arial"/>
          <w:color w:val="FF0000"/>
          <w:sz w:val="24"/>
          <w:szCs w:val="24"/>
          <w:lang w:val="en-GB"/>
        </w:rPr>
        <w:t xml:space="preserve">The Controller may </w:t>
      </w:r>
      <w:r w:rsidR="00FB3C6F">
        <w:rPr>
          <w:rFonts w:cs="Arial"/>
          <w:color w:val="FF0000"/>
          <w:sz w:val="24"/>
          <w:szCs w:val="24"/>
          <w:lang w:val="en-GB"/>
        </w:rPr>
        <w:t>coalesce</w:t>
      </w:r>
      <w:r w:rsidR="00FB3C6F" w:rsidRPr="00262A01">
        <w:rPr>
          <w:rFonts w:cs="Arial"/>
          <w:color w:val="FF0000"/>
          <w:sz w:val="24"/>
          <w:szCs w:val="24"/>
          <w:lang w:val="en-GB"/>
        </w:rPr>
        <w:t xml:space="preserve"> </w:t>
      </w:r>
      <w:r w:rsidR="00FB3C6F">
        <w:rPr>
          <w:rFonts w:cs="Arial"/>
          <w:color w:val="FF0000"/>
          <w:sz w:val="24"/>
          <w:szCs w:val="24"/>
          <w:lang w:val="en-GB"/>
        </w:rPr>
        <w:t>multiple</w:t>
      </w:r>
      <w:r w:rsidR="00FB3C6F" w:rsidRPr="00262A01">
        <w:rPr>
          <w:rFonts w:cs="Arial"/>
          <w:color w:val="FF0000"/>
          <w:sz w:val="24"/>
          <w:szCs w:val="24"/>
          <w:lang w:val="en-GB"/>
        </w:rPr>
        <w:t xml:space="preserve"> </w:t>
      </w:r>
      <w:r w:rsidRPr="00262A01">
        <w:rPr>
          <w:rFonts w:cs="Arial"/>
          <w:color w:val="FF0000"/>
          <w:sz w:val="24"/>
          <w:szCs w:val="24"/>
          <w:lang w:val="en-GB"/>
        </w:rPr>
        <w:t>advertising</w:t>
      </w:r>
      <w:r>
        <w:rPr>
          <w:rFonts w:cs="Arial"/>
          <w:color w:val="FF0000"/>
          <w:sz w:val="24"/>
          <w:szCs w:val="24"/>
          <w:lang w:val="en-GB"/>
        </w:rPr>
        <w:t xml:space="preserve"> </w:t>
      </w:r>
      <w:r w:rsidRPr="00262A01">
        <w:rPr>
          <w:rFonts w:cs="Arial"/>
          <w:color w:val="FF0000"/>
          <w:sz w:val="24"/>
          <w:szCs w:val="24"/>
          <w:lang w:val="en-GB"/>
        </w:rPr>
        <w:t xml:space="preserve">reports from </w:t>
      </w:r>
      <w:r w:rsidR="00364C29">
        <w:rPr>
          <w:rFonts w:cs="Arial"/>
          <w:color w:val="FF0000"/>
          <w:sz w:val="24"/>
          <w:szCs w:val="24"/>
          <w:lang w:val="en-GB"/>
        </w:rPr>
        <w:t>the same or different</w:t>
      </w:r>
      <w:r w:rsidR="00364C29" w:rsidRPr="00262A01">
        <w:rPr>
          <w:rFonts w:cs="Arial"/>
          <w:color w:val="FF0000"/>
          <w:sz w:val="24"/>
          <w:szCs w:val="24"/>
          <w:lang w:val="en-GB"/>
        </w:rPr>
        <w:t xml:space="preserve"> </w:t>
      </w:r>
      <w:r w:rsidR="00FB3C6F">
        <w:rPr>
          <w:rFonts w:cs="Arial"/>
          <w:color w:val="FF0000"/>
          <w:sz w:val="24"/>
          <w:szCs w:val="24"/>
          <w:lang w:val="en-GB"/>
        </w:rPr>
        <w:t>advertisers</w:t>
      </w:r>
      <w:r w:rsidR="00FB3C6F" w:rsidRPr="00262A01">
        <w:rPr>
          <w:rFonts w:cs="Arial"/>
          <w:color w:val="FF0000"/>
          <w:sz w:val="24"/>
          <w:szCs w:val="24"/>
          <w:lang w:val="en-GB"/>
        </w:rPr>
        <w:t xml:space="preserve"> </w:t>
      </w:r>
      <w:r w:rsidRPr="00262A01">
        <w:rPr>
          <w:rFonts w:cs="Arial"/>
          <w:color w:val="FF0000"/>
          <w:sz w:val="24"/>
          <w:szCs w:val="24"/>
          <w:lang w:val="en-GB"/>
        </w:rPr>
        <w:t>in</w:t>
      </w:r>
      <w:r w:rsidR="00FB3C6F">
        <w:rPr>
          <w:rFonts w:cs="Arial"/>
          <w:color w:val="FF0000"/>
          <w:sz w:val="24"/>
          <w:szCs w:val="24"/>
          <w:lang w:val="en-GB"/>
        </w:rPr>
        <w:t>to</w:t>
      </w:r>
      <w:r w:rsidRPr="00262A01">
        <w:rPr>
          <w:rFonts w:cs="Arial"/>
          <w:color w:val="FF0000"/>
          <w:sz w:val="24"/>
          <w:szCs w:val="24"/>
          <w:lang w:val="en-GB"/>
        </w:rPr>
        <w:t xml:space="preserve"> </w:t>
      </w:r>
      <w:r w:rsidR="00FB3C6F">
        <w:rPr>
          <w:rFonts w:cs="Arial"/>
          <w:color w:val="FF0000"/>
          <w:sz w:val="24"/>
          <w:szCs w:val="24"/>
          <w:lang w:val="en-GB"/>
        </w:rPr>
        <w:t>a single</w:t>
      </w:r>
      <w:r w:rsidR="00FB3C6F" w:rsidRPr="00262A01">
        <w:rPr>
          <w:rFonts w:cs="Arial"/>
          <w:color w:val="FF0000"/>
          <w:sz w:val="24"/>
          <w:szCs w:val="24"/>
          <w:lang w:val="en-GB"/>
        </w:rPr>
        <w:t xml:space="preserve"> </w:t>
      </w:r>
      <w:r w:rsidRPr="00262A01">
        <w:rPr>
          <w:rFonts w:cs="Arial"/>
          <w:color w:val="FF0000"/>
          <w:sz w:val="24"/>
          <w:szCs w:val="24"/>
          <w:lang w:val="en-GB"/>
        </w:rPr>
        <w:t xml:space="preserve">LE </w:t>
      </w:r>
      <w:r>
        <w:rPr>
          <w:rFonts w:cs="Arial"/>
          <w:color w:val="FF0000"/>
          <w:sz w:val="24"/>
          <w:szCs w:val="24"/>
          <w:lang w:val="en-GB"/>
        </w:rPr>
        <w:t xml:space="preserve">Extended </w:t>
      </w:r>
      <w:r w:rsidRPr="00262A01">
        <w:rPr>
          <w:rFonts w:cs="Arial"/>
          <w:color w:val="FF0000"/>
          <w:sz w:val="24"/>
          <w:szCs w:val="24"/>
          <w:lang w:val="en-GB"/>
        </w:rPr>
        <w:t>Advertising</w:t>
      </w:r>
      <w:r>
        <w:rPr>
          <w:rFonts w:cs="Arial"/>
          <w:color w:val="FF0000"/>
          <w:sz w:val="24"/>
          <w:szCs w:val="24"/>
          <w:lang w:val="en-GB"/>
        </w:rPr>
        <w:t xml:space="preserve"> </w:t>
      </w:r>
      <w:r w:rsidRPr="00262A01">
        <w:rPr>
          <w:rFonts w:cs="Arial"/>
          <w:color w:val="FF0000"/>
          <w:sz w:val="24"/>
          <w:szCs w:val="24"/>
          <w:lang w:val="en-GB"/>
        </w:rPr>
        <w:t>Report event</w:t>
      </w:r>
      <w:r>
        <w:rPr>
          <w:rFonts w:cs="Arial"/>
          <w:color w:val="FF0000"/>
          <w:sz w:val="24"/>
          <w:szCs w:val="24"/>
          <w:lang w:val="en-GB"/>
        </w:rPr>
        <w:t>, provided all the parameters from all the advertising reports fit in a single HCI event</w:t>
      </w:r>
      <w:r w:rsidRPr="00262A01">
        <w:rPr>
          <w:rFonts w:cs="Arial"/>
          <w:color w:val="FF0000"/>
          <w:sz w:val="24"/>
          <w:szCs w:val="24"/>
          <w:lang w:val="en-GB"/>
        </w:rPr>
        <w:t>.</w:t>
      </w:r>
    </w:p>
    <w:p w14:paraId="3CA6E535" w14:textId="77777777" w:rsidR="00E40CCE" w:rsidRDefault="00E40CCE" w:rsidP="00E40CCE">
      <w:pPr>
        <w:rPr>
          <w:rFonts w:cs="Arial"/>
          <w:color w:val="FF0000"/>
          <w:sz w:val="24"/>
          <w:szCs w:val="24"/>
          <w:lang w:val="en-GB"/>
        </w:rPr>
      </w:pPr>
      <w:r>
        <w:rPr>
          <w:rFonts w:cs="Arial"/>
          <w:color w:val="FF0000"/>
          <w:sz w:val="24"/>
          <w:szCs w:val="24"/>
          <w:lang w:val="en-GB"/>
        </w:rPr>
        <w:t>If both the LE Extended Advertising Report event and the LE Advertising Report event have been unmasked, then only the LE Extended Advertising Report event is used when sending advertising reports to the Host.</w:t>
      </w:r>
    </w:p>
    <w:p w14:paraId="69B3F3A0" w14:textId="77777777" w:rsidR="00416611" w:rsidRDefault="00416611" w:rsidP="00E40CCE">
      <w:pPr>
        <w:rPr>
          <w:rFonts w:cs="Arial"/>
          <w:color w:val="FF0000"/>
          <w:sz w:val="24"/>
          <w:szCs w:val="24"/>
          <w:lang w:val="en-GB"/>
        </w:rPr>
      </w:pPr>
      <w:r>
        <w:rPr>
          <w:rFonts w:cs="Arial"/>
          <w:color w:val="FF0000"/>
          <w:sz w:val="24"/>
          <w:szCs w:val="24"/>
          <w:lang w:val="en-GB"/>
        </w:rPr>
        <w:t xml:space="preserve">The Controller may split the data from a single advertisement </w:t>
      </w:r>
      <w:r w:rsidR="005D00A2">
        <w:rPr>
          <w:rFonts w:cs="Arial"/>
          <w:color w:val="FF0000"/>
          <w:sz w:val="24"/>
          <w:szCs w:val="24"/>
          <w:lang w:val="en-GB"/>
        </w:rPr>
        <w:t xml:space="preserve">(whether one PDU or several) </w:t>
      </w:r>
      <w:r>
        <w:rPr>
          <w:rFonts w:cs="Arial"/>
          <w:color w:val="FF0000"/>
          <w:sz w:val="24"/>
          <w:szCs w:val="24"/>
          <w:lang w:val="en-GB"/>
        </w:rPr>
        <w:t xml:space="preserve">into several reports. If so, each report except the last </w:t>
      </w:r>
      <w:r w:rsidR="005D00A2">
        <w:rPr>
          <w:rFonts w:cs="Arial"/>
          <w:color w:val="FF0000"/>
          <w:sz w:val="24"/>
          <w:szCs w:val="24"/>
          <w:lang w:val="en-GB"/>
        </w:rPr>
        <w:t>sha</w:t>
      </w:r>
      <w:r>
        <w:rPr>
          <w:rFonts w:cs="Arial"/>
          <w:color w:val="FF0000"/>
          <w:sz w:val="24"/>
          <w:szCs w:val="24"/>
          <w:lang w:val="en-GB"/>
        </w:rPr>
        <w:t>ll have</w:t>
      </w:r>
      <w:r w:rsidR="005D00A2">
        <w:rPr>
          <w:rFonts w:cs="Arial"/>
          <w:color w:val="FF0000"/>
          <w:sz w:val="24"/>
          <w:szCs w:val="24"/>
          <w:lang w:val="en-GB"/>
        </w:rPr>
        <w:t xml:space="preserve"> an Event_Type with a data status field of “incomplete, more data to come” while the last shall have the value “complete”; the Address_Type, Address, </w:t>
      </w:r>
      <w:del w:id="96" w:author="Clive D.W. Feather" w:date="2016-04-12T12:46:00Z">
        <w:r w:rsidR="005D00A2" w:rsidDel="00793007">
          <w:rPr>
            <w:rFonts w:cs="Arial"/>
            <w:color w:val="FF0000"/>
            <w:sz w:val="24"/>
            <w:szCs w:val="24"/>
            <w:lang w:val="en-GB"/>
          </w:rPr>
          <w:delText xml:space="preserve">and </w:delText>
        </w:r>
      </w:del>
      <w:r w:rsidR="005D00A2">
        <w:rPr>
          <w:rFonts w:cs="Arial"/>
          <w:color w:val="FF0000"/>
          <w:sz w:val="24"/>
          <w:szCs w:val="24"/>
          <w:lang w:val="en-GB"/>
        </w:rPr>
        <w:t>Advertising_SID</w:t>
      </w:r>
      <w:ins w:id="97" w:author="Clive D.W. Feather" w:date="2016-04-12T12:46:00Z">
        <w:r w:rsidR="00793007">
          <w:rPr>
            <w:rFonts w:cs="Arial"/>
            <w:color w:val="FF0000"/>
            <w:sz w:val="24"/>
            <w:szCs w:val="24"/>
            <w:lang w:val="en-GB"/>
          </w:rPr>
          <w:t>, Primary_PHY, and Secondary_PHY</w:t>
        </w:r>
      </w:ins>
      <w:r w:rsidR="005D00A2">
        <w:rPr>
          <w:rFonts w:cs="Arial"/>
          <w:color w:val="FF0000"/>
          <w:sz w:val="24"/>
          <w:szCs w:val="24"/>
          <w:lang w:val="en-GB"/>
        </w:rPr>
        <w:t xml:space="preserve"> fields shall be the same in all the reports.</w:t>
      </w:r>
    </w:p>
    <w:p w14:paraId="37962501" w14:textId="77777777" w:rsidR="0074297C" w:rsidRPr="0074297C" w:rsidRDefault="0074297C" w:rsidP="00E40CCE">
      <w:pPr>
        <w:rPr>
          <w:rFonts w:cs="Arial"/>
          <w:color w:val="FF0000"/>
          <w:sz w:val="24"/>
          <w:szCs w:val="24"/>
        </w:rPr>
      </w:pPr>
      <w:r w:rsidRPr="00FA0ED5">
        <w:rPr>
          <w:rFonts w:cs="Arial"/>
          <w:color w:val="FF0000"/>
          <w:sz w:val="24"/>
          <w:szCs w:val="24"/>
        </w:rPr>
        <w:t xml:space="preserve">An Event_Type </w:t>
      </w:r>
      <w:r w:rsidR="00FC0767">
        <w:rPr>
          <w:rFonts w:cs="Arial"/>
          <w:color w:val="FF0000"/>
          <w:sz w:val="24"/>
          <w:szCs w:val="24"/>
        </w:rPr>
        <w:t>with a data status field of “incomplete, data truncated”</w:t>
      </w:r>
      <w:r w:rsidRPr="00FA0ED5">
        <w:rPr>
          <w:rFonts w:cs="Arial"/>
          <w:color w:val="FF0000"/>
          <w:sz w:val="24"/>
          <w:szCs w:val="24"/>
        </w:rPr>
        <w:t xml:space="preserve"> indicates that the Controller attempted to receive an AUX_</w:t>
      </w:r>
      <w:r w:rsidR="005D00A2">
        <w:rPr>
          <w:rFonts w:cs="Arial"/>
          <w:color w:val="FF0000"/>
          <w:sz w:val="24"/>
          <w:szCs w:val="24"/>
        </w:rPr>
        <w:t>CHAIN</w:t>
      </w:r>
      <w:r w:rsidRPr="00FA0ED5">
        <w:rPr>
          <w:rFonts w:cs="Arial"/>
          <w:color w:val="FF0000"/>
          <w:sz w:val="24"/>
          <w:szCs w:val="24"/>
        </w:rPr>
        <w:t>_IND PDU but was not successful.</w:t>
      </w:r>
    </w:p>
    <w:p w14:paraId="16167613" w14:textId="77777777" w:rsidR="00562D81" w:rsidRDefault="0038091B" w:rsidP="00E40CCE">
      <w:pPr>
        <w:rPr>
          <w:rFonts w:cs="Arial"/>
          <w:color w:val="FF0000"/>
          <w:sz w:val="24"/>
          <w:szCs w:val="24"/>
        </w:rPr>
      </w:pPr>
      <w:r>
        <w:rPr>
          <w:rFonts w:cs="Arial"/>
          <w:color w:val="FF0000"/>
          <w:sz w:val="24"/>
          <w:szCs w:val="24"/>
        </w:rPr>
        <w:t>W</w:t>
      </w:r>
      <w:r w:rsidR="00562D81">
        <w:rPr>
          <w:rFonts w:cs="Arial"/>
          <w:color w:val="FF0000"/>
          <w:sz w:val="24"/>
          <w:szCs w:val="24"/>
        </w:rPr>
        <w:t xml:space="preserve">here the event being reported used a legacy advertising PDU, the </w:t>
      </w:r>
      <w:r w:rsidR="00416611">
        <w:rPr>
          <w:rFonts w:cs="Arial"/>
          <w:color w:val="FF0000"/>
          <w:sz w:val="24"/>
          <w:szCs w:val="24"/>
        </w:rPr>
        <w:t xml:space="preserve">Controller </w:t>
      </w:r>
      <w:r>
        <w:rPr>
          <w:rFonts w:cs="Arial"/>
          <w:color w:val="FF0000"/>
          <w:sz w:val="24"/>
          <w:szCs w:val="24"/>
        </w:rPr>
        <w:t>shall</w:t>
      </w:r>
      <w:r w:rsidR="00416611">
        <w:rPr>
          <w:rFonts w:cs="Arial"/>
          <w:color w:val="FF0000"/>
          <w:sz w:val="24"/>
          <w:szCs w:val="24"/>
        </w:rPr>
        <w:t xml:space="preserve"> set the </w:t>
      </w:r>
      <w:r w:rsidR="00562D81">
        <w:rPr>
          <w:rFonts w:cs="Arial"/>
          <w:color w:val="FF0000"/>
          <w:sz w:val="24"/>
          <w:szCs w:val="24"/>
        </w:rPr>
        <w:t xml:space="preserve">Event_Type </w:t>
      </w:r>
      <w:r w:rsidR="00416611">
        <w:rPr>
          <w:rFonts w:cs="Arial"/>
          <w:color w:val="FF0000"/>
          <w:sz w:val="24"/>
          <w:szCs w:val="24"/>
        </w:rPr>
        <w:t>to the</w:t>
      </w:r>
      <w:r w:rsidR="00562D81">
        <w:rPr>
          <w:rFonts w:cs="Arial"/>
          <w:color w:val="FF0000"/>
          <w:sz w:val="24"/>
          <w:szCs w:val="24"/>
        </w:rPr>
        <w:t xml:space="preserve"> value specified in table 7.X.</w:t>
      </w:r>
    </w:p>
    <w:tbl>
      <w:tblPr>
        <w:tblStyle w:val="TableGrid"/>
        <w:tblW w:w="0" w:type="auto"/>
        <w:tblLook w:val="04A0" w:firstRow="1" w:lastRow="0" w:firstColumn="1" w:lastColumn="0" w:noHBand="0" w:noVBand="1"/>
      </w:tblPr>
      <w:tblGrid>
        <w:gridCol w:w="2630"/>
        <w:gridCol w:w="1564"/>
      </w:tblGrid>
      <w:tr w:rsidR="00562D81" w14:paraId="614A6EF2" w14:textId="77777777" w:rsidTr="00562D81">
        <w:tc>
          <w:tcPr>
            <w:tcW w:w="0" w:type="auto"/>
          </w:tcPr>
          <w:p w14:paraId="76BC8127" w14:textId="77777777" w:rsidR="00562D81" w:rsidRPr="00392797" w:rsidRDefault="00562D81" w:rsidP="00E40CCE">
            <w:pPr>
              <w:rPr>
                <w:rFonts w:cs="Arial"/>
                <w:b/>
                <w:color w:val="FF0000"/>
                <w:sz w:val="24"/>
                <w:szCs w:val="24"/>
              </w:rPr>
            </w:pPr>
            <w:r>
              <w:rPr>
                <w:rFonts w:cs="Arial"/>
                <w:b/>
                <w:color w:val="FF0000"/>
                <w:sz w:val="24"/>
                <w:szCs w:val="24"/>
              </w:rPr>
              <w:t>PDU type</w:t>
            </w:r>
          </w:p>
        </w:tc>
        <w:tc>
          <w:tcPr>
            <w:tcW w:w="0" w:type="auto"/>
          </w:tcPr>
          <w:p w14:paraId="38B3B599" w14:textId="77777777" w:rsidR="00562D81" w:rsidRPr="00392797" w:rsidRDefault="00562D81" w:rsidP="00E40CCE">
            <w:pPr>
              <w:rPr>
                <w:rFonts w:cs="Arial"/>
                <w:b/>
                <w:color w:val="FF0000"/>
                <w:sz w:val="24"/>
                <w:szCs w:val="24"/>
              </w:rPr>
            </w:pPr>
            <w:r>
              <w:rPr>
                <w:rFonts w:cs="Arial"/>
                <w:b/>
                <w:color w:val="FF0000"/>
                <w:sz w:val="24"/>
                <w:szCs w:val="24"/>
              </w:rPr>
              <w:t>Event_Type</w:t>
            </w:r>
          </w:p>
        </w:tc>
      </w:tr>
      <w:tr w:rsidR="00562D81" w14:paraId="16DFC0D9" w14:textId="77777777" w:rsidTr="00562D81">
        <w:tc>
          <w:tcPr>
            <w:tcW w:w="0" w:type="auto"/>
          </w:tcPr>
          <w:p w14:paraId="7F8F14E0" w14:textId="77777777" w:rsidR="00562D81" w:rsidRDefault="00562D81" w:rsidP="00E40CCE">
            <w:pPr>
              <w:rPr>
                <w:rFonts w:cs="Arial"/>
                <w:color w:val="FF0000"/>
                <w:sz w:val="24"/>
                <w:szCs w:val="24"/>
              </w:rPr>
            </w:pPr>
            <w:r>
              <w:rPr>
                <w:rFonts w:cs="Arial"/>
                <w:color w:val="FF0000"/>
                <w:sz w:val="24"/>
                <w:szCs w:val="24"/>
              </w:rPr>
              <w:t>ADV_IND</w:t>
            </w:r>
          </w:p>
        </w:tc>
        <w:tc>
          <w:tcPr>
            <w:tcW w:w="0" w:type="auto"/>
          </w:tcPr>
          <w:p w14:paraId="2F20C2D9" w14:textId="77777777" w:rsidR="00562D81" w:rsidRDefault="00416611" w:rsidP="00E40CCE">
            <w:pPr>
              <w:rPr>
                <w:rFonts w:cs="Arial"/>
                <w:color w:val="FF0000"/>
                <w:sz w:val="24"/>
                <w:szCs w:val="24"/>
              </w:rPr>
            </w:pPr>
            <w:r>
              <w:rPr>
                <w:rFonts w:cs="Arial"/>
                <w:color w:val="FF0000"/>
                <w:sz w:val="24"/>
                <w:szCs w:val="24"/>
              </w:rPr>
              <w:t>0010011b</w:t>
            </w:r>
          </w:p>
        </w:tc>
      </w:tr>
      <w:tr w:rsidR="00562D81" w14:paraId="36CB367B" w14:textId="77777777" w:rsidTr="00562D81">
        <w:tc>
          <w:tcPr>
            <w:tcW w:w="0" w:type="auto"/>
          </w:tcPr>
          <w:p w14:paraId="20F5F949" w14:textId="77777777" w:rsidR="00562D81" w:rsidRDefault="00562D81" w:rsidP="00E40CCE">
            <w:pPr>
              <w:rPr>
                <w:rFonts w:cs="Arial"/>
                <w:color w:val="FF0000"/>
                <w:sz w:val="24"/>
                <w:szCs w:val="24"/>
              </w:rPr>
            </w:pPr>
            <w:r>
              <w:rPr>
                <w:rFonts w:cs="Arial"/>
                <w:color w:val="FF0000"/>
                <w:sz w:val="24"/>
                <w:szCs w:val="24"/>
              </w:rPr>
              <w:t>ADV_DIRECT_IND</w:t>
            </w:r>
          </w:p>
        </w:tc>
        <w:tc>
          <w:tcPr>
            <w:tcW w:w="0" w:type="auto"/>
          </w:tcPr>
          <w:p w14:paraId="17691EB1" w14:textId="77777777" w:rsidR="00562D81" w:rsidRDefault="00416611" w:rsidP="00E40CCE">
            <w:pPr>
              <w:rPr>
                <w:rFonts w:cs="Arial"/>
                <w:color w:val="FF0000"/>
                <w:sz w:val="24"/>
                <w:szCs w:val="24"/>
              </w:rPr>
            </w:pPr>
            <w:r>
              <w:rPr>
                <w:rFonts w:cs="Arial"/>
                <w:color w:val="FF0000"/>
                <w:sz w:val="24"/>
                <w:szCs w:val="24"/>
              </w:rPr>
              <w:t>0010101b</w:t>
            </w:r>
          </w:p>
        </w:tc>
      </w:tr>
      <w:tr w:rsidR="00562D81" w14:paraId="05503FEE" w14:textId="77777777" w:rsidTr="00562D81">
        <w:tc>
          <w:tcPr>
            <w:tcW w:w="0" w:type="auto"/>
          </w:tcPr>
          <w:p w14:paraId="2CF5DFC8" w14:textId="77777777" w:rsidR="00562D81" w:rsidRDefault="00562D81" w:rsidP="00E40CCE">
            <w:pPr>
              <w:rPr>
                <w:rFonts w:cs="Arial"/>
                <w:color w:val="FF0000"/>
                <w:sz w:val="24"/>
                <w:szCs w:val="24"/>
              </w:rPr>
            </w:pPr>
            <w:r>
              <w:rPr>
                <w:rFonts w:cs="Arial"/>
                <w:color w:val="FF0000"/>
                <w:sz w:val="24"/>
                <w:szCs w:val="24"/>
              </w:rPr>
              <w:t>ADV_SCAN_IND</w:t>
            </w:r>
          </w:p>
        </w:tc>
        <w:tc>
          <w:tcPr>
            <w:tcW w:w="0" w:type="auto"/>
          </w:tcPr>
          <w:p w14:paraId="6F96BFFD" w14:textId="77777777" w:rsidR="00562D81" w:rsidRDefault="00416611" w:rsidP="00E40CCE">
            <w:pPr>
              <w:rPr>
                <w:rFonts w:cs="Arial"/>
                <w:color w:val="FF0000"/>
                <w:sz w:val="24"/>
                <w:szCs w:val="24"/>
              </w:rPr>
            </w:pPr>
            <w:r>
              <w:rPr>
                <w:rFonts w:cs="Arial"/>
                <w:color w:val="FF0000"/>
                <w:sz w:val="24"/>
                <w:szCs w:val="24"/>
              </w:rPr>
              <w:t>0010010b</w:t>
            </w:r>
          </w:p>
        </w:tc>
      </w:tr>
      <w:tr w:rsidR="00562D81" w14:paraId="41B3AB85" w14:textId="77777777" w:rsidTr="00562D81">
        <w:tc>
          <w:tcPr>
            <w:tcW w:w="0" w:type="auto"/>
          </w:tcPr>
          <w:p w14:paraId="72B13A0A" w14:textId="77777777" w:rsidR="00562D81" w:rsidRDefault="00562D81" w:rsidP="00E40CCE">
            <w:pPr>
              <w:rPr>
                <w:rFonts w:cs="Arial"/>
                <w:color w:val="FF0000"/>
                <w:sz w:val="24"/>
                <w:szCs w:val="24"/>
              </w:rPr>
            </w:pPr>
            <w:r>
              <w:rPr>
                <w:rFonts w:cs="Arial"/>
                <w:color w:val="FF0000"/>
                <w:sz w:val="24"/>
                <w:szCs w:val="24"/>
              </w:rPr>
              <w:t>ADV_NONCONN_IND</w:t>
            </w:r>
          </w:p>
        </w:tc>
        <w:tc>
          <w:tcPr>
            <w:tcW w:w="0" w:type="auto"/>
          </w:tcPr>
          <w:p w14:paraId="140C94C3" w14:textId="77777777" w:rsidR="00562D81" w:rsidRDefault="00416611" w:rsidP="00E40CCE">
            <w:pPr>
              <w:rPr>
                <w:rFonts w:cs="Arial"/>
                <w:color w:val="FF0000"/>
                <w:sz w:val="24"/>
                <w:szCs w:val="24"/>
              </w:rPr>
            </w:pPr>
            <w:r>
              <w:rPr>
                <w:rFonts w:cs="Arial"/>
                <w:color w:val="FF0000"/>
                <w:sz w:val="24"/>
                <w:szCs w:val="24"/>
              </w:rPr>
              <w:t>0010000b</w:t>
            </w:r>
          </w:p>
        </w:tc>
      </w:tr>
      <w:tr w:rsidR="00562D81" w14:paraId="4C1DE834" w14:textId="77777777" w:rsidTr="00562D81">
        <w:tc>
          <w:tcPr>
            <w:tcW w:w="0" w:type="auto"/>
          </w:tcPr>
          <w:p w14:paraId="24C7ED60" w14:textId="77777777" w:rsidR="00562D81" w:rsidRDefault="00562D81" w:rsidP="00E40CCE">
            <w:pPr>
              <w:rPr>
                <w:rFonts w:cs="Arial"/>
                <w:color w:val="FF0000"/>
                <w:sz w:val="24"/>
                <w:szCs w:val="24"/>
              </w:rPr>
            </w:pPr>
            <w:r>
              <w:rPr>
                <w:rFonts w:cs="Arial"/>
                <w:color w:val="FF0000"/>
                <w:sz w:val="24"/>
                <w:szCs w:val="24"/>
              </w:rPr>
              <w:t>SCAN_RSP</w:t>
            </w:r>
          </w:p>
        </w:tc>
        <w:tc>
          <w:tcPr>
            <w:tcW w:w="0" w:type="auto"/>
          </w:tcPr>
          <w:p w14:paraId="24EA5079" w14:textId="77777777" w:rsidR="00562D81" w:rsidRDefault="00416611" w:rsidP="00E40CCE">
            <w:pPr>
              <w:rPr>
                <w:rFonts w:cs="Arial"/>
                <w:color w:val="FF0000"/>
                <w:sz w:val="24"/>
                <w:szCs w:val="24"/>
              </w:rPr>
            </w:pPr>
            <w:r>
              <w:rPr>
                <w:rFonts w:cs="Arial"/>
                <w:color w:val="FF0000"/>
                <w:sz w:val="24"/>
                <w:szCs w:val="24"/>
              </w:rPr>
              <w:t>0011000b</w:t>
            </w:r>
          </w:p>
        </w:tc>
      </w:tr>
    </w:tbl>
    <w:p w14:paraId="32620036" w14:textId="77777777" w:rsidR="00562D81" w:rsidRPr="00392797" w:rsidRDefault="00416611" w:rsidP="00E40CCE">
      <w:pPr>
        <w:rPr>
          <w:rFonts w:cs="Arial"/>
          <w:i/>
          <w:color w:val="FF0000"/>
        </w:rPr>
      </w:pPr>
      <w:r w:rsidRPr="00392797">
        <w:rPr>
          <w:rFonts w:cs="Arial"/>
          <w:i/>
          <w:color w:val="FF0000"/>
        </w:rPr>
        <w:t>Table 7.X: Event_Type values for legacy PDUs</w:t>
      </w:r>
    </w:p>
    <w:p w14:paraId="74AEF1FA" w14:textId="77777777" w:rsidR="000F4491" w:rsidRDefault="000F4491" w:rsidP="00E40CCE">
      <w:pPr>
        <w:rPr>
          <w:rFonts w:cs="Arial"/>
          <w:color w:val="FF0000"/>
          <w:sz w:val="24"/>
          <w:szCs w:val="24"/>
        </w:rPr>
      </w:pPr>
      <w:r>
        <w:rPr>
          <w:rFonts w:cs="Arial"/>
          <w:color w:val="FF0000"/>
          <w:sz w:val="24"/>
          <w:szCs w:val="24"/>
        </w:rPr>
        <w:t xml:space="preserve">If the Event_Type indicates a legacy PDU (bit 4 = 1), the Primary_PHY parameter shall indicate the </w:t>
      </w:r>
      <w:r w:rsidR="00003229">
        <w:rPr>
          <w:rFonts w:cs="Arial"/>
          <w:color w:val="FF0000"/>
          <w:sz w:val="24"/>
          <w:szCs w:val="24"/>
        </w:rPr>
        <w:t xml:space="preserve">LE </w:t>
      </w:r>
      <w:r>
        <w:rPr>
          <w:rFonts w:cs="Arial"/>
          <w:color w:val="FF0000"/>
          <w:sz w:val="24"/>
          <w:szCs w:val="24"/>
        </w:rPr>
        <w:t>1M PHY and the Secondary_PHY parameter shall be ignored.</w:t>
      </w:r>
      <w:r w:rsidR="00003229">
        <w:rPr>
          <w:rFonts w:cs="Arial"/>
          <w:color w:val="FF0000"/>
          <w:sz w:val="24"/>
          <w:szCs w:val="24"/>
        </w:rPr>
        <w:t xml:space="preserve">  Otherwise, </w:t>
      </w:r>
      <w:r>
        <w:rPr>
          <w:rFonts w:cs="Arial"/>
          <w:color w:val="FF0000"/>
          <w:sz w:val="24"/>
          <w:szCs w:val="24"/>
        </w:rPr>
        <w:t xml:space="preserve">the Primary_PHY parameter indicates the PHY used to send the advertising PDU on the primary advertising channel and Secondary_PHY parameter indicates the PHY used to send the advertising PDU on the secondary advertising channel. </w:t>
      </w:r>
    </w:p>
    <w:p w14:paraId="76860644" w14:textId="77777777" w:rsidR="00E40CCE" w:rsidRDefault="00E40CCE" w:rsidP="00E40CCE">
      <w:pPr>
        <w:rPr>
          <w:rFonts w:cs="Arial"/>
          <w:color w:val="FF0000"/>
          <w:sz w:val="24"/>
          <w:szCs w:val="24"/>
        </w:rPr>
      </w:pPr>
      <w:r>
        <w:rPr>
          <w:rFonts w:cs="Arial"/>
          <w:color w:val="FF0000"/>
          <w:sz w:val="24"/>
          <w:szCs w:val="24"/>
        </w:rPr>
        <w:t xml:space="preserve">The Periodic_Advertising_Interval event parameter is </w:t>
      </w:r>
      <w:r w:rsidR="00C83AD2">
        <w:rPr>
          <w:rFonts w:cs="Arial"/>
          <w:color w:val="FF0000"/>
          <w:sz w:val="24"/>
          <w:szCs w:val="24"/>
        </w:rPr>
        <w:t>set to zero when no periodic advertising exists as part of the advertising set</w:t>
      </w:r>
      <w:r>
        <w:rPr>
          <w:rFonts w:cs="Arial"/>
          <w:color w:val="FF0000"/>
          <w:sz w:val="24"/>
          <w:szCs w:val="24"/>
        </w:rPr>
        <w:t>.</w:t>
      </w:r>
    </w:p>
    <w:p w14:paraId="0EAB680D" w14:textId="77777777" w:rsidR="00373A31" w:rsidRDefault="00AE6DC8" w:rsidP="00E40CCE">
      <w:pPr>
        <w:rPr>
          <w:rFonts w:cs="Arial"/>
          <w:color w:val="FF0000"/>
          <w:sz w:val="24"/>
          <w:szCs w:val="24"/>
        </w:rPr>
      </w:pPr>
      <w:r>
        <w:rPr>
          <w:rFonts w:cs="Arial"/>
          <w:color w:val="FF0000"/>
          <w:sz w:val="24"/>
          <w:szCs w:val="24"/>
        </w:rPr>
        <w:t xml:space="preserve">When multiple advertising </w:t>
      </w:r>
      <w:r w:rsidR="00FC0767">
        <w:rPr>
          <w:rFonts w:cs="Arial"/>
          <w:color w:val="FF0000"/>
          <w:sz w:val="24"/>
          <w:szCs w:val="24"/>
        </w:rPr>
        <w:t xml:space="preserve">packets </w:t>
      </w:r>
      <w:r>
        <w:rPr>
          <w:rFonts w:cs="Arial"/>
          <w:color w:val="FF0000"/>
          <w:sz w:val="24"/>
          <w:szCs w:val="24"/>
        </w:rPr>
        <w:t>are used to complete a single advertising report (</w:t>
      </w:r>
      <w:r w:rsidR="00FC0767">
        <w:rPr>
          <w:rFonts w:cs="Arial"/>
          <w:color w:val="FF0000"/>
          <w:sz w:val="24"/>
          <w:szCs w:val="24"/>
        </w:rPr>
        <w:t xml:space="preserve">e.g. a packet containing an </w:t>
      </w:r>
      <w:r>
        <w:rPr>
          <w:rFonts w:cs="Arial"/>
          <w:color w:val="FF0000"/>
          <w:sz w:val="24"/>
          <w:szCs w:val="24"/>
        </w:rPr>
        <w:t xml:space="preserve">ADV_EXT_IND </w:t>
      </w:r>
      <w:r w:rsidR="00FC0767">
        <w:rPr>
          <w:rFonts w:cs="Arial"/>
          <w:color w:val="FF0000"/>
          <w:sz w:val="24"/>
          <w:szCs w:val="24"/>
        </w:rPr>
        <w:t xml:space="preserve">PDU combined with one containing an </w:t>
      </w:r>
      <w:r>
        <w:rPr>
          <w:rFonts w:cs="Arial"/>
          <w:color w:val="FF0000"/>
          <w:sz w:val="24"/>
          <w:szCs w:val="24"/>
        </w:rPr>
        <w:t xml:space="preserve">AUX_ADV_IND </w:t>
      </w:r>
      <w:r w:rsidR="00FC0767">
        <w:rPr>
          <w:rFonts w:cs="Arial"/>
          <w:color w:val="FF0000"/>
          <w:sz w:val="24"/>
          <w:szCs w:val="24"/>
        </w:rPr>
        <w:t>PDU</w:t>
      </w:r>
      <w:r>
        <w:rPr>
          <w:rFonts w:cs="Arial"/>
          <w:color w:val="FF0000"/>
          <w:sz w:val="24"/>
          <w:szCs w:val="24"/>
        </w:rPr>
        <w:t>)</w:t>
      </w:r>
      <w:r w:rsidR="00FC0767">
        <w:rPr>
          <w:rFonts w:cs="Arial"/>
          <w:color w:val="FF0000"/>
          <w:sz w:val="24"/>
          <w:szCs w:val="24"/>
        </w:rPr>
        <w:t xml:space="preserve">, </w:t>
      </w:r>
      <w:r>
        <w:rPr>
          <w:rFonts w:cs="Arial"/>
          <w:color w:val="FF0000"/>
          <w:sz w:val="24"/>
          <w:szCs w:val="24"/>
        </w:rPr>
        <w:t>the RSSI and TxPower event parameters</w:t>
      </w:r>
      <w:r w:rsidR="00FC0767">
        <w:rPr>
          <w:rFonts w:cs="Arial"/>
          <w:color w:val="FF0000"/>
          <w:sz w:val="24"/>
          <w:szCs w:val="24"/>
        </w:rPr>
        <w:t xml:space="preserve"> shall be set based on the last packet received</w:t>
      </w:r>
      <w:r>
        <w:rPr>
          <w:rFonts w:cs="Arial"/>
          <w:color w:val="FF0000"/>
          <w:sz w:val="24"/>
          <w:szCs w:val="24"/>
        </w:rPr>
        <w:t>.</w:t>
      </w:r>
    </w:p>
    <w:p w14:paraId="60C36C40" w14:textId="77777777" w:rsidR="000F4491" w:rsidRPr="009211DF" w:rsidRDefault="000F4491" w:rsidP="00E40CCE">
      <w:pPr>
        <w:rPr>
          <w:rFonts w:cs="Arial"/>
          <w:color w:val="FF0000"/>
          <w:sz w:val="24"/>
          <w:szCs w:val="24"/>
        </w:rPr>
      </w:pPr>
    </w:p>
    <w:p w14:paraId="441CAF90" w14:textId="77777777" w:rsidR="00E40CCE" w:rsidRPr="009211DF" w:rsidRDefault="00E40CCE" w:rsidP="00E40CCE">
      <w:pPr>
        <w:rPr>
          <w:rFonts w:cs="Arial"/>
          <w:b/>
          <w:color w:val="FF0000"/>
          <w:sz w:val="24"/>
          <w:szCs w:val="24"/>
        </w:rPr>
      </w:pPr>
      <w:r w:rsidRPr="009211DF">
        <w:rPr>
          <w:rFonts w:cs="Arial"/>
          <w:b/>
          <w:color w:val="FF0000"/>
          <w:sz w:val="24"/>
          <w:szCs w:val="24"/>
        </w:rPr>
        <w:t>Event Parameters:</w:t>
      </w:r>
    </w:p>
    <w:p w14:paraId="1B87F8C3" w14:textId="77777777" w:rsidR="00E40CCE" w:rsidRPr="009211DF" w:rsidRDefault="00E40CCE" w:rsidP="00E40CCE">
      <w:pPr>
        <w:spacing w:after="0"/>
        <w:rPr>
          <w:rFonts w:cs="Arial"/>
          <w:i/>
          <w:color w:val="FF0000"/>
          <w:sz w:val="24"/>
          <w:szCs w:val="24"/>
        </w:rPr>
      </w:pPr>
      <w:r w:rsidRPr="009211DF">
        <w:rPr>
          <w:rFonts w:cs="Arial"/>
          <w:i/>
          <w:color w:val="FF0000"/>
          <w:sz w:val="24"/>
          <w:szCs w:val="24"/>
        </w:rPr>
        <w:t>Subevent_Code:</w:t>
      </w:r>
      <w:r w:rsidRPr="009211DF">
        <w:rPr>
          <w:rFonts w:cs="Arial"/>
          <w:i/>
          <w:color w:val="FF0000"/>
          <w:sz w:val="24"/>
          <w:szCs w:val="24"/>
        </w:rPr>
        <w:tab/>
      </w:r>
      <w:r w:rsidRPr="009211DF">
        <w:rPr>
          <w:rFonts w:cs="Arial"/>
          <w:i/>
          <w:color w:val="FF0000"/>
          <w:sz w:val="24"/>
          <w:szCs w:val="24"/>
        </w:rPr>
        <w:tab/>
      </w:r>
      <w:r w:rsidRPr="009211DF">
        <w:rPr>
          <w:rFonts w:cs="Arial"/>
          <w:i/>
          <w:color w:val="FF0000"/>
          <w:sz w:val="24"/>
          <w:szCs w:val="24"/>
        </w:rPr>
        <w:tab/>
      </w:r>
      <w:r w:rsidRPr="009211DF">
        <w:rPr>
          <w:rFonts w:cs="Arial"/>
          <w:i/>
          <w:color w:val="FF0000"/>
          <w:sz w:val="24"/>
          <w:szCs w:val="24"/>
        </w:rPr>
        <w:tab/>
      </w:r>
      <w:r w:rsidRPr="009211DF">
        <w:rPr>
          <w:rFonts w:cs="Arial"/>
          <w:i/>
          <w:color w:val="FF0000"/>
          <w:sz w:val="24"/>
          <w:szCs w:val="24"/>
        </w:rPr>
        <w:tab/>
      </w:r>
      <w:r w:rsidRPr="009211DF">
        <w:rPr>
          <w:rFonts w:cs="Arial"/>
          <w:i/>
          <w:color w:val="FF0000"/>
          <w:sz w:val="24"/>
          <w:szCs w:val="24"/>
        </w:rPr>
        <w:tab/>
      </w:r>
      <w:r w:rsidRPr="009211DF">
        <w:rPr>
          <w:rFonts w:cs="Arial"/>
          <w:i/>
          <w:color w:val="FF0000"/>
          <w:sz w:val="24"/>
          <w:szCs w:val="24"/>
        </w:rPr>
        <w:tab/>
      </w:r>
      <w:r w:rsidRPr="009211DF">
        <w:rPr>
          <w:rFonts w:cs="Arial"/>
          <w:i/>
          <w:color w:val="FF0000"/>
          <w:sz w:val="24"/>
          <w:szCs w:val="24"/>
        </w:rPr>
        <w:tab/>
        <w:t>Size: 1 Octet</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816"/>
        <w:gridCol w:w="6999"/>
      </w:tblGrid>
      <w:tr w:rsidR="00E40CCE" w:rsidRPr="009211DF" w14:paraId="767DA2A6" w14:textId="77777777" w:rsidTr="00E40CCE">
        <w:trPr>
          <w:cnfStyle w:val="100000000000" w:firstRow="1" w:lastRow="0" w:firstColumn="0" w:lastColumn="0" w:oddVBand="0" w:evenVBand="0" w:oddHBand="0" w:evenHBand="0" w:firstRowFirstColumn="0" w:firstRowLastColumn="0" w:lastRowFirstColumn="0" w:lastRowLastColumn="0"/>
          <w:cantSplit/>
          <w:trHeight w:val="579"/>
        </w:trPr>
        <w:tc>
          <w:tcPr>
            <w:tcW w:w="1816" w:type="dxa"/>
            <w:tcBorders>
              <w:top w:val="single" w:sz="4" w:space="0" w:color="auto"/>
              <w:left w:val="single" w:sz="4" w:space="0" w:color="auto"/>
              <w:bottom w:val="single" w:sz="4" w:space="0" w:color="auto"/>
              <w:right w:val="single" w:sz="4" w:space="0" w:color="auto"/>
            </w:tcBorders>
            <w:shd w:val="clear" w:color="auto" w:fill="BBFAFD"/>
          </w:tcPr>
          <w:p w14:paraId="4A5F1553" w14:textId="77777777" w:rsidR="00E40CCE" w:rsidRPr="009211DF" w:rsidRDefault="00E40CCE" w:rsidP="00E40CCE">
            <w:pPr>
              <w:pStyle w:val="Tableheading"/>
              <w:spacing w:before="96"/>
              <w:rPr>
                <w:rFonts w:cs="Arial"/>
                <w:color w:val="FF0000"/>
                <w:sz w:val="24"/>
                <w:szCs w:val="24"/>
              </w:rPr>
            </w:pPr>
            <w:r w:rsidRPr="009211DF">
              <w:rPr>
                <w:rFonts w:cs="Arial"/>
                <w:color w:val="FF0000"/>
                <w:sz w:val="24"/>
                <w:szCs w:val="24"/>
              </w:rPr>
              <w:t>Value</w:t>
            </w:r>
          </w:p>
        </w:tc>
        <w:tc>
          <w:tcPr>
            <w:tcW w:w="6999" w:type="dxa"/>
            <w:tcBorders>
              <w:top w:val="single" w:sz="4" w:space="0" w:color="auto"/>
              <w:left w:val="single" w:sz="4" w:space="0" w:color="auto"/>
              <w:bottom w:val="single" w:sz="4" w:space="0" w:color="auto"/>
              <w:right w:val="single" w:sz="4" w:space="0" w:color="auto"/>
            </w:tcBorders>
            <w:shd w:val="clear" w:color="auto" w:fill="BBFAFD"/>
            <w:hideMark/>
          </w:tcPr>
          <w:p w14:paraId="3CC1EBBE" w14:textId="77777777" w:rsidR="00E40CCE" w:rsidRPr="009211DF" w:rsidRDefault="00E40CCE" w:rsidP="00E40CCE">
            <w:pPr>
              <w:pStyle w:val="Tableheading"/>
              <w:spacing w:before="96"/>
              <w:rPr>
                <w:rFonts w:cs="Arial"/>
                <w:color w:val="FF0000"/>
                <w:sz w:val="24"/>
                <w:szCs w:val="24"/>
              </w:rPr>
            </w:pPr>
            <w:r w:rsidRPr="009211DF">
              <w:rPr>
                <w:rFonts w:cs="Arial"/>
                <w:color w:val="FF0000"/>
                <w:sz w:val="24"/>
                <w:szCs w:val="24"/>
              </w:rPr>
              <w:t>Parameter Description</w:t>
            </w:r>
          </w:p>
        </w:tc>
      </w:tr>
      <w:tr w:rsidR="00E40CCE" w:rsidRPr="009211DF" w14:paraId="313CA3A0" w14:textId="77777777" w:rsidTr="005D341E">
        <w:trPr>
          <w:trHeight w:val="184"/>
        </w:trPr>
        <w:tc>
          <w:tcPr>
            <w:tcW w:w="1816" w:type="dxa"/>
            <w:tcBorders>
              <w:top w:val="single" w:sz="4" w:space="0" w:color="auto"/>
              <w:left w:val="single" w:sz="4" w:space="0" w:color="auto"/>
              <w:bottom w:val="single" w:sz="4" w:space="0" w:color="auto"/>
              <w:right w:val="single" w:sz="4" w:space="0" w:color="auto"/>
            </w:tcBorders>
            <w:shd w:val="clear" w:color="auto" w:fill="auto"/>
            <w:vAlign w:val="top"/>
          </w:tcPr>
          <w:p w14:paraId="4CD5B736" w14:textId="77777777" w:rsidR="00E40CCE" w:rsidRPr="009211DF" w:rsidRDefault="00221AB5" w:rsidP="00E40CCE">
            <w:pPr>
              <w:pStyle w:val="CellBody"/>
              <w:spacing w:before="96"/>
              <w:rPr>
                <w:rFonts w:ascii="Arial" w:hAnsi="Arial" w:cs="Arial"/>
                <w:color w:val="FF0000"/>
                <w:sz w:val="24"/>
                <w:szCs w:val="24"/>
              </w:rPr>
            </w:pPr>
            <w:r>
              <w:rPr>
                <w:rFonts w:ascii="Arial" w:hAnsi="Arial" w:cs="Arial"/>
                <w:color w:val="FF0000"/>
                <w:sz w:val="24"/>
                <w:szCs w:val="24"/>
              </w:rPr>
              <w:t>0x0D</w:t>
            </w:r>
          </w:p>
        </w:tc>
        <w:tc>
          <w:tcPr>
            <w:tcW w:w="6999" w:type="dxa"/>
            <w:tcBorders>
              <w:top w:val="single" w:sz="4" w:space="0" w:color="auto"/>
              <w:left w:val="single" w:sz="4" w:space="0" w:color="auto"/>
              <w:bottom w:val="single" w:sz="4" w:space="0" w:color="auto"/>
              <w:right w:val="single" w:sz="4" w:space="0" w:color="auto"/>
            </w:tcBorders>
            <w:shd w:val="clear" w:color="auto" w:fill="auto"/>
            <w:vAlign w:val="top"/>
          </w:tcPr>
          <w:p w14:paraId="3DE264AA" w14:textId="77777777" w:rsidR="00E40CCE" w:rsidRPr="009211DF" w:rsidRDefault="00E40CCE" w:rsidP="00E40CCE">
            <w:pPr>
              <w:pStyle w:val="CellBody"/>
              <w:spacing w:before="96"/>
              <w:rPr>
                <w:rFonts w:ascii="Arial" w:hAnsi="Arial" w:cs="Arial"/>
                <w:color w:val="FF0000"/>
                <w:sz w:val="24"/>
                <w:szCs w:val="24"/>
              </w:rPr>
            </w:pPr>
            <w:r>
              <w:rPr>
                <w:rFonts w:ascii="Arial" w:hAnsi="Arial" w:cs="Arial"/>
                <w:color w:val="FF0000"/>
                <w:sz w:val="24"/>
                <w:szCs w:val="24"/>
              </w:rPr>
              <w:t xml:space="preserve">Subevent code for </w:t>
            </w:r>
            <w:r w:rsidR="009D2E30">
              <w:rPr>
                <w:rFonts w:ascii="Arial" w:hAnsi="Arial" w:cs="Arial"/>
                <w:color w:val="FF0000"/>
                <w:sz w:val="24"/>
                <w:szCs w:val="24"/>
              </w:rPr>
              <w:t xml:space="preserve">the </w:t>
            </w:r>
            <w:r>
              <w:rPr>
                <w:rFonts w:ascii="Arial" w:hAnsi="Arial" w:cs="Arial"/>
                <w:color w:val="FF0000"/>
                <w:sz w:val="24"/>
                <w:szCs w:val="24"/>
              </w:rPr>
              <w:t>LE Extended Advertising Report event</w:t>
            </w:r>
          </w:p>
        </w:tc>
      </w:tr>
    </w:tbl>
    <w:p w14:paraId="7E5E111B" w14:textId="77777777" w:rsidR="00E40CCE" w:rsidRPr="009211DF" w:rsidRDefault="00E40CCE" w:rsidP="00E40CCE">
      <w:pPr>
        <w:rPr>
          <w:rFonts w:cs="Arial"/>
          <w:i/>
          <w:color w:val="FF0000"/>
          <w:sz w:val="24"/>
          <w:szCs w:val="24"/>
        </w:rPr>
      </w:pPr>
    </w:p>
    <w:p w14:paraId="79C32CCB" w14:textId="77777777" w:rsidR="00E40CCE" w:rsidRPr="009211DF" w:rsidRDefault="00E40CCE" w:rsidP="00E40CCE">
      <w:pPr>
        <w:spacing w:after="0"/>
        <w:rPr>
          <w:rFonts w:cs="Arial"/>
          <w:i/>
          <w:color w:val="FF0000"/>
          <w:sz w:val="24"/>
          <w:szCs w:val="24"/>
        </w:rPr>
      </w:pPr>
      <w:r w:rsidRPr="009211DF">
        <w:rPr>
          <w:rFonts w:cs="Arial"/>
          <w:i/>
          <w:color w:val="FF0000"/>
          <w:sz w:val="24"/>
          <w:szCs w:val="24"/>
        </w:rPr>
        <w:t>Num_Reports:</w:t>
      </w:r>
      <w:r w:rsidRPr="009211DF">
        <w:rPr>
          <w:rFonts w:cs="Arial"/>
          <w:i/>
          <w:color w:val="FF0000"/>
          <w:sz w:val="24"/>
          <w:szCs w:val="24"/>
        </w:rPr>
        <w:tab/>
      </w:r>
      <w:r w:rsidRPr="009211DF">
        <w:rPr>
          <w:rFonts w:cs="Arial"/>
          <w:i/>
          <w:color w:val="FF0000"/>
          <w:sz w:val="24"/>
          <w:szCs w:val="24"/>
        </w:rPr>
        <w:tab/>
      </w:r>
      <w:r w:rsidRPr="009211DF">
        <w:rPr>
          <w:rFonts w:cs="Arial"/>
          <w:i/>
          <w:color w:val="FF0000"/>
          <w:sz w:val="24"/>
          <w:szCs w:val="24"/>
        </w:rPr>
        <w:tab/>
      </w:r>
      <w:r w:rsidRPr="009211DF">
        <w:rPr>
          <w:rFonts w:cs="Arial"/>
          <w:i/>
          <w:color w:val="FF0000"/>
          <w:sz w:val="24"/>
          <w:szCs w:val="24"/>
        </w:rPr>
        <w:tab/>
      </w:r>
      <w:r w:rsidRPr="009211DF">
        <w:rPr>
          <w:rFonts w:cs="Arial"/>
          <w:i/>
          <w:color w:val="FF0000"/>
          <w:sz w:val="24"/>
          <w:szCs w:val="24"/>
        </w:rPr>
        <w:tab/>
      </w:r>
      <w:r w:rsidRPr="009211DF">
        <w:rPr>
          <w:rFonts w:cs="Arial"/>
          <w:i/>
          <w:color w:val="FF0000"/>
          <w:sz w:val="24"/>
          <w:szCs w:val="24"/>
        </w:rPr>
        <w:tab/>
      </w:r>
      <w:r w:rsidRPr="009211DF">
        <w:rPr>
          <w:rFonts w:cs="Arial"/>
          <w:i/>
          <w:color w:val="FF0000"/>
          <w:sz w:val="24"/>
          <w:szCs w:val="24"/>
        </w:rPr>
        <w:tab/>
      </w:r>
      <w:r w:rsidRPr="009211DF">
        <w:rPr>
          <w:rFonts w:cs="Arial"/>
          <w:i/>
          <w:color w:val="FF0000"/>
          <w:sz w:val="24"/>
          <w:szCs w:val="24"/>
        </w:rPr>
        <w:tab/>
        <w:t>Size: 1 Octet</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2515"/>
        <w:gridCol w:w="6300"/>
      </w:tblGrid>
      <w:tr w:rsidR="00E40CCE" w:rsidRPr="009211DF" w14:paraId="436C7F7B" w14:textId="77777777" w:rsidTr="00E40CCE">
        <w:trPr>
          <w:cnfStyle w:val="100000000000" w:firstRow="1" w:lastRow="0" w:firstColumn="0" w:lastColumn="0" w:oddVBand="0" w:evenVBand="0" w:oddHBand="0" w:evenHBand="0" w:firstRowFirstColumn="0" w:firstRowLastColumn="0" w:lastRowFirstColumn="0" w:lastRowLastColumn="0"/>
          <w:cantSplit/>
          <w:trHeight w:val="579"/>
        </w:trPr>
        <w:tc>
          <w:tcPr>
            <w:tcW w:w="2515" w:type="dxa"/>
            <w:tcBorders>
              <w:top w:val="single" w:sz="4" w:space="0" w:color="auto"/>
              <w:left w:val="single" w:sz="4" w:space="0" w:color="auto"/>
              <w:bottom w:val="single" w:sz="4" w:space="0" w:color="auto"/>
              <w:right w:val="single" w:sz="4" w:space="0" w:color="auto"/>
            </w:tcBorders>
            <w:shd w:val="clear" w:color="auto" w:fill="BBFAFD"/>
          </w:tcPr>
          <w:p w14:paraId="4F9A6ED7" w14:textId="77777777" w:rsidR="00E40CCE" w:rsidRPr="009211DF" w:rsidRDefault="00E40CCE" w:rsidP="00E40CCE">
            <w:pPr>
              <w:pStyle w:val="Tableheading"/>
              <w:spacing w:before="96"/>
              <w:rPr>
                <w:rFonts w:cs="Arial"/>
                <w:color w:val="FF0000"/>
                <w:sz w:val="24"/>
                <w:szCs w:val="24"/>
              </w:rPr>
            </w:pPr>
            <w:r w:rsidRPr="009211DF">
              <w:rPr>
                <w:rFonts w:cs="Arial"/>
                <w:color w:val="FF0000"/>
                <w:sz w:val="24"/>
                <w:szCs w:val="24"/>
              </w:rPr>
              <w:t>Value</w:t>
            </w:r>
          </w:p>
        </w:tc>
        <w:tc>
          <w:tcPr>
            <w:tcW w:w="6300" w:type="dxa"/>
            <w:tcBorders>
              <w:top w:val="single" w:sz="4" w:space="0" w:color="auto"/>
              <w:left w:val="single" w:sz="4" w:space="0" w:color="auto"/>
              <w:bottom w:val="single" w:sz="4" w:space="0" w:color="auto"/>
              <w:right w:val="single" w:sz="4" w:space="0" w:color="auto"/>
            </w:tcBorders>
            <w:shd w:val="clear" w:color="auto" w:fill="BBFAFD"/>
            <w:hideMark/>
          </w:tcPr>
          <w:p w14:paraId="729B1B20" w14:textId="77777777" w:rsidR="00E40CCE" w:rsidRPr="009211DF" w:rsidRDefault="00E40CCE" w:rsidP="00E40CCE">
            <w:pPr>
              <w:pStyle w:val="Tableheading"/>
              <w:spacing w:before="96"/>
              <w:rPr>
                <w:rFonts w:cs="Arial"/>
                <w:color w:val="FF0000"/>
                <w:sz w:val="24"/>
                <w:szCs w:val="24"/>
              </w:rPr>
            </w:pPr>
            <w:r w:rsidRPr="009211DF">
              <w:rPr>
                <w:rFonts w:cs="Arial"/>
                <w:color w:val="FF0000"/>
                <w:sz w:val="24"/>
                <w:szCs w:val="24"/>
              </w:rPr>
              <w:t>Parameter Description</w:t>
            </w:r>
          </w:p>
        </w:tc>
      </w:tr>
      <w:tr w:rsidR="00E40CCE" w:rsidRPr="009211DF" w14:paraId="35BC5B83" w14:textId="77777777" w:rsidTr="005D341E">
        <w:trPr>
          <w:trHeight w:val="184"/>
        </w:trPr>
        <w:tc>
          <w:tcPr>
            <w:tcW w:w="2515" w:type="dxa"/>
            <w:tcBorders>
              <w:top w:val="single" w:sz="4" w:space="0" w:color="auto"/>
              <w:left w:val="single" w:sz="4" w:space="0" w:color="auto"/>
              <w:bottom w:val="single" w:sz="4" w:space="0" w:color="auto"/>
              <w:right w:val="single" w:sz="4" w:space="0" w:color="auto"/>
            </w:tcBorders>
            <w:shd w:val="clear" w:color="auto" w:fill="auto"/>
            <w:vAlign w:val="top"/>
          </w:tcPr>
          <w:p w14:paraId="3463580B" w14:textId="77777777" w:rsidR="00E40CCE" w:rsidRPr="009211DF" w:rsidRDefault="00E40CCE" w:rsidP="00793007">
            <w:pPr>
              <w:pStyle w:val="CellBody"/>
              <w:spacing w:before="96"/>
              <w:rPr>
                <w:rFonts w:ascii="Arial" w:hAnsi="Arial" w:cs="Arial"/>
                <w:color w:val="FF0000"/>
                <w:sz w:val="24"/>
                <w:szCs w:val="24"/>
              </w:rPr>
            </w:pPr>
            <w:r>
              <w:rPr>
                <w:rFonts w:ascii="Arial" w:hAnsi="Arial" w:cs="Arial"/>
                <w:color w:val="FF0000"/>
                <w:sz w:val="24"/>
                <w:szCs w:val="24"/>
              </w:rPr>
              <w:t>0x01</w:t>
            </w:r>
            <w:r w:rsidR="00C04E90">
              <w:rPr>
                <w:rFonts w:ascii="Arial" w:hAnsi="Arial" w:cs="Arial"/>
                <w:color w:val="FF0000"/>
                <w:sz w:val="24"/>
                <w:szCs w:val="24"/>
              </w:rPr>
              <w:t xml:space="preserve"> </w:t>
            </w:r>
            <w:r w:rsidR="00C04E90" w:rsidRPr="00C04E90">
              <w:rPr>
                <w:rFonts w:ascii="Arial" w:hAnsi="Arial" w:cs="Arial"/>
                <w:color w:val="FF0000"/>
                <w:sz w:val="24"/>
                <w:szCs w:val="24"/>
              </w:rPr>
              <w:t>–</w:t>
            </w:r>
            <w:r w:rsidR="00C04E90">
              <w:rPr>
                <w:rFonts w:ascii="Arial" w:hAnsi="Arial" w:cs="Arial"/>
                <w:color w:val="FF0000"/>
                <w:sz w:val="24"/>
                <w:szCs w:val="24"/>
              </w:rPr>
              <w:t xml:space="preserve"> </w:t>
            </w:r>
            <w:del w:id="98" w:author="Clive D.W. Feather" w:date="2016-04-12T12:43:00Z">
              <w:r w:rsidR="00A040AD" w:rsidDel="00793007">
                <w:rPr>
                  <w:rFonts w:ascii="Arial" w:hAnsi="Arial" w:cs="Arial"/>
                  <w:color w:val="FF0000"/>
                  <w:sz w:val="24"/>
                  <w:szCs w:val="24"/>
                </w:rPr>
                <w:delText>0x10</w:delText>
              </w:r>
            </w:del>
            <w:ins w:id="99" w:author="Clive D.W. Feather" w:date="2016-04-12T12:43:00Z">
              <w:r w:rsidR="00793007">
                <w:rPr>
                  <w:rFonts w:ascii="Arial" w:hAnsi="Arial" w:cs="Arial"/>
                  <w:color w:val="FF0000"/>
                  <w:sz w:val="24"/>
                  <w:szCs w:val="24"/>
                </w:rPr>
                <w:t>0x0E</w:t>
              </w:r>
            </w:ins>
          </w:p>
        </w:tc>
        <w:tc>
          <w:tcPr>
            <w:tcW w:w="6300" w:type="dxa"/>
            <w:tcBorders>
              <w:top w:val="single" w:sz="4" w:space="0" w:color="auto"/>
              <w:left w:val="single" w:sz="4" w:space="0" w:color="auto"/>
              <w:bottom w:val="single" w:sz="4" w:space="0" w:color="auto"/>
              <w:right w:val="single" w:sz="4" w:space="0" w:color="auto"/>
            </w:tcBorders>
            <w:shd w:val="clear" w:color="auto" w:fill="auto"/>
            <w:vAlign w:val="top"/>
          </w:tcPr>
          <w:p w14:paraId="623566F9" w14:textId="77777777" w:rsidR="00E40CCE" w:rsidRPr="009211DF" w:rsidRDefault="00E40CCE" w:rsidP="00F00111">
            <w:pPr>
              <w:pStyle w:val="CellBody"/>
              <w:spacing w:before="96"/>
              <w:rPr>
                <w:rFonts w:ascii="Arial" w:hAnsi="Arial" w:cs="Arial"/>
                <w:color w:val="FF0000"/>
                <w:sz w:val="24"/>
                <w:szCs w:val="24"/>
              </w:rPr>
            </w:pPr>
            <w:r>
              <w:rPr>
                <w:rFonts w:ascii="Arial" w:hAnsi="Arial" w:cs="Arial"/>
                <w:color w:val="FF0000"/>
                <w:sz w:val="24"/>
                <w:szCs w:val="24"/>
              </w:rPr>
              <w:t xml:space="preserve">Number of </w:t>
            </w:r>
            <w:r w:rsidR="00F00111">
              <w:rPr>
                <w:rFonts w:ascii="Arial" w:hAnsi="Arial" w:cs="Arial"/>
                <w:color w:val="FF0000"/>
                <w:sz w:val="24"/>
                <w:szCs w:val="24"/>
              </w:rPr>
              <w:t xml:space="preserve">separate reports </w:t>
            </w:r>
            <w:r>
              <w:rPr>
                <w:rFonts w:ascii="Arial" w:hAnsi="Arial" w:cs="Arial"/>
                <w:color w:val="FF0000"/>
                <w:sz w:val="24"/>
                <w:szCs w:val="24"/>
              </w:rPr>
              <w:t xml:space="preserve">in </w:t>
            </w:r>
            <w:r w:rsidR="00F00111">
              <w:rPr>
                <w:rFonts w:ascii="Arial" w:hAnsi="Arial" w:cs="Arial"/>
                <w:color w:val="FF0000"/>
                <w:sz w:val="24"/>
                <w:szCs w:val="24"/>
              </w:rPr>
              <w:t xml:space="preserve">the </w:t>
            </w:r>
            <w:r>
              <w:rPr>
                <w:rFonts w:ascii="Arial" w:hAnsi="Arial" w:cs="Arial"/>
                <w:color w:val="FF0000"/>
                <w:sz w:val="24"/>
                <w:szCs w:val="24"/>
              </w:rPr>
              <w:t>event</w:t>
            </w:r>
          </w:p>
        </w:tc>
      </w:tr>
      <w:tr w:rsidR="00E40CCE" w:rsidRPr="009211DF" w14:paraId="7394F462" w14:textId="77777777" w:rsidTr="005D341E">
        <w:trPr>
          <w:trHeight w:val="184"/>
        </w:trPr>
        <w:tc>
          <w:tcPr>
            <w:tcW w:w="2515" w:type="dxa"/>
            <w:tcBorders>
              <w:top w:val="single" w:sz="4" w:space="0" w:color="auto"/>
              <w:left w:val="single" w:sz="4" w:space="0" w:color="auto"/>
              <w:bottom w:val="single" w:sz="4" w:space="0" w:color="auto"/>
              <w:right w:val="single" w:sz="4" w:space="0" w:color="auto"/>
            </w:tcBorders>
            <w:shd w:val="clear" w:color="auto" w:fill="auto"/>
            <w:vAlign w:val="top"/>
          </w:tcPr>
          <w:p w14:paraId="160F9080" w14:textId="77777777" w:rsidR="00E40CCE" w:rsidRDefault="00BA41CC" w:rsidP="00E40CCE">
            <w:pPr>
              <w:pStyle w:val="CellBody"/>
              <w:spacing w:before="96"/>
              <w:rPr>
                <w:rFonts w:ascii="Arial" w:hAnsi="Arial" w:cs="Arial"/>
                <w:color w:val="FF0000"/>
                <w:sz w:val="24"/>
                <w:szCs w:val="24"/>
              </w:rPr>
            </w:pPr>
            <w:r>
              <w:rPr>
                <w:rFonts w:ascii="Arial" w:hAnsi="Arial" w:cs="Arial"/>
                <w:color w:val="FF0000"/>
                <w:sz w:val="24"/>
                <w:szCs w:val="24"/>
              </w:rPr>
              <w:t>All other values</w:t>
            </w:r>
          </w:p>
        </w:tc>
        <w:tc>
          <w:tcPr>
            <w:tcW w:w="6300" w:type="dxa"/>
            <w:tcBorders>
              <w:top w:val="single" w:sz="4" w:space="0" w:color="auto"/>
              <w:left w:val="single" w:sz="4" w:space="0" w:color="auto"/>
              <w:bottom w:val="single" w:sz="4" w:space="0" w:color="auto"/>
              <w:right w:val="single" w:sz="4" w:space="0" w:color="auto"/>
            </w:tcBorders>
            <w:shd w:val="clear" w:color="auto" w:fill="auto"/>
            <w:vAlign w:val="top"/>
          </w:tcPr>
          <w:p w14:paraId="6E274528" w14:textId="77777777" w:rsidR="00E40CCE" w:rsidRDefault="00E40CCE" w:rsidP="00E40CCE">
            <w:pPr>
              <w:pStyle w:val="CellBody"/>
              <w:spacing w:before="96"/>
              <w:rPr>
                <w:rFonts w:ascii="Arial" w:hAnsi="Arial" w:cs="Arial"/>
                <w:color w:val="FF0000"/>
                <w:sz w:val="24"/>
                <w:szCs w:val="24"/>
              </w:rPr>
            </w:pPr>
            <w:r>
              <w:rPr>
                <w:rFonts w:ascii="Arial" w:hAnsi="Arial" w:cs="Arial"/>
                <w:color w:val="FF0000"/>
                <w:sz w:val="24"/>
                <w:szCs w:val="24"/>
              </w:rPr>
              <w:t>Reserved for future use</w:t>
            </w:r>
          </w:p>
        </w:tc>
      </w:tr>
    </w:tbl>
    <w:p w14:paraId="34704053" w14:textId="77777777" w:rsidR="00E40CCE" w:rsidRPr="009211DF" w:rsidRDefault="00E40CCE" w:rsidP="00E40CCE">
      <w:pPr>
        <w:rPr>
          <w:rFonts w:cs="Arial"/>
          <w:i/>
          <w:color w:val="FF0000"/>
          <w:sz w:val="24"/>
          <w:szCs w:val="24"/>
        </w:rPr>
      </w:pPr>
    </w:p>
    <w:p w14:paraId="51607935" w14:textId="77777777" w:rsidR="0074297C" w:rsidRPr="004A3BDF" w:rsidRDefault="0074297C" w:rsidP="0074297C">
      <w:pPr>
        <w:tabs>
          <w:tab w:val="right" w:pos="8732"/>
        </w:tabs>
        <w:spacing w:after="0"/>
        <w:rPr>
          <w:rFonts w:cs="Arial"/>
          <w:i/>
          <w:color w:val="FF0000"/>
          <w:sz w:val="24"/>
          <w:szCs w:val="24"/>
        </w:rPr>
      </w:pPr>
      <w:r>
        <w:rPr>
          <w:rFonts w:cs="Arial"/>
          <w:i/>
          <w:color w:val="FF0000"/>
          <w:sz w:val="24"/>
          <w:szCs w:val="24"/>
        </w:rPr>
        <w:t>Event_Type[i]</w:t>
      </w:r>
      <w:r w:rsidRPr="004A3BDF">
        <w:rPr>
          <w:rFonts w:cs="Arial"/>
          <w:i/>
          <w:color w:val="FF0000"/>
          <w:sz w:val="24"/>
          <w:szCs w:val="24"/>
        </w:rPr>
        <w:t>:</w:t>
      </w:r>
      <w:r w:rsidRPr="004A3BDF">
        <w:rPr>
          <w:rFonts w:cs="Arial"/>
          <w:i/>
          <w:color w:val="FF0000"/>
          <w:sz w:val="24"/>
          <w:szCs w:val="24"/>
        </w:rPr>
        <w:tab/>
        <w:t xml:space="preserve">Size: </w:t>
      </w:r>
      <w:r>
        <w:rPr>
          <w:rFonts w:cs="Arial"/>
          <w:i/>
          <w:color w:val="FF0000"/>
          <w:sz w:val="24"/>
          <w:szCs w:val="24"/>
        </w:rPr>
        <w:t>2</w:t>
      </w:r>
      <w:r w:rsidRPr="004A3BDF">
        <w:rPr>
          <w:rFonts w:cs="Arial"/>
          <w:i/>
          <w:color w:val="FF0000"/>
          <w:sz w:val="24"/>
          <w:szCs w:val="24"/>
        </w:rPr>
        <w:t xml:space="preserve"> Octet</w:t>
      </w:r>
      <w:r>
        <w:rPr>
          <w:rFonts w:cs="Arial"/>
          <w:i/>
          <w:color w:val="FF0000"/>
          <w:sz w:val="24"/>
          <w:szCs w:val="24"/>
        </w:rPr>
        <w:t>s * Num_Reports</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74297C" w:rsidRPr="004A3BDF" w14:paraId="1A723038" w14:textId="77777777" w:rsidTr="00AA3FD1">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7D16C3E9" w14:textId="77777777" w:rsidR="0074297C" w:rsidRPr="004A3BDF" w:rsidRDefault="0074297C" w:rsidP="00AA3FD1">
            <w:pPr>
              <w:pStyle w:val="Tableheading"/>
              <w:spacing w:before="96"/>
              <w:rPr>
                <w:rFonts w:cs="Arial"/>
                <w:color w:val="FF0000"/>
                <w:sz w:val="24"/>
                <w:szCs w:val="24"/>
              </w:rPr>
            </w:pPr>
            <w:r>
              <w:rPr>
                <w:rFonts w:cs="Arial"/>
                <w:color w:val="FF0000"/>
                <w:sz w:val="24"/>
                <w:szCs w:val="24"/>
              </w:rPr>
              <w:t>Bit number</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6D66C3CB" w14:textId="77777777" w:rsidR="0074297C" w:rsidRPr="004A3BDF" w:rsidRDefault="0074297C" w:rsidP="00AA3FD1">
            <w:pPr>
              <w:pStyle w:val="Tableheading"/>
              <w:spacing w:before="96"/>
              <w:rPr>
                <w:rFonts w:cs="Arial"/>
                <w:color w:val="FF0000"/>
                <w:sz w:val="24"/>
                <w:szCs w:val="24"/>
              </w:rPr>
            </w:pPr>
            <w:r w:rsidRPr="004A3BDF">
              <w:rPr>
                <w:rFonts w:cs="Arial"/>
                <w:color w:val="FF0000"/>
                <w:sz w:val="24"/>
                <w:szCs w:val="24"/>
              </w:rPr>
              <w:t>Parameter Description</w:t>
            </w:r>
          </w:p>
        </w:tc>
      </w:tr>
      <w:tr w:rsidR="0074297C" w:rsidRPr="004A3BDF" w14:paraId="66BF798B" w14:textId="77777777" w:rsidTr="005D341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auto"/>
            <w:vAlign w:val="top"/>
          </w:tcPr>
          <w:p w14:paraId="29B0965B" w14:textId="77777777" w:rsidR="0074297C" w:rsidRPr="004A3BDF" w:rsidRDefault="0074297C" w:rsidP="00AA3FD1">
            <w:pPr>
              <w:pStyle w:val="CellBody"/>
              <w:spacing w:before="96"/>
              <w:rPr>
                <w:rFonts w:ascii="Arial" w:hAnsi="Arial" w:cs="Arial"/>
                <w:color w:val="FF0000"/>
                <w:sz w:val="24"/>
                <w:szCs w:val="24"/>
              </w:rPr>
            </w:pPr>
            <w:r>
              <w:rPr>
                <w:rFonts w:ascii="Arial" w:hAnsi="Arial" w:cs="Arial"/>
                <w:color w:val="FF0000"/>
                <w:sz w:val="24"/>
                <w:szCs w:val="24"/>
              </w:rPr>
              <w:t>0</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top"/>
          </w:tcPr>
          <w:p w14:paraId="7684FBDE" w14:textId="77777777" w:rsidR="0074297C" w:rsidRPr="004A3BDF" w:rsidRDefault="0074297C" w:rsidP="00AA3FD1">
            <w:pPr>
              <w:pStyle w:val="CellBody"/>
              <w:spacing w:before="96"/>
              <w:rPr>
                <w:rFonts w:ascii="Arial" w:hAnsi="Arial" w:cs="Arial"/>
                <w:color w:val="FF0000"/>
                <w:sz w:val="24"/>
                <w:szCs w:val="24"/>
              </w:rPr>
            </w:pPr>
            <w:r w:rsidRPr="004A3BDF">
              <w:rPr>
                <w:rFonts w:ascii="Arial" w:hAnsi="Arial" w:cs="Arial"/>
                <w:color w:val="FF0000"/>
                <w:sz w:val="24"/>
                <w:szCs w:val="24"/>
              </w:rPr>
              <w:t xml:space="preserve">Connectable </w:t>
            </w:r>
            <w:r>
              <w:rPr>
                <w:rFonts w:ascii="Arial" w:hAnsi="Arial" w:cs="Arial"/>
                <w:color w:val="FF0000"/>
                <w:sz w:val="24"/>
                <w:szCs w:val="24"/>
              </w:rPr>
              <w:t>advertising</w:t>
            </w:r>
          </w:p>
        </w:tc>
      </w:tr>
      <w:tr w:rsidR="0074297C" w:rsidRPr="004A3BDF" w14:paraId="0809082A" w14:textId="77777777" w:rsidTr="005D341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auto"/>
            <w:vAlign w:val="top"/>
          </w:tcPr>
          <w:p w14:paraId="5AA6BA1D" w14:textId="77777777" w:rsidR="0074297C" w:rsidRPr="004A3BDF" w:rsidRDefault="0074297C" w:rsidP="00AA3FD1">
            <w:pPr>
              <w:pStyle w:val="CellBody"/>
              <w:spacing w:before="96"/>
              <w:rPr>
                <w:rFonts w:ascii="Arial" w:hAnsi="Arial" w:cs="Arial"/>
                <w:color w:val="FF0000"/>
                <w:sz w:val="24"/>
                <w:szCs w:val="24"/>
              </w:rPr>
            </w:pPr>
            <w:r>
              <w:rPr>
                <w:rFonts w:ascii="Arial" w:hAnsi="Arial" w:cs="Arial"/>
                <w:color w:val="FF0000"/>
                <w:sz w:val="24"/>
                <w:szCs w:val="24"/>
              </w:rPr>
              <w:t>1</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top"/>
          </w:tcPr>
          <w:p w14:paraId="493EC499" w14:textId="77777777" w:rsidR="0074297C" w:rsidRPr="004A3BDF" w:rsidRDefault="0074297C" w:rsidP="00AA3FD1">
            <w:pPr>
              <w:pStyle w:val="CellBody"/>
              <w:spacing w:before="96"/>
              <w:rPr>
                <w:rFonts w:ascii="Arial" w:hAnsi="Arial" w:cs="Arial"/>
                <w:color w:val="FF0000"/>
                <w:sz w:val="24"/>
                <w:szCs w:val="24"/>
              </w:rPr>
            </w:pPr>
            <w:r>
              <w:rPr>
                <w:rFonts w:ascii="Arial" w:hAnsi="Arial" w:cs="Arial"/>
                <w:color w:val="FF0000"/>
                <w:sz w:val="24"/>
                <w:szCs w:val="24"/>
              </w:rPr>
              <w:t>Scannable advertising</w:t>
            </w:r>
          </w:p>
        </w:tc>
      </w:tr>
      <w:tr w:rsidR="0074297C" w:rsidRPr="004A3BDF" w14:paraId="7D77C72D" w14:textId="77777777" w:rsidTr="005D341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auto"/>
            <w:vAlign w:val="top"/>
          </w:tcPr>
          <w:p w14:paraId="5D8AD9EB" w14:textId="77777777" w:rsidR="0074297C" w:rsidRPr="004A3BDF" w:rsidRDefault="0074297C" w:rsidP="00AA3FD1">
            <w:pPr>
              <w:pStyle w:val="CellBody"/>
              <w:spacing w:before="96"/>
              <w:rPr>
                <w:rFonts w:ascii="Arial" w:hAnsi="Arial" w:cs="Arial"/>
                <w:color w:val="FF0000"/>
                <w:sz w:val="24"/>
                <w:szCs w:val="24"/>
              </w:rPr>
            </w:pPr>
            <w:r>
              <w:rPr>
                <w:rFonts w:ascii="Arial" w:hAnsi="Arial" w:cs="Arial"/>
                <w:color w:val="FF0000"/>
                <w:sz w:val="24"/>
                <w:szCs w:val="24"/>
              </w:rPr>
              <w:t>2</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top"/>
          </w:tcPr>
          <w:p w14:paraId="32D70216" w14:textId="77777777" w:rsidR="0074297C" w:rsidRPr="004A3BDF" w:rsidRDefault="0074297C" w:rsidP="00AA3FD1">
            <w:pPr>
              <w:pStyle w:val="CellBody"/>
              <w:spacing w:before="96"/>
              <w:rPr>
                <w:rFonts w:ascii="Arial" w:hAnsi="Arial" w:cs="Arial"/>
                <w:color w:val="FF0000"/>
                <w:sz w:val="24"/>
                <w:szCs w:val="24"/>
              </w:rPr>
            </w:pPr>
            <w:r>
              <w:rPr>
                <w:rFonts w:ascii="Arial" w:hAnsi="Arial" w:cs="Arial"/>
                <w:color w:val="FF0000"/>
                <w:sz w:val="24"/>
                <w:szCs w:val="24"/>
              </w:rPr>
              <w:t>D</w:t>
            </w:r>
            <w:r w:rsidRPr="004A3BDF">
              <w:rPr>
                <w:rFonts w:ascii="Arial" w:hAnsi="Arial" w:cs="Arial"/>
                <w:color w:val="FF0000"/>
                <w:sz w:val="24"/>
                <w:szCs w:val="24"/>
              </w:rPr>
              <w:t>irected advertising</w:t>
            </w:r>
          </w:p>
        </w:tc>
      </w:tr>
      <w:tr w:rsidR="0074297C" w:rsidRPr="004A3BDF" w14:paraId="2BE1CFFF" w14:textId="77777777" w:rsidTr="005D341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auto"/>
            <w:vAlign w:val="top"/>
          </w:tcPr>
          <w:p w14:paraId="77210A99" w14:textId="77777777" w:rsidR="0074297C" w:rsidRPr="004A3BDF" w:rsidRDefault="0074297C" w:rsidP="00AA3FD1">
            <w:pPr>
              <w:pStyle w:val="CellBody"/>
              <w:spacing w:before="96"/>
              <w:rPr>
                <w:rFonts w:ascii="Arial" w:hAnsi="Arial" w:cs="Arial"/>
                <w:color w:val="FF0000"/>
                <w:sz w:val="24"/>
                <w:szCs w:val="24"/>
              </w:rPr>
            </w:pPr>
            <w:r>
              <w:rPr>
                <w:rFonts w:ascii="Arial" w:hAnsi="Arial" w:cs="Arial"/>
                <w:color w:val="FF0000"/>
                <w:sz w:val="24"/>
                <w:szCs w:val="24"/>
              </w:rPr>
              <w:t>3</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top"/>
          </w:tcPr>
          <w:p w14:paraId="49A07629" w14:textId="77777777" w:rsidR="0074297C" w:rsidRPr="004A3BDF" w:rsidRDefault="0074297C" w:rsidP="00AA3FD1">
            <w:pPr>
              <w:pStyle w:val="CellBody"/>
              <w:spacing w:before="96"/>
              <w:rPr>
                <w:rFonts w:ascii="Arial" w:hAnsi="Arial" w:cs="Arial"/>
                <w:color w:val="FF0000"/>
                <w:sz w:val="24"/>
                <w:szCs w:val="24"/>
              </w:rPr>
            </w:pPr>
            <w:r>
              <w:rPr>
                <w:rFonts w:ascii="Arial" w:hAnsi="Arial" w:cs="Arial"/>
                <w:color w:val="FF0000"/>
                <w:sz w:val="24"/>
                <w:szCs w:val="24"/>
              </w:rPr>
              <w:t>Scan response</w:t>
            </w:r>
          </w:p>
        </w:tc>
      </w:tr>
      <w:tr w:rsidR="0074297C" w:rsidRPr="004A3BDF" w14:paraId="345028CE" w14:textId="77777777" w:rsidTr="005D341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auto"/>
            <w:vAlign w:val="top"/>
          </w:tcPr>
          <w:p w14:paraId="10F53FF5" w14:textId="77777777" w:rsidR="0074297C" w:rsidRPr="004A3BDF" w:rsidRDefault="0074297C" w:rsidP="00AA3FD1">
            <w:pPr>
              <w:pStyle w:val="CellBody"/>
              <w:spacing w:before="96"/>
              <w:rPr>
                <w:rFonts w:ascii="Arial" w:hAnsi="Arial" w:cs="Arial"/>
                <w:color w:val="FF0000"/>
                <w:sz w:val="24"/>
                <w:szCs w:val="24"/>
              </w:rPr>
            </w:pPr>
            <w:r>
              <w:rPr>
                <w:rFonts w:ascii="Arial" w:hAnsi="Arial" w:cs="Arial"/>
                <w:color w:val="FF0000"/>
                <w:sz w:val="24"/>
                <w:szCs w:val="24"/>
              </w:rPr>
              <w:t>4</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top"/>
          </w:tcPr>
          <w:p w14:paraId="2BA35712" w14:textId="77777777" w:rsidR="0074297C" w:rsidRPr="004A3BDF" w:rsidRDefault="0074297C" w:rsidP="00A87E23">
            <w:pPr>
              <w:pStyle w:val="CellBody"/>
              <w:spacing w:before="96"/>
              <w:rPr>
                <w:rFonts w:ascii="Arial" w:hAnsi="Arial" w:cs="Arial"/>
                <w:color w:val="FF0000"/>
                <w:sz w:val="24"/>
                <w:szCs w:val="24"/>
              </w:rPr>
            </w:pPr>
            <w:r>
              <w:rPr>
                <w:rFonts w:ascii="Arial" w:hAnsi="Arial" w:cs="Arial"/>
                <w:color w:val="FF0000"/>
                <w:sz w:val="24"/>
                <w:szCs w:val="24"/>
              </w:rPr>
              <w:t xml:space="preserve">Legacy advertising </w:t>
            </w:r>
            <w:r w:rsidR="00A87E23">
              <w:rPr>
                <w:rFonts w:ascii="Arial" w:hAnsi="Arial" w:cs="Arial"/>
                <w:color w:val="FF0000"/>
                <w:sz w:val="24"/>
                <w:szCs w:val="24"/>
              </w:rPr>
              <w:t xml:space="preserve">PDUs </w:t>
            </w:r>
            <w:r>
              <w:rPr>
                <w:rFonts w:ascii="Arial" w:hAnsi="Arial" w:cs="Arial"/>
                <w:color w:val="FF0000"/>
                <w:sz w:val="24"/>
                <w:szCs w:val="24"/>
              </w:rPr>
              <w:t>used</w:t>
            </w:r>
          </w:p>
        </w:tc>
      </w:tr>
      <w:tr w:rsidR="0074297C" w:rsidRPr="004A3BDF" w14:paraId="2714697E" w14:textId="77777777" w:rsidTr="005D341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auto"/>
            <w:vAlign w:val="top"/>
          </w:tcPr>
          <w:p w14:paraId="023A2375" w14:textId="77777777" w:rsidR="0074297C" w:rsidRPr="004A3BDF" w:rsidRDefault="00D82F04" w:rsidP="00AA3FD1">
            <w:pPr>
              <w:pStyle w:val="CellBody"/>
              <w:spacing w:before="96"/>
              <w:rPr>
                <w:rFonts w:ascii="Arial" w:hAnsi="Arial" w:cs="Arial"/>
                <w:color w:val="FF0000"/>
                <w:sz w:val="24"/>
                <w:szCs w:val="24"/>
              </w:rPr>
            </w:pPr>
            <w:r>
              <w:rPr>
                <w:rFonts w:ascii="Arial" w:hAnsi="Arial" w:cs="Arial"/>
                <w:color w:val="FF0000"/>
                <w:sz w:val="24"/>
                <w:szCs w:val="24"/>
              </w:rPr>
              <w:t>5</w:t>
            </w:r>
            <w:r w:rsidR="0074297C">
              <w:rPr>
                <w:rFonts w:ascii="Arial" w:hAnsi="Arial" w:cs="Arial"/>
                <w:color w:val="FF0000"/>
                <w:sz w:val="24"/>
                <w:szCs w:val="24"/>
              </w:rPr>
              <w:t>-</w:t>
            </w:r>
            <w:r>
              <w:rPr>
                <w:rFonts w:ascii="Arial" w:hAnsi="Arial" w:cs="Arial"/>
                <w:color w:val="FF0000"/>
                <w:sz w:val="24"/>
                <w:szCs w:val="24"/>
              </w:rPr>
              <w:t>6</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top"/>
          </w:tcPr>
          <w:p w14:paraId="0B6EF0F6" w14:textId="77777777" w:rsidR="0074297C" w:rsidRDefault="0074297C" w:rsidP="00AA3FD1">
            <w:pPr>
              <w:pStyle w:val="CellBody"/>
              <w:spacing w:before="96"/>
              <w:rPr>
                <w:rFonts w:ascii="Arial" w:hAnsi="Arial" w:cs="Arial"/>
                <w:color w:val="FF0000"/>
                <w:sz w:val="24"/>
                <w:szCs w:val="24"/>
              </w:rPr>
            </w:pPr>
            <w:r>
              <w:rPr>
                <w:rFonts w:ascii="Arial" w:hAnsi="Arial" w:cs="Arial"/>
                <w:color w:val="FF0000"/>
                <w:sz w:val="24"/>
                <w:szCs w:val="24"/>
              </w:rPr>
              <w:t>Data status:</w:t>
            </w:r>
          </w:p>
          <w:p w14:paraId="3A1EBC5A" w14:textId="77777777" w:rsidR="0074297C" w:rsidRDefault="0074297C" w:rsidP="00AA3FD1">
            <w:pPr>
              <w:pStyle w:val="CellBody"/>
              <w:spacing w:before="96"/>
              <w:rPr>
                <w:rFonts w:ascii="Arial" w:hAnsi="Arial" w:cs="Arial"/>
                <w:color w:val="FF0000"/>
                <w:sz w:val="24"/>
                <w:szCs w:val="24"/>
              </w:rPr>
            </w:pPr>
            <w:r>
              <w:rPr>
                <w:rFonts w:ascii="Arial" w:hAnsi="Arial" w:cs="Arial"/>
                <w:color w:val="FF0000"/>
                <w:sz w:val="24"/>
                <w:szCs w:val="24"/>
              </w:rPr>
              <w:t>00b = complete</w:t>
            </w:r>
          </w:p>
          <w:p w14:paraId="482C8EE5" w14:textId="77777777" w:rsidR="0074297C" w:rsidRDefault="0074297C" w:rsidP="00AA3FD1">
            <w:pPr>
              <w:pStyle w:val="CellBody"/>
              <w:spacing w:before="96"/>
              <w:rPr>
                <w:rFonts w:ascii="Arial" w:hAnsi="Arial" w:cs="Arial"/>
                <w:color w:val="FF0000"/>
                <w:sz w:val="24"/>
                <w:szCs w:val="24"/>
              </w:rPr>
            </w:pPr>
            <w:r>
              <w:rPr>
                <w:rFonts w:ascii="Arial" w:hAnsi="Arial" w:cs="Arial"/>
                <w:color w:val="FF0000"/>
                <w:sz w:val="24"/>
                <w:szCs w:val="24"/>
              </w:rPr>
              <w:t>01b = incomplete, more data to come</w:t>
            </w:r>
          </w:p>
          <w:p w14:paraId="7072B94F" w14:textId="77777777" w:rsidR="0074297C" w:rsidRDefault="0074297C" w:rsidP="00AA3FD1">
            <w:pPr>
              <w:pStyle w:val="CellBody"/>
              <w:spacing w:before="96"/>
              <w:rPr>
                <w:rFonts w:ascii="Arial" w:hAnsi="Arial" w:cs="Arial"/>
                <w:color w:val="FF0000"/>
                <w:sz w:val="24"/>
                <w:szCs w:val="24"/>
              </w:rPr>
            </w:pPr>
            <w:r>
              <w:rPr>
                <w:rFonts w:ascii="Arial" w:hAnsi="Arial" w:cs="Arial"/>
                <w:color w:val="FF0000"/>
                <w:sz w:val="24"/>
                <w:szCs w:val="24"/>
              </w:rPr>
              <w:t>10b = incomplete, data truncated, no more to come</w:t>
            </w:r>
          </w:p>
          <w:p w14:paraId="7C3C0EE5" w14:textId="77777777" w:rsidR="0074297C" w:rsidRPr="004A3BDF" w:rsidRDefault="0074297C" w:rsidP="00AA3FD1">
            <w:pPr>
              <w:pStyle w:val="CellBody"/>
              <w:spacing w:before="96"/>
              <w:rPr>
                <w:rFonts w:ascii="Arial" w:hAnsi="Arial" w:cs="Arial"/>
                <w:color w:val="FF0000"/>
                <w:sz w:val="24"/>
                <w:szCs w:val="24"/>
              </w:rPr>
            </w:pPr>
            <w:r>
              <w:rPr>
                <w:rFonts w:ascii="Arial" w:hAnsi="Arial" w:cs="Arial"/>
                <w:color w:val="FF0000"/>
                <w:sz w:val="24"/>
                <w:szCs w:val="24"/>
              </w:rPr>
              <w:t xml:space="preserve">11b = Reserved </w:t>
            </w:r>
            <w:r w:rsidR="00257D4D">
              <w:rPr>
                <w:rFonts w:ascii="Arial" w:hAnsi="Arial" w:cs="Arial"/>
                <w:color w:val="FF0000"/>
                <w:sz w:val="24"/>
                <w:szCs w:val="24"/>
              </w:rPr>
              <w:t>f</w:t>
            </w:r>
            <w:r>
              <w:rPr>
                <w:rFonts w:ascii="Arial" w:hAnsi="Arial" w:cs="Arial"/>
                <w:color w:val="FF0000"/>
                <w:sz w:val="24"/>
                <w:szCs w:val="24"/>
              </w:rPr>
              <w:t xml:space="preserve">or </w:t>
            </w:r>
            <w:r w:rsidR="00257D4D">
              <w:rPr>
                <w:rFonts w:ascii="Arial" w:hAnsi="Arial" w:cs="Arial"/>
                <w:color w:val="FF0000"/>
                <w:sz w:val="24"/>
                <w:szCs w:val="24"/>
              </w:rPr>
              <w:t>f</w:t>
            </w:r>
            <w:r>
              <w:rPr>
                <w:rFonts w:ascii="Arial" w:hAnsi="Arial" w:cs="Arial"/>
                <w:color w:val="FF0000"/>
                <w:sz w:val="24"/>
                <w:szCs w:val="24"/>
              </w:rPr>
              <w:t xml:space="preserve">uture </w:t>
            </w:r>
            <w:r w:rsidR="00257D4D">
              <w:rPr>
                <w:rFonts w:ascii="Arial" w:hAnsi="Arial" w:cs="Arial"/>
                <w:color w:val="FF0000"/>
                <w:sz w:val="24"/>
                <w:szCs w:val="24"/>
              </w:rPr>
              <w:t>u</w:t>
            </w:r>
            <w:r>
              <w:rPr>
                <w:rFonts w:ascii="Arial" w:hAnsi="Arial" w:cs="Arial"/>
                <w:color w:val="FF0000"/>
                <w:sz w:val="24"/>
                <w:szCs w:val="24"/>
              </w:rPr>
              <w:t>se</w:t>
            </w:r>
          </w:p>
        </w:tc>
      </w:tr>
      <w:tr w:rsidR="0074297C" w:rsidRPr="004A3BDF" w14:paraId="49385824" w14:textId="77777777" w:rsidTr="005D341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auto"/>
            <w:vAlign w:val="top"/>
          </w:tcPr>
          <w:p w14:paraId="551FDBD1" w14:textId="77777777" w:rsidR="0074297C" w:rsidRDefault="00BA41CC" w:rsidP="00071115">
            <w:pPr>
              <w:pStyle w:val="CellBody"/>
              <w:spacing w:before="96"/>
              <w:rPr>
                <w:rFonts w:ascii="Arial" w:hAnsi="Arial" w:cs="Arial"/>
                <w:color w:val="FF0000"/>
                <w:sz w:val="24"/>
                <w:szCs w:val="24"/>
              </w:rPr>
            </w:pPr>
            <w:r>
              <w:rPr>
                <w:rFonts w:ascii="Arial" w:hAnsi="Arial" w:cs="Arial"/>
                <w:color w:val="FF0000"/>
                <w:sz w:val="24"/>
                <w:szCs w:val="24"/>
              </w:rPr>
              <w:t xml:space="preserve">All other </w:t>
            </w:r>
            <w:r w:rsidR="00071115">
              <w:rPr>
                <w:rFonts w:ascii="Arial" w:hAnsi="Arial" w:cs="Arial"/>
                <w:color w:val="FF0000"/>
                <w:sz w:val="24"/>
                <w:szCs w:val="24"/>
              </w:rPr>
              <w:t>bits</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top"/>
          </w:tcPr>
          <w:p w14:paraId="4240C0FC" w14:textId="77777777" w:rsidR="0074297C" w:rsidRDefault="0074297C" w:rsidP="00AA3FD1">
            <w:pPr>
              <w:pStyle w:val="CellBody"/>
              <w:spacing w:before="96"/>
              <w:rPr>
                <w:rFonts w:ascii="Arial" w:hAnsi="Arial" w:cs="Arial"/>
                <w:color w:val="FF0000"/>
                <w:sz w:val="24"/>
                <w:szCs w:val="24"/>
              </w:rPr>
            </w:pPr>
            <w:r>
              <w:rPr>
                <w:rFonts w:ascii="Arial" w:hAnsi="Arial" w:cs="Arial"/>
                <w:color w:val="FF0000"/>
                <w:sz w:val="24"/>
                <w:szCs w:val="24"/>
              </w:rPr>
              <w:t>Reserved for future use</w:t>
            </w:r>
          </w:p>
        </w:tc>
      </w:tr>
    </w:tbl>
    <w:p w14:paraId="119A39B1" w14:textId="77777777" w:rsidR="00E40CCE" w:rsidRPr="009211DF" w:rsidRDefault="00E40CCE" w:rsidP="00E40CCE">
      <w:pPr>
        <w:rPr>
          <w:rFonts w:cs="Arial"/>
          <w:i/>
          <w:color w:val="FF0000"/>
          <w:sz w:val="24"/>
          <w:szCs w:val="24"/>
        </w:rPr>
      </w:pPr>
    </w:p>
    <w:p w14:paraId="64A40242" w14:textId="77777777" w:rsidR="00E40CCE" w:rsidRPr="009211DF" w:rsidRDefault="00E40CCE" w:rsidP="00E40CCE">
      <w:pPr>
        <w:spacing w:after="0"/>
        <w:rPr>
          <w:rFonts w:cs="Arial"/>
          <w:i/>
          <w:color w:val="FF0000"/>
          <w:sz w:val="24"/>
          <w:szCs w:val="24"/>
        </w:rPr>
      </w:pPr>
      <w:r w:rsidRPr="009211DF">
        <w:rPr>
          <w:rFonts w:cs="Arial"/>
          <w:i/>
          <w:color w:val="FF0000"/>
          <w:sz w:val="24"/>
          <w:szCs w:val="24"/>
        </w:rPr>
        <w:t>Address_Type[i]:</w:t>
      </w:r>
      <w:r w:rsidRPr="009211DF">
        <w:rPr>
          <w:rFonts w:cs="Arial"/>
          <w:i/>
          <w:color w:val="FF0000"/>
          <w:sz w:val="24"/>
          <w:szCs w:val="24"/>
        </w:rPr>
        <w:tab/>
      </w:r>
      <w:r w:rsidRPr="009211DF">
        <w:rPr>
          <w:rFonts w:cs="Arial"/>
          <w:i/>
          <w:color w:val="FF0000"/>
          <w:sz w:val="24"/>
          <w:szCs w:val="24"/>
        </w:rPr>
        <w:tab/>
      </w:r>
      <w:r w:rsidRPr="009211DF">
        <w:rPr>
          <w:rFonts w:cs="Arial"/>
          <w:i/>
          <w:color w:val="FF0000"/>
          <w:sz w:val="24"/>
          <w:szCs w:val="24"/>
        </w:rPr>
        <w:tab/>
      </w:r>
      <w:r w:rsidRPr="009211DF">
        <w:rPr>
          <w:rFonts w:cs="Arial"/>
          <w:i/>
          <w:color w:val="FF0000"/>
          <w:sz w:val="24"/>
          <w:szCs w:val="24"/>
        </w:rPr>
        <w:tab/>
      </w:r>
      <w:r w:rsidRPr="009211DF">
        <w:rPr>
          <w:rFonts w:cs="Arial"/>
          <w:i/>
          <w:color w:val="FF0000"/>
          <w:sz w:val="24"/>
          <w:szCs w:val="24"/>
        </w:rPr>
        <w:tab/>
      </w:r>
      <w:r w:rsidRPr="009211DF">
        <w:rPr>
          <w:rFonts w:cs="Arial"/>
          <w:i/>
          <w:color w:val="FF0000"/>
          <w:sz w:val="24"/>
          <w:szCs w:val="24"/>
        </w:rPr>
        <w:tab/>
        <w:t>Size: 1 Octet * Num_Reports</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E40CCE" w:rsidRPr="009211DF" w14:paraId="5B72D235" w14:textId="77777777" w:rsidTr="00E40CCE">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02F77858" w14:textId="77777777" w:rsidR="00E40CCE" w:rsidRPr="009211DF" w:rsidRDefault="00E40CCE" w:rsidP="00E40CCE">
            <w:pPr>
              <w:pStyle w:val="Tableheading"/>
              <w:spacing w:before="96"/>
              <w:rPr>
                <w:rFonts w:cs="Arial"/>
                <w:color w:val="FF0000"/>
                <w:sz w:val="24"/>
                <w:szCs w:val="24"/>
              </w:rPr>
            </w:pPr>
            <w:r w:rsidRPr="009211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6AD07DB1" w14:textId="77777777" w:rsidR="00E40CCE" w:rsidRPr="009211DF" w:rsidRDefault="00E40CCE" w:rsidP="00E40CCE">
            <w:pPr>
              <w:pStyle w:val="Tableheading"/>
              <w:spacing w:before="96"/>
              <w:rPr>
                <w:rFonts w:cs="Arial"/>
                <w:color w:val="FF0000"/>
                <w:sz w:val="24"/>
                <w:szCs w:val="24"/>
              </w:rPr>
            </w:pPr>
            <w:r w:rsidRPr="009211DF">
              <w:rPr>
                <w:rFonts w:cs="Arial"/>
                <w:color w:val="FF0000"/>
                <w:sz w:val="24"/>
                <w:szCs w:val="24"/>
              </w:rPr>
              <w:t>Parameter Description</w:t>
            </w:r>
          </w:p>
        </w:tc>
      </w:tr>
      <w:tr w:rsidR="00E40CCE" w:rsidRPr="009211DF" w14:paraId="0104982B" w14:textId="77777777" w:rsidTr="005D341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auto"/>
            <w:vAlign w:val="top"/>
          </w:tcPr>
          <w:p w14:paraId="5EF7232E" w14:textId="77777777" w:rsidR="00E40CCE" w:rsidRPr="009211DF" w:rsidRDefault="00E40CCE" w:rsidP="00E40CCE">
            <w:pPr>
              <w:pStyle w:val="CellBody"/>
              <w:spacing w:before="96"/>
              <w:rPr>
                <w:rFonts w:ascii="Arial" w:hAnsi="Arial" w:cs="Arial"/>
                <w:color w:val="FF0000"/>
                <w:sz w:val="24"/>
                <w:szCs w:val="24"/>
              </w:rPr>
            </w:pPr>
            <w:r>
              <w:rPr>
                <w:rFonts w:ascii="Arial" w:hAnsi="Arial" w:cs="Arial"/>
                <w:color w:val="FF0000"/>
                <w:sz w:val="24"/>
                <w:szCs w:val="24"/>
              </w:rPr>
              <w:t>0x00</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top"/>
          </w:tcPr>
          <w:p w14:paraId="4A0D7314" w14:textId="77777777" w:rsidR="00E40CCE" w:rsidRPr="009211DF" w:rsidRDefault="00E40CCE" w:rsidP="00E40CCE">
            <w:pPr>
              <w:pStyle w:val="CellBody"/>
              <w:spacing w:before="96"/>
              <w:rPr>
                <w:rFonts w:ascii="Arial" w:hAnsi="Arial" w:cs="Arial"/>
                <w:color w:val="FF0000"/>
                <w:sz w:val="24"/>
                <w:szCs w:val="24"/>
              </w:rPr>
            </w:pPr>
            <w:r>
              <w:rPr>
                <w:rFonts w:ascii="Arial" w:hAnsi="Arial" w:cs="Arial"/>
                <w:color w:val="FF0000"/>
                <w:sz w:val="24"/>
                <w:szCs w:val="24"/>
              </w:rPr>
              <w:t>Public Device Address</w:t>
            </w:r>
          </w:p>
        </w:tc>
      </w:tr>
      <w:tr w:rsidR="00E40CCE" w:rsidRPr="009211DF" w14:paraId="55014A23" w14:textId="77777777" w:rsidTr="005D341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auto"/>
            <w:vAlign w:val="top"/>
          </w:tcPr>
          <w:p w14:paraId="284E4B31" w14:textId="77777777" w:rsidR="00E40CCE" w:rsidRDefault="00E40CCE" w:rsidP="00E40CCE">
            <w:pPr>
              <w:pStyle w:val="CellBody"/>
              <w:spacing w:before="96"/>
              <w:rPr>
                <w:rFonts w:ascii="Arial" w:hAnsi="Arial" w:cs="Arial"/>
                <w:color w:val="FF0000"/>
                <w:sz w:val="24"/>
                <w:szCs w:val="24"/>
              </w:rPr>
            </w:pPr>
            <w:r>
              <w:rPr>
                <w:rFonts w:ascii="Arial" w:hAnsi="Arial" w:cs="Arial"/>
                <w:color w:val="FF0000"/>
                <w:sz w:val="24"/>
                <w:szCs w:val="24"/>
              </w:rPr>
              <w:t>0x01</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top"/>
          </w:tcPr>
          <w:p w14:paraId="5EA758AA" w14:textId="77777777" w:rsidR="00E40CCE" w:rsidRPr="009211DF" w:rsidRDefault="00E40CCE" w:rsidP="00E40CCE">
            <w:pPr>
              <w:pStyle w:val="CellBody"/>
              <w:spacing w:before="96"/>
              <w:rPr>
                <w:rFonts w:ascii="Arial" w:hAnsi="Arial" w:cs="Arial"/>
                <w:color w:val="FF0000"/>
                <w:sz w:val="24"/>
                <w:szCs w:val="24"/>
              </w:rPr>
            </w:pPr>
            <w:r>
              <w:rPr>
                <w:rFonts w:ascii="Arial" w:hAnsi="Arial" w:cs="Arial"/>
                <w:color w:val="FF0000"/>
                <w:sz w:val="24"/>
                <w:szCs w:val="24"/>
              </w:rPr>
              <w:t>Random Device Address</w:t>
            </w:r>
          </w:p>
        </w:tc>
      </w:tr>
      <w:tr w:rsidR="00E40CCE" w:rsidRPr="009211DF" w14:paraId="45EAECB0" w14:textId="77777777" w:rsidTr="005D341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auto"/>
            <w:vAlign w:val="top"/>
          </w:tcPr>
          <w:p w14:paraId="2D85F0BD" w14:textId="77777777" w:rsidR="00E40CCE" w:rsidRDefault="00E40CCE" w:rsidP="00E40CCE">
            <w:pPr>
              <w:pStyle w:val="CellBody"/>
              <w:spacing w:before="96"/>
              <w:rPr>
                <w:rFonts w:ascii="Arial" w:hAnsi="Arial" w:cs="Arial"/>
                <w:color w:val="FF0000"/>
                <w:sz w:val="24"/>
                <w:szCs w:val="24"/>
              </w:rPr>
            </w:pPr>
            <w:r>
              <w:rPr>
                <w:rFonts w:ascii="Arial" w:hAnsi="Arial" w:cs="Arial"/>
                <w:color w:val="FF0000"/>
                <w:sz w:val="24"/>
                <w:szCs w:val="24"/>
              </w:rPr>
              <w:t>0x02</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top"/>
          </w:tcPr>
          <w:p w14:paraId="06715C34" w14:textId="77777777" w:rsidR="00E40CCE" w:rsidRPr="009211DF" w:rsidRDefault="00E40CCE" w:rsidP="00E40CCE">
            <w:pPr>
              <w:pStyle w:val="CellBody"/>
              <w:spacing w:before="96"/>
              <w:rPr>
                <w:rFonts w:ascii="Arial" w:hAnsi="Arial" w:cs="Arial"/>
                <w:color w:val="FF0000"/>
                <w:sz w:val="24"/>
                <w:szCs w:val="24"/>
              </w:rPr>
            </w:pPr>
            <w:r w:rsidRPr="00671A7A">
              <w:rPr>
                <w:rFonts w:ascii="Arial" w:hAnsi="Arial" w:cs="Arial"/>
                <w:color w:val="FF0000"/>
                <w:sz w:val="24"/>
                <w:szCs w:val="24"/>
                <w:lang w:val="en-GB"/>
              </w:rPr>
              <w:t>Public Identity A</w:t>
            </w:r>
            <w:r>
              <w:rPr>
                <w:rFonts w:ascii="Arial" w:hAnsi="Arial" w:cs="Arial"/>
                <w:color w:val="FF0000"/>
                <w:sz w:val="24"/>
                <w:szCs w:val="24"/>
                <w:lang w:val="en-GB"/>
              </w:rPr>
              <w:t>ddress (</w:t>
            </w:r>
            <w:r w:rsidR="00AE1F9E">
              <w:rPr>
                <w:rFonts w:ascii="Arial" w:hAnsi="Arial" w:cs="Arial"/>
                <w:color w:val="FF0000"/>
                <w:sz w:val="24"/>
                <w:szCs w:val="24"/>
                <w:lang w:val="en-GB"/>
              </w:rPr>
              <w:t>c</w:t>
            </w:r>
            <w:r>
              <w:rPr>
                <w:rFonts w:ascii="Arial" w:hAnsi="Arial" w:cs="Arial"/>
                <w:color w:val="FF0000"/>
                <w:sz w:val="24"/>
                <w:szCs w:val="24"/>
                <w:lang w:val="en-GB"/>
              </w:rPr>
              <w:t xml:space="preserve">orresponds to Resolved </w:t>
            </w:r>
            <w:r w:rsidRPr="00671A7A">
              <w:rPr>
                <w:rFonts w:ascii="Arial" w:hAnsi="Arial" w:cs="Arial"/>
                <w:color w:val="FF0000"/>
                <w:sz w:val="24"/>
                <w:szCs w:val="24"/>
                <w:lang w:val="en-GB"/>
              </w:rPr>
              <w:t>Private Address)</w:t>
            </w:r>
          </w:p>
        </w:tc>
      </w:tr>
      <w:tr w:rsidR="00E40CCE" w:rsidRPr="009211DF" w14:paraId="3494F5B9" w14:textId="77777777" w:rsidTr="005D341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auto"/>
            <w:vAlign w:val="top"/>
          </w:tcPr>
          <w:p w14:paraId="608705CF" w14:textId="77777777" w:rsidR="00E40CCE" w:rsidRDefault="00E40CCE" w:rsidP="00E40CCE">
            <w:pPr>
              <w:pStyle w:val="CellBody"/>
              <w:spacing w:before="96"/>
              <w:rPr>
                <w:rFonts w:ascii="Arial" w:hAnsi="Arial" w:cs="Arial"/>
                <w:color w:val="FF0000"/>
                <w:sz w:val="24"/>
                <w:szCs w:val="24"/>
              </w:rPr>
            </w:pPr>
            <w:r>
              <w:rPr>
                <w:rFonts w:ascii="Arial" w:hAnsi="Arial" w:cs="Arial"/>
                <w:color w:val="FF0000"/>
                <w:sz w:val="24"/>
                <w:szCs w:val="24"/>
              </w:rPr>
              <w:t>0x03</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top"/>
          </w:tcPr>
          <w:p w14:paraId="36F6C94A" w14:textId="77777777" w:rsidR="00E40CCE" w:rsidRPr="00671A7A" w:rsidRDefault="00E40CCE" w:rsidP="00E40CCE">
            <w:pPr>
              <w:pStyle w:val="CellBody"/>
              <w:spacing w:before="96"/>
              <w:rPr>
                <w:rFonts w:ascii="Arial" w:hAnsi="Arial" w:cs="Arial"/>
                <w:color w:val="FF0000"/>
                <w:sz w:val="24"/>
                <w:szCs w:val="24"/>
                <w:lang w:val="en-GB"/>
              </w:rPr>
            </w:pPr>
            <w:r w:rsidRPr="00671A7A">
              <w:rPr>
                <w:rFonts w:ascii="Arial" w:hAnsi="Arial" w:cs="Arial"/>
                <w:color w:val="FF0000"/>
                <w:sz w:val="24"/>
                <w:szCs w:val="24"/>
                <w:lang w:val="en-GB"/>
              </w:rPr>
              <w:t>Random (static) Identity Address (</w:t>
            </w:r>
            <w:r w:rsidR="00AE1F9E">
              <w:rPr>
                <w:rFonts w:ascii="Arial" w:hAnsi="Arial" w:cs="Arial"/>
                <w:color w:val="FF0000"/>
                <w:sz w:val="24"/>
                <w:szCs w:val="24"/>
                <w:lang w:val="en-GB"/>
              </w:rPr>
              <w:t>c</w:t>
            </w:r>
            <w:r>
              <w:rPr>
                <w:rFonts w:ascii="Arial" w:hAnsi="Arial" w:cs="Arial"/>
                <w:color w:val="FF0000"/>
                <w:sz w:val="24"/>
                <w:szCs w:val="24"/>
                <w:lang w:val="en-GB"/>
              </w:rPr>
              <w:t xml:space="preserve">orresponds to Resolved Private </w:t>
            </w:r>
            <w:r w:rsidRPr="00671A7A">
              <w:rPr>
                <w:rFonts w:ascii="Arial" w:hAnsi="Arial" w:cs="Arial"/>
                <w:color w:val="FF0000"/>
                <w:sz w:val="24"/>
                <w:szCs w:val="24"/>
                <w:lang w:val="en-GB"/>
              </w:rPr>
              <w:t>Address)</w:t>
            </w:r>
          </w:p>
        </w:tc>
      </w:tr>
      <w:tr w:rsidR="00E40CCE" w:rsidRPr="009211DF" w14:paraId="70899036" w14:textId="77777777" w:rsidTr="005D341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auto"/>
            <w:vAlign w:val="top"/>
          </w:tcPr>
          <w:p w14:paraId="51A38BE1" w14:textId="77777777" w:rsidR="00E40CCE" w:rsidRDefault="005B1BEF" w:rsidP="005B1BEF">
            <w:pPr>
              <w:pStyle w:val="CellBody"/>
              <w:spacing w:before="96"/>
              <w:rPr>
                <w:rFonts w:ascii="Arial" w:hAnsi="Arial" w:cs="Arial"/>
                <w:color w:val="FF0000"/>
                <w:sz w:val="24"/>
                <w:szCs w:val="24"/>
              </w:rPr>
            </w:pPr>
            <w:r>
              <w:rPr>
                <w:rFonts w:ascii="Arial" w:hAnsi="Arial" w:cs="Arial"/>
                <w:color w:val="FF0000"/>
                <w:sz w:val="24"/>
                <w:szCs w:val="24"/>
              </w:rPr>
              <w:t>All other values</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top"/>
          </w:tcPr>
          <w:p w14:paraId="0A3A1022" w14:textId="77777777" w:rsidR="00E40CCE" w:rsidRPr="009211DF" w:rsidRDefault="00E40CCE" w:rsidP="00E40CCE">
            <w:pPr>
              <w:pStyle w:val="CellBody"/>
              <w:spacing w:before="96"/>
              <w:rPr>
                <w:rFonts w:ascii="Arial" w:hAnsi="Arial" w:cs="Arial"/>
                <w:color w:val="FF0000"/>
                <w:sz w:val="24"/>
                <w:szCs w:val="24"/>
              </w:rPr>
            </w:pPr>
            <w:r>
              <w:rPr>
                <w:rFonts w:ascii="Arial" w:hAnsi="Arial" w:cs="Arial"/>
                <w:color w:val="FF0000"/>
                <w:sz w:val="24"/>
                <w:szCs w:val="24"/>
              </w:rPr>
              <w:t>Reserved for future use</w:t>
            </w:r>
          </w:p>
        </w:tc>
      </w:tr>
    </w:tbl>
    <w:p w14:paraId="686E59BB" w14:textId="77777777" w:rsidR="00E40CCE" w:rsidRPr="009211DF" w:rsidRDefault="00E40CCE" w:rsidP="00E40CCE">
      <w:pPr>
        <w:rPr>
          <w:rFonts w:cs="Arial"/>
          <w:i/>
          <w:color w:val="FF0000"/>
          <w:sz w:val="24"/>
          <w:szCs w:val="24"/>
        </w:rPr>
      </w:pPr>
    </w:p>
    <w:p w14:paraId="6C754D59" w14:textId="77777777" w:rsidR="00E40CCE" w:rsidRPr="009211DF" w:rsidRDefault="00E40CCE" w:rsidP="00E40CCE">
      <w:pPr>
        <w:spacing w:after="0"/>
        <w:rPr>
          <w:rFonts w:cs="Arial"/>
          <w:i/>
          <w:color w:val="FF0000"/>
          <w:sz w:val="24"/>
          <w:szCs w:val="24"/>
        </w:rPr>
      </w:pPr>
      <w:r w:rsidRPr="009211DF">
        <w:rPr>
          <w:rFonts w:cs="Arial"/>
          <w:i/>
          <w:color w:val="FF0000"/>
          <w:sz w:val="24"/>
          <w:szCs w:val="24"/>
        </w:rPr>
        <w:t>Address[i]:</w:t>
      </w:r>
      <w:r w:rsidRPr="009211DF">
        <w:rPr>
          <w:rFonts w:cs="Arial"/>
          <w:i/>
          <w:color w:val="FF0000"/>
          <w:sz w:val="24"/>
          <w:szCs w:val="24"/>
        </w:rPr>
        <w:tab/>
      </w:r>
      <w:r w:rsidRPr="009211DF">
        <w:rPr>
          <w:rFonts w:cs="Arial"/>
          <w:i/>
          <w:color w:val="FF0000"/>
          <w:sz w:val="24"/>
          <w:szCs w:val="24"/>
        </w:rPr>
        <w:tab/>
      </w:r>
      <w:r w:rsidRPr="009211DF">
        <w:rPr>
          <w:rFonts w:cs="Arial"/>
          <w:i/>
          <w:color w:val="FF0000"/>
          <w:sz w:val="24"/>
          <w:szCs w:val="24"/>
        </w:rPr>
        <w:tab/>
      </w:r>
      <w:r w:rsidRPr="009211DF">
        <w:rPr>
          <w:rFonts w:cs="Arial"/>
          <w:i/>
          <w:color w:val="FF0000"/>
          <w:sz w:val="24"/>
          <w:szCs w:val="24"/>
        </w:rPr>
        <w:tab/>
      </w:r>
      <w:r w:rsidRPr="009211DF">
        <w:rPr>
          <w:rFonts w:cs="Arial"/>
          <w:i/>
          <w:color w:val="FF0000"/>
          <w:sz w:val="24"/>
          <w:szCs w:val="24"/>
        </w:rPr>
        <w:tab/>
      </w:r>
      <w:r w:rsidRPr="009211DF">
        <w:rPr>
          <w:rFonts w:cs="Arial"/>
          <w:i/>
          <w:color w:val="FF0000"/>
          <w:sz w:val="24"/>
          <w:szCs w:val="24"/>
        </w:rPr>
        <w:tab/>
      </w:r>
      <w:r w:rsidRPr="009211DF">
        <w:rPr>
          <w:rFonts w:cs="Arial"/>
          <w:i/>
          <w:color w:val="FF0000"/>
          <w:sz w:val="24"/>
          <w:szCs w:val="24"/>
        </w:rPr>
        <w:tab/>
        <w:t>Size: 6 Octet</w:t>
      </w:r>
      <w:r>
        <w:rPr>
          <w:rFonts w:cs="Arial"/>
          <w:i/>
          <w:color w:val="FF0000"/>
          <w:sz w:val="24"/>
          <w:szCs w:val="24"/>
        </w:rPr>
        <w:t>s</w:t>
      </w:r>
      <w:r w:rsidRPr="009211DF">
        <w:rPr>
          <w:rFonts w:cs="Arial"/>
          <w:i/>
          <w:color w:val="FF0000"/>
          <w:sz w:val="24"/>
          <w:szCs w:val="24"/>
        </w:rPr>
        <w:t xml:space="preserve"> * Num_Reports</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2515"/>
        <w:gridCol w:w="6300"/>
      </w:tblGrid>
      <w:tr w:rsidR="00E40CCE" w:rsidRPr="009211DF" w14:paraId="06B075CB" w14:textId="77777777" w:rsidTr="00E40CCE">
        <w:trPr>
          <w:cnfStyle w:val="100000000000" w:firstRow="1" w:lastRow="0" w:firstColumn="0" w:lastColumn="0" w:oddVBand="0" w:evenVBand="0" w:oddHBand="0" w:evenHBand="0" w:firstRowFirstColumn="0" w:firstRowLastColumn="0" w:lastRowFirstColumn="0" w:lastRowLastColumn="0"/>
          <w:cantSplit/>
          <w:trHeight w:val="579"/>
        </w:trPr>
        <w:tc>
          <w:tcPr>
            <w:tcW w:w="2515" w:type="dxa"/>
            <w:tcBorders>
              <w:top w:val="single" w:sz="4" w:space="0" w:color="auto"/>
              <w:left w:val="single" w:sz="4" w:space="0" w:color="auto"/>
              <w:bottom w:val="single" w:sz="4" w:space="0" w:color="auto"/>
              <w:right w:val="single" w:sz="4" w:space="0" w:color="auto"/>
            </w:tcBorders>
            <w:shd w:val="clear" w:color="auto" w:fill="BBFAFD"/>
          </w:tcPr>
          <w:p w14:paraId="6B25372E" w14:textId="77777777" w:rsidR="00E40CCE" w:rsidRPr="009211DF" w:rsidRDefault="00E40CCE" w:rsidP="00E40CCE">
            <w:pPr>
              <w:pStyle w:val="Tableheading"/>
              <w:spacing w:before="96"/>
              <w:rPr>
                <w:rFonts w:cs="Arial"/>
                <w:color w:val="FF0000"/>
                <w:sz w:val="24"/>
                <w:szCs w:val="24"/>
              </w:rPr>
            </w:pPr>
            <w:r w:rsidRPr="009211DF">
              <w:rPr>
                <w:rFonts w:cs="Arial"/>
                <w:color w:val="FF0000"/>
                <w:sz w:val="24"/>
                <w:szCs w:val="24"/>
              </w:rPr>
              <w:t>Value</w:t>
            </w:r>
          </w:p>
        </w:tc>
        <w:tc>
          <w:tcPr>
            <w:tcW w:w="6300" w:type="dxa"/>
            <w:tcBorders>
              <w:top w:val="single" w:sz="4" w:space="0" w:color="auto"/>
              <w:left w:val="single" w:sz="4" w:space="0" w:color="auto"/>
              <w:bottom w:val="single" w:sz="4" w:space="0" w:color="auto"/>
              <w:right w:val="single" w:sz="4" w:space="0" w:color="auto"/>
            </w:tcBorders>
            <w:shd w:val="clear" w:color="auto" w:fill="BBFAFD"/>
            <w:hideMark/>
          </w:tcPr>
          <w:p w14:paraId="0DC2D6A0" w14:textId="77777777" w:rsidR="00E40CCE" w:rsidRPr="009211DF" w:rsidRDefault="00E40CCE" w:rsidP="00E40CCE">
            <w:pPr>
              <w:pStyle w:val="Tableheading"/>
              <w:spacing w:before="96"/>
              <w:rPr>
                <w:rFonts w:cs="Arial"/>
                <w:color w:val="FF0000"/>
                <w:sz w:val="24"/>
                <w:szCs w:val="24"/>
              </w:rPr>
            </w:pPr>
            <w:r w:rsidRPr="009211DF">
              <w:rPr>
                <w:rFonts w:cs="Arial"/>
                <w:color w:val="FF0000"/>
                <w:sz w:val="24"/>
                <w:szCs w:val="24"/>
              </w:rPr>
              <w:t>Parameter Description</w:t>
            </w:r>
          </w:p>
        </w:tc>
      </w:tr>
      <w:tr w:rsidR="00E40CCE" w:rsidRPr="009211DF" w14:paraId="7428412E" w14:textId="77777777" w:rsidTr="005D341E">
        <w:trPr>
          <w:trHeight w:val="184"/>
        </w:trPr>
        <w:tc>
          <w:tcPr>
            <w:tcW w:w="2515" w:type="dxa"/>
            <w:tcBorders>
              <w:top w:val="single" w:sz="4" w:space="0" w:color="auto"/>
              <w:left w:val="single" w:sz="4" w:space="0" w:color="auto"/>
              <w:bottom w:val="single" w:sz="4" w:space="0" w:color="auto"/>
              <w:right w:val="single" w:sz="4" w:space="0" w:color="auto"/>
            </w:tcBorders>
            <w:shd w:val="clear" w:color="auto" w:fill="auto"/>
            <w:vAlign w:val="top"/>
          </w:tcPr>
          <w:p w14:paraId="3AA3B308" w14:textId="77777777" w:rsidR="00E40CCE" w:rsidRPr="009211DF" w:rsidRDefault="00E40CCE" w:rsidP="00E40CCE">
            <w:pPr>
              <w:pStyle w:val="CellBody"/>
              <w:spacing w:before="96"/>
              <w:rPr>
                <w:rFonts w:ascii="Arial" w:hAnsi="Arial" w:cs="Arial"/>
                <w:color w:val="FF0000"/>
                <w:sz w:val="24"/>
                <w:szCs w:val="24"/>
              </w:rPr>
            </w:pPr>
            <w:r w:rsidRPr="006A4067">
              <w:rPr>
                <w:rFonts w:ascii="Arial" w:hAnsi="Arial" w:cs="Arial"/>
                <w:color w:val="FF0000"/>
                <w:sz w:val="24"/>
                <w:szCs w:val="24"/>
                <w:lang w:val="en-GB"/>
              </w:rPr>
              <w:t>0xXXXXXXXXXXXX</w:t>
            </w:r>
          </w:p>
        </w:tc>
        <w:tc>
          <w:tcPr>
            <w:tcW w:w="6300" w:type="dxa"/>
            <w:tcBorders>
              <w:top w:val="single" w:sz="4" w:space="0" w:color="auto"/>
              <w:left w:val="single" w:sz="4" w:space="0" w:color="auto"/>
              <w:bottom w:val="single" w:sz="4" w:space="0" w:color="auto"/>
              <w:right w:val="single" w:sz="4" w:space="0" w:color="auto"/>
            </w:tcBorders>
            <w:shd w:val="clear" w:color="auto" w:fill="auto"/>
            <w:vAlign w:val="top"/>
          </w:tcPr>
          <w:p w14:paraId="3517FBEB" w14:textId="77777777" w:rsidR="00E40CCE" w:rsidRPr="006A4067" w:rsidRDefault="00E40CCE" w:rsidP="00E40CCE">
            <w:pPr>
              <w:pStyle w:val="CellBody"/>
              <w:spacing w:before="96"/>
              <w:rPr>
                <w:rFonts w:ascii="Arial" w:hAnsi="Arial" w:cs="Arial"/>
                <w:color w:val="FF0000"/>
                <w:sz w:val="24"/>
                <w:szCs w:val="24"/>
                <w:lang w:val="en-GB"/>
              </w:rPr>
            </w:pPr>
            <w:r w:rsidRPr="006A4067">
              <w:rPr>
                <w:rFonts w:ascii="Arial" w:hAnsi="Arial" w:cs="Arial"/>
                <w:color w:val="FF0000"/>
                <w:sz w:val="24"/>
                <w:szCs w:val="24"/>
                <w:lang w:val="en-GB"/>
              </w:rPr>
              <w:t xml:space="preserve">Public Device Address, Random </w:t>
            </w:r>
            <w:r>
              <w:rPr>
                <w:rFonts w:ascii="Arial" w:hAnsi="Arial" w:cs="Arial"/>
                <w:color w:val="FF0000"/>
                <w:sz w:val="24"/>
                <w:szCs w:val="24"/>
                <w:lang w:val="en-GB"/>
              </w:rPr>
              <w:t xml:space="preserve">Device Address, Public Identity </w:t>
            </w:r>
            <w:r w:rsidRPr="006A4067">
              <w:rPr>
                <w:rFonts w:ascii="Arial" w:hAnsi="Arial" w:cs="Arial"/>
                <w:color w:val="FF0000"/>
                <w:sz w:val="24"/>
                <w:szCs w:val="24"/>
                <w:lang w:val="en-GB"/>
              </w:rPr>
              <w:t>Address or Random (static) Iden</w:t>
            </w:r>
            <w:r>
              <w:rPr>
                <w:rFonts w:ascii="Arial" w:hAnsi="Arial" w:cs="Arial"/>
                <w:color w:val="FF0000"/>
                <w:sz w:val="24"/>
                <w:szCs w:val="24"/>
                <w:lang w:val="en-GB"/>
              </w:rPr>
              <w:t xml:space="preserve">tity Address of the advertising </w:t>
            </w:r>
            <w:r w:rsidRPr="006A4067">
              <w:rPr>
                <w:rFonts w:ascii="Arial" w:hAnsi="Arial" w:cs="Arial"/>
                <w:color w:val="FF0000"/>
                <w:sz w:val="24"/>
                <w:szCs w:val="24"/>
                <w:lang w:val="en-GB"/>
              </w:rPr>
              <w:t>device.</w:t>
            </w:r>
          </w:p>
        </w:tc>
      </w:tr>
    </w:tbl>
    <w:p w14:paraId="4759879C" w14:textId="77777777" w:rsidR="00E40CCE" w:rsidRDefault="00E40CCE" w:rsidP="00E40CCE">
      <w:pPr>
        <w:rPr>
          <w:rFonts w:cs="Arial"/>
          <w:i/>
          <w:color w:val="FF0000"/>
          <w:sz w:val="24"/>
          <w:szCs w:val="24"/>
        </w:rPr>
      </w:pPr>
    </w:p>
    <w:p w14:paraId="50B435ED" w14:textId="3E7D149E" w:rsidR="00003229" w:rsidRPr="004A3BDF" w:rsidRDefault="00003229" w:rsidP="00003229">
      <w:pPr>
        <w:spacing w:after="0"/>
        <w:rPr>
          <w:rFonts w:cs="Arial"/>
          <w:i/>
          <w:color w:val="FF0000"/>
          <w:sz w:val="24"/>
          <w:szCs w:val="24"/>
        </w:rPr>
      </w:pPr>
      <w:r>
        <w:rPr>
          <w:rFonts w:cs="Arial"/>
          <w:i/>
          <w:color w:val="FF0000"/>
          <w:sz w:val="24"/>
          <w:szCs w:val="24"/>
        </w:rPr>
        <w:t>Primary_</w:t>
      </w:r>
      <w:r w:rsidRPr="004A3BDF">
        <w:rPr>
          <w:rFonts w:cs="Arial"/>
          <w:i/>
          <w:color w:val="FF0000"/>
          <w:sz w:val="24"/>
          <w:szCs w:val="24"/>
        </w:rPr>
        <w:t>PHY</w:t>
      </w:r>
      <w:ins w:id="100" w:author="Brian A. Redding" w:date="2016-04-13T12:11:00Z">
        <w:r w:rsidR="00584F24">
          <w:rPr>
            <w:rFonts w:cs="Arial"/>
            <w:i/>
            <w:color w:val="FF0000"/>
            <w:sz w:val="24"/>
            <w:szCs w:val="24"/>
          </w:rPr>
          <w:t>[i]</w:t>
        </w:r>
      </w:ins>
      <w:r w:rsidRPr="004A3BDF">
        <w:rPr>
          <w:rFonts w:cs="Arial"/>
          <w:i/>
          <w:color w:val="FF0000"/>
          <w:sz w:val="24"/>
          <w:szCs w:val="24"/>
        </w:rPr>
        <w:t>:</w:t>
      </w:r>
      <w:r w:rsidRPr="004A3BDF">
        <w:rPr>
          <w:rFonts w:cs="Arial"/>
          <w:i/>
          <w:color w:val="FF0000"/>
          <w:sz w:val="24"/>
          <w:szCs w:val="24"/>
        </w:rPr>
        <w:tab/>
      </w:r>
      <w:r w:rsidRPr="004A3BDF">
        <w:rPr>
          <w:rFonts w:cs="Arial"/>
          <w:i/>
          <w:color w:val="FF0000"/>
          <w:sz w:val="24"/>
          <w:szCs w:val="24"/>
        </w:rPr>
        <w:tab/>
      </w:r>
      <w:r>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del w:id="101" w:author="Brian A. Redding" w:date="2016-04-13T12:11:00Z">
        <w:r w:rsidRPr="004A3BDF" w:rsidDel="00584F24">
          <w:rPr>
            <w:rFonts w:cs="Arial"/>
            <w:i/>
            <w:color w:val="FF0000"/>
            <w:sz w:val="24"/>
            <w:szCs w:val="24"/>
          </w:rPr>
          <w:tab/>
        </w:r>
        <w:r w:rsidDel="00584F24">
          <w:rPr>
            <w:rFonts w:cs="Arial"/>
            <w:i/>
            <w:color w:val="FF0000"/>
            <w:sz w:val="24"/>
            <w:szCs w:val="24"/>
          </w:rPr>
          <w:tab/>
        </w:r>
      </w:del>
      <w:r w:rsidRPr="004A3BDF">
        <w:rPr>
          <w:rFonts w:cs="Arial"/>
          <w:i/>
          <w:color w:val="FF0000"/>
          <w:sz w:val="24"/>
          <w:szCs w:val="24"/>
        </w:rPr>
        <w:t>Size: 1 Octet</w:t>
      </w:r>
      <w:ins w:id="102" w:author="Brian A. Redding" w:date="2016-04-13T12:11:00Z">
        <w:r w:rsidR="00584F24">
          <w:rPr>
            <w:rFonts w:cs="Arial"/>
            <w:i/>
            <w:color w:val="FF0000"/>
            <w:sz w:val="24"/>
            <w:szCs w:val="24"/>
          </w:rPr>
          <w:t xml:space="preserve"> * Num_Reports</w:t>
        </w:r>
      </w:ins>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003229" w:rsidRPr="004A3BDF" w14:paraId="00F8C4FD" w14:textId="77777777" w:rsidTr="007E2D91">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2C859F2A" w14:textId="77777777" w:rsidR="00003229" w:rsidRPr="004A3BDF" w:rsidRDefault="00003229" w:rsidP="007E2D91">
            <w:pPr>
              <w:pStyle w:val="Tableheading"/>
              <w:spacing w:before="96"/>
              <w:rPr>
                <w:rFonts w:cs="Arial"/>
                <w:color w:val="FF0000"/>
                <w:sz w:val="24"/>
                <w:szCs w:val="24"/>
              </w:rPr>
            </w:pPr>
            <w:r>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1D37CE79" w14:textId="77777777" w:rsidR="00003229" w:rsidRPr="004A3BDF" w:rsidRDefault="00003229" w:rsidP="007E2D91">
            <w:pPr>
              <w:pStyle w:val="Tableheading"/>
              <w:spacing w:before="96"/>
              <w:rPr>
                <w:rFonts w:cs="Arial"/>
                <w:color w:val="FF0000"/>
                <w:sz w:val="24"/>
                <w:szCs w:val="24"/>
              </w:rPr>
            </w:pPr>
            <w:r w:rsidRPr="004A3BDF">
              <w:rPr>
                <w:rFonts w:cs="Arial"/>
                <w:color w:val="FF0000"/>
                <w:sz w:val="24"/>
                <w:szCs w:val="24"/>
              </w:rPr>
              <w:t>Parameter Description</w:t>
            </w:r>
          </w:p>
        </w:tc>
      </w:tr>
      <w:tr w:rsidR="00003229" w:rsidRPr="004A3BDF" w14:paraId="061B2D61" w14:textId="77777777" w:rsidTr="007E2D91">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auto"/>
            <w:vAlign w:val="top"/>
          </w:tcPr>
          <w:p w14:paraId="62A9C6E5" w14:textId="77777777" w:rsidR="00003229" w:rsidRPr="004A3BDF" w:rsidRDefault="00003229" w:rsidP="007E2D91">
            <w:pPr>
              <w:pStyle w:val="CellBody"/>
              <w:spacing w:before="96"/>
              <w:rPr>
                <w:rFonts w:ascii="Arial" w:hAnsi="Arial" w:cs="Arial"/>
                <w:color w:val="FF0000"/>
                <w:sz w:val="24"/>
                <w:szCs w:val="24"/>
              </w:rPr>
            </w:pPr>
            <w:r w:rsidRPr="004A3BDF">
              <w:rPr>
                <w:rFonts w:ascii="Arial" w:hAnsi="Arial" w:cs="Arial"/>
                <w:color w:val="FF0000"/>
                <w:sz w:val="24"/>
                <w:szCs w:val="24"/>
              </w:rPr>
              <w:t>0</w:t>
            </w:r>
            <w:r>
              <w:rPr>
                <w:rFonts w:ascii="Arial" w:hAnsi="Arial" w:cs="Arial"/>
                <w:color w:val="FF0000"/>
                <w:sz w:val="24"/>
                <w:szCs w:val="24"/>
              </w:rPr>
              <w:t>x01</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top"/>
          </w:tcPr>
          <w:p w14:paraId="264026BF" w14:textId="77777777" w:rsidR="00003229" w:rsidRPr="004A3BDF" w:rsidRDefault="00003229" w:rsidP="007E2D91">
            <w:pPr>
              <w:pStyle w:val="CellBody"/>
              <w:spacing w:before="96"/>
              <w:rPr>
                <w:rFonts w:ascii="Arial" w:hAnsi="Arial" w:cs="Arial"/>
                <w:color w:val="FF0000"/>
                <w:sz w:val="24"/>
                <w:szCs w:val="24"/>
                <w:lang w:val="en-GB"/>
              </w:rPr>
            </w:pPr>
            <w:r>
              <w:rPr>
                <w:rFonts w:ascii="Arial" w:hAnsi="Arial" w:cs="Arial"/>
                <w:color w:val="FF0000"/>
                <w:sz w:val="24"/>
                <w:szCs w:val="24"/>
                <w:lang w:val="en-GB"/>
              </w:rPr>
              <w:t>Advertiser PHY</w:t>
            </w:r>
            <w:r w:rsidRPr="001D0927">
              <w:rPr>
                <w:rFonts w:ascii="Arial" w:hAnsi="Arial" w:cs="Arial"/>
                <w:color w:val="FF0000"/>
                <w:sz w:val="24"/>
                <w:szCs w:val="24"/>
                <w:lang w:val="en-GB"/>
              </w:rPr>
              <w:t xml:space="preserve"> is LE 1M</w:t>
            </w:r>
          </w:p>
        </w:tc>
      </w:tr>
      <w:tr w:rsidR="00003229" w:rsidRPr="004A3BDF" w:rsidDel="00584F24" w14:paraId="3F50D9C7" w14:textId="205D0B20" w:rsidTr="007E2D91">
        <w:trPr>
          <w:trHeight w:val="184"/>
          <w:del w:id="103" w:author="Brian A. Redding" w:date="2016-04-13T12:13:00Z"/>
        </w:trPr>
        <w:tc>
          <w:tcPr>
            <w:tcW w:w="1675" w:type="dxa"/>
            <w:tcBorders>
              <w:top w:val="single" w:sz="4" w:space="0" w:color="auto"/>
              <w:left w:val="single" w:sz="4" w:space="0" w:color="auto"/>
              <w:bottom w:val="single" w:sz="4" w:space="0" w:color="auto"/>
              <w:right w:val="single" w:sz="4" w:space="0" w:color="auto"/>
            </w:tcBorders>
            <w:shd w:val="clear" w:color="auto" w:fill="auto"/>
            <w:vAlign w:val="top"/>
          </w:tcPr>
          <w:p w14:paraId="5BA89A5C" w14:textId="387D27E6" w:rsidR="00003229" w:rsidRPr="00886274" w:rsidDel="00584F24" w:rsidRDefault="00003229" w:rsidP="007E2D91">
            <w:pPr>
              <w:pStyle w:val="CellBody"/>
              <w:spacing w:before="96"/>
              <w:rPr>
                <w:del w:id="104" w:author="Brian A. Redding" w:date="2016-04-13T12:13:00Z"/>
                <w:rFonts w:ascii="Arial" w:hAnsi="Arial" w:cs="Arial"/>
                <w:strike/>
                <w:color w:val="FF0000"/>
                <w:sz w:val="24"/>
                <w:szCs w:val="24"/>
                <w:rPrChange w:id="105" w:author="Clive D.W. Feather" w:date="2016-04-12T12:55:00Z">
                  <w:rPr>
                    <w:del w:id="106" w:author="Brian A. Redding" w:date="2016-04-13T12:13:00Z"/>
                    <w:rFonts w:ascii="Arial" w:hAnsi="Arial" w:cs="Arial"/>
                    <w:color w:val="FF0000"/>
                    <w:sz w:val="24"/>
                    <w:szCs w:val="24"/>
                  </w:rPr>
                </w:rPrChange>
              </w:rPr>
            </w:pPr>
            <w:del w:id="107" w:author="Brian A. Redding" w:date="2016-04-13T12:13:00Z">
              <w:r w:rsidRPr="00886274" w:rsidDel="00584F24">
                <w:rPr>
                  <w:rFonts w:cs="Arial"/>
                  <w:strike/>
                  <w:color w:val="FF0000"/>
                  <w:sz w:val="24"/>
                  <w:szCs w:val="24"/>
                  <w:rPrChange w:id="108" w:author="Clive D.W. Feather" w:date="2016-04-12T12:55:00Z">
                    <w:rPr>
                      <w:rFonts w:cs="Arial"/>
                      <w:color w:val="FF0000"/>
                      <w:sz w:val="24"/>
                      <w:szCs w:val="24"/>
                    </w:rPr>
                  </w:rPrChange>
                </w:rPr>
                <w:delText>0x02</w:delText>
              </w:r>
            </w:del>
          </w:p>
        </w:tc>
        <w:tc>
          <w:tcPr>
            <w:tcW w:w="7140" w:type="dxa"/>
            <w:tcBorders>
              <w:top w:val="single" w:sz="4" w:space="0" w:color="auto"/>
              <w:left w:val="single" w:sz="4" w:space="0" w:color="auto"/>
              <w:bottom w:val="single" w:sz="4" w:space="0" w:color="auto"/>
              <w:right w:val="single" w:sz="4" w:space="0" w:color="auto"/>
            </w:tcBorders>
            <w:shd w:val="clear" w:color="auto" w:fill="auto"/>
            <w:vAlign w:val="top"/>
          </w:tcPr>
          <w:p w14:paraId="6E369722" w14:textId="1CFFE767" w:rsidR="00003229" w:rsidRPr="00886274" w:rsidDel="00584F24" w:rsidRDefault="00003229" w:rsidP="00886274">
            <w:pPr>
              <w:pStyle w:val="CellBody"/>
              <w:spacing w:before="96"/>
              <w:rPr>
                <w:del w:id="109" w:author="Brian A. Redding" w:date="2016-04-13T12:13:00Z"/>
                <w:rFonts w:ascii="Arial" w:hAnsi="Arial" w:cs="Arial"/>
                <w:strike/>
                <w:color w:val="FF0000"/>
                <w:sz w:val="24"/>
                <w:szCs w:val="24"/>
                <w:lang w:val="en-GB"/>
                <w:rPrChange w:id="110" w:author="Clive D.W. Feather" w:date="2016-04-12T12:55:00Z">
                  <w:rPr>
                    <w:del w:id="111" w:author="Brian A. Redding" w:date="2016-04-13T12:13:00Z"/>
                    <w:rFonts w:ascii="Arial" w:hAnsi="Arial" w:cs="Arial"/>
                    <w:color w:val="FF0000"/>
                    <w:sz w:val="24"/>
                    <w:szCs w:val="24"/>
                    <w:lang w:val="en-GB"/>
                  </w:rPr>
                </w:rPrChange>
              </w:rPr>
            </w:pPr>
            <w:del w:id="112" w:author="Brian A. Redding" w:date="2016-04-13T12:13:00Z">
              <w:r w:rsidRPr="00886274" w:rsidDel="00584F24">
                <w:rPr>
                  <w:rFonts w:cs="Arial"/>
                  <w:strike/>
                  <w:color w:val="FF0000"/>
                  <w:sz w:val="24"/>
                  <w:szCs w:val="24"/>
                  <w:lang w:val="en-GB"/>
                  <w:rPrChange w:id="113" w:author="Clive D.W. Feather" w:date="2016-04-12T12:55:00Z">
                    <w:rPr>
                      <w:rFonts w:cs="Arial"/>
                      <w:color w:val="FF0000"/>
                      <w:sz w:val="24"/>
                      <w:szCs w:val="24"/>
                      <w:lang w:val="en-GB"/>
                    </w:rPr>
                  </w:rPrChange>
                </w:rPr>
                <w:delText>Advertiser PHY is LE 2M</w:delText>
              </w:r>
            </w:del>
          </w:p>
        </w:tc>
      </w:tr>
      <w:tr w:rsidR="00003229" w:rsidRPr="004A3BDF" w14:paraId="36CD9183" w14:textId="77777777" w:rsidTr="007E2D91">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auto"/>
            <w:vAlign w:val="top"/>
          </w:tcPr>
          <w:p w14:paraId="1BBF8CD3" w14:textId="77777777" w:rsidR="00003229" w:rsidRPr="004A3BDF" w:rsidRDefault="00003229" w:rsidP="007E2D91">
            <w:pPr>
              <w:pStyle w:val="CellBody"/>
              <w:spacing w:before="96"/>
              <w:rPr>
                <w:rFonts w:ascii="Arial" w:hAnsi="Arial" w:cs="Arial"/>
                <w:color w:val="FF0000"/>
                <w:sz w:val="24"/>
                <w:szCs w:val="24"/>
              </w:rPr>
            </w:pPr>
            <w:r>
              <w:rPr>
                <w:rFonts w:ascii="Arial" w:hAnsi="Arial" w:cs="Arial"/>
                <w:color w:val="FF0000"/>
                <w:sz w:val="24"/>
                <w:szCs w:val="24"/>
              </w:rPr>
              <w:t>0x03</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top"/>
          </w:tcPr>
          <w:p w14:paraId="1E8A32DA" w14:textId="77777777" w:rsidR="00003229" w:rsidRPr="004A3BDF" w:rsidRDefault="00003229" w:rsidP="007E2D91">
            <w:pPr>
              <w:pStyle w:val="CellBody"/>
              <w:spacing w:before="96"/>
              <w:rPr>
                <w:rFonts w:ascii="Arial" w:hAnsi="Arial" w:cs="Arial"/>
                <w:color w:val="FF0000"/>
                <w:sz w:val="24"/>
                <w:szCs w:val="24"/>
                <w:lang w:val="en-GB"/>
              </w:rPr>
            </w:pPr>
            <w:r>
              <w:rPr>
                <w:rFonts w:ascii="Arial" w:hAnsi="Arial" w:cs="Arial"/>
                <w:color w:val="FF0000"/>
                <w:sz w:val="24"/>
                <w:szCs w:val="24"/>
                <w:lang w:val="en-GB"/>
              </w:rPr>
              <w:t>Advertiser PHY</w:t>
            </w:r>
            <w:r w:rsidRPr="001D0927">
              <w:rPr>
                <w:rFonts w:ascii="Arial" w:hAnsi="Arial" w:cs="Arial"/>
                <w:color w:val="FF0000"/>
                <w:sz w:val="24"/>
                <w:szCs w:val="24"/>
                <w:lang w:val="en-GB"/>
              </w:rPr>
              <w:t xml:space="preserve"> is LE Coded</w:t>
            </w:r>
          </w:p>
        </w:tc>
      </w:tr>
      <w:tr w:rsidR="00003229" w:rsidRPr="004A3BDF" w14:paraId="35E83EE3" w14:textId="77777777" w:rsidTr="007E2D91">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auto"/>
            <w:vAlign w:val="top"/>
          </w:tcPr>
          <w:p w14:paraId="075430E6" w14:textId="77777777" w:rsidR="00003229" w:rsidRPr="004A3BDF" w:rsidRDefault="00003229" w:rsidP="007E2D91">
            <w:pPr>
              <w:pStyle w:val="CellBody"/>
              <w:spacing w:before="96"/>
              <w:rPr>
                <w:rFonts w:ascii="Arial" w:hAnsi="Arial" w:cs="Arial"/>
                <w:color w:val="FF0000"/>
                <w:sz w:val="24"/>
                <w:szCs w:val="24"/>
              </w:rPr>
            </w:pPr>
            <w:r>
              <w:rPr>
                <w:rFonts w:ascii="Arial" w:hAnsi="Arial" w:cs="Arial"/>
                <w:color w:val="FF0000"/>
                <w:sz w:val="24"/>
                <w:szCs w:val="24"/>
              </w:rPr>
              <w:t>All other values</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top"/>
          </w:tcPr>
          <w:p w14:paraId="43E4A705" w14:textId="77777777" w:rsidR="00003229" w:rsidRPr="004A3BDF" w:rsidRDefault="00003229" w:rsidP="007E2D91">
            <w:pPr>
              <w:pStyle w:val="CellBody"/>
              <w:spacing w:before="96"/>
              <w:rPr>
                <w:rFonts w:ascii="Arial" w:hAnsi="Arial" w:cs="Arial"/>
                <w:color w:val="FF0000"/>
                <w:sz w:val="24"/>
                <w:szCs w:val="24"/>
              </w:rPr>
            </w:pPr>
            <w:r w:rsidRPr="004A3BDF">
              <w:rPr>
                <w:rFonts w:ascii="Arial" w:hAnsi="Arial" w:cs="Arial"/>
                <w:color w:val="FF0000"/>
                <w:sz w:val="24"/>
                <w:szCs w:val="24"/>
              </w:rPr>
              <w:t>Reserved for future use</w:t>
            </w:r>
          </w:p>
        </w:tc>
      </w:tr>
    </w:tbl>
    <w:p w14:paraId="29C15CAA" w14:textId="77777777" w:rsidR="00003229" w:rsidRDefault="00003229" w:rsidP="00E40CCE">
      <w:pPr>
        <w:rPr>
          <w:rFonts w:cs="Arial"/>
          <w:i/>
          <w:color w:val="FF0000"/>
          <w:sz w:val="24"/>
          <w:szCs w:val="24"/>
        </w:rPr>
      </w:pPr>
    </w:p>
    <w:p w14:paraId="7A0CA332" w14:textId="5F8CD2BB" w:rsidR="00003229" w:rsidRPr="004A3BDF" w:rsidRDefault="00003229" w:rsidP="00003229">
      <w:pPr>
        <w:spacing w:after="0"/>
        <w:rPr>
          <w:rFonts w:cs="Arial"/>
          <w:i/>
          <w:color w:val="FF0000"/>
          <w:sz w:val="24"/>
          <w:szCs w:val="24"/>
        </w:rPr>
      </w:pPr>
      <w:r>
        <w:rPr>
          <w:rFonts w:cs="Arial"/>
          <w:i/>
          <w:color w:val="FF0000"/>
          <w:sz w:val="24"/>
          <w:szCs w:val="24"/>
        </w:rPr>
        <w:t>Secondary_</w:t>
      </w:r>
      <w:r w:rsidRPr="004A3BDF">
        <w:rPr>
          <w:rFonts w:cs="Arial"/>
          <w:i/>
          <w:color w:val="FF0000"/>
          <w:sz w:val="24"/>
          <w:szCs w:val="24"/>
        </w:rPr>
        <w:t>PHY</w:t>
      </w:r>
      <w:ins w:id="114" w:author="Brian A. Redding" w:date="2016-04-13T12:11:00Z">
        <w:r w:rsidR="00584F24">
          <w:rPr>
            <w:rFonts w:cs="Arial"/>
            <w:i/>
            <w:color w:val="FF0000"/>
            <w:sz w:val="24"/>
            <w:szCs w:val="24"/>
          </w:rPr>
          <w:t>[i]</w:t>
        </w:r>
      </w:ins>
      <w:r w:rsidRPr="004A3BDF">
        <w:rPr>
          <w:rFonts w:cs="Arial"/>
          <w:i/>
          <w:color w:val="FF0000"/>
          <w:sz w:val="24"/>
          <w:szCs w:val="24"/>
        </w:rPr>
        <w:t>:</w:t>
      </w:r>
      <w:r w:rsidRPr="004A3BDF">
        <w:rPr>
          <w:rFonts w:cs="Arial"/>
          <w:i/>
          <w:color w:val="FF0000"/>
          <w:sz w:val="24"/>
          <w:szCs w:val="24"/>
        </w:rPr>
        <w:tab/>
      </w:r>
      <w:r w:rsidRPr="004A3BDF">
        <w:rPr>
          <w:rFonts w:cs="Arial"/>
          <w:i/>
          <w:color w:val="FF0000"/>
          <w:sz w:val="24"/>
          <w:szCs w:val="24"/>
        </w:rPr>
        <w:tab/>
      </w:r>
      <w:r>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del w:id="115" w:author="Brian A. Redding" w:date="2016-04-13T12:12:00Z">
        <w:r w:rsidRPr="004A3BDF" w:rsidDel="00584F24">
          <w:rPr>
            <w:rFonts w:cs="Arial"/>
            <w:i/>
            <w:color w:val="FF0000"/>
            <w:sz w:val="24"/>
            <w:szCs w:val="24"/>
          </w:rPr>
          <w:tab/>
        </w:r>
        <w:r w:rsidDel="00584F24">
          <w:rPr>
            <w:rFonts w:cs="Arial"/>
            <w:i/>
            <w:color w:val="FF0000"/>
            <w:sz w:val="24"/>
            <w:szCs w:val="24"/>
          </w:rPr>
          <w:tab/>
        </w:r>
      </w:del>
      <w:r w:rsidRPr="004A3BDF">
        <w:rPr>
          <w:rFonts w:cs="Arial"/>
          <w:i/>
          <w:color w:val="FF0000"/>
          <w:sz w:val="24"/>
          <w:szCs w:val="24"/>
        </w:rPr>
        <w:t>Size: 1 Octet</w:t>
      </w:r>
      <w:ins w:id="116" w:author="Brian A. Redding" w:date="2016-04-13T12:12:00Z">
        <w:r w:rsidR="00584F24">
          <w:rPr>
            <w:rFonts w:cs="Arial"/>
            <w:i/>
            <w:color w:val="FF0000"/>
            <w:sz w:val="24"/>
            <w:szCs w:val="24"/>
          </w:rPr>
          <w:t xml:space="preserve"> * Num Reports</w:t>
        </w:r>
      </w:ins>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003229" w:rsidRPr="004A3BDF" w14:paraId="633FA49C" w14:textId="77777777" w:rsidTr="007E2D91">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51DDB345" w14:textId="77777777" w:rsidR="00003229" w:rsidRPr="004A3BDF" w:rsidRDefault="00003229" w:rsidP="007E2D91">
            <w:pPr>
              <w:pStyle w:val="Tableheading"/>
              <w:spacing w:before="96"/>
              <w:rPr>
                <w:rFonts w:cs="Arial"/>
                <w:color w:val="FF0000"/>
                <w:sz w:val="24"/>
                <w:szCs w:val="24"/>
              </w:rPr>
            </w:pPr>
            <w:r>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41332C84" w14:textId="77777777" w:rsidR="00003229" w:rsidRPr="004A3BDF" w:rsidRDefault="00003229" w:rsidP="007E2D91">
            <w:pPr>
              <w:pStyle w:val="Tableheading"/>
              <w:spacing w:before="96"/>
              <w:rPr>
                <w:rFonts w:cs="Arial"/>
                <w:color w:val="FF0000"/>
                <w:sz w:val="24"/>
                <w:szCs w:val="24"/>
              </w:rPr>
            </w:pPr>
            <w:r w:rsidRPr="004A3BDF">
              <w:rPr>
                <w:rFonts w:cs="Arial"/>
                <w:color w:val="FF0000"/>
                <w:sz w:val="24"/>
                <w:szCs w:val="24"/>
              </w:rPr>
              <w:t>Parameter Description</w:t>
            </w:r>
          </w:p>
        </w:tc>
      </w:tr>
      <w:tr w:rsidR="00003229" w:rsidRPr="004A3BDF" w14:paraId="38236B04" w14:textId="77777777" w:rsidTr="007E2D91">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auto"/>
            <w:vAlign w:val="top"/>
          </w:tcPr>
          <w:p w14:paraId="1B9ADAA7" w14:textId="77777777" w:rsidR="00003229" w:rsidRPr="004A3BDF" w:rsidRDefault="00003229" w:rsidP="007E2D91">
            <w:pPr>
              <w:pStyle w:val="CellBody"/>
              <w:spacing w:before="96"/>
              <w:rPr>
                <w:rFonts w:ascii="Arial" w:hAnsi="Arial" w:cs="Arial"/>
                <w:color w:val="FF0000"/>
                <w:sz w:val="24"/>
                <w:szCs w:val="24"/>
              </w:rPr>
            </w:pPr>
            <w:r w:rsidRPr="004A3BDF">
              <w:rPr>
                <w:rFonts w:ascii="Arial" w:hAnsi="Arial" w:cs="Arial"/>
                <w:color w:val="FF0000"/>
                <w:sz w:val="24"/>
                <w:szCs w:val="24"/>
              </w:rPr>
              <w:t>0</w:t>
            </w:r>
            <w:r>
              <w:rPr>
                <w:rFonts w:ascii="Arial" w:hAnsi="Arial" w:cs="Arial"/>
                <w:color w:val="FF0000"/>
                <w:sz w:val="24"/>
                <w:szCs w:val="24"/>
              </w:rPr>
              <w:t>x01</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top"/>
          </w:tcPr>
          <w:p w14:paraId="1EC2F450" w14:textId="77777777" w:rsidR="00003229" w:rsidRPr="004A3BDF" w:rsidRDefault="00003229" w:rsidP="007E2D91">
            <w:pPr>
              <w:pStyle w:val="CellBody"/>
              <w:spacing w:before="96"/>
              <w:rPr>
                <w:rFonts w:ascii="Arial" w:hAnsi="Arial" w:cs="Arial"/>
                <w:color w:val="FF0000"/>
                <w:sz w:val="24"/>
                <w:szCs w:val="24"/>
                <w:lang w:val="en-GB"/>
              </w:rPr>
            </w:pPr>
            <w:r>
              <w:rPr>
                <w:rFonts w:ascii="Arial" w:hAnsi="Arial" w:cs="Arial"/>
                <w:color w:val="FF0000"/>
                <w:sz w:val="24"/>
                <w:szCs w:val="24"/>
                <w:lang w:val="en-GB"/>
              </w:rPr>
              <w:t>Advertiser PHY</w:t>
            </w:r>
            <w:r w:rsidRPr="001D0927">
              <w:rPr>
                <w:rFonts w:ascii="Arial" w:hAnsi="Arial" w:cs="Arial"/>
                <w:color w:val="FF0000"/>
                <w:sz w:val="24"/>
                <w:szCs w:val="24"/>
                <w:lang w:val="en-GB"/>
              </w:rPr>
              <w:t xml:space="preserve"> is LE 1M</w:t>
            </w:r>
          </w:p>
        </w:tc>
      </w:tr>
      <w:tr w:rsidR="00003229" w:rsidRPr="004A3BDF" w14:paraId="0C15AF21" w14:textId="77777777" w:rsidTr="007E2D91">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auto"/>
            <w:vAlign w:val="top"/>
          </w:tcPr>
          <w:p w14:paraId="41CD5D02" w14:textId="77777777" w:rsidR="00003229" w:rsidRPr="004A3BDF" w:rsidRDefault="00003229" w:rsidP="007E2D91">
            <w:pPr>
              <w:pStyle w:val="CellBody"/>
              <w:spacing w:before="96"/>
              <w:rPr>
                <w:rFonts w:ascii="Arial" w:hAnsi="Arial" w:cs="Arial"/>
                <w:color w:val="FF0000"/>
                <w:sz w:val="24"/>
                <w:szCs w:val="24"/>
              </w:rPr>
            </w:pPr>
            <w:r>
              <w:rPr>
                <w:rFonts w:ascii="Arial" w:hAnsi="Arial" w:cs="Arial"/>
                <w:color w:val="FF0000"/>
                <w:sz w:val="24"/>
                <w:szCs w:val="24"/>
              </w:rPr>
              <w:t>0x02</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top"/>
          </w:tcPr>
          <w:p w14:paraId="7E75E66C" w14:textId="77777777" w:rsidR="00003229" w:rsidRPr="004A3BDF" w:rsidRDefault="00003229" w:rsidP="007E2D91">
            <w:pPr>
              <w:pStyle w:val="CellBody"/>
              <w:spacing w:before="96"/>
              <w:rPr>
                <w:rFonts w:ascii="Arial" w:hAnsi="Arial" w:cs="Arial"/>
                <w:color w:val="FF0000"/>
                <w:sz w:val="24"/>
                <w:szCs w:val="24"/>
                <w:lang w:val="en-GB"/>
              </w:rPr>
            </w:pPr>
            <w:r>
              <w:rPr>
                <w:rFonts w:ascii="Arial" w:hAnsi="Arial" w:cs="Arial"/>
                <w:color w:val="FF0000"/>
                <w:sz w:val="24"/>
                <w:szCs w:val="24"/>
                <w:lang w:val="en-GB"/>
              </w:rPr>
              <w:t>Advertiser PHY is LE 2</w:t>
            </w:r>
            <w:r w:rsidRPr="001D0927">
              <w:rPr>
                <w:rFonts w:ascii="Arial" w:hAnsi="Arial" w:cs="Arial"/>
                <w:color w:val="FF0000"/>
                <w:sz w:val="24"/>
                <w:szCs w:val="24"/>
                <w:lang w:val="en-GB"/>
              </w:rPr>
              <w:t>M</w:t>
            </w:r>
          </w:p>
        </w:tc>
      </w:tr>
      <w:tr w:rsidR="00003229" w:rsidRPr="004A3BDF" w14:paraId="7BF9980E" w14:textId="77777777" w:rsidTr="007E2D91">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auto"/>
            <w:vAlign w:val="top"/>
          </w:tcPr>
          <w:p w14:paraId="36EC3C10" w14:textId="77777777" w:rsidR="00003229" w:rsidRPr="004A3BDF" w:rsidRDefault="00003229" w:rsidP="007E2D91">
            <w:pPr>
              <w:pStyle w:val="CellBody"/>
              <w:spacing w:before="96"/>
              <w:rPr>
                <w:rFonts w:ascii="Arial" w:hAnsi="Arial" w:cs="Arial"/>
                <w:color w:val="FF0000"/>
                <w:sz w:val="24"/>
                <w:szCs w:val="24"/>
              </w:rPr>
            </w:pPr>
            <w:r>
              <w:rPr>
                <w:rFonts w:ascii="Arial" w:hAnsi="Arial" w:cs="Arial"/>
                <w:color w:val="FF0000"/>
                <w:sz w:val="24"/>
                <w:szCs w:val="24"/>
              </w:rPr>
              <w:t>0x03</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top"/>
          </w:tcPr>
          <w:p w14:paraId="1FC8F8B2" w14:textId="77777777" w:rsidR="00003229" w:rsidRPr="004A3BDF" w:rsidRDefault="00003229" w:rsidP="007E2D91">
            <w:pPr>
              <w:pStyle w:val="CellBody"/>
              <w:spacing w:before="96"/>
              <w:rPr>
                <w:rFonts w:ascii="Arial" w:hAnsi="Arial" w:cs="Arial"/>
                <w:color w:val="FF0000"/>
                <w:sz w:val="24"/>
                <w:szCs w:val="24"/>
                <w:lang w:val="en-GB"/>
              </w:rPr>
            </w:pPr>
            <w:r>
              <w:rPr>
                <w:rFonts w:ascii="Arial" w:hAnsi="Arial" w:cs="Arial"/>
                <w:color w:val="FF0000"/>
                <w:sz w:val="24"/>
                <w:szCs w:val="24"/>
                <w:lang w:val="en-GB"/>
              </w:rPr>
              <w:t>Advertiser PHY</w:t>
            </w:r>
            <w:r w:rsidRPr="001D0927">
              <w:rPr>
                <w:rFonts w:ascii="Arial" w:hAnsi="Arial" w:cs="Arial"/>
                <w:color w:val="FF0000"/>
                <w:sz w:val="24"/>
                <w:szCs w:val="24"/>
                <w:lang w:val="en-GB"/>
              </w:rPr>
              <w:t xml:space="preserve"> is LE Coded</w:t>
            </w:r>
          </w:p>
        </w:tc>
      </w:tr>
      <w:tr w:rsidR="00003229" w:rsidRPr="004A3BDF" w14:paraId="5A922AAE" w14:textId="77777777" w:rsidTr="007E2D91">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auto"/>
            <w:vAlign w:val="top"/>
          </w:tcPr>
          <w:p w14:paraId="314B57A9" w14:textId="77777777" w:rsidR="00003229" w:rsidRPr="004A3BDF" w:rsidRDefault="00003229" w:rsidP="007E2D91">
            <w:pPr>
              <w:pStyle w:val="CellBody"/>
              <w:spacing w:before="96"/>
              <w:rPr>
                <w:rFonts w:ascii="Arial" w:hAnsi="Arial" w:cs="Arial"/>
                <w:color w:val="FF0000"/>
                <w:sz w:val="24"/>
                <w:szCs w:val="24"/>
              </w:rPr>
            </w:pPr>
            <w:r>
              <w:rPr>
                <w:rFonts w:ascii="Arial" w:hAnsi="Arial" w:cs="Arial"/>
                <w:color w:val="FF0000"/>
                <w:sz w:val="24"/>
                <w:szCs w:val="24"/>
              </w:rPr>
              <w:t>All other values</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top"/>
          </w:tcPr>
          <w:p w14:paraId="326EAA90" w14:textId="77777777" w:rsidR="00003229" w:rsidRPr="004A3BDF" w:rsidRDefault="00003229" w:rsidP="007E2D91">
            <w:pPr>
              <w:pStyle w:val="CellBody"/>
              <w:spacing w:before="96"/>
              <w:rPr>
                <w:rFonts w:ascii="Arial" w:hAnsi="Arial" w:cs="Arial"/>
                <w:color w:val="FF0000"/>
                <w:sz w:val="24"/>
                <w:szCs w:val="24"/>
              </w:rPr>
            </w:pPr>
            <w:r w:rsidRPr="004A3BDF">
              <w:rPr>
                <w:rFonts w:ascii="Arial" w:hAnsi="Arial" w:cs="Arial"/>
                <w:color w:val="FF0000"/>
                <w:sz w:val="24"/>
                <w:szCs w:val="24"/>
              </w:rPr>
              <w:t>Reserved for future use</w:t>
            </w:r>
          </w:p>
        </w:tc>
      </w:tr>
    </w:tbl>
    <w:p w14:paraId="347C4348" w14:textId="77777777" w:rsidR="00003229" w:rsidRDefault="00003229" w:rsidP="00E40CCE">
      <w:pPr>
        <w:rPr>
          <w:rFonts w:cs="Arial"/>
          <w:i/>
          <w:color w:val="FF0000"/>
          <w:sz w:val="24"/>
          <w:szCs w:val="24"/>
        </w:rPr>
      </w:pPr>
    </w:p>
    <w:p w14:paraId="1E2DF47B" w14:textId="77777777" w:rsidR="00E40CCE" w:rsidRPr="009211DF" w:rsidRDefault="00E40CCE" w:rsidP="00E40CCE">
      <w:pPr>
        <w:spacing w:after="0"/>
        <w:rPr>
          <w:rFonts w:cs="Arial"/>
          <w:i/>
          <w:color w:val="FF0000"/>
          <w:sz w:val="24"/>
          <w:szCs w:val="24"/>
        </w:rPr>
      </w:pPr>
      <w:r>
        <w:rPr>
          <w:rFonts w:cs="Arial"/>
          <w:i/>
          <w:color w:val="FF0000"/>
          <w:sz w:val="24"/>
          <w:szCs w:val="24"/>
        </w:rPr>
        <w:t>Adv</w:t>
      </w:r>
      <w:r w:rsidR="00685D7F">
        <w:rPr>
          <w:rFonts w:cs="Arial"/>
          <w:i/>
          <w:color w:val="FF0000"/>
          <w:sz w:val="24"/>
          <w:szCs w:val="24"/>
        </w:rPr>
        <w:t>ertising</w:t>
      </w:r>
      <w:r>
        <w:rPr>
          <w:rFonts w:cs="Arial"/>
          <w:i/>
          <w:color w:val="FF0000"/>
          <w:sz w:val="24"/>
          <w:szCs w:val="24"/>
        </w:rPr>
        <w:t>_SID[i]:</w:t>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sidRPr="009211DF">
        <w:rPr>
          <w:rFonts w:cs="Arial"/>
          <w:i/>
          <w:color w:val="FF0000"/>
          <w:sz w:val="24"/>
          <w:szCs w:val="24"/>
        </w:rPr>
        <w:t>Size: 1 Octet</w:t>
      </w:r>
      <w:r>
        <w:rPr>
          <w:rFonts w:cs="Arial"/>
          <w:i/>
          <w:color w:val="FF0000"/>
          <w:sz w:val="24"/>
          <w:szCs w:val="24"/>
        </w:rPr>
        <w:t xml:space="preserve"> </w:t>
      </w:r>
      <w:r w:rsidRPr="009211DF">
        <w:rPr>
          <w:rFonts w:cs="Arial"/>
          <w:i/>
          <w:color w:val="FF0000"/>
          <w:sz w:val="24"/>
          <w:szCs w:val="24"/>
        </w:rPr>
        <w:t>* Num_Reports</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E40CCE" w:rsidRPr="009211DF" w14:paraId="0E6818F1" w14:textId="77777777" w:rsidTr="00E40CCE">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6408C58F" w14:textId="77777777" w:rsidR="00E40CCE" w:rsidRPr="009211DF" w:rsidRDefault="00E40CCE" w:rsidP="00E40CCE">
            <w:pPr>
              <w:pStyle w:val="Tableheading"/>
              <w:spacing w:before="96"/>
              <w:rPr>
                <w:rFonts w:cs="Arial"/>
                <w:color w:val="FF0000"/>
                <w:sz w:val="24"/>
                <w:szCs w:val="24"/>
              </w:rPr>
            </w:pPr>
            <w:r w:rsidRPr="009211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3F8FE59A" w14:textId="77777777" w:rsidR="00E40CCE" w:rsidRPr="009211DF" w:rsidRDefault="00E40CCE" w:rsidP="00E40CCE">
            <w:pPr>
              <w:pStyle w:val="Tableheading"/>
              <w:spacing w:before="96"/>
              <w:rPr>
                <w:rFonts w:cs="Arial"/>
                <w:color w:val="FF0000"/>
                <w:sz w:val="24"/>
                <w:szCs w:val="24"/>
              </w:rPr>
            </w:pPr>
            <w:r w:rsidRPr="009211DF">
              <w:rPr>
                <w:rFonts w:cs="Arial"/>
                <w:color w:val="FF0000"/>
                <w:sz w:val="24"/>
                <w:szCs w:val="24"/>
              </w:rPr>
              <w:t>Parameter Description</w:t>
            </w:r>
          </w:p>
        </w:tc>
      </w:tr>
      <w:tr w:rsidR="00E40CCE" w:rsidRPr="009211DF" w14:paraId="40AD6DB6" w14:textId="77777777" w:rsidTr="005D341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auto"/>
            <w:vAlign w:val="top"/>
          </w:tcPr>
          <w:p w14:paraId="4A91A0C7" w14:textId="77777777" w:rsidR="00E40CCE" w:rsidRPr="009211DF" w:rsidRDefault="00E40CCE" w:rsidP="00E40CCE">
            <w:pPr>
              <w:pStyle w:val="CellBody"/>
              <w:spacing w:before="96"/>
              <w:rPr>
                <w:rFonts w:ascii="Arial" w:hAnsi="Arial" w:cs="Arial"/>
                <w:color w:val="FF0000"/>
                <w:sz w:val="24"/>
                <w:szCs w:val="24"/>
              </w:rPr>
            </w:pPr>
            <w:r>
              <w:rPr>
                <w:rFonts w:ascii="Arial" w:hAnsi="Arial" w:cs="Arial"/>
                <w:color w:val="FF0000"/>
                <w:sz w:val="24"/>
                <w:szCs w:val="24"/>
              </w:rPr>
              <w:t>0x00</w:t>
            </w:r>
            <w:r w:rsidR="006E650B">
              <w:rPr>
                <w:rFonts w:ascii="Arial" w:hAnsi="Arial" w:cs="Arial"/>
                <w:color w:val="FF0000"/>
                <w:sz w:val="24"/>
                <w:szCs w:val="24"/>
              </w:rPr>
              <w:t xml:space="preserve"> – </w:t>
            </w:r>
            <w:r>
              <w:rPr>
                <w:rFonts w:ascii="Arial" w:hAnsi="Arial" w:cs="Arial"/>
                <w:color w:val="FF0000"/>
                <w:sz w:val="24"/>
                <w:szCs w:val="24"/>
              </w:rPr>
              <w:t>0x0F</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top"/>
          </w:tcPr>
          <w:p w14:paraId="4FD1DA38" w14:textId="77777777" w:rsidR="00E40CCE" w:rsidRPr="009211DF" w:rsidRDefault="00A51DF0" w:rsidP="00CA3F02">
            <w:pPr>
              <w:pStyle w:val="CellBody"/>
              <w:spacing w:before="96"/>
              <w:rPr>
                <w:rFonts w:ascii="Arial" w:hAnsi="Arial" w:cs="Arial"/>
                <w:color w:val="FF0000"/>
                <w:sz w:val="24"/>
                <w:szCs w:val="24"/>
              </w:rPr>
            </w:pPr>
            <w:r>
              <w:rPr>
                <w:rFonts w:ascii="Arial" w:hAnsi="Arial" w:cs="Arial"/>
                <w:color w:val="FF0000"/>
                <w:sz w:val="24"/>
                <w:szCs w:val="24"/>
              </w:rPr>
              <w:t xml:space="preserve">Value of the </w:t>
            </w:r>
            <w:r w:rsidR="00E40CCE">
              <w:rPr>
                <w:rFonts w:ascii="Arial" w:hAnsi="Arial" w:cs="Arial"/>
                <w:color w:val="FF0000"/>
                <w:sz w:val="24"/>
                <w:szCs w:val="24"/>
              </w:rPr>
              <w:t xml:space="preserve">Advertising </w:t>
            </w:r>
            <w:r w:rsidR="00685D7F">
              <w:rPr>
                <w:rFonts w:ascii="Arial" w:hAnsi="Arial" w:cs="Arial"/>
                <w:color w:val="FF0000"/>
                <w:sz w:val="24"/>
                <w:szCs w:val="24"/>
              </w:rPr>
              <w:t>SID</w:t>
            </w:r>
            <w:r>
              <w:rPr>
                <w:rFonts w:ascii="Arial" w:hAnsi="Arial" w:cs="Arial"/>
                <w:color w:val="FF0000"/>
                <w:sz w:val="24"/>
                <w:szCs w:val="24"/>
              </w:rPr>
              <w:t xml:space="preserve"> subfield in the </w:t>
            </w:r>
            <w:r w:rsidR="00254219">
              <w:rPr>
                <w:rFonts w:ascii="Arial" w:hAnsi="Arial" w:cs="Arial"/>
                <w:color w:val="FF0000"/>
                <w:sz w:val="24"/>
                <w:szCs w:val="24"/>
              </w:rPr>
              <w:t>ADI</w:t>
            </w:r>
            <w:r>
              <w:rPr>
                <w:rFonts w:ascii="Arial" w:hAnsi="Arial" w:cs="Arial"/>
                <w:color w:val="FF0000"/>
                <w:sz w:val="24"/>
                <w:szCs w:val="24"/>
              </w:rPr>
              <w:t xml:space="preserve"> field of the PDU</w:t>
            </w:r>
          </w:p>
        </w:tc>
      </w:tr>
      <w:tr w:rsidR="00BA41CC" w:rsidRPr="009211DF" w14:paraId="571BCDD3" w14:textId="77777777" w:rsidTr="005D341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auto"/>
            <w:vAlign w:val="top"/>
          </w:tcPr>
          <w:p w14:paraId="5856B103" w14:textId="77777777" w:rsidR="00BA41CC" w:rsidRDefault="00BA41CC" w:rsidP="00BA41CC">
            <w:pPr>
              <w:pStyle w:val="CellBody"/>
              <w:spacing w:before="96"/>
              <w:rPr>
                <w:rFonts w:ascii="Arial" w:hAnsi="Arial" w:cs="Arial"/>
                <w:color w:val="FF0000"/>
                <w:sz w:val="24"/>
                <w:szCs w:val="24"/>
              </w:rPr>
            </w:pPr>
            <w:r>
              <w:rPr>
                <w:rFonts w:ascii="Arial" w:hAnsi="Arial" w:cs="Arial"/>
                <w:color w:val="FF0000"/>
                <w:sz w:val="24"/>
                <w:szCs w:val="24"/>
              </w:rPr>
              <w:t>0xFF</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top"/>
          </w:tcPr>
          <w:p w14:paraId="10D1AE63" w14:textId="77777777" w:rsidR="00BA41CC" w:rsidRDefault="00BA41CC" w:rsidP="00BA41CC">
            <w:pPr>
              <w:pStyle w:val="CellBody"/>
              <w:spacing w:before="96"/>
              <w:rPr>
                <w:rFonts w:ascii="Arial" w:hAnsi="Arial" w:cs="Arial"/>
                <w:color w:val="FF0000"/>
                <w:sz w:val="24"/>
                <w:szCs w:val="24"/>
              </w:rPr>
            </w:pPr>
            <w:r>
              <w:rPr>
                <w:rFonts w:ascii="Arial" w:hAnsi="Arial" w:cs="Arial"/>
                <w:color w:val="FF0000"/>
                <w:sz w:val="24"/>
                <w:szCs w:val="24"/>
              </w:rPr>
              <w:t xml:space="preserve">No </w:t>
            </w:r>
            <w:r w:rsidR="00EB4B0F">
              <w:rPr>
                <w:rFonts w:ascii="Arial" w:hAnsi="Arial" w:cs="Arial"/>
                <w:color w:val="FF0000"/>
                <w:sz w:val="24"/>
                <w:szCs w:val="24"/>
              </w:rPr>
              <w:t>Advertising S</w:t>
            </w:r>
            <w:r>
              <w:rPr>
                <w:rFonts w:ascii="Arial" w:hAnsi="Arial" w:cs="Arial"/>
                <w:color w:val="FF0000"/>
                <w:sz w:val="24"/>
                <w:szCs w:val="24"/>
              </w:rPr>
              <w:t>ID</w:t>
            </w:r>
          </w:p>
        </w:tc>
      </w:tr>
      <w:tr w:rsidR="00BA41CC" w:rsidRPr="009211DF" w14:paraId="46A767BD" w14:textId="77777777" w:rsidTr="005D341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auto"/>
            <w:vAlign w:val="top"/>
          </w:tcPr>
          <w:p w14:paraId="60B40AE4" w14:textId="77777777" w:rsidR="00BA41CC" w:rsidRDefault="00BA41CC" w:rsidP="00BA41CC">
            <w:pPr>
              <w:pStyle w:val="CellBody"/>
              <w:spacing w:before="96"/>
              <w:rPr>
                <w:rFonts w:ascii="Arial" w:hAnsi="Arial" w:cs="Arial"/>
                <w:color w:val="FF0000"/>
                <w:sz w:val="24"/>
                <w:szCs w:val="24"/>
              </w:rPr>
            </w:pPr>
            <w:r>
              <w:rPr>
                <w:rFonts w:ascii="Arial" w:hAnsi="Arial" w:cs="Arial"/>
                <w:color w:val="FF0000"/>
                <w:sz w:val="24"/>
                <w:szCs w:val="24"/>
              </w:rPr>
              <w:t>All other values</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top"/>
          </w:tcPr>
          <w:p w14:paraId="7612B49A" w14:textId="77777777" w:rsidR="00BA41CC" w:rsidRDefault="00BA41CC" w:rsidP="00BA41CC">
            <w:pPr>
              <w:pStyle w:val="CellBody"/>
              <w:spacing w:before="96"/>
              <w:rPr>
                <w:rFonts w:ascii="Arial" w:hAnsi="Arial" w:cs="Arial"/>
                <w:color w:val="FF0000"/>
                <w:sz w:val="24"/>
                <w:szCs w:val="24"/>
              </w:rPr>
            </w:pPr>
            <w:r>
              <w:rPr>
                <w:rFonts w:ascii="Arial" w:hAnsi="Arial" w:cs="Arial"/>
                <w:color w:val="FF0000"/>
                <w:sz w:val="24"/>
                <w:szCs w:val="24"/>
              </w:rPr>
              <w:t>Reserved for future use</w:t>
            </w:r>
          </w:p>
        </w:tc>
      </w:tr>
    </w:tbl>
    <w:p w14:paraId="1F4397CD" w14:textId="77777777" w:rsidR="00E40CCE" w:rsidRDefault="00E40CCE" w:rsidP="00E40CCE">
      <w:pPr>
        <w:rPr>
          <w:rFonts w:cs="Arial"/>
          <w:i/>
          <w:color w:val="FF0000"/>
          <w:sz w:val="24"/>
          <w:szCs w:val="24"/>
        </w:rPr>
      </w:pPr>
    </w:p>
    <w:p w14:paraId="7F235AA7" w14:textId="77777777" w:rsidR="00E40CCE" w:rsidRDefault="00E40CCE" w:rsidP="00E40CCE">
      <w:pPr>
        <w:rPr>
          <w:rFonts w:cs="Arial"/>
          <w:i/>
          <w:color w:val="FF0000"/>
          <w:sz w:val="24"/>
          <w:szCs w:val="24"/>
        </w:rPr>
      </w:pPr>
    </w:p>
    <w:p w14:paraId="0A59A7F1" w14:textId="77777777" w:rsidR="00E40CCE" w:rsidRPr="009211DF" w:rsidRDefault="00E40CCE" w:rsidP="00E40CCE">
      <w:pPr>
        <w:spacing w:after="0"/>
        <w:rPr>
          <w:rFonts w:cs="Arial"/>
          <w:i/>
          <w:color w:val="FF0000"/>
          <w:sz w:val="24"/>
          <w:szCs w:val="24"/>
        </w:rPr>
      </w:pPr>
      <w:r w:rsidRPr="009211DF">
        <w:rPr>
          <w:rFonts w:cs="Arial"/>
          <w:i/>
          <w:color w:val="FF0000"/>
          <w:sz w:val="24"/>
          <w:szCs w:val="24"/>
        </w:rPr>
        <w:t>Tx</w:t>
      </w:r>
      <w:r>
        <w:rPr>
          <w:rFonts w:cs="Arial"/>
          <w:i/>
          <w:color w:val="FF0000"/>
          <w:sz w:val="24"/>
          <w:szCs w:val="24"/>
        </w:rPr>
        <w:t>_</w:t>
      </w:r>
      <w:r w:rsidRPr="009211DF">
        <w:rPr>
          <w:rFonts w:cs="Arial"/>
          <w:i/>
          <w:color w:val="FF0000"/>
          <w:sz w:val="24"/>
          <w:szCs w:val="24"/>
        </w:rPr>
        <w:t>Power[i]:</w:t>
      </w:r>
      <w:r w:rsidRPr="009211DF">
        <w:rPr>
          <w:rFonts w:cs="Arial"/>
          <w:i/>
          <w:color w:val="FF0000"/>
          <w:sz w:val="24"/>
          <w:szCs w:val="24"/>
        </w:rPr>
        <w:tab/>
      </w:r>
      <w:r w:rsidRPr="009211DF">
        <w:rPr>
          <w:rFonts w:cs="Arial"/>
          <w:i/>
          <w:color w:val="FF0000"/>
          <w:sz w:val="24"/>
          <w:szCs w:val="24"/>
        </w:rPr>
        <w:tab/>
      </w:r>
      <w:r w:rsidRPr="009211DF">
        <w:rPr>
          <w:rFonts w:cs="Arial"/>
          <w:i/>
          <w:color w:val="FF0000"/>
          <w:sz w:val="24"/>
          <w:szCs w:val="24"/>
        </w:rPr>
        <w:tab/>
      </w:r>
      <w:r w:rsidRPr="009211DF">
        <w:rPr>
          <w:rFonts w:cs="Arial"/>
          <w:i/>
          <w:color w:val="FF0000"/>
          <w:sz w:val="24"/>
          <w:szCs w:val="24"/>
        </w:rPr>
        <w:tab/>
      </w:r>
      <w:r w:rsidRPr="009211DF">
        <w:rPr>
          <w:rFonts w:cs="Arial"/>
          <w:i/>
          <w:color w:val="FF0000"/>
          <w:sz w:val="24"/>
          <w:szCs w:val="24"/>
        </w:rPr>
        <w:tab/>
      </w:r>
      <w:r w:rsidRPr="009211DF">
        <w:rPr>
          <w:rFonts w:cs="Arial"/>
          <w:i/>
          <w:color w:val="FF0000"/>
          <w:sz w:val="24"/>
          <w:szCs w:val="24"/>
        </w:rPr>
        <w:tab/>
      </w:r>
      <w:r w:rsidRPr="009211DF">
        <w:rPr>
          <w:rFonts w:cs="Arial"/>
          <w:i/>
          <w:color w:val="FF0000"/>
          <w:sz w:val="24"/>
          <w:szCs w:val="24"/>
        </w:rPr>
        <w:tab/>
        <w:t>Size: 1 Octet * Num_Reports</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E40CCE" w:rsidRPr="009211DF" w14:paraId="7B10AC05" w14:textId="77777777" w:rsidTr="00E40CCE">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2C8C71FD" w14:textId="77777777" w:rsidR="00E40CCE" w:rsidRPr="009211DF" w:rsidRDefault="00E40CCE" w:rsidP="00E40CCE">
            <w:pPr>
              <w:pStyle w:val="Tableheading"/>
              <w:spacing w:before="96"/>
              <w:rPr>
                <w:rFonts w:cs="Arial"/>
                <w:color w:val="FF0000"/>
                <w:sz w:val="24"/>
                <w:szCs w:val="24"/>
              </w:rPr>
            </w:pPr>
            <w:r w:rsidRPr="009211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22FDBB8C" w14:textId="77777777" w:rsidR="00E40CCE" w:rsidRPr="009211DF" w:rsidRDefault="00E40CCE" w:rsidP="00E40CCE">
            <w:pPr>
              <w:pStyle w:val="Tableheading"/>
              <w:spacing w:before="96"/>
              <w:rPr>
                <w:rFonts w:cs="Arial"/>
                <w:color w:val="FF0000"/>
                <w:sz w:val="24"/>
                <w:szCs w:val="24"/>
              </w:rPr>
            </w:pPr>
            <w:r w:rsidRPr="009211DF">
              <w:rPr>
                <w:rFonts w:cs="Arial"/>
                <w:color w:val="FF0000"/>
                <w:sz w:val="24"/>
                <w:szCs w:val="24"/>
              </w:rPr>
              <w:t>Parameter Description</w:t>
            </w:r>
          </w:p>
        </w:tc>
      </w:tr>
      <w:tr w:rsidR="00E40CCE" w:rsidRPr="004A3BDF" w14:paraId="3AA09FC4" w14:textId="77777777" w:rsidTr="005D341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auto"/>
            <w:vAlign w:val="top"/>
          </w:tcPr>
          <w:p w14:paraId="49A42491" w14:textId="77777777" w:rsidR="00E40CCE" w:rsidRPr="004A3BDF" w:rsidRDefault="00E40CCE" w:rsidP="00E40CCE">
            <w:pPr>
              <w:pStyle w:val="CellBody"/>
              <w:spacing w:before="96"/>
              <w:rPr>
                <w:rFonts w:ascii="Arial" w:hAnsi="Arial" w:cs="Arial"/>
                <w:color w:val="FF0000"/>
                <w:sz w:val="24"/>
                <w:szCs w:val="24"/>
              </w:rPr>
            </w:pPr>
            <w:r w:rsidRPr="004A3BDF">
              <w:rPr>
                <w:rFonts w:ascii="Arial" w:hAnsi="Arial" w:cs="Arial"/>
                <w:color w:val="FF0000"/>
                <w:sz w:val="24"/>
                <w:szCs w:val="24"/>
              </w:rPr>
              <w:t>N</w:t>
            </w:r>
            <w:r w:rsidR="002879A5">
              <w:rPr>
                <w:rFonts w:ascii="Arial" w:hAnsi="Arial" w:cs="Arial"/>
                <w:color w:val="FF0000"/>
                <w:sz w:val="24"/>
                <w:szCs w:val="24"/>
              </w:rPr>
              <w:t xml:space="preserve"> </w:t>
            </w:r>
            <w:r w:rsidRPr="004A3BDF">
              <w:rPr>
                <w:rFonts w:ascii="Arial" w:hAnsi="Arial" w:cs="Arial"/>
                <w:color w:val="FF0000"/>
                <w:sz w:val="24"/>
                <w:szCs w:val="24"/>
              </w:rPr>
              <w:t>=</w:t>
            </w:r>
            <w:r w:rsidR="002879A5">
              <w:rPr>
                <w:rFonts w:ascii="Arial" w:hAnsi="Arial" w:cs="Arial"/>
                <w:color w:val="FF0000"/>
                <w:sz w:val="24"/>
                <w:szCs w:val="24"/>
              </w:rPr>
              <w:t xml:space="preserve"> </w:t>
            </w:r>
            <w:r w:rsidRPr="004A3BDF">
              <w:rPr>
                <w:rFonts w:ascii="Arial" w:hAnsi="Arial" w:cs="Arial"/>
                <w:color w:val="FF0000"/>
                <w:sz w:val="24"/>
                <w:szCs w:val="24"/>
              </w:rPr>
              <w:t>0xXX</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top"/>
          </w:tcPr>
          <w:p w14:paraId="391BA61E" w14:textId="77777777" w:rsidR="00E40CCE" w:rsidRPr="004A3BDF" w:rsidRDefault="00E40CCE" w:rsidP="00E40CCE">
            <w:pPr>
              <w:pStyle w:val="CellBody"/>
              <w:spacing w:before="96"/>
              <w:rPr>
                <w:rFonts w:ascii="Arial" w:hAnsi="Arial" w:cs="Arial"/>
                <w:color w:val="FF0000"/>
                <w:sz w:val="24"/>
                <w:szCs w:val="24"/>
                <w:lang w:val="en-GB"/>
              </w:rPr>
            </w:pPr>
            <w:r w:rsidRPr="004A3BDF">
              <w:rPr>
                <w:rFonts w:ascii="Arial" w:hAnsi="Arial" w:cs="Arial"/>
                <w:color w:val="FF0000"/>
                <w:sz w:val="24"/>
                <w:szCs w:val="24"/>
                <w:lang w:val="en-GB"/>
              </w:rPr>
              <w:t>Size: 1 Octet (signed integer)</w:t>
            </w:r>
          </w:p>
          <w:p w14:paraId="74C0A5C3" w14:textId="77777777" w:rsidR="00E40CCE" w:rsidRPr="004A3BDF" w:rsidRDefault="00E40CCE" w:rsidP="00E40CCE">
            <w:pPr>
              <w:pStyle w:val="CellBody"/>
              <w:spacing w:before="96"/>
              <w:rPr>
                <w:rFonts w:ascii="Arial" w:hAnsi="Arial" w:cs="Arial"/>
                <w:color w:val="FF0000"/>
                <w:sz w:val="24"/>
                <w:szCs w:val="24"/>
                <w:lang w:val="en-GB"/>
              </w:rPr>
            </w:pPr>
            <w:r>
              <w:rPr>
                <w:rFonts w:ascii="Arial" w:hAnsi="Arial" w:cs="Arial"/>
                <w:color w:val="FF0000"/>
                <w:sz w:val="24"/>
                <w:szCs w:val="24"/>
                <w:lang w:val="en-GB"/>
              </w:rPr>
              <w:t>Range: -</w:t>
            </w:r>
            <w:r w:rsidR="00221AB5">
              <w:rPr>
                <w:rFonts w:ascii="Arial" w:hAnsi="Arial" w:cs="Arial"/>
                <w:color w:val="FF0000"/>
                <w:sz w:val="24"/>
                <w:szCs w:val="24"/>
                <w:lang w:val="en-GB"/>
              </w:rPr>
              <w:t xml:space="preserve">127 </w:t>
            </w:r>
            <w:r>
              <w:rPr>
                <w:rFonts w:ascii="Arial" w:hAnsi="Arial" w:cs="Arial"/>
                <w:color w:val="FF0000"/>
                <w:sz w:val="24"/>
                <w:szCs w:val="24"/>
                <w:lang w:val="en-GB"/>
              </w:rPr>
              <w:t xml:space="preserve">≤ N ≤ </w:t>
            </w:r>
            <w:r w:rsidR="00221AB5">
              <w:rPr>
                <w:rFonts w:ascii="Arial" w:hAnsi="Arial" w:cs="Arial"/>
                <w:color w:val="FF0000"/>
                <w:sz w:val="24"/>
                <w:szCs w:val="24"/>
                <w:lang w:val="en-GB"/>
              </w:rPr>
              <w:t>+126</w:t>
            </w:r>
          </w:p>
          <w:p w14:paraId="1DA41404" w14:textId="77777777" w:rsidR="00E40CCE" w:rsidRPr="004A3BDF" w:rsidRDefault="00E40CCE" w:rsidP="00E40CCE">
            <w:pPr>
              <w:pStyle w:val="CellBody"/>
              <w:spacing w:before="96"/>
              <w:rPr>
                <w:rFonts w:ascii="Arial" w:hAnsi="Arial" w:cs="Arial"/>
                <w:color w:val="FF0000"/>
                <w:sz w:val="24"/>
                <w:szCs w:val="24"/>
                <w:lang w:val="en-GB"/>
              </w:rPr>
            </w:pPr>
            <w:r w:rsidRPr="004A3BDF">
              <w:rPr>
                <w:rFonts w:ascii="Arial" w:hAnsi="Arial" w:cs="Arial"/>
                <w:color w:val="FF0000"/>
                <w:sz w:val="24"/>
                <w:szCs w:val="24"/>
                <w:lang w:val="en-GB"/>
              </w:rPr>
              <w:t>Units: dBm</w:t>
            </w:r>
          </w:p>
        </w:tc>
      </w:tr>
      <w:tr w:rsidR="00E40CCE" w:rsidRPr="004A3BDF" w14:paraId="15BA0866" w14:textId="77777777" w:rsidTr="005D341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auto"/>
            <w:vAlign w:val="top"/>
          </w:tcPr>
          <w:p w14:paraId="3F1DF287" w14:textId="77777777" w:rsidR="00E40CCE" w:rsidRPr="004A3BDF" w:rsidRDefault="00E40CCE" w:rsidP="00E40CCE">
            <w:pPr>
              <w:pStyle w:val="CellBody"/>
              <w:spacing w:before="96"/>
              <w:rPr>
                <w:rFonts w:ascii="Arial" w:hAnsi="Arial" w:cs="Arial"/>
                <w:color w:val="FF0000"/>
                <w:sz w:val="24"/>
                <w:szCs w:val="24"/>
              </w:rPr>
            </w:pPr>
            <w:r>
              <w:rPr>
                <w:rFonts w:ascii="Arial" w:hAnsi="Arial" w:cs="Arial"/>
                <w:color w:val="FF0000"/>
                <w:sz w:val="24"/>
                <w:szCs w:val="24"/>
              </w:rPr>
              <w:t>127</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top"/>
          </w:tcPr>
          <w:p w14:paraId="7AEDF417" w14:textId="77777777" w:rsidR="00E40CCE" w:rsidRPr="004A3BDF" w:rsidRDefault="00E40CCE" w:rsidP="00E40CCE">
            <w:pPr>
              <w:pStyle w:val="CellBody"/>
              <w:spacing w:before="96"/>
              <w:rPr>
                <w:rFonts w:ascii="Arial" w:hAnsi="Arial" w:cs="Arial"/>
                <w:color w:val="FF0000"/>
                <w:sz w:val="24"/>
                <w:szCs w:val="24"/>
                <w:lang w:val="en-GB"/>
              </w:rPr>
            </w:pPr>
            <w:r>
              <w:rPr>
                <w:rFonts w:ascii="Arial" w:hAnsi="Arial" w:cs="Arial"/>
                <w:color w:val="FF0000"/>
                <w:sz w:val="24"/>
                <w:szCs w:val="24"/>
                <w:lang w:val="en-GB"/>
              </w:rPr>
              <w:t>Tx Power information not available</w:t>
            </w:r>
          </w:p>
        </w:tc>
      </w:tr>
    </w:tbl>
    <w:p w14:paraId="1CE0F637" w14:textId="77777777" w:rsidR="00E40CCE" w:rsidRPr="009211DF" w:rsidRDefault="00E40CCE" w:rsidP="00E40CCE">
      <w:pPr>
        <w:rPr>
          <w:rFonts w:cs="Arial"/>
          <w:i/>
          <w:color w:val="FF0000"/>
          <w:sz w:val="24"/>
          <w:szCs w:val="24"/>
        </w:rPr>
      </w:pPr>
    </w:p>
    <w:p w14:paraId="7D52688E" w14:textId="77777777" w:rsidR="00E40CCE" w:rsidRPr="009211DF" w:rsidRDefault="00E40CCE" w:rsidP="00E40CCE">
      <w:pPr>
        <w:spacing w:after="0"/>
        <w:rPr>
          <w:rFonts w:cs="Arial"/>
          <w:i/>
          <w:color w:val="FF0000"/>
          <w:sz w:val="24"/>
          <w:szCs w:val="24"/>
        </w:rPr>
      </w:pPr>
      <w:r w:rsidRPr="009211DF">
        <w:rPr>
          <w:rFonts w:cs="Arial"/>
          <w:i/>
          <w:color w:val="FF0000"/>
          <w:sz w:val="24"/>
          <w:szCs w:val="24"/>
        </w:rPr>
        <w:t>RSSI[i]:</w:t>
      </w:r>
      <w:r w:rsidRPr="009211DF">
        <w:rPr>
          <w:rFonts w:cs="Arial"/>
          <w:i/>
          <w:color w:val="FF0000"/>
          <w:sz w:val="24"/>
          <w:szCs w:val="24"/>
        </w:rPr>
        <w:tab/>
      </w:r>
      <w:r w:rsidRPr="009211DF">
        <w:rPr>
          <w:rFonts w:cs="Arial"/>
          <w:i/>
          <w:color w:val="FF0000"/>
          <w:sz w:val="24"/>
          <w:szCs w:val="24"/>
        </w:rPr>
        <w:tab/>
      </w:r>
      <w:r w:rsidRPr="009211DF">
        <w:rPr>
          <w:rFonts w:cs="Arial"/>
          <w:i/>
          <w:color w:val="FF0000"/>
          <w:sz w:val="24"/>
          <w:szCs w:val="24"/>
        </w:rPr>
        <w:tab/>
      </w:r>
      <w:r w:rsidRPr="009211DF">
        <w:rPr>
          <w:rFonts w:cs="Arial"/>
          <w:i/>
          <w:color w:val="FF0000"/>
          <w:sz w:val="24"/>
          <w:szCs w:val="24"/>
        </w:rPr>
        <w:tab/>
      </w:r>
      <w:r w:rsidRPr="009211DF">
        <w:rPr>
          <w:rFonts w:cs="Arial"/>
          <w:i/>
          <w:color w:val="FF0000"/>
          <w:sz w:val="24"/>
          <w:szCs w:val="24"/>
        </w:rPr>
        <w:tab/>
      </w:r>
      <w:r w:rsidRPr="009211DF">
        <w:rPr>
          <w:rFonts w:cs="Arial"/>
          <w:i/>
          <w:color w:val="FF0000"/>
          <w:sz w:val="24"/>
          <w:szCs w:val="24"/>
        </w:rPr>
        <w:tab/>
      </w:r>
      <w:r w:rsidRPr="009211DF">
        <w:rPr>
          <w:rFonts w:cs="Arial"/>
          <w:i/>
          <w:color w:val="FF0000"/>
          <w:sz w:val="24"/>
          <w:szCs w:val="24"/>
        </w:rPr>
        <w:tab/>
        <w:t>Size: 1 Octet * Num_Reports</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E40CCE" w:rsidRPr="009211DF" w14:paraId="612B04AE" w14:textId="77777777" w:rsidTr="00E40CCE">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5D8201DA" w14:textId="77777777" w:rsidR="00E40CCE" w:rsidRPr="009211DF" w:rsidRDefault="00E40CCE" w:rsidP="00E40CCE">
            <w:pPr>
              <w:pStyle w:val="Tableheading"/>
              <w:spacing w:before="96"/>
              <w:rPr>
                <w:rFonts w:cs="Arial"/>
                <w:color w:val="FF0000"/>
                <w:sz w:val="24"/>
                <w:szCs w:val="24"/>
              </w:rPr>
            </w:pPr>
            <w:r w:rsidRPr="009211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5F8DE22F" w14:textId="77777777" w:rsidR="00E40CCE" w:rsidRPr="009211DF" w:rsidRDefault="00E40CCE" w:rsidP="00E40CCE">
            <w:pPr>
              <w:pStyle w:val="Tableheading"/>
              <w:spacing w:before="96"/>
              <w:rPr>
                <w:rFonts w:cs="Arial"/>
                <w:color w:val="FF0000"/>
                <w:sz w:val="24"/>
                <w:szCs w:val="24"/>
              </w:rPr>
            </w:pPr>
            <w:r w:rsidRPr="009211DF">
              <w:rPr>
                <w:rFonts w:cs="Arial"/>
                <w:color w:val="FF0000"/>
                <w:sz w:val="24"/>
                <w:szCs w:val="24"/>
              </w:rPr>
              <w:t>Parameter Description</w:t>
            </w:r>
          </w:p>
        </w:tc>
      </w:tr>
      <w:tr w:rsidR="00E40CCE" w:rsidRPr="009211DF" w14:paraId="592BEB6F" w14:textId="77777777" w:rsidTr="005D341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auto"/>
            <w:vAlign w:val="top"/>
          </w:tcPr>
          <w:p w14:paraId="4A5F7EB9" w14:textId="77777777" w:rsidR="00E40CCE" w:rsidRPr="009211DF" w:rsidRDefault="00E40CCE" w:rsidP="00E40CCE">
            <w:pPr>
              <w:pStyle w:val="CellBody"/>
              <w:spacing w:before="96"/>
              <w:rPr>
                <w:rFonts w:ascii="Arial" w:hAnsi="Arial" w:cs="Arial"/>
                <w:color w:val="FF0000"/>
                <w:sz w:val="24"/>
                <w:szCs w:val="24"/>
              </w:rPr>
            </w:pPr>
            <w:r>
              <w:rPr>
                <w:rFonts w:ascii="Arial" w:hAnsi="Arial" w:cs="Arial"/>
                <w:color w:val="FF0000"/>
                <w:sz w:val="24"/>
                <w:szCs w:val="24"/>
              </w:rPr>
              <w:t>N</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top"/>
          </w:tcPr>
          <w:p w14:paraId="4C8D4E2E" w14:textId="77777777" w:rsidR="00E40CCE" w:rsidRPr="00712F07" w:rsidRDefault="00E40CCE" w:rsidP="00E40CCE">
            <w:pPr>
              <w:pStyle w:val="CellBody"/>
              <w:spacing w:before="96"/>
              <w:rPr>
                <w:rFonts w:ascii="Arial" w:hAnsi="Arial" w:cs="Arial"/>
                <w:color w:val="FF0000"/>
                <w:sz w:val="24"/>
                <w:szCs w:val="24"/>
                <w:lang w:val="en-GB"/>
              </w:rPr>
            </w:pPr>
            <w:r w:rsidRPr="00712F07">
              <w:rPr>
                <w:rFonts w:ascii="Arial" w:hAnsi="Arial" w:cs="Arial"/>
                <w:color w:val="FF0000"/>
                <w:sz w:val="24"/>
                <w:szCs w:val="24"/>
                <w:lang w:val="en-GB"/>
              </w:rPr>
              <w:t>Size: 1 Octet (signed integer)</w:t>
            </w:r>
          </w:p>
          <w:p w14:paraId="63FD25C8" w14:textId="77777777" w:rsidR="00E40CCE" w:rsidRPr="00712F07" w:rsidRDefault="00E40CCE" w:rsidP="00E40CCE">
            <w:pPr>
              <w:pStyle w:val="CellBody"/>
              <w:spacing w:before="96"/>
              <w:rPr>
                <w:rFonts w:ascii="Arial" w:hAnsi="Arial" w:cs="Arial"/>
                <w:color w:val="FF0000"/>
                <w:sz w:val="24"/>
                <w:szCs w:val="24"/>
                <w:lang w:val="en-GB"/>
              </w:rPr>
            </w:pPr>
            <w:r w:rsidRPr="00712F07">
              <w:rPr>
                <w:rFonts w:ascii="Arial" w:hAnsi="Arial" w:cs="Arial"/>
                <w:color w:val="FF0000"/>
                <w:sz w:val="24"/>
                <w:szCs w:val="24"/>
                <w:lang w:val="en-GB"/>
              </w:rPr>
              <w:t>Range: -127 ≤ N ≤ +20</w:t>
            </w:r>
          </w:p>
          <w:p w14:paraId="019F5927" w14:textId="77777777" w:rsidR="00E40CCE" w:rsidRPr="009211DF" w:rsidRDefault="00E40CCE" w:rsidP="00E40CCE">
            <w:pPr>
              <w:pStyle w:val="CellBody"/>
              <w:spacing w:before="96"/>
              <w:rPr>
                <w:rFonts w:ascii="Arial" w:hAnsi="Arial" w:cs="Arial"/>
                <w:color w:val="FF0000"/>
                <w:sz w:val="24"/>
                <w:szCs w:val="24"/>
              </w:rPr>
            </w:pPr>
            <w:r w:rsidRPr="00712F07">
              <w:rPr>
                <w:rFonts w:ascii="Arial" w:hAnsi="Arial" w:cs="Arial"/>
                <w:color w:val="FF0000"/>
                <w:sz w:val="24"/>
                <w:szCs w:val="24"/>
                <w:lang w:val="en-GB"/>
              </w:rPr>
              <w:t>Units: dBm</w:t>
            </w:r>
          </w:p>
        </w:tc>
      </w:tr>
      <w:tr w:rsidR="00E40CCE" w:rsidRPr="009211DF" w14:paraId="1C2D703D" w14:textId="77777777" w:rsidTr="005D341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auto"/>
            <w:vAlign w:val="top"/>
          </w:tcPr>
          <w:p w14:paraId="04F3D8FF" w14:textId="77777777" w:rsidR="00E40CCE" w:rsidRDefault="00E40CCE" w:rsidP="00E40CCE">
            <w:pPr>
              <w:pStyle w:val="CellBody"/>
              <w:spacing w:before="96"/>
              <w:rPr>
                <w:rFonts w:ascii="Arial" w:hAnsi="Arial" w:cs="Arial"/>
                <w:color w:val="FF0000"/>
                <w:sz w:val="24"/>
                <w:szCs w:val="24"/>
              </w:rPr>
            </w:pPr>
            <w:r>
              <w:rPr>
                <w:rFonts w:ascii="Arial" w:hAnsi="Arial" w:cs="Arial"/>
                <w:color w:val="FF0000"/>
                <w:sz w:val="24"/>
                <w:szCs w:val="24"/>
              </w:rPr>
              <w:t>127</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top"/>
          </w:tcPr>
          <w:p w14:paraId="19D85B26" w14:textId="77777777" w:rsidR="00E40CCE" w:rsidRPr="009211DF" w:rsidRDefault="00E40CCE" w:rsidP="00E40CCE">
            <w:pPr>
              <w:pStyle w:val="CellBody"/>
              <w:spacing w:before="96"/>
              <w:rPr>
                <w:rFonts w:ascii="Arial" w:hAnsi="Arial" w:cs="Arial"/>
                <w:color w:val="FF0000"/>
                <w:sz w:val="24"/>
                <w:szCs w:val="24"/>
              </w:rPr>
            </w:pPr>
            <w:r w:rsidRPr="00712F07">
              <w:rPr>
                <w:rFonts w:ascii="Arial" w:hAnsi="Arial" w:cs="Arial"/>
                <w:color w:val="FF0000"/>
                <w:sz w:val="24"/>
                <w:szCs w:val="24"/>
                <w:lang w:val="en-GB"/>
              </w:rPr>
              <w:t>RSSI is not available</w:t>
            </w:r>
          </w:p>
        </w:tc>
      </w:tr>
      <w:tr w:rsidR="00E40CCE" w:rsidRPr="009211DF" w14:paraId="6B27D60E" w14:textId="77777777" w:rsidTr="005D341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auto"/>
            <w:vAlign w:val="top"/>
          </w:tcPr>
          <w:p w14:paraId="163786D1" w14:textId="77777777" w:rsidR="00E40CCE" w:rsidRDefault="00BA41CC" w:rsidP="00E40CCE">
            <w:pPr>
              <w:pStyle w:val="CellBody"/>
              <w:spacing w:before="96"/>
              <w:rPr>
                <w:rFonts w:ascii="Arial" w:hAnsi="Arial" w:cs="Arial"/>
                <w:color w:val="FF0000"/>
                <w:sz w:val="24"/>
                <w:szCs w:val="24"/>
              </w:rPr>
            </w:pPr>
            <w:r>
              <w:rPr>
                <w:rFonts w:ascii="Arial" w:hAnsi="Arial" w:cs="Arial"/>
                <w:color w:val="FF0000"/>
                <w:sz w:val="24"/>
                <w:szCs w:val="24"/>
              </w:rPr>
              <w:t>All other values</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top"/>
          </w:tcPr>
          <w:p w14:paraId="6B3BAB4F" w14:textId="77777777" w:rsidR="00E40CCE" w:rsidRPr="009211DF" w:rsidRDefault="00E40CCE" w:rsidP="00E40CCE">
            <w:pPr>
              <w:pStyle w:val="CellBody"/>
              <w:spacing w:before="96"/>
              <w:rPr>
                <w:rFonts w:ascii="Arial" w:hAnsi="Arial" w:cs="Arial"/>
                <w:color w:val="FF0000"/>
                <w:sz w:val="24"/>
                <w:szCs w:val="24"/>
              </w:rPr>
            </w:pPr>
            <w:r w:rsidRPr="00712F07">
              <w:rPr>
                <w:rFonts w:ascii="Arial" w:hAnsi="Arial" w:cs="Arial"/>
                <w:color w:val="FF0000"/>
                <w:sz w:val="24"/>
                <w:szCs w:val="24"/>
                <w:lang w:val="en-GB"/>
              </w:rPr>
              <w:t>Reserved for future use</w:t>
            </w:r>
          </w:p>
        </w:tc>
      </w:tr>
    </w:tbl>
    <w:p w14:paraId="724BC7B3" w14:textId="77777777" w:rsidR="00E40CCE" w:rsidRDefault="00E40CCE" w:rsidP="00E40CCE">
      <w:pPr>
        <w:rPr>
          <w:rFonts w:cs="Arial"/>
          <w:i/>
          <w:color w:val="FF0000"/>
          <w:sz w:val="24"/>
          <w:szCs w:val="24"/>
        </w:rPr>
      </w:pPr>
    </w:p>
    <w:p w14:paraId="60391E87" w14:textId="77777777" w:rsidR="00E40CCE" w:rsidRDefault="00E40CCE" w:rsidP="00E40CCE">
      <w:pPr>
        <w:rPr>
          <w:rFonts w:cs="Arial"/>
          <w:i/>
          <w:color w:val="FF0000"/>
          <w:sz w:val="24"/>
          <w:szCs w:val="24"/>
        </w:rPr>
      </w:pPr>
    </w:p>
    <w:p w14:paraId="0A550EAB" w14:textId="77777777" w:rsidR="00E40CCE" w:rsidRPr="009211DF" w:rsidRDefault="00E40CCE" w:rsidP="00E40CCE">
      <w:pPr>
        <w:spacing w:after="0"/>
        <w:rPr>
          <w:rFonts w:cs="Arial"/>
          <w:i/>
          <w:color w:val="FF0000"/>
          <w:sz w:val="24"/>
          <w:szCs w:val="24"/>
        </w:rPr>
      </w:pPr>
      <w:r>
        <w:rPr>
          <w:rFonts w:cs="Arial"/>
          <w:i/>
          <w:color w:val="FF0000"/>
          <w:sz w:val="24"/>
          <w:szCs w:val="24"/>
        </w:rPr>
        <w:t>Periodic_Advertising_Interval</w:t>
      </w:r>
      <w:r w:rsidRPr="009211DF">
        <w:rPr>
          <w:rFonts w:cs="Arial"/>
          <w:i/>
          <w:color w:val="FF0000"/>
          <w:sz w:val="24"/>
          <w:szCs w:val="24"/>
        </w:rPr>
        <w:t>[i]:</w:t>
      </w:r>
      <w:r w:rsidRPr="009211DF">
        <w:rPr>
          <w:rFonts w:cs="Arial"/>
          <w:i/>
          <w:color w:val="FF0000"/>
          <w:sz w:val="24"/>
          <w:szCs w:val="24"/>
        </w:rPr>
        <w:tab/>
      </w:r>
      <w:r w:rsidRPr="009211DF">
        <w:rPr>
          <w:rFonts w:cs="Arial"/>
          <w:i/>
          <w:color w:val="FF0000"/>
          <w:sz w:val="24"/>
          <w:szCs w:val="24"/>
        </w:rPr>
        <w:tab/>
      </w:r>
      <w:r w:rsidRPr="009211DF">
        <w:rPr>
          <w:rFonts w:cs="Arial"/>
          <w:i/>
          <w:color w:val="FF0000"/>
          <w:sz w:val="24"/>
          <w:szCs w:val="24"/>
        </w:rPr>
        <w:tab/>
      </w:r>
      <w:r w:rsidRPr="009211DF">
        <w:rPr>
          <w:rFonts w:cs="Arial"/>
          <w:i/>
          <w:color w:val="FF0000"/>
          <w:sz w:val="24"/>
          <w:szCs w:val="24"/>
        </w:rPr>
        <w:tab/>
        <w:t xml:space="preserve">Size: </w:t>
      </w:r>
      <w:r>
        <w:rPr>
          <w:rFonts w:cs="Arial"/>
          <w:i/>
          <w:color w:val="FF0000"/>
          <w:sz w:val="24"/>
          <w:szCs w:val="24"/>
        </w:rPr>
        <w:t>2</w:t>
      </w:r>
      <w:r w:rsidRPr="009211DF">
        <w:rPr>
          <w:rFonts w:cs="Arial"/>
          <w:i/>
          <w:color w:val="FF0000"/>
          <w:sz w:val="24"/>
          <w:szCs w:val="24"/>
        </w:rPr>
        <w:t xml:space="preserve"> Octet</w:t>
      </w:r>
      <w:r w:rsidR="00BC2CA2">
        <w:rPr>
          <w:rFonts w:cs="Arial"/>
          <w:i/>
          <w:color w:val="FF0000"/>
          <w:sz w:val="24"/>
          <w:szCs w:val="24"/>
        </w:rPr>
        <w:t>s</w:t>
      </w:r>
      <w:r w:rsidRPr="009211DF">
        <w:rPr>
          <w:rFonts w:cs="Arial"/>
          <w:i/>
          <w:color w:val="FF0000"/>
          <w:sz w:val="24"/>
          <w:szCs w:val="24"/>
        </w:rPr>
        <w:t xml:space="preserve"> * Num_Reports</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E40CCE" w:rsidRPr="009211DF" w14:paraId="34CF679F" w14:textId="77777777" w:rsidTr="00E40CCE">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7C205FA1" w14:textId="77777777" w:rsidR="00E40CCE" w:rsidRPr="009211DF" w:rsidRDefault="00E40CCE" w:rsidP="00E40CCE">
            <w:pPr>
              <w:pStyle w:val="Tableheading"/>
              <w:spacing w:before="96"/>
              <w:rPr>
                <w:rFonts w:cs="Arial"/>
                <w:color w:val="FF0000"/>
                <w:sz w:val="24"/>
                <w:szCs w:val="24"/>
              </w:rPr>
            </w:pPr>
            <w:r w:rsidRPr="009211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01019575" w14:textId="77777777" w:rsidR="00E40CCE" w:rsidRPr="009211DF" w:rsidRDefault="00E40CCE" w:rsidP="00E40CCE">
            <w:pPr>
              <w:pStyle w:val="Tableheading"/>
              <w:spacing w:before="96"/>
              <w:rPr>
                <w:rFonts w:cs="Arial"/>
                <w:color w:val="FF0000"/>
                <w:sz w:val="24"/>
                <w:szCs w:val="24"/>
              </w:rPr>
            </w:pPr>
            <w:r w:rsidRPr="009211DF">
              <w:rPr>
                <w:rFonts w:cs="Arial"/>
                <w:color w:val="FF0000"/>
                <w:sz w:val="24"/>
                <w:szCs w:val="24"/>
              </w:rPr>
              <w:t>Parameter Description</w:t>
            </w:r>
          </w:p>
        </w:tc>
      </w:tr>
      <w:tr w:rsidR="00C83AD2" w:rsidRPr="004A3BDF" w14:paraId="1BCCDD72" w14:textId="77777777" w:rsidTr="005D341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auto"/>
            <w:vAlign w:val="top"/>
          </w:tcPr>
          <w:p w14:paraId="13C7087F" w14:textId="77777777" w:rsidR="00C83AD2" w:rsidRPr="004A3BDF" w:rsidRDefault="00C83AD2" w:rsidP="00E40CCE">
            <w:pPr>
              <w:pStyle w:val="CellBody"/>
              <w:spacing w:before="96"/>
              <w:rPr>
                <w:rFonts w:ascii="Arial" w:hAnsi="Arial" w:cs="Arial"/>
                <w:color w:val="FF0000"/>
                <w:sz w:val="24"/>
                <w:szCs w:val="24"/>
              </w:rPr>
            </w:pPr>
            <w:r>
              <w:rPr>
                <w:rFonts w:ascii="Arial" w:hAnsi="Arial" w:cs="Arial"/>
                <w:color w:val="FF0000"/>
                <w:sz w:val="24"/>
                <w:szCs w:val="24"/>
              </w:rPr>
              <w:t>0</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top"/>
          </w:tcPr>
          <w:p w14:paraId="559DA4EC" w14:textId="77777777" w:rsidR="00C83AD2" w:rsidRDefault="00C83AD2" w:rsidP="00E40CCE">
            <w:pPr>
              <w:pStyle w:val="CellBody"/>
              <w:spacing w:before="96"/>
              <w:rPr>
                <w:rFonts w:ascii="Arial" w:hAnsi="Arial" w:cs="Arial"/>
                <w:color w:val="FF0000"/>
                <w:sz w:val="24"/>
                <w:szCs w:val="24"/>
                <w:lang w:val="en-GB"/>
              </w:rPr>
            </w:pPr>
            <w:r>
              <w:rPr>
                <w:rFonts w:ascii="Arial" w:hAnsi="Arial" w:cs="Arial"/>
                <w:color w:val="FF0000"/>
                <w:sz w:val="24"/>
                <w:szCs w:val="24"/>
                <w:lang w:val="en-GB"/>
              </w:rPr>
              <w:t>No periodic advertising</w:t>
            </w:r>
          </w:p>
        </w:tc>
      </w:tr>
      <w:tr w:rsidR="00E40CCE" w:rsidRPr="004A3BDF" w14:paraId="363B3CFD" w14:textId="77777777" w:rsidTr="005D341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auto"/>
            <w:vAlign w:val="top"/>
          </w:tcPr>
          <w:p w14:paraId="1D582932" w14:textId="77777777" w:rsidR="00E40CCE" w:rsidRPr="004A3BDF" w:rsidRDefault="00E40CCE" w:rsidP="00E40CCE">
            <w:pPr>
              <w:pStyle w:val="CellBody"/>
              <w:spacing w:before="96"/>
              <w:rPr>
                <w:rFonts w:ascii="Arial" w:hAnsi="Arial" w:cs="Arial"/>
                <w:color w:val="FF0000"/>
                <w:sz w:val="24"/>
                <w:szCs w:val="24"/>
              </w:rPr>
            </w:pPr>
            <w:r w:rsidRPr="004A3BDF">
              <w:rPr>
                <w:rFonts w:ascii="Arial" w:hAnsi="Arial" w:cs="Arial"/>
                <w:color w:val="FF0000"/>
                <w:sz w:val="24"/>
                <w:szCs w:val="24"/>
              </w:rPr>
              <w:t>N</w:t>
            </w:r>
            <w:r w:rsidR="002879A5">
              <w:rPr>
                <w:rFonts w:ascii="Arial" w:hAnsi="Arial" w:cs="Arial"/>
                <w:color w:val="FF0000"/>
                <w:sz w:val="24"/>
                <w:szCs w:val="24"/>
              </w:rPr>
              <w:t xml:space="preserve"> </w:t>
            </w:r>
            <w:r w:rsidRPr="004A3BDF">
              <w:rPr>
                <w:rFonts w:ascii="Arial" w:hAnsi="Arial" w:cs="Arial"/>
                <w:color w:val="FF0000"/>
                <w:sz w:val="24"/>
                <w:szCs w:val="24"/>
              </w:rPr>
              <w:t>=</w:t>
            </w:r>
            <w:r w:rsidR="002879A5">
              <w:rPr>
                <w:rFonts w:ascii="Arial" w:hAnsi="Arial" w:cs="Arial"/>
                <w:color w:val="FF0000"/>
                <w:sz w:val="24"/>
                <w:szCs w:val="24"/>
              </w:rPr>
              <w:t xml:space="preserve"> </w:t>
            </w:r>
            <w:r w:rsidRPr="004A3BDF">
              <w:rPr>
                <w:rFonts w:ascii="Arial" w:hAnsi="Arial" w:cs="Arial"/>
                <w:color w:val="FF0000"/>
                <w:sz w:val="24"/>
                <w:szCs w:val="24"/>
              </w:rPr>
              <w:t>0xXX</w:t>
            </w:r>
            <w:r>
              <w:rPr>
                <w:rFonts w:ascii="Arial" w:hAnsi="Arial" w:cs="Arial"/>
                <w:color w:val="FF0000"/>
                <w:sz w:val="24"/>
                <w:szCs w:val="24"/>
              </w:rPr>
              <w:t>XX</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top"/>
          </w:tcPr>
          <w:p w14:paraId="5A312147" w14:textId="77777777" w:rsidR="00E40CCE" w:rsidRPr="004A3BDF" w:rsidRDefault="00E40CCE" w:rsidP="00E40CCE">
            <w:pPr>
              <w:pStyle w:val="CellBody"/>
              <w:spacing w:before="96"/>
              <w:rPr>
                <w:rFonts w:ascii="Arial" w:hAnsi="Arial" w:cs="Arial"/>
                <w:color w:val="FF0000"/>
                <w:sz w:val="24"/>
                <w:szCs w:val="24"/>
                <w:lang w:val="en-GB"/>
              </w:rPr>
            </w:pPr>
            <w:r>
              <w:rPr>
                <w:rFonts w:ascii="Arial" w:hAnsi="Arial" w:cs="Arial"/>
                <w:color w:val="FF0000"/>
                <w:sz w:val="24"/>
                <w:szCs w:val="24"/>
                <w:lang w:val="en-GB"/>
              </w:rPr>
              <w:t>Interval of the periodic advertising</w:t>
            </w:r>
          </w:p>
          <w:p w14:paraId="29D690E3" w14:textId="77777777" w:rsidR="00E40CCE" w:rsidRPr="004A3BDF" w:rsidRDefault="00E40CCE" w:rsidP="00E40CCE">
            <w:pPr>
              <w:pStyle w:val="CellBody"/>
              <w:spacing w:before="96"/>
              <w:rPr>
                <w:rFonts w:ascii="Arial" w:hAnsi="Arial" w:cs="Arial"/>
                <w:color w:val="FF0000"/>
                <w:sz w:val="24"/>
                <w:szCs w:val="24"/>
                <w:lang w:val="en-GB"/>
              </w:rPr>
            </w:pPr>
            <w:r>
              <w:rPr>
                <w:rFonts w:ascii="Arial" w:hAnsi="Arial" w:cs="Arial"/>
                <w:color w:val="FF0000"/>
                <w:sz w:val="24"/>
                <w:szCs w:val="24"/>
                <w:lang w:val="en-GB"/>
              </w:rPr>
              <w:t xml:space="preserve">Range: 0x0006 to </w:t>
            </w:r>
            <w:r w:rsidR="001D0927">
              <w:rPr>
                <w:rFonts w:ascii="Arial" w:hAnsi="Arial" w:cs="Arial"/>
                <w:color w:val="FF0000"/>
                <w:sz w:val="24"/>
                <w:szCs w:val="24"/>
                <w:lang w:val="en-GB"/>
              </w:rPr>
              <w:t>0xFFFF</w:t>
            </w:r>
          </w:p>
          <w:p w14:paraId="2781241E" w14:textId="77777777" w:rsidR="00223189" w:rsidRDefault="00E40CCE" w:rsidP="00067A53">
            <w:pPr>
              <w:pStyle w:val="CellBody"/>
              <w:spacing w:before="96"/>
              <w:rPr>
                <w:rFonts w:ascii="Arial" w:hAnsi="Arial" w:cs="Arial"/>
                <w:color w:val="FF0000"/>
                <w:sz w:val="24"/>
                <w:szCs w:val="24"/>
                <w:lang w:val="en-GB"/>
              </w:rPr>
            </w:pPr>
            <w:r>
              <w:rPr>
                <w:rFonts w:ascii="Arial" w:hAnsi="Arial" w:cs="Arial"/>
                <w:color w:val="FF0000"/>
                <w:sz w:val="24"/>
                <w:szCs w:val="24"/>
                <w:lang w:val="en-GB"/>
              </w:rPr>
              <w:t>Time = N * 1.25 ms</w:t>
            </w:r>
          </w:p>
          <w:p w14:paraId="20534999" w14:textId="77777777" w:rsidR="00E40CCE" w:rsidRPr="004A3BDF" w:rsidRDefault="00E40CCE" w:rsidP="00067A53">
            <w:pPr>
              <w:pStyle w:val="CellBody"/>
              <w:spacing w:before="96"/>
              <w:rPr>
                <w:rFonts w:ascii="Arial" w:hAnsi="Arial" w:cs="Arial"/>
                <w:color w:val="FF0000"/>
                <w:sz w:val="24"/>
                <w:szCs w:val="24"/>
                <w:lang w:val="en-GB"/>
              </w:rPr>
            </w:pPr>
            <w:r>
              <w:rPr>
                <w:rFonts w:ascii="Arial" w:hAnsi="Arial" w:cs="Arial"/>
                <w:color w:val="FF0000"/>
                <w:sz w:val="24"/>
                <w:szCs w:val="24"/>
                <w:lang w:val="en-GB"/>
              </w:rPr>
              <w:t xml:space="preserve">Time Range: 7.5 ms to </w:t>
            </w:r>
            <w:r w:rsidR="001D0927">
              <w:rPr>
                <w:rFonts w:ascii="Arial" w:hAnsi="Arial" w:cs="Arial"/>
                <w:color w:val="FF0000"/>
                <w:sz w:val="24"/>
                <w:szCs w:val="24"/>
                <w:lang w:val="en-GB"/>
              </w:rPr>
              <w:t>81,918.75</w:t>
            </w:r>
            <w:r>
              <w:rPr>
                <w:rFonts w:ascii="Arial" w:hAnsi="Arial" w:cs="Arial"/>
                <w:color w:val="FF0000"/>
                <w:sz w:val="24"/>
                <w:szCs w:val="24"/>
                <w:lang w:val="en-GB"/>
              </w:rPr>
              <w:t xml:space="preserve"> ms</w:t>
            </w:r>
          </w:p>
        </w:tc>
      </w:tr>
    </w:tbl>
    <w:p w14:paraId="199F778D" w14:textId="77777777" w:rsidR="00E40CCE" w:rsidRPr="009211DF" w:rsidRDefault="00E40CCE" w:rsidP="00E40CCE">
      <w:pPr>
        <w:rPr>
          <w:rFonts w:cs="Arial"/>
          <w:i/>
          <w:color w:val="FF0000"/>
          <w:sz w:val="24"/>
          <w:szCs w:val="24"/>
        </w:rPr>
      </w:pPr>
    </w:p>
    <w:p w14:paraId="15BA1432" w14:textId="77777777" w:rsidR="00E40CCE" w:rsidRPr="009211DF" w:rsidRDefault="00E646D5" w:rsidP="00E40CCE">
      <w:pPr>
        <w:spacing w:after="0"/>
        <w:rPr>
          <w:rFonts w:cs="Arial"/>
          <w:i/>
          <w:color w:val="FF0000"/>
          <w:sz w:val="24"/>
          <w:szCs w:val="24"/>
        </w:rPr>
      </w:pPr>
      <w:r>
        <w:rPr>
          <w:rFonts w:cs="Arial"/>
          <w:i/>
          <w:color w:val="FF0000"/>
          <w:sz w:val="24"/>
          <w:szCs w:val="24"/>
        </w:rPr>
        <w:t>Data_Length</w:t>
      </w:r>
      <w:r w:rsidR="00E40CCE" w:rsidRPr="009211DF">
        <w:rPr>
          <w:rFonts w:cs="Arial"/>
          <w:i/>
          <w:color w:val="FF0000"/>
          <w:sz w:val="24"/>
          <w:szCs w:val="24"/>
        </w:rPr>
        <w:t>[i]:</w:t>
      </w:r>
      <w:r w:rsidR="00E40CCE" w:rsidRPr="009211DF">
        <w:rPr>
          <w:rFonts w:cs="Arial"/>
          <w:i/>
          <w:color w:val="FF0000"/>
          <w:sz w:val="24"/>
          <w:szCs w:val="24"/>
        </w:rPr>
        <w:tab/>
      </w:r>
      <w:r w:rsidR="00E40CCE" w:rsidRPr="009211DF">
        <w:rPr>
          <w:rFonts w:cs="Arial"/>
          <w:i/>
          <w:color w:val="FF0000"/>
          <w:sz w:val="24"/>
          <w:szCs w:val="24"/>
        </w:rPr>
        <w:tab/>
      </w:r>
      <w:r w:rsidR="00E40CCE" w:rsidRPr="009211DF">
        <w:rPr>
          <w:rFonts w:cs="Arial"/>
          <w:i/>
          <w:color w:val="FF0000"/>
          <w:sz w:val="24"/>
          <w:szCs w:val="24"/>
        </w:rPr>
        <w:tab/>
      </w:r>
      <w:r w:rsidR="00E40CCE" w:rsidRPr="009211DF">
        <w:rPr>
          <w:rFonts w:cs="Arial"/>
          <w:i/>
          <w:color w:val="FF0000"/>
          <w:sz w:val="24"/>
          <w:szCs w:val="24"/>
        </w:rPr>
        <w:tab/>
      </w:r>
      <w:r>
        <w:rPr>
          <w:rFonts w:cs="Arial"/>
          <w:i/>
          <w:color w:val="FF0000"/>
          <w:sz w:val="24"/>
          <w:szCs w:val="24"/>
        </w:rPr>
        <w:tab/>
      </w:r>
      <w:r w:rsidR="00E40CCE" w:rsidRPr="009211DF">
        <w:rPr>
          <w:rFonts w:cs="Arial"/>
          <w:i/>
          <w:color w:val="FF0000"/>
          <w:sz w:val="24"/>
          <w:szCs w:val="24"/>
        </w:rPr>
        <w:tab/>
        <w:t>Size: 1 Octet * Num_Reports</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2100"/>
        <w:gridCol w:w="6715"/>
      </w:tblGrid>
      <w:tr w:rsidR="00E40CCE" w:rsidRPr="009211DF" w14:paraId="397F2E43" w14:textId="77777777" w:rsidTr="00E40CCE">
        <w:trPr>
          <w:cnfStyle w:val="100000000000" w:firstRow="1" w:lastRow="0" w:firstColumn="0" w:lastColumn="0" w:oddVBand="0" w:evenVBand="0" w:oddHBand="0" w:evenHBand="0" w:firstRowFirstColumn="0" w:firstRowLastColumn="0" w:lastRowFirstColumn="0" w:lastRowLastColumn="0"/>
          <w:cantSplit/>
          <w:trHeight w:val="579"/>
        </w:trPr>
        <w:tc>
          <w:tcPr>
            <w:tcW w:w="2100" w:type="dxa"/>
            <w:tcBorders>
              <w:top w:val="single" w:sz="4" w:space="0" w:color="auto"/>
              <w:left w:val="single" w:sz="4" w:space="0" w:color="auto"/>
              <w:bottom w:val="single" w:sz="4" w:space="0" w:color="auto"/>
              <w:right w:val="single" w:sz="4" w:space="0" w:color="auto"/>
            </w:tcBorders>
            <w:shd w:val="clear" w:color="auto" w:fill="BBFAFD"/>
          </w:tcPr>
          <w:p w14:paraId="1EA58FF1" w14:textId="77777777" w:rsidR="00E40CCE" w:rsidRPr="009211DF" w:rsidRDefault="00E40CCE" w:rsidP="00E40CCE">
            <w:pPr>
              <w:pStyle w:val="Tableheading"/>
              <w:spacing w:before="96"/>
              <w:rPr>
                <w:rFonts w:cs="Arial"/>
                <w:color w:val="FF0000"/>
                <w:sz w:val="24"/>
                <w:szCs w:val="24"/>
              </w:rPr>
            </w:pPr>
            <w:r w:rsidRPr="009211DF">
              <w:rPr>
                <w:rFonts w:cs="Arial"/>
                <w:color w:val="FF0000"/>
                <w:sz w:val="24"/>
                <w:szCs w:val="24"/>
              </w:rPr>
              <w:t>Value</w:t>
            </w:r>
          </w:p>
        </w:tc>
        <w:tc>
          <w:tcPr>
            <w:tcW w:w="6715" w:type="dxa"/>
            <w:tcBorders>
              <w:top w:val="single" w:sz="4" w:space="0" w:color="auto"/>
              <w:left w:val="single" w:sz="4" w:space="0" w:color="auto"/>
              <w:bottom w:val="single" w:sz="4" w:space="0" w:color="auto"/>
              <w:right w:val="single" w:sz="4" w:space="0" w:color="auto"/>
            </w:tcBorders>
            <w:shd w:val="clear" w:color="auto" w:fill="BBFAFD"/>
            <w:hideMark/>
          </w:tcPr>
          <w:p w14:paraId="508FD8DB" w14:textId="77777777" w:rsidR="00E40CCE" w:rsidRPr="009211DF" w:rsidRDefault="00E40CCE" w:rsidP="00E40CCE">
            <w:pPr>
              <w:pStyle w:val="Tableheading"/>
              <w:spacing w:before="96"/>
              <w:rPr>
                <w:rFonts w:cs="Arial"/>
                <w:color w:val="FF0000"/>
                <w:sz w:val="24"/>
                <w:szCs w:val="24"/>
              </w:rPr>
            </w:pPr>
            <w:r w:rsidRPr="009211DF">
              <w:rPr>
                <w:rFonts w:cs="Arial"/>
                <w:color w:val="FF0000"/>
                <w:sz w:val="24"/>
                <w:szCs w:val="24"/>
              </w:rPr>
              <w:t>Parameter Description</w:t>
            </w:r>
          </w:p>
        </w:tc>
      </w:tr>
      <w:tr w:rsidR="00E40CCE" w:rsidRPr="009211DF" w14:paraId="1C9C09FF" w14:textId="77777777" w:rsidTr="005D341E">
        <w:trPr>
          <w:trHeight w:val="184"/>
        </w:trPr>
        <w:tc>
          <w:tcPr>
            <w:tcW w:w="2100" w:type="dxa"/>
            <w:tcBorders>
              <w:top w:val="single" w:sz="4" w:space="0" w:color="auto"/>
              <w:left w:val="single" w:sz="4" w:space="0" w:color="auto"/>
              <w:bottom w:val="single" w:sz="4" w:space="0" w:color="auto"/>
              <w:right w:val="single" w:sz="4" w:space="0" w:color="auto"/>
            </w:tcBorders>
            <w:shd w:val="clear" w:color="auto" w:fill="auto"/>
            <w:vAlign w:val="top"/>
          </w:tcPr>
          <w:p w14:paraId="5F1E9EF9" w14:textId="6000D6E7" w:rsidR="00E40CCE" w:rsidRPr="009211DF" w:rsidRDefault="00E40CCE" w:rsidP="00E40CCE">
            <w:pPr>
              <w:pStyle w:val="CellBody"/>
              <w:spacing w:before="96"/>
              <w:rPr>
                <w:rFonts w:ascii="Arial" w:hAnsi="Arial" w:cs="Arial"/>
                <w:color w:val="FF0000"/>
                <w:sz w:val="24"/>
                <w:szCs w:val="24"/>
              </w:rPr>
            </w:pPr>
            <w:r>
              <w:rPr>
                <w:rFonts w:ascii="Arial" w:hAnsi="Arial" w:cs="Arial"/>
                <w:color w:val="FF0000"/>
                <w:sz w:val="24"/>
                <w:szCs w:val="24"/>
              </w:rPr>
              <w:t>0</w:t>
            </w:r>
            <w:r w:rsidR="006E650B">
              <w:rPr>
                <w:rFonts w:ascii="Arial" w:hAnsi="Arial" w:cs="Arial"/>
                <w:color w:val="FF0000"/>
                <w:sz w:val="24"/>
                <w:szCs w:val="24"/>
              </w:rPr>
              <w:t xml:space="preserve"> – </w:t>
            </w:r>
            <w:r>
              <w:rPr>
                <w:rFonts w:ascii="Arial" w:hAnsi="Arial" w:cs="Arial"/>
                <w:color w:val="FF0000"/>
                <w:sz w:val="24"/>
                <w:szCs w:val="24"/>
              </w:rPr>
              <w:t>23</w:t>
            </w:r>
            <w:ins w:id="117" w:author="Brian A. Redding" w:date="2016-04-13T12:11:00Z">
              <w:r w:rsidR="00584F24">
                <w:rPr>
                  <w:rFonts w:ascii="Arial" w:hAnsi="Arial" w:cs="Arial"/>
                  <w:color w:val="FF0000"/>
                  <w:sz w:val="24"/>
                  <w:szCs w:val="24"/>
                </w:rPr>
                <w:t>6</w:t>
              </w:r>
            </w:ins>
            <w:del w:id="118" w:author="Brian A. Redding" w:date="2016-04-13T12:11:00Z">
              <w:r w:rsidDel="00584F24">
                <w:rPr>
                  <w:rFonts w:ascii="Arial" w:hAnsi="Arial" w:cs="Arial"/>
                  <w:color w:val="FF0000"/>
                  <w:sz w:val="24"/>
                  <w:szCs w:val="24"/>
                </w:rPr>
                <w:delText>7</w:delText>
              </w:r>
            </w:del>
          </w:p>
        </w:tc>
        <w:tc>
          <w:tcPr>
            <w:tcW w:w="6715" w:type="dxa"/>
            <w:tcBorders>
              <w:top w:val="single" w:sz="4" w:space="0" w:color="auto"/>
              <w:left w:val="single" w:sz="4" w:space="0" w:color="auto"/>
              <w:bottom w:val="single" w:sz="4" w:space="0" w:color="auto"/>
              <w:right w:val="single" w:sz="4" w:space="0" w:color="auto"/>
            </w:tcBorders>
            <w:shd w:val="clear" w:color="auto" w:fill="auto"/>
            <w:vAlign w:val="top"/>
          </w:tcPr>
          <w:p w14:paraId="34C5A01B" w14:textId="77777777" w:rsidR="00E40CCE" w:rsidRPr="009211DF" w:rsidRDefault="00E40CCE" w:rsidP="00E40CCE">
            <w:pPr>
              <w:pStyle w:val="CellBody"/>
              <w:spacing w:before="96"/>
              <w:rPr>
                <w:rFonts w:ascii="Arial" w:hAnsi="Arial" w:cs="Arial"/>
                <w:color w:val="FF0000"/>
                <w:sz w:val="24"/>
                <w:szCs w:val="24"/>
              </w:rPr>
            </w:pPr>
            <w:r w:rsidRPr="009F3D91">
              <w:rPr>
                <w:rFonts w:ascii="Arial" w:hAnsi="Arial" w:cs="Arial"/>
                <w:color w:val="FF0000"/>
                <w:sz w:val="24"/>
                <w:szCs w:val="24"/>
                <w:lang w:val="en-GB"/>
              </w:rPr>
              <w:t>Length of the Data[i] field for each device which responded</w:t>
            </w:r>
          </w:p>
        </w:tc>
      </w:tr>
      <w:tr w:rsidR="00E40CCE" w:rsidRPr="009211DF" w14:paraId="78BF339A" w14:textId="77777777" w:rsidTr="005D341E">
        <w:trPr>
          <w:trHeight w:val="184"/>
        </w:trPr>
        <w:tc>
          <w:tcPr>
            <w:tcW w:w="2100" w:type="dxa"/>
            <w:tcBorders>
              <w:top w:val="single" w:sz="4" w:space="0" w:color="auto"/>
              <w:left w:val="single" w:sz="4" w:space="0" w:color="auto"/>
              <w:bottom w:val="single" w:sz="4" w:space="0" w:color="auto"/>
              <w:right w:val="single" w:sz="4" w:space="0" w:color="auto"/>
            </w:tcBorders>
            <w:shd w:val="clear" w:color="auto" w:fill="auto"/>
            <w:vAlign w:val="top"/>
          </w:tcPr>
          <w:p w14:paraId="29383B7A" w14:textId="77777777" w:rsidR="00E40CCE" w:rsidRDefault="00BA41CC" w:rsidP="00E40CCE">
            <w:pPr>
              <w:pStyle w:val="CellBody"/>
              <w:spacing w:before="96"/>
              <w:rPr>
                <w:rFonts w:ascii="Arial" w:hAnsi="Arial" w:cs="Arial"/>
                <w:color w:val="FF0000"/>
                <w:sz w:val="24"/>
                <w:szCs w:val="24"/>
              </w:rPr>
            </w:pPr>
            <w:r>
              <w:rPr>
                <w:rFonts w:ascii="Arial" w:hAnsi="Arial" w:cs="Arial"/>
                <w:color w:val="FF0000"/>
                <w:sz w:val="24"/>
                <w:szCs w:val="24"/>
              </w:rPr>
              <w:t>All other values</w:t>
            </w:r>
          </w:p>
        </w:tc>
        <w:tc>
          <w:tcPr>
            <w:tcW w:w="6715" w:type="dxa"/>
            <w:tcBorders>
              <w:top w:val="single" w:sz="4" w:space="0" w:color="auto"/>
              <w:left w:val="single" w:sz="4" w:space="0" w:color="auto"/>
              <w:bottom w:val="single" w:sz="4" w:space="0" w:color="auto"/>
              <w:right w:val="single" w:sz="4" w:space="0" w:color="auto"/>
            </w:tcBorders>
            <w:shd w:val="clear" w:color="auto" w:fill="auto"/>
            <w:vAlign w:val="top"/>
          </w:tcPr>
          <w:p w14:paraId="6D4E87DE" w14:textId="77777777" w:rsidR="00E40CCE" w:rsidRPr="009F3D91" w:rsidRDefault="00E40CCE" w:rsidP="00E40CCE">
            <w:pPr>
              <w:pStyle w:val="CellBody"/>
              <w:spacing w:before="96"/>
              <w:rPr>
                <w:rFonts w:ascii="Arial" w:hAnsi="Arial" w:cs="Arial"/>
                <w:color w:val="FF0000"/>
                <w:sz w:val="24"/>
                <w:szCs w:val="24"/>
                <w:lang w:val="en-GB"/>
              </w:rPr>
            </w:pPr>
            <w:r>
              <w:rPr>
                <w:rFonts w:ascii="Arial" w:hAnsi="Arial" w:cs="Arial"/>
                <w:color w:val="FF0000"/>
                <w:sz w:val="24"/>
                <w:szCs w:val="24"/>
                <w:lang w:val="en-GB"/>
              </w:rPr>
              <w:t>Reserved for future use</w:t>
            </w:r>
          </w:p>
        </w:tc>
      </w:tr>
    </w:tbl>
    <w:p w14:paraId="5A2B80C6" w14:textId="77777777" w:rsidR="00E40CCE" w:rsidRPr="009211DF" w:rsidRDefault="00E40CCE" w:rsidP="00E40CCE">
      <w:pPr>
        <w:rPr>
          <w:rFonts w:cs="Arial"/>
          <w:i/>
          <w:color w:val="FF0000"/>
          <w:sz w:val="24"/>
          <w:szCs w:val="24"/>
        </w:rPr>
      </w:pPr>
    </w:p>
    <w:p w14:paraId="51F80013" w14:textId="77777777" w:rsidR="00E40CCE" w:rsidRPr="009211DF" w:rsidRDefault="00E40CCE" w:rsidP="00E40CCE">
      <w:pPr>
        <w:spacing w:after="0"/>
        <w:rPr>
          <w:rFonts w:cs="Arial"/>
          <w:i/>
          <w:color w:val="FF0000"/>
          <w:sz w:val="24"/>
          <w:szCs w:val="24"/>
        </w:rPr>
      </w:pPr>
      <w:r w:rsidRPr="009211DF">
        <w:rPr>
          <w:rFonts w:cs="Arial"/>
          <w:i/>
          <w:color w:val="FF0000"/>
          <w:sz w:val="24"/>
          <w:szCs w:val="24"/>
        </w:rPr>
        <w:t>Data[i]:</w:t>
      </w:r>
      <w:r w:rsidRPr="009211DF">
        <w:rPr>
          <w:rFonts w:cs="Arial"/>
          <w:i/>
          <w:color w:val="FF0000"/>
          <w:sz w:val="24"/>
          <w:szCs w:val="24"/>
        </w:rPr>
        <w:tab/>
      </w:r>
      <w:r w:rsidRPr="009211DF">
        <w:rPr>
          <w:rFonts w:cs="Arial"/>
          <w:i/>
          <w:color w:val="FF0000"/>
          <w:sz w:val="24"/>
          <w:szCs w:val="24"/>
        </w:rPr>
        <w:tab/>
      </w:r>
      <w:r w:rsidRPr="009211DF">
        <w:rPr>
          <w:rFonts w:cs="Arial"/>
          <w:i/>
          <w:color w:val="FF0000"/>
          <w:sz w:val="24"/>
          <w:szCs w:val="24"/>
        </w:rPr>
        <w:tab/>
      </w:r>
      <w:r w:rsidRPr="009211DF">
        <w:rPr>
          <w:rFonts w:cs="Arial"/>
          <w:i/>
          <w:color w:val="FF0000"/>
          <w:sz w:val="24"/>
          <w:szCs w:val="24"/>
        </w:rPr>
        <w:tab/>
        <w:t xml:space="preserve">        Size: </w:t>
      </w:r>
      <w:r w:rsidR="00E646D5">
        <w:rPr>
          <w:rFonts w:cs="Arial"/>
          <w:i/>
          <w:color w:val="FF0000"/>
          <w:sz w:val="24"/>
          <w:szCs w:val="24"/>
        </w:rPr>
        <w:t>Data_Length</w:t>
      </w:r>
      <w:r w:rsidRPr="009211DF">
        <w:rPr>
          <w:rFonts w:cs="Arial"/>
          <w:i/>
          <w:color w:val="FF0000"/>
          <w:sz w:val="24"/>
          <w:szCs w:val="24"/>
        </w:rPr>
        <w:t>[i] Octets * Num_Reports</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E40CCE" w:rsidRPr="009211DF" w14:paraId="373E710A" w14:textId="77777777" w:rsidTr="00E40CCE">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3227B211" w14:textId="77777777" w:rsidR="00E40CCE" w:rsidRPr="009211DF" w:rsidRDefault="00E40CCE" w:rsidP="00E40CCE">
            <w:pPr>
              <w:pStyle w:val="Tableheading"/>
              <w:spacing w:before="96"/>
              <w:rPr>
                <w:rFonts w:cs="Arial"/>
                <w:color w:val="FF0000"/>
                <w:sz w:val="24"/>
                <w:szCs w:val="24"/>
              </w:rPr>
            </w:pPr>
            <w:r w:rsidRPr="009211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37E715DC" w14:textId="77777777" w:rsidR="00E40CCE" w:rsidRPr="009211DF" w:rsidRDefault="00E40CCE" w:rsidP="00E40CCE">
            <w:pPr>
              <w:pStyle w:val="Tableheading"/>
              <w:spacing w:before="96"/>
              <w:rPr>
                <w:rFonts w:cs="Arial"/>
                <w:color w:val="FF0000"/>
                <w:sz w:val="24"/>
                <w:szCs w:val="24"/>
              </w:rPr>
            </w:pPr>
            <w:r w:rsidRPr="009211DF">
              <w:rPr>
                <w:rFonts w:cs="Arial"/>
                <w:color w:val="FF0000"/>
                <w:sz w:val="24"/>
                <w:szCs w:val="24"/>
              </w:rPr>
              <w:t>Parameter Description</w:t>
            </w:r>
          </w:p>
        </w:tc>
      </w:tr>
      <w:tr w:rsidR="00E40CCE" w:rsidRPr="009211DF" w14:paraId="22EB9CE6" w14:textId="77777777" w:rsidTr="005D341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auto"/>
            <w:vAlign w:val="top"/>
          </w:tcPr>
          <w:p w14:paraId="7183577C" w14:textId="77777777" w:rsidR="00E40CCE" w:rsidRPr="009211DF" w:rsidRDefault="001A58DD" w:rsidP="00E40CCE">
            <w:pPr>
              <w:pStyle w:val="CellBody"/>
              <w:spacing w:before="96"/>
              <w:rPr>
                <w:rFonts w:ascii="Arial" w:hAnsi="Arial" w:cs="Arial"/>
                <w:color w:val="FF0000"/>
                <w:sz w:val="24"/>
                <w:szCs w:val="24"/>
              </w:rPr>
            </w:pPr>
            <w:r>
              <w:rPr>
                <w:rFonts w:ascii="Arial" w:hAnsi="Arial" w:cs="Arial"/>
                <w:color w:val="FF0000"/>
                <w:sz w:val="24"/>
                <w:szCs w:val="24"/>
              </w:rPr>
              <w:t xml:space="preserve"> </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top"/>
          </w:tcPr>
          <w:p w14:paraId="56C01B7E" w14:textId="77777777" w:rsidR="00E40CCE" w:rsidRPr="009F3D91" w:rsidRDefault="00E646D5" w:rsidP="00E40CCE">
            <w:pPr>
              <w:pStyle w:val="CellBody"/>
              <w:spacing w:before="96"/>
              <w:rPr>
                <w:rFonts w:ascii="Arial" w:hAnsi="Arial" w:cs="Arial"/>
                <w:color w:val="FF0000"/>
                <w:sz w:val="24"/>
                <w:szCs w:val="24"/>
                <w:lang w:val="en-GB"/>
              </w:rPr>
            </w:pPr>
            <w:r>
              <w:rPr>
                <w:rFonts w:ascii="Arial" w:hAnsi="Arial" w:cs="Arial"/>
                <w:color w:val="FF0000"/>
                <w:sz w:val="24"/>
                <w:szCs w:val="24"/>
                <w:lang w:val="en-GB"/>
              </w:rPr>
              <w:t>Data_Length</w:t>
            </w:r>
            <w:r w:rsidR="00E40CCE" w:rsidRPr="009F3D91">
              <w:rPr>
                <w:rFonts w:ascii="Arial" w:hAnsi="Arial" w:cs="Arial"/>
                <w:color w:val="FF0000"/>
                <w:sz w:val="24"/>
                <w:szCs w:val="24"/>
                <w:lang w:val="en-GB"/>
              </w:rPr>
              <w:t xml:space="preserve">[i] octets of advertising </w:t>
            </w:r>
            <w:r w:rsidR="00E40CCE">
              <w:rPr>
                <w:rFonts w:ascii="Arial" w:hAnsi="Arial" w:cs="Arial"/>
                <w:color w:val="FF0000"/>
                <w:sz w:val="24"/>
                <w:szCs w:val="24"/>
                <w:lang w:val="en-GB"/>
              </w:rPr>
              <w:t xml:space="preserve">or scan response data formatted </w:t>
            </w:r>
            <w:r w:rsidR="00E40CCE" w:rsidRPr="009F3D91">
              <w:rPr>
                <w:rFonts w:ascii="Arial" w:hAnsi="Arial" w:cs="Arial"/>
                <w:color w:val="FF0000"/>
                <w:sz w:val="24"/>
                <w:szCs w:val="24"/>
                <w:lang w:val="en-GB"/>
              </w:rPr>
              <w:t>as defined in [Vol 3] Part C, Section 11</w:t>
            </w:r>
          </w:p>
        </w:tc>
      </w:tr>
    </w:tbl>
    <w:p w14:paraId="43EEDB27" w14:textId="77777777" w:rsidR="00E40CCE" w:rsidRPr="009211DF" w:rsidRDefault="00E40CCE" w:rsidP="00E40CCE"/>
    <w:p w14:paraId="3D5A3877" w14:textId="77777777" w:rsidR="00CC64F3" w:rsidRPr="0058593E" w:rsidRDefault="00CC64F3" w:rsidP="00F03F8D">
      <w:pPr>
        <w:pStyle w:val="Heading3"/>
      </w:pPr>
      <w:bookmarkStart w:id="119" w:name="_Toc432709659"/>
      <w:bookmarkStart w:id="120" w:name="_Toc443590328"/>
      <w:bookmarkStart w:id="121" w:name="_Toc448771379"/>
      <w:r w:rsidRPr="00B03027">
        <w:t xml:space="preserve">[New Section] </w:t>
      </w:r>
      <w:r w:rsidRPr="00F03F8D">
        <w:t xml:space="preserve">7.7.65.X LE Periodic Advertising Sync Established </w:t>
      </w:r>
      <w:r w:rsidRPr="003928DF">
        <w:t>Event</w:t>
      </w:r>
      <w:bookmarkEnd w:id="121"/>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2547"/>
        <w:gridCol w:w="1318"/>
        <w:gridCol w:w="4950"/>
      </w:tblGrid>
      <w:tr w:rsidR="00CC64F3" w:rsidRPr="00F429CC" w14:paraId="64CB4743" w14:textId="77777777" w:rsidTr="00CC64F3">
        <w:trPr>
          <w:cnfStyle w:val="100000000000" w:firstRow="1" w:lastRow="0" w:firstColumn="0" w:lastColumn="0" w:oddVBand="0" w:evenVBand="0" w:oddHBand="0" w:evenHBand="0" w:firstRowFirstColumn="0" w:firstRowLastColumn="0" w:lastRowFirstColumn="0" w:lastRowLastColumn="0"/>
          <w:cantSplit/>
          <w:trHeight w:val="579"/>
        </w:trPr>
        <w:tc>
          <w:tcPr>
            <w:tcW w:w="2547" w:type="dxa"/>
            <w:tcBorders>
              <w:top w:val="single" w:sz="4" w:space="0" w:color="auto"/>
              <w:left w:val="single" w:sz="4" w:space="0" w:color="auto"/>
              <w:bottom w:val="single" w:sz="4" w:space="0" w:color="auto"/>
              <w:right w:val="single" w:sz="4" w:space="0" w:color="auto"/>
            </w:tcBorders>
            <w:shd w:val="clear" w:color="auto" w:fill="BBFAFD"/>
          </w:tcPr>
          <w:p w14:paraId="49350A24" w14:textId="77777777" w:rsidR="00CC64F3" w:rsidRPr="009211DF" w:rsidRDefault="00CC64F3" w:rsidP="00CC64F3">
            <w:pPr>
              <w:pStyle w:val="Tableheading"/>
              <w:spacing w:before="96"/>
              <w:rPr>
                <w:rFonts w:cs="Arial"/>
                <w:color w:val="FF0000"/>
                <w:sz w:val="24"/>
                <w:szCs w:val="24"/>
              </w:rPr>
            </w:pPr>
            <w:r w:rsidRPr="009211DF">
              <w:rPr>
                <w:rFonts w:cs="Arial"/>
                <w:color w:val="FF0000"/>
                <w:sz w:val="24"/>
                <w:szCs w:val="24"/>
              </w:rPr>
              <w:t>Event</w:t>
            </w:r>
          </w:p>
        </w:tc>
        <w:tc>
          <w:tcPr>
            <w:tcW w:w="1318" w:type="dxa"/>
            <w:tcBorders>
              <w:top w:val="single" w:sz="4" w:space="0" w:color="auto"/>
              <w:left w:val="single" w:sz="4" w:space="0" w:color="auto"/>
              <w:bottom w:val="single" w:sz="4" w:space="0" w:color="auto"/>
              <w:right w:val="single" w:sz="4" w:space="0" w:color="auto"/>
            </w:tcBorders>
            <w:shd w:val="clear" w:color="auto" w:fill="BBFAFD"/>
            <w:hideMark/>
          </w:tcPr>
          <w:p w14:paraId="12D2E9E9" w14:textId="77777777" w:rsidR="00CC64F3" w:rsidRPr="009211DF" w:rsidRDefault="00CC64F3" w:rsidP="00CC64F3">
            <w:pPr>
              <w:pStyle w:val="Tableheading"/>
              <w:spacing w:before="96"/>
              <w:rPr>
                <w:rFonts w:cs="Arial"/>
                <w:color w:val="FF0000"/>
                <w:sz w:val="24"/>
                <w:szCs w:val="24"/>
              </w:rPr>
            </w:pPr>
            <w:r w:rsidRPr="009211DF">
              <w:rPr>
                <w:rFonts w:cs="Arial"/>
                <w:color w:val="FF0000"/>
                <w:sz w:val="24"/>
                <w:szCs w:val="24"/>
              </w:rPr>
              <w:t>Event Code</w:t>
            </w:r>
          </w:p>
        </w:tc>
        <w:tc>
          <w:tcPr>
            <w:tcW w:w="4950" w:type="dxa"/>
            <w:tcBorders>
              <w:top w:val="single" w:sz="4" w:space="0" w:color="auto"/>
              <w:left w:val="single" w:sz="4" w:space="0" w:color="auto"/>
              <w:bottom w:val="single" w:sz="4" w:space="0" w:color="auto"/>
              <w:right w:val="single" w:sz="4" w:space="0" w:color="auto"/>
            </w:tcBorders>
            <w:shd w:val="clear" w:color="auto" w:fill="BBFAFD"/>
          </w:tcPr>
          <w:p w14:paraId="40645986" w14:textId="77777777" w:rsidR="00CC64F3" w:rsidRPr="009211DF" w:rsidRDefault="00CC64F3" w:rsidP="00CC64F3">
            <w:pPr>
              <w:pStyle w:val="Tableheading"/>
              <w:spacing w:before="96"/>
              <w:rPr>
                <w:rFonts w:cs="Arial"/>
                <w:color w:val="FF0000"/>
                <w:sz w:val="24"/>
                <w:szCs w:val="24"/>
              </w:rPr>
            </w:pPr>
            <w:r>
              <w:rPr>
                <w:rFonts w:cs="Arial"/>
                <w:color w:val="FF0000"/>
                <w:sz w:val="24"/>
                <w:szCs w:val="24"/>
              </w:rPr>
              <w:t xml:space="preserve">Event </w:t>
            </w:r>
            <w:r w:rsidRPr="009211DF">
              <w:rPr>
                <w:rFonts w:cs="Arial"/>
                <w:color w:val="FF0000"/>
                <w:sz w:val="24"/>
                <w:szCs w:val="24"/>
              </w:rPr>
              <w:t>Parameters</w:t>
            </w:r>
          </w:p>
        </w:tc>
      </w:tr>
      <w:tr w:rsidR="00CC64F3" w:rsidRPr="00F429CC" w14:paraId="26404956" w14:textId="77777777" w:rsidTr="00CC64F3">
        <w:trPr>
          <w:trHeight w:val="184"/>
        </w:trPr>
        <w:tc>
          <w:tcPr>
            <w:tcW w:w="2547" w:type="dxa"/>
            <w:tcBorders>
              <w:top w:val="single" w:sz="4" w:space="0" w:color="auto"/>
              <w:left w:val="single" w:sz="4" w:space="0" w:color="auto"/>
              <w:bottom w:val="single" w:sz="4" w:space="0" w:color="auto"/>
              <w:right w:val="single" w:sz="4" w:space="0" w:color="auto"/>
            </w:tcBorders>
            <w:shd w:val="clear" w:color="auto" w:fill="auto"/>
            <w:vAlign w:val="top"/>
          </w:tcPr>
          <w:p w14:paraId="6579D085" w14:textId="77777777" w:rsidR="00CC64F3" w:rsidRPr="009211DF" w:rsidRDefault="00CC64F3" w:rsidP="00CC64F3">
            <w:pPr>
              <w:pStyle w:val="CellBody"/>
              <w:spacing w:before="96"/>
              <w:rPr>
                <w:rFonts w:ascii="Arial" w:hAnsi="Arial" w:cs="Arial"/>
                <w:color w:val="FF0000"/>
                <w:sz w:val="24"/>
                <w:szCs w:val="24"/>
              </w:rPr>
            </w:pPr>
            <w:r>
              <w:rPr>
                <w:rFonts w:ascii="Arial" w:hAnsi="Arial" w:cs="Arial"/>
                <w:color w:val="FF0000"/>
                <w:sz w:val="24"/>
                <w:szCs w:val="24"/>
              </w:rPr>
              <w:t>LE Periodic Advertising Sync Established</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top"/>
          </w:tcPr>
          <w:p w14:paraId="0D416FD6" w14:textId="77777777" w:rsidR="00CC64F3" w:rsidRPr="009211DF" w:rsidRDefault="00CC64F3" w:rsidP="00CC64F3">
            <w:pPr>
              <w:pStyle w:val="CellBody"/>
              <w:spacing w:before="96"/>
              <w:rPr>
                <w:rFonts w:ascii="Arial" w:hAnsi="Arial" w:cs="Arial"/>
                <w:color w:val="FF0000"/>
                <w:sz w:val="24"/>
                <w:szCs w:val="24"/>
              </w:rPr>
            </w:pPr>
            <w:r>
              <w:rPr>
                <w:rFonts w:ascii="Arial" w:hAnsi="Arial" w:cs="Arial"/>
                <w:color w:val="FF0000"/>
                <w:sz w:val="24"/>
                <w:szCs w:val="24"/>
              </w:rPr>
              <w:t>0x3E</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top"/>
          </w:tcPr>
          <w:p w14:paraId="226C1F57" w14:textId="77777777" w:rsidR="00CC64F3" w:rsidRDefault="00CC64F3" w:rsidP="00CC64F3">
            <w:pPr>
              <w:pStyle w:val="CellBody"/>
              <w:spacing w:before="96"/>
              <w:rPr>
                <w:rFonts w:ascii="Arial" w:hAnsi="Arial" w:cs="Arial"/>
                <w:color w:val="FF0000"/>
                <w:sz w:val="24"/>
                <w:szCs w:val="24"/>
              </w:rPr>
            </w:pPr>
            <w:r w:rsidRPr="009211DF">
              <w:rPr>
                <w:rFonts w:ascii="Arial" w:hAnsi="Arial" w:cs="Arial"/>
                <w:color w:val="FF0000"/>
                <w:sz w:val="24"/>
                <w:szCs w:val="24"/>
              </w:rPr>
              <w:t>Subevent_Code,</w:t>
            </w:r>
          </w:p>
          <w:p w14:paraId="28FB01BB" w14:textId="77777777" w:rsidR="00CC64F3" w:rsidRPr="009211DF" w:rsidRDefault="00CC64F3" w:rsidP="00CC64F3">
            <w:pPr>
              <w:pStyle w:val="CellBody"/>
              <w:spacing w:before="96"/>
              <w:rPr>
                <w:rFonts w:ascii="Arial" w:hAnsi="Arial" w:cs="Arial"/>
                <w:color w:val="FF0000"/>
                <w:sz w:val="24"/>
                <w:szCs w:val="24"/>
              </w:rPr>
            </w:pPr>
            <w:r>
              <w:rPr>
                <w:rFonts w:ascii="Arial" w:hAnsi="Arial" w:cs="Arial"/>
                <w:color w:val="FF0000"/>
                <w:sz w:val="24"/>
                <w:szCs w:val="24"/>
              </w:rPr>
              <w:t>Status,</w:t>
            </w:r>
          </w:p>
          <w:p w14:paraId="407E3475" w14:textId="77777777" w:rsidR="00CC64F3" w:rsidRDefault="00CC64F3" w:rsidP="00CC64F3">
            <w:pPr>
              <w:pStyle w:val="CellBody"/>
              <w:spacing w:before="96"/>
              <w:rPr>
                <w:rFonts w:ascii="Arial" w:hAnsi="Arial" w:cs="Arial"/>
                <w:color w:val="FF0000"/>
                <w:sz w:val="24"/>
                <w:szCs w:val="24"/>
              </w:rPr>
            </w:pPr>
            <w:r>
              <w:rPr>
                <w:rFonts w:ascii="Arial" w:hAnsi="Arial" w:cs="Arial"/>
                <w:color w:val="FF0000"/>
                <w:sz w:val="24"/>
                <w:szCs w:val="24"/>
              </w:rPr>
              <w:t>Sync_Handle,</w:t>
            </w:r>
          </w:p>
          <w:p w14:paraId="44AF37F5" w14:textId="77777777" w:rsidR="00CC64F3" w:rsidRDefault="00CC64F3" w:rsidP="00CC64F3">
            <w:pPr>
              <w:pStyle w:val="CellBody"/>
              <w:spacing w:before="96"/>
              <w:rPr>
                <w:rFonts w:ascii="Arial" w:hAnsi="Arial" w:cs="Arial"/>
                <w:color w:val="FF0000"/>
                <w:sz w:val="24"/>
                <w:szCs w:val="24"/>
              </w:rPr>
            </w:pPr>
            <w:r>
              <w:rPr>
                <w:rFonts w:ascii="Arial" w:hAnsi="Arial" w:cs="Arial"/>
                <w:color w:val="FF0000"/>
                <w:sz w:val="24"/>
                <w:szCs w:val="24"/>
              </w:rPr>
              <w:t>Advertising_</w:t>
            </w:r>
            <w:r w:rsidR="00491B79">
              <w:rPr>
                <w:rFonts w:ascii="Arial" w:hAnsi="Arial" w:cs="Arial"/>
                <w:color w:val="FF0000"/>
                <w:sz w:val="24"/>
                <w:szCs w:val="24"/>
              </w:rPr>
              <w:t>SID</w:t>
            </w:r>
            <w:r>
              <w:rPr>
                <w:rFonts w:ascii="Arial" w:hAnsi="Arial" w:cs="Arial"/>
                <w:color w:val="FF0000"/>
                <w:sz w:val="24"/>
                <w:szCs w:val="24"/>
              </w:rPr>
              <w:t>,</w:t>
            </w:r>
          </w:p>
          <w:p w14:paraId="11028879" w14:textId="77777777" w:rsidR="00CC64F3" w:rsidRDefault="00CC64F3" w:rsidP="00CC64F3">
            <w:pPr>
              <w:pStyle w:val="CellBody"/>
              <w:spacing w:before="96"/>
              <w:rPr>
                <w:rFonts w:ascii="Arial" w:hAnsi="Arial" w:cs="Arial"/>
                <w:color w:val="FF0000"/>
                <w:sz w:val="24"/>
                <w:szCs w:val="24"/>
              </w:rPr>
            </w:pPr>
            <w:r>
              <w:rPr>
                <w:rFonts w:ascii="Arial" w:hAnsi="Arial" w:cs="Arial"/>
                <w:color w:val="FF0000"/>
                <w:sz w:val="24"/>
                <w:szCs w:val="24"/>
              </w:rPr>
              <w:t>Advertiser_Address_Type,</w:t>
            </w:r>
          </w:p>
          <w:p w14:paraId="293A54F6" w14:textId="77777777" w:rsidR="00CC64F3" w:rsidRDefault="00CC64F3" w:rsidP="00CC64F3">
            <w:pPr>
              <w:pStyle w:val="CellBody"/>
              <w:spacing w:before="96"/>
              <w:rPr>
                <w:rFonts w:ascii="Arial" w:hAnsi="Arial" w:cs="Arial"/>
                <w:color w:val="FF0000"/>
                <w:sz w:val="24"/>
                <w:szCs w:val="24"/>
              </w:rPr>
            </w:pPr>
            <w:r>
              <w:rPr>
                <w:rFonts w:ascii="Arial" w:hAnsi="Arial" w:cs="Arial"/>
                <w:color w:val="FF0000"/>
                <w:sz w:val="24"/>
                <w:szCs w:val="24"/>
              </w:rPr>
              <w:t>Advertiser_Address,</w:t>
            </w:r>
          </w:p>
          <w:p w14:paraId="3DDA3463" w14:textId="77777777" w:rsidR="00CC64F3" w:rsidRDefault="00CC64F3" w:rsidP="00CC64F3">
            <w:pPr>
              <w:pStyle w:val="CellBody"/>
              <w:spacing w:before="96"/>
              <w:rPr>
                <w:rFonts w:ascii="Arial" w:hAnsi="Arial" w:cs="Arial"/>
                <w:color w:val="FF0000"/>
                <w:sz w:val="24"/>
                <w:szCs w:val="24"/>
              </w:rPr>
            </w:pPr>
            <w:r>
              <w:rPr>
                <w:rFonts w:ascii="Arial" w:hAnsi="Arial" w:cs="Arial"/>
                <w:color w:val="FF0000"/>
                <w:sz w:val="24"/>
                <w:szCs w:val="24"/>
              </w:rPr>
              <w:t>Advertiser_PHY,</w:t>
            </w:r>
          </w:p>
          <w:p w14:paraId="77189DB1" w14:textId="77777777" w:rsidR="00CC64F3" w:rsidRDefault="00CC64F3" w:rsidP="00CC64F3">
            <w:pPr>
              <w:pStyle w:val="CellBody"/>
              <w:spacing w:before="96"/>
              <w:rPr>
                <w:rFonts w:ascii="Arial" w:hAnsi="Arial" w:cs="Arial"/>
                <w:color w:val="FF0000"/>
                <w:sz w:val="24"/>
                <w:szCs w:val="24"/>
              </w:rPr>
            </w:pPr>
            <w:r>
              <w:rPr>
                <w:rFonts w:ascii="Arial" w:hAnsi="Arial" w:cs="Arial"/>
                <w:color w:val="FF0000"/>
                <w:sz w:val="24"/>
                <w:szCs w:val="24"/>
              </w:rPr>
              <w:t>Advertising_Interval,</w:t>
            </w:r>
          </w:p>
          <w:p w14:paraId="06668671" w14:textId="77777777" w:rsidR="00CC64F3" w:rsidRPr="009211DF" w:rsidRDefault="00CC64F3" w:rsidP="00CC64F3">
            <w:pPr>
              <w:pStyle w:val="CellBody"/>
              <w:spacing w:before="96"/>
              <w:rPr>
                <w:rFonts w:ascii="Arial" w:hAnsi="Arial" w:cs="Arial"/>
                <w:color w:val="FF0000"/>
                <w:sz w:val="24"/>
                <w:szCs w:val="24"/>
              </w:rPr>
            </w:pPr>
            <w:r>
              <w:rPr>
                <w:rFonts w:ascii="Arial" w:hAnsi="Arial" w:cs="Arial"/>
                <w:color w:val="FF0000"/>
                <w:sz w:val="24"/>
                <w:szCs w:val="24"/>
              </w:rPr>
              <w:t>Advertiser_Clock_Accuracy</w:t>
            </w:r>
          </w:p>
        </w:tc>
      </w:tr>
    </w:tbl>
    <w:p w14:paraId="0B4A2922" w14:textId="77777777" w:rsidR="00CC64F3" w:rsidRDefault="00CC64F3" w:rsidP="00CC64F3"/>
    <w:p w14:paraId="3718BC5E" w14:textId="77777777" w:rsidR="00CC64F3" w:rsidRDefault="00CC64F3" w:rsidP="00CC64F3">
      <w:pPr>
        <w:rPr>
          <w:rFonts w:cs="Arial"/>
          <w:b/>
          <w:color w:val="FF0000"/>
          <w:sz w:val="24"/>
          <w:szCs w:val="24"/>
        </w:rPr>
      </w:pPr>
      <w:r w:rsidRPr="009211DF">
        <w:rPr>
          <w:rFonts w:cs="Arial"/>
          <w:b/>
          <w:color w:val="FF0000"/>
          <w:sz w:val="24"/>
          <w:szCs w:val="24"/>
        </w:rPr>
        <w:t>Description:</w:t>
      </w:r>
    </w:p>
    <w:p w14:paraId="4AFF32C5" w14:textId="77777777" w:rsidR="00CC64F3" w:rsidRDefault="00CC64F3" w:rsidP="00CC64F3">
      <w:pPr>
        <w:rPr>
          <w:rFonts w:cs="Arial"/>
          <w:color w:val="FF0000"/>
          <w:sz w:val="24"/>
          <w:szCs w:val="24"/>
          <w:lang w:val="en-GB"/>
        </w:rPr>
      </w:pPr>
      <w:r>
        <w:rPr>
          <w:rFonts w:cs="Arial"/>
          <w:color w:val="FF0000"/>
          <w:sz w:val="24"/>
          <w:szCs w:val="24"/>
          <w:lang w:val="en-GB"/>
        </w:rPr>
        <w:t>The LE Periodic Advertising Sync Established event indicates that the Controller has received the first periodic advertising packet from an advertiser after the LE_Periodic_Advertising_Create_Sync Command has been sent to the Controller.</w:t>
      </w:r>
    </w:p>
    <w:p w14:paraId="3B4B9A7D" w14:textId="77777777" w:rsidR="00CC64F3" w:rsidRDefault="00CC64F3" w:rsidP="00CC64F3">
      <w:pPr>
        <w:rPr>
          <w:rFonts w:cs="Arial"/>
          <w:color w:val="FF0000"/>
          <w:sz w:val="24"/>
          <w:szCs w:val="24"/>
          <w:lang w:val="en-GB"/>
        </w:rPr>
      </w:pPr>
      <w:r>
        <w:rPr>
          <w:rFonts w:cs="Arial"/>
          <w:color w:val="FF0000"/>
          <w:sz w:val="24"/>
          <w:szCs w:val="24"/>
          <w:lang w:val="en-GB"/>
        </w:rPr>
        <w:t>The Sync_Handle shall be assigned by the Controller.</w:t>
      </w:r>
    </w:p>
    <w:p w14:paraId="5E728EF7" w14:textId="77777777" w:rsidR="00CC64F3" w:rsidRDefault="00CC64F3" w:rsidP="00CC64F3">
      <w:pPr>
        <w:rPr>
          <w:rFonts w:cs="Arial"/>
          <w:color w:val="FF0000"/>
          <w:sz w:val="24"/>
          <w:szCs w:val="24"/>
          <w:lang w:val="en-GB"/>
        </w:rPr>
      </w:pPr>
      <w:r>
        <w:rPr>
          <w:rFonts w:cs="Arial"/>
          <w:color w:val="FF0000"/>
          <w:sz w:val="24"/>
          <w:szCs w:val="24"/>
          <w:lang w:val="en-GB"/>
        </w:rPr>
        <w:t>This event indicates to the Host which issued an LE_Periodic_Advertising_Create_Sync command and received a Command Status event if the periodic advertising reception failed or was successful.</w:t>
      </w:r>
    </w:p>
    <w:p w14:paraId="6BE38699" w14:textId="77777777" w:rsidR="00CC64F3" w:rsidRPr="009211DF" w:rsidRDefault="00CC64F3" w:rsidP="00CC64F3">
      <w:pPr>
        <w:rPr>
          <w:rFonts w:cs="Arial"/>
          <w:b/>
          <w:color w:val="FF0000"/>
          <w:sz w:val="24"/>
          <w:szCs w:val="24"/>
        </w:rPr>
      </w:pPr>
      <w:r w:rsidRPr="009211DF">
        <w:rPr>
          <w:rFonts w:cs="Arial"/>
          <w:b/>
          <w:color w:val="FF0000"/>
          <w:sz w:val="24"/>
          <w:szCs w:val="24"/>
        </w:rPr>
        <w:t>Event Parameters:</w:t>
      </w:r>
    </w:p>
    <w:p w14:paraId="12AF98DD" w14:textId="77777777" w:rsidR="00CC64F3" w:rsidRPr="009211DF" w:rsidRDefault="00CC64F3" w:rsidP="00CC64F3">
      <w:pPr>
        <w:spacing w:after="0"/>
        <w:rPr>
          <w:rFonts w:cs="Arial"/>
          <w:i/>
          <w:color w:val="FF0000"/>
          <w:sz w:val="24"/>
          <w:szCs w:val="24"/>
        </w:rPr>
      </w:pPr>
      <w:r w:rsidRPr="009211DF">
        <w:rPr>
          <w:rFonts w:cs="Arial"/>
          <w:i/>
          <w:color w:val="FF0000"/>
          <w:sz w:val="24"/>
          <w:szCs w:val="24"/>
        </w:rPr>
        <w:t>Subevent_Code:</w:t>
      </w:r>
      <w:r w:rsidRPr="009211DF">
        <w:rPr>
          <w:rFonts w:cs="Arial"/>
          <w:i/>
          <w:color w:val="FF0000"/>
          <w:sz w:val="24"/>
          <w:szCs w:val="24"/>
        </w:rPr>
        <w:tab/>
      </w:r>
      <w:r w:rsidRPr="009211DF">
        <w:rPr>
          <w:rFonts w:cs="Arial"/>
          <w:i/>
          <w:color w:val="FF0000"/>
          <w:sz w:val="24"/>
          <w:szCs w:val="24"/>
        </w:rPr>
        <w:tab/>
      </w:r>
      <w:r w:rsidRPr="009211DF">
        <w:rPr>
          <w:rFonts w:cs="Arial"/>
          <w:i/>
          <w:color w:val="FF0000"/>
          <w:sz w:val="24"/>
          <w:szCs w:val="24"/>
        </w:rPr>
        <w:tab/>
      </w:r>
      <w:r w:rsidRPr="009211DF">
        <w:rPr>
          <w:rFonts w:cs="Arial"/>
          <w:i/>
          <w:color w:val="FF0000"/>
          <w:sz w:val="24"/>
          <w:szCs w:val="24"/>
        </w:rPr>
        <w:tab/>
      </w:r>
      <w:r w:rsidRPr="009211DF">
        <w:rPr>
          <w:rFonts w:cs="Arial"/>
          <w:i/>
          <w:color w:val="FF0000"/>
          <w:sz w:val="24"/>
          <w:szCs w:val="24"/>
        </w:rPr>
        <w:tab/>
      </w:r>
      <w:r w:rsidRPr="009211DF">
        <w:rPr>
          <w:rFonts w:cs="Arial"/>
          <w:i/>
          <w:color w:val="FF0000"/>
          <w:sz w:val="24"/>
          <w:szCs w:val="24"/>
        </w:rPr>
        <w:tab/>
      </w:r>
      <w:r w:rsidRPr="009211DF">
        <w:rPr>
          <w:rFonts w:cs="Arial"/>
          <w:i/>
          <w:color w:val="FF0000"/>
          <w:sz w:val="24"/>
          <w:szCs w:val="24"/>
        </w:rPr>
        <w:tab/>
      </w:r>
      <w:r w:rsidRPr="009211DF">
        <w:rPr>
          <w:rFonts w:cs="Arial"/>
          <w:i/>
          <w:color w:val="FF0000"/>
          <w:sz w:val="24"/>
          <w:szCs w:val="24"/>
        </w:rPr>
        <w:tab/>
        <w:t>Size: 1 Octet</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816"/>
        <w:gridCol w:w="6999"/>
      </w:tblGrid>
      <w:tr w:rsidR="00CC64F3" w:rsidRPr="009211DF" w14:paraId="375B16C5" w14:textId="77777777" w:rsidTr="00CC64F3">
        <w:trPr>
          <w:cnfStyle w:val="100000000000" w:firstRow="1" w:lastRow="0" w:firstColumn="0" w:lastColumn="0" w:oddVBand="0" w:evenVBand="0" w:oddHBand="0" w:evenHBand="0" w:firstRowFirstColumn="0" w:firstRowLastColumn="0" w:lastRowFirstColumn="0" w:lastRowLastColumn="0"/>
          <w:cantSplit/>
          <w:trHeight w:val="579"/>
        </w:trPr>
        <w:tc>
          <w:tcPr>
            <w:tcW w:w="1816" w:type="dxa"/>
            <w:tcBorders>
              <w:top w:val="single" w:sz="4" w:space="0" w:color="auto"/>
              <w:left w:val="single" w:sz="4" w:space="0" w:color="auto"/>
              <w:bottom w:val="single" w:sz="4" w:space="0" w:color="auto"/>
              <w:right w:val="single" w:sz="4" w:space="0" w:color="auto"/>
            </w:tcBorders>
            <w:shd w:val="clear" w:color="auto" w:fill="BBFAFD"/>
          </w:tcPr>
          <w:p w14:paraId="758824BB" w14:textId="77777777" w:rsidR="00CC64F3" w:rsidRPr="009211DF" w:rsidRDefault="00CC64F3" w:rsidP="00CC64F3">
            <w:pPr>
              <w:pStyle w:val="Tableheading"/>
              <w:spacing w:before="96"/>
              <w:rPr>
                <w:rFonts w:cs="Arial"/>
                <w:color w:val="FF0000"/>
                <w:sz w:val="24"/>
                <w:szCs w:val="24"/>
              </w:rPr>
            </w:pPr>
            <w:r w:rsidRPr="009211DF">
              <w:rPr>
                <w:rFonts w:cs="Arial"/>
                <w:color w:val="FF0000"/>
                <w:sz w:val="24"/>
                <w:szCs w:val="24"/>
              </w:rPr>
              <w:t>Value</w:t>
            </w:r>
          </w:p>
        </w:tc>
        <w:tc>
          <w:tcPr>
            <w:tcW w:w="6999" w:type="dxa"/>
            <w:tcBorders>
              <w:top w:val="single" w:sz="4" w:space="0" w:color="auto"/>
              <w:left w:val="single" w:sz="4" w:space="0" w:color="auto"/>
              <w:bottom w:val="single" w:sz="4" w:space="0" w:color="auto"/>
              <w:right w:val="single" w:sz="4" w:space="0" w:color="auto"/>
            </w:tcBorders>
            <w:shd w:val="clear" w:color="auto" w:fill="BBFAFD"/>
            <w:hideMark/>
          </w:tcPr>
          <w:p w14:paraId="02F620F5" w14:textId="77777777" w:rsidR="00CC64F3" w:rsidRPr="009211DF" w:rsidRDefault="00CC64F3" w:rsidP="00CC64F3">
            <w:pPr>
              <w:pStyle w:val="Tableheading"/>
              <w:spacing w:before="96"/>
              <w:rPr>
                <w:rFonts w:cs="Arial"/>
                <w:color w:val="FF0000"/>
                <w:sz w:val="24"/>
                <w:szCs w:val="24"/>
              </w:rPr>
            </w:pPr>
            <w:r w:rsidRPr="009211DF">
              <w:rPr>
                <w:rFonts w:cs="Arial"/>
                <w:color w:val="FF0000"/>
                <w:sz w:val="24"/>
                <w:szCs w:val="24"/>
              </w:rPr>
              <w:t>Parameter Description</w:t>
            </w:r>
          </w:p>
        </w:tc>
      </w:tr>
      <w:tr w:rsidR="00CC64F3" w:rsidRPr="009211DF" w14:paraId="12DB618E" w14:textId="77777777" w:rsidTr="00CC64F3">
        <w:trPr>
          <w:trHeight w:val="184"/>
        </w:trPr>
        <w:tc>
          <w:tcPr>
            <w:tcW w:w="1816" w:type="dxa"/>
            <w:tcBorders>
              <w:top w:val="single" w:sz="4" w:space="0" w:color="auto"/>
              <w:left w:val="single" w:sz="4" w:space="0" w:color="auto"/>
              <w:bottom w:val="single" w:sz="4" w:space="0" w:color="auto"/>
              <w:right w:val="single" w:sz="4" w:space="0" w:color="auto"/>
            </w:tcBorders>
            <w:shd w:val="clear" w:color="auto" w:fill="auto"/>
            <w:vAlign w:val="top"/>
          </w:tcPr>
          <w:p w14:paraId="3C854D26" w14:textId="77777777" w:rsidR="00CC64F3" w:rsidRPr="009211DF" w:rsidRDefault="00221AB5" w:rsidP="00CC64F3">
            <w:pPr>
              <w:pStyle w:val="CellBody"/>
              <w:spacing w:before="96"/>
              <w:rPr>
                <w:rFonts w:ascii="Arial" w:hAnsi="Arial" w:cs="Arial"/>
                <w:color w:val="FF0000"/>
                <w:sz w:val="24"/>
                <w:szCs w:val="24"/>
              </w:rPr>
            </w:pPr>
            <w:r>
              <w:rPr>
                <w:rFonts w:ascii="Arial" w:hAnsi="Arial" w:cs="Arial"/>
                <w:color w:val="FF0000"/>
                <w:sz w:val="24"/>
                <w:szCs w:val="24"/>
              </w:rPr>
              <w:t>0x0E</w:t>
            </w:r>
          </w:p>
        </w:tc>
        <w:tc>
          <w:tcPr>
            <w:tcW w:w="6999" w:type="dxa"/>
            <w:tcBorders>
              <w:top w:val="single" w:sz="4" w:space="0" w:color="auto"/>
              <w:left w:val="single" w:sz="4" w:space="0" w:color="auto"/>
              <w:bottom w:val="single" w:sz="4" w:space="0" w:color="auto"/>
              <w:right w:val="single" w:sz="4" w:space="0" w:color="auto"/>
            </w:tcBorders>
            <w:shd w:val="clear" w:color="auto" w:fill="auto"/>
            <w:vAlign w:val="top"/>
          </w:tcPr>
          <w:p w14:paraId="60ED8385" w14:textId="77777777" w:rsidR="00CC64F3" w:rsidRPr="009211DF" w:rsidRDefault="00CC64F3" w:rsidP="00CC64F3">
            <w:pPr>
              <w:pStyle w:val="CellBody"/>
              <w:spacing w:before="96"/>
              <w:rPr>
                <w:rFonts w:ascii="Arial" w:hAnsi="Arial" w:cs="Arial"/>
                <w:color w:val="FF0000"/>
                <w:sz w:val="24"/>
                <w:szCs w:val="24"/>
              </w:rPr>
            </w:pPr>
            <w:r>
              <w:rPr>
                <w:rFonts w:ascii="Arial" w:hAnsi="Arial" w:cs="Arial"/>
                <w:color w:val="FF0000"/>
                <w:sz w:val="24"/>
                <w:szCs w:val="24"/>
              </w:rPr>
              <w:t>Subevent code for LE Periodic Advertising Sync Established event</w:t>
            </w:r>
          </w:p>
        </w:tc>
      </w:tr>
    </w:tbl>
    <w:p w14:paraId="053A4F12" w14:textId="77777777" w:rsidR="00CC64F3" w:rsidRDefault="00CC64F3" w:rsidP="00CC64F3"/>
    <w:p w14:paraId="28F807C8" w14:textId="77777777" w:rsidR="00CC64F3" w:rsidRPr="004A3BDF" w:rsidRDefault="00CC64F3" w:rsidP="00CC64F3">
      <w:pPr>
        <w:spacing w:after="0"/>
        <w:rPr>
          <w:rFonts w:cs="Arial"/>
          <w:i/>
          <w:color w:val="FF0000"/>
          <w:sz w:val="24"/>
          <w:szCs w:val="24"/>
        </w:rPr>
      </w:pPr>
      <w:r w:rsidRPr="004A3BDF">
        <w:rPr>
          <w:rFonts w:cs="Arial"/>
          <w:i/>
          <w:color w:val="FF0000"/>
          <w:sz w:val="24"/>
          <w:szCs w:val="24"/>
        </w:rPr>
        <w:t>Status:</w:t>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t>Size: 1 Octet</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CC64F3" w:rsidRPr="004A3BDF" w14:paraId="4E4CCA0B" w14:textId="77777777" w:rsidTr="00CC64F3">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4E4F5DDF" w14:textId="77777777" w:rsidR="00CC64F3" w:rsidRPr="004A3BDF" w:rsidRDefault="00CC64F3" w:rsidP="00CC64F3">
            <w:pPr>
              <w:pStyle w:val="Tableheading"/>
              <w:spacing w:before="96"/>
              <w:rPr>
                <w:rFonts w:cs="Arial"/>
                <w:color w:val="FF0000"/>
                <w:sz w:val="24"/>
                <w:szCs w:val="24"/>
              </w:rPr>
            </w:pPr>
            <w:r w:rsidRPr="004A3B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55D10229" w14:textId="77777777" w:rsidR="00CC64F3" w:rsidRPr="004A3BDF" w:rsidRDefault="00CC64F3" w:rsidP="00CC64F3">
            <w:pPr>
              <w:pStyle w:val="Tableheading"/>
              <w:spacing w:before="96"/>
              <w:rPr>
                <w:rFonts w:cs="Arial"/>
                <w:color w:val="FF0000"/>
                <w:sz w:val="24"/>
                <w:szCs w:val="24"/>
              </w:rPr>
            </w:pPr>
            <w:r w:rsidRPr="004A3BDF">
              <w:rPr>
                <w:rFonts w:cs="Arial"/>
                <w:color w:val="FF0000"/>
                <w:sz w:val="24"/>
                <w:szCs w:val="24"/>
              </w:rPr>
              <w:t>Parameter Description</w:t>
            </w:r>
          </w:p>
        </w:tc>
      </w:tr>
      <w:tr w:rsidR="00CC64F3" w:rsidRPr="004A3BDF" w14:paraId="5AD0161C" w14:textId="77777777" w:rsidTr="00CC64F3">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auto"/>
            <w:vAlign w:val="top"/>
          </w:tcPr>
          <w:p w14:paraId="72EFD817" w14:textId="77777777" w:rsidR="00CC64F3" w:rsidRPr="004A3BDF" w:rsidRDefault="00CC64F3" w:rsidP="00CC64F3">
            <w:pPr>
              <w:pStyle w:val="CellBody"/>
              <w:spacing w:before="96"/>
              <w:rPr>
                <w:rFonts w:ascii="Arial" w:hAnsi="Arial" w:cs="Arial"/>
                <w:color w:val="FF0000"/>
                <w:sz w:val="24"/>
                <w:szCs w:val="24"/>
              </w:rPr>
            </w:pPr>
            <w:r w:rsidRPr="004A3BDF">
              <w:rPr>
                <w:rFonts w:ascii="Arial" w:hAnsi="Arial" w:cs="Arial"/>
                <w:color w:val="FF0000"/>
                <w:sz w:val="24"/>
                <w:szCs w:val="24"/>
              </w:rPr>
              <w:t>0x00</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top"/>
          </w:tcPr>
          <w:p w14:paraId="7641F139" w14:textId="77777777" w:rsidR="00CC64F3" w:rsidRPr="004A3BDF" w:rsidRDefault="00CC64F3" w:rsidP="00CC64F3">
            <w:pPr>
              <w:pStyle w:val="CellBody"/>
              <w:spacing w:before="96"/>
              <w:rPr>
                <w:rFonts w:ascii="Arial" w:hAnsi="Arial" w:cs="Arial"/>
                <w:color w:val="FF0000"/>
                <w:sz w:val="24"/>
                <w:szCs w:val="24"/>
              </w:rPr>
            </w:pPr>
            <w:r>
              <w:rPr>
                <w:rFonts w:ascii="Arial" w:hAnsi="Arial" w:cs="Arial"/>
                <w:color w:val="FF0000"/>
                <w:sz w:val="24"/>
                <w:szCs w:val="24"/>
              </w:rPr>
              <w:t>Periodic advertising sync successful</w:t>
            </w:r>
          </w:p>
        </w:tc>
      </w:tr>
      <w:tr w:rsidR="00CC64F3" w:rsidRPr="004A3BDF" w14:paraId="6F15A053" w14:textId="77777777" w:rsidTr="00CC64F3">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auto"/>
            <w:vAlign w:val="top"/>
          </w:tcPr>
          <w:p w14:paraId="7BED1A7E" w14:textId="77777777" w:rsidR="00CC64F3" w:rsidRPr="004A3BDF" w:rsidRDefault="00CC64F3" w:rsidP="00CC64F3">
            <w:pPr>
              <w:pStyle w:val="CellBody"/>
              <w:spacing w:before="96"/>
              <w:rPr>
                <w:rFonts w:ascii="Arial" w:hAnsi="Arial" w:cs="Arial"/>
                <w:color w:val="FF0000"/>
                <w:sz w:val="24"/>
                <w:szCs w:val="24"/>
              </w:rPr>
            </w:pPr>
            <w:r w:rsidRPr="004A3BDF">
              <w:rPr>
                <w:rFonts w:ascii="Arial" w:hAnsi="Arial" w:cs="Arial"/>
                <w:color w:val="FF0000"/>
                <w:sz w:val="24"/>
                <w:szCs w:val="24"/>
              </w:rPr>
              <w:t>0x01</w:t>
            </w:r>
            <w:r>
              <w:rPr>
                <w:rFonts w:ascii="Arial" w:hAnsi="Arial" w:cs="Arial"/>
                <w:color w:val="FF0000"/>
                <w:sz w:val="24"/>
                <w:szCs w:val="24"/>
              </w:rPr>
              <w:t xml:space="preserve"> – </w:t>
            </w:r>
            <w:r w:rsidRPr="004A3BDF">
              <w:rPr>
                <w:rFonts w:ascii="Arial" w:hAnsi="Arial" w:cs="Arial"/>
                <w:color w:val="FF0000"/>
                <w:sz w:val="24"/>
                <w:szCs w:val="24"/>
              </w:rPr>
              <w:t>0xFF</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top"/>
          </w:tcPr>
          <w:p w14:paraId="521E4A4F" w14:textId="77777777" w:rsidR="00CC64F3" w:rsidRPr="004A3BDF" w:rsidRDefault="00CC64F3" w:rsidP="00CC64F3">
            <w:pPr>
              <w:pStyle w:val="CellBody"/>
              <w:spacing w:before="96"/>
              <w:rPr>
                <w:rFonts w:ascii="Arial" w:hAnsi="Arial" w:cs="Arial"/>
                <w:color w:val="FF0000"/>
                <w:sz w:val="24"/>
                <w:szCs w:val="24"/>
                <w:lang w:val="en-GB"/>
              </w:rPr>
            </w:pPr>
            <w:r>
              <w:rPr>
                <w:rFonts w:ascii="Arial" w:hAnsi="Arial" w:cs="Arial"/>
                <w:color w:val="FF0000"/>
                <w:sz w:val="24"/>
                <w:szCs w:val="24"/>
              </w:rPr>
              <w:t xml:space="preserve">Periodic advertising sync </w:t>
            </w:r>
            <w:r w:rsidRPr="004A3BDF">
              <w:rPr>
                <w:rFonts w:ascii="Arial" w:hAnsi="Arial" w:cs="Arial"/>
                <w:color w:val="FF0000"/>
                <w:sz w:val="24"/>
                <w:szCs w:val="24"/>
              </w:rPr>
              <w:t xml:space="preserve">failed. </w:t>
            </w:r>
            <w:r w:rsidRPr="004A3BDF">
              <w:rPr>
                <w:rFonts w:ascii="Arial" w:hAnsi="Arial" w:cs="Arial"/>
                <w:color w:val="FF0000"/>
                <w:sz w:val="24"/>
                <w:szCs w:val="24"/>
                <w:lang w:val="en-GB"/>
              </w:rPr>
              <w:t>See [Vol 2] Part D, Error Codes for a list of error codes and descriptions.</w:t>
            </w:r>
          </w:p>
        </w:tc>
      </w:tr>
    </w:tbl>
    <w:p w14:paraId="2BB47203" w14:textId="77777777" w:rsidR="00CC64F3" w:rsidRDefault="00CC64F3" w:rsidP="00CC64F3"/>
    <w:p w14:paraId="44869942" w14:textId="77777777" w:rsidR="00CC64F3" w:rsidRPr="009211DF" w:rsidRDefault="00CC64F3" w:rsidP="00CC64F3">
      <w:pPr>
        <w:spacing w:after="0"/>
        <w:rPr>
          <w:rFonts w:cs="Arial"/>
          <w:i/>
          <w:color w:val="FF0000"/>
          <w:sz w:val="24"/>
          <w:szCs w:val="24"/>
        </w:rPr>
      </w:pPr>
      <w:r>
        <w:rPr>
          <w:rFonts w:cs="Arial"/>
          <w:i/>
          <w:color w:val="FF0000"/>
          <w:sz w:val="24"/>
          <w:szCs w:val="24"/>
        </w:rPr>
        <w:t>Sync_Handle</w:t>
      </w:r>
      <w:r w:rsidRPr="009211DF">
        <w:rPr>
          <w:rFonts w:cs="Arial"/>
          <w:i/>
          <w:color w:val="FF0000"/>
          <w:sz w:val="24"/>
          <w:szCs w:val="24"/>
        </w:rPr>
        <w:t>:</w:t>
      </w:r>
      <w:r>
        <w:rPr>
          <w:rFonts w:cs="Arial"/>
          <w:i/>
          <w:color w:val="FF0000"/>
          <w:sz w:val="24"/>
          <w:szCs w:val="24"/>
        </w:rPr>
        <w:tab/>
      </w:r>
      <w:r w:rsidRPr="009211DF">
        <w:rPr>
          <w:rFonts w:cs="Arial"/>
          <w:i/>
          <w:color w:val="FF0000"/>
          <w:sz w:val="24"/>
          <w:szCs w:val="24"/>
        </w:rPr>
        <w:tab/>
      </w:r>
      <w:r w:rsidRPr="009211DF">
        <w:rPr>
          <w:rFonts w:cs="Arial"/>
          <w:i/>
          <w:color w:val="FF0000"/>
          <w:sz w:val="24"/>
          <w:szCs w:val="24"/>
        </w:rPr>
        <w:tab/>
      </w:r>
      <w:r>
        <w:rPr>
          <w:rFonts w:cs="Arial"/>
          <w:i/>
          <w:color w:val="FF0000"/>
          <w:sz w:val="24"/>
          <w:szCs w:val="24"/>
        </w:rPr>
        <w:tab/>
      </w:r>
      <w:r>
        <w:rPr>
          <w:rFonts w:cs="Arial"/>
          <w:i/>
          <w:color w:val="FF0000"/>
          <w:sz w:val="24"/>
          <w:szCs w:val="24"/>
        </w:rPr>
        <w:tab/>
      </w:r>
      <w:r w:rsidRPr="009211DF">
        <w:rPr>
          <w:rFonts w:cs="Arial"/>
          <w:i/>
          <w:color w:val="FF0000"/>
          <w:sz w:val="24"/>
          <w:szCs w:val="24"/>
        </w:rPr>
        <w:t>Size:</w:t>
      </w:r>
      <w:r>
        <w:rPr>
          <w:rFonts w:cs="Arial"/>
          <w:i/>
          <w:color w:val="FF0000"/>
          <w:sz w:val="24"/>
          <w:szCs w:val="24"/>
        </w:rPr>
        <w:t xml:space="preserve"> 2</w:t>
      </w:r>
      <w:r w:rsidRPr="009211DF">
        <w:rPr>
          <w:rFonts w:cs="Arial"/>
          <w:i/>
          <w:color w:val="FF0000"/>
          <w:sz w:val="24"/>
          <w:szCs w:val="24"/>
        </w:rPr>
        <w:t xml:space="preserve"> Octet</w:t>
      </w:r>
      <w:r>
        <w:rPr>
          <w:rFonts w:cs="Arial"/>
          <w:i/>
          <w:color w:val="FF0000"/>
          <w:sz w:val="24"/>
          <w:szCs w:val="24"/>
        </w:rPr>
        <w:t>s (12 bits meaningful)</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2515"/>
        <w:gridCol w:w="6300"/>
      </w:tblGrid>
      <w:tr w:rsidR="00CC64F3" w:rsidRPr="009211DF" w14:paraId="3FD6AE07" w14:textId="77777777" w:rsidTr="00CC64F3">
        <w:trPr>
          <w:cnfStyle w:val="100000000000" w:firstRow="1" w:lastRow="0" w:firstColumn="0" w:lastColumn="0" w:oddVBand="0" w:evenVBand="0" w:oddHBand="0" w:evenHBand="0" w:firstRowFirstColumn="0" w:firstRowLastColumn="0" w:lastRowFirstColumn="0" w:lastRowLastColumn="0"/>
          <w:cantSplit/>
          <w:trHeight w:val="579"/>
        </w:trPr>
        <w:tc>
          <w:tcPr>
            <w:tcW w:w="2515" w:type="dxa"/>
            <w:tcBorders>
              <w:top w:val="single" w:sz="4" w:space="0" w:color="auto"/>
              <w:left w:val="single" w:sz="4" w:space="0" w:color="auto"/>
              <w:bottom w:val="single" w:sz="4" w:space="0" w:color="auto"/>
              <w:right w:val="single" w:sz="4" w:space="0" w:color="auto"/>
            </w:tcBorders>
            <w:shd w:val="clear" w:color="auto" w:fill="BBFAFD"/>
          </w:tcPr>
          <w:p w14:paraId="7AB24D58" w14:textId="77777777" w:rsidR="00CC64F3" w:rsidRPr="009211DF" w:rsidRDefault="00CC64F3" w:rsidP="00CC64F3">
            <w:pPr>
              <w:pStyle w:val="Tableheading"/>
              <w:spacing w:before="96"/>
              <w:rPr>
                <w:rFonts w:cs="Arial"/>
                <w:color w:val="FF0000"/>
                <w:sz w:val="24"/>
                <w:szCs w:val="24"/>
              </w:rPr>
            </w:pPr>
            <w:r w:rsidRPr="009211DF">
              <w:rPr>
                <w:rFonts w:cs="Arial"/>
                <w:color w:val="FF0000"/>
                <w:sz w:val="24"/>
                <w:szCs w:val="24"/>
              </w:rPr>
              <w:t>Value</w:t>
            </w:r>
          </w:p>
        </w:tc>
        <w:tc>
          <w:tcPr>
            <w:tcW w:w="6300" w:type="dxa"/>
            <w:tcBorders>
              <w:top w:val="single" w:sz="4" w:space="0" w:color="auto"/>
              <w:left w:val="single" w:sz="4" w:space="0" w:color="auto"/>
              <w:bottom w:val="single" w:sz="4" w:space="0" w:color="auto"/>
              <w:right w:val="single" w:sz="4" w:space="0" w:color="auto"/>
            </w:tcBorders>
            <w:shd w:val="clear" w:color="auto" w:fill="BBFAFD"/>
            <w:hideMark/>
          </w:tcPr>
          <w:p w14:paraId="254E170A" w14:textId="77777777" w:rsidR="00CC64F3" w:rsidRPr="009211DF" w:rsidRDefault="00CC64F3" w:rsidP="00CC64F3">
            <w:pPr>
              <w:pStyle w:val="Tableheading"/>
              <w:spacing w:before="96"/>
              <w:rPr>
                <w:rFonts w:cs="Arial"/>
                <w:color w:val="FF0000"/>
                <w:sz w:val="24"/>
                <w:szCs w:val="24"/>
              </w:rPr>
            </w:pPr>
            <w:r w:rsidRPr="009211DF">
              <w:rPr>
                <w:rFonts w:cs="Arial"/>
                <w:color w:val="FF0000"/>
                <w:sz w:val="24"/>
                <w:szCs w:val="24"/>
              </w:rPr>
              <w:t>Parameter Description</w:t>
            </w:r>
          </w:p>
        </w:tc>
      </w:tr>
      <w:tr w:rsidR="00CC64F3" w:rsidRPr="009211DF" w14:paraId="0AD1FAE7" w14:textId="77777777" w:rsidTr="00CC64F3">
        <w:trPr>
          <w:trHeight w:val="184"/>
        </w:trPr>
        <w:tc>
          <w:tcPr>
            <w:tcW w:w="2515" w:type="dxa"/>
            <w:tcBorders>
              <w:top w:val="single" w:sz="4" w:space="0" w:color="auto"/>
              <w:left w:val="single" w:sz="4" w:space="0" w:color="auto"/>
              <w:bottom w:val="single" w:sz="4" w:space="0" w:color="auto"/>
              <w:right w:val="single" w:sz="4" w:space="0" w:color="auto"/>
            </w:tcBorders>
            <w:shd w:val="clear" w:color="auto" w:fill="auto"/>
            <w:vAlign w:val="top"/>
          </w:tcPr>
          <w:p w14:paraId="29DF22C1" w14:textId="77777777" w:rsidR="00CC64F3" w:rsidRPr="009211DF" w:rsidRDefault="00CC64F3" w:rsidP="00CC64F3">
            <w:pPr>
              <w:pStyle w:val="CellBody"/>
              <w:spacing w:before="96"/>
              <w:rPr>
                <w:rFonts w:ascii="Arial" w:hAnsi="Arial" w:cs="Arial"/>
                <w:color w:val="FF0000"/>
                <w:sz w:val="24"/>
                <w:szCs w:val="24"/>
              </w:rPr>
            </w:pPr>
            <w:r w:rsidRPr="006A4067">
              <w:rPr>
                <w:rFonts w:ascii="Arial" w:hAnsi="Arial" w:cs="Arial"/>
                <w:color w:val="FF0000"/>
                <w:sz w:val="24"/>
                <w:szCs w:val="24"/>
                <w:lang w:val="en-GB"/>
              </w:rPr>
              <w:t>0x</w:t>
            </w:r>
            <w:r>
              <w:rPr>
                <w:rFonts w:ascii="Arial" w:hAnsi="Arial" w:cs="Arial"/>
                <w:color w:val="FF0000"/>
                <w:sz w:val="24"/>
                <w:szCs w:val="24"/>
                <w:lang w:val="en-GB"/>
              </w:rPr>
              <w:t>XXXX</w:t>
            </w:r>
          </w:p>
        </w:tc>
        <w:tc>
          <w:tcPr>
            <w:tcW w:w="6300" w:type="dxa"/>
            <w:tcBorders>
              <w:top w:val="single" w:sz="4" w:space="0" w:color="auto"/>
              <w:left w:val="single" w:sz="4" w:space="0" w:color="auto"/>
              <w:bottom w:val="single" w:sz="4" w:space="0" w:color="auto"/>
              <w:right w:val="single" w:sz="4" w:space="0" w:color="auto"/>
            </w:tcBorders>
            <w:shd w:val="clear" w:color="auto" w:fill="auto"/>
            <w:vAlign w:val="top"/>
          </w:tcPr>
          <w:p w14:paraId="70450247" w14:textId="77777777" w:rsidR="00CC64F3" w:rsidRPr="00455611" w:rsidRDefault="00CC64F3" w:rsidP="00CC64F3">
            <w:pPr>
              <w:pStyle w:val="CellBody"/>
              <w:spacing w:before="96"/>
              <w:rPr>
                <w:rFonts w:ascii="Arial" w:hAnsi="Arial" w:cs="Arial"/>
                <w:color w:val="FF0000"/>
                <w:sz w:val="24"/>
                <w:szCs w:val="24"/>
                <w:lang w:val="en-GB"/>
              </w:rPr>
            </w:pPr>
            <w:r>
              <w:rPr>
                <w:rFonts w:ascii="Arial" w:hAnsi="Arial" w:cs="Arial"/>
                <w:color w:val="FF0000"/>
                <w:sz w:val="24"/>
                <w:szCs w:val="24"/>
                <w:lang w:val="en-GB"/>
              </w:rPr>
              <w:t>Sync</w:t>
            </w:r>
            <w:r w:rsidRPr="00455611">
              <w:rPr>
                <w:rFonts w:ascii="Arial" w:hAnsi="Arial" w:cs="Arial"/>
                <w:color w:val="FF0000"/>
                <w:sz w:val="24"/>
                <w:szCs w:val="24"/>
                <w:lang w:val="en-GB"/>
              </w:rPr>
              <w:t>_Handle to be used to id</w:t>
            </w:r>
            <w:r>
              <w:rPr>
                <w:rFonts w:ascii="Arial" w:hAnsi="Arial" w:cs="Arial"/>
                <w:color w:val="FF0000"/>
                <w:sz w:val="24"/>
                <w:szCs w:val="24"/>
                <w:lang w:val="en-GB"/>
              </w:rPr>
              <w:t>entify the periodic advertiser</w:t>
            </w:r>
          </w:p>
          <w:p w14:paraId="22755887" w14:textId="77777777" w:rsidR="00CC64F3" w:rsidRPr="006A4067" w:rsidRDefault="00CC64F3" w:rsidP="00360CE4">
            <w:pPr>
              <w:pStyle w:val="CellBody"/>
              <w:spacing w:before="96"/>
              <w:rPr>
                <w:rFonts w:ascii="Arial" w:hAnsi="Arial" w:cs="Arial"/>
                <w:color w:val="FF0000"/>
                <w:sz w:val="24"/>
                <w:szCs w:val="24"/>
                <w:lang w:val="en-GB"/>
              </w:rPr>
            </w:pPr>
            <w:r w:rsidRPr="00455611">
              <w:rPr>
                <w:rFonts w:ascii="Arial" w:hAnsi="Arial" w:cs="Arial"/>
                <w:color w:val="FF0000"/>
                <w:sz w:val="24"/>
                <w:szCs w:val="24"/>
                <w:lang w:val="en-GB"/>
              </w:rPr>
              <w:t>Range: 0x0000-0x0EFF</w:t>
            </w:r>
          </w:p>
        </w:tc>
      </w:tr>
      <w:tr w:rsidR="003D7BD7" w:rsidRPr="009211DF" w14:paraId="4512DB5A" w14:textId="77777777" w:rsidTr="00CC64F3">
        <w:trPr>
          <w:trHeight w:val="184"/>
        </w:trPr>
        <w:tc>
          <w:tcPr>
            <w:tcW w:w="2515" w:type="dxa"/>
            <w:tcBorders>
              <w:top w:val="single" w:sz="4" w:space="0" w:color="auto"/>
              <w:left w:val="single" w:sz="4" w:space="0" w:color="auto"/>
              <w:bottom w:val="single" w:sz="4" w:space="0" w:color="auto"/>
              <w:right w:val="single" w:sz="4" w:space="0" w:color="auto"/>
            </w:tcBorders>
            <w:shd w:val="clear" w:color="auto" w:fill="auto"/>
            <w:vAlign w:val="top"/>
          </w:tcPr>
          <w:p w14:paraId="34932AD0" w14:textId="77777777" w:rsidR="003D7BD7" w:rsidRPr="006A4067" w:rsidRDefault="003D7BD7" w:rsidP="00CC64F3">
            <w:pPr>
              <w:pStyle w:val="CellBody"/>
              <w:spacing w:before="96"/>
              <w:rPr>
                <w:rFonts w:ascii="Arial" w:hAnsi="Arial" w:cs="Arial"/>
                <w:color w:val="FF0000"/>
                <w:sz w:val="24"/>
                <w:szCs w:val="24"/>
                <w:lang w:val="en-GB"/>
              </w:rPr>
            </w:pPr>
            <w:r>
              <w:rPr>
                <w:rFonts w:ascii="Arial" w:hAnsi="Arial" w:cs="Arial"/>
                <w:color w:val="FF0000"/>
                <w:sz w:val="24"/>
                <w:szCs w:val="24"/>
                <w:lang w:val="en-GB"/>
              </w:rPr>
              <w:t>All other values</w:t>
            </w:r>
          </w:p>
        </w:tc>
        <w:tc>
          <w:tcPr>
            <w:tcW w:w="6300" w:type="dxa"/>
            <w:tcBorders>
              <w:top w:val="single" w:sz="4" w:space="0" w:color="auto"/>
              <w:left w:val="single" w:sz="4" w:space="0" w:color="auto"/>
              <w:bottom w:val="single" w:sz="4" w:space="0" w:color="auto"/>
              <w:right w:val="single" w:sz="4" w:space="0" w:color="auto"/>
            </w:tcBorders>
            <w:shd w:val="clear" w:color="auto" w:fill="auto"/>
            <w:vAlign w:val="top"/>
          </w:tcPr>
          <w:p w14:paraId="0CDE3E90" w14:textId="77777777" w:rsidR="003D7BD7" w:rsidRDefault="003D7BD7" w:rsidP="00CC64F3">
            <w:pPr>
              <w:pStyle w:val="CellBody"/>
              <w:spacing w:before="96"/>
              <w:rPr>
                <w:rFonts w:ascii="Arial" w:hAnsi="Arial" w:cs="Arial"/>
                <w:color w:val="FF0000"/>
                <w:sz w:val="24"/>
                <w:szCs w:val="24"/>
                <w:lang w:val="en-GB"/>
              </w:rPr>
            </w:pPr>
            <w:r>
              <w:rPr>
                <w:rFonts w:ascii="Arial" w:hAnsi="Arial" w:cs="Arial"/>
                <w:color w:val="FF0000"/>
                <w:sz w:val="24"/>
                <w:szCs w:val="24"/>
                <w:lang w:val="en-GB"/>
              </w:rPr>
              <w:t>Reserved for future use</w:t>
            </w:r>
          </w:p>
        </w:tc>
      </w:tr>
    </w:tbl>
    <w:p w14:paraId="7F75D8A5" w14:textId="77777777" w:rsidR="00CC64F3" w:rsidRDefault="00CC64F3" w:rsidP="00CC64F3">
      <w:pPr>
        <w:spacing w:after="0"/>
        <w:rPr>
          <w:rFonts w:cs="Arial"/>
          <w:i/>
          <w:color w:val="FF0000"/>
          <w:sz w:val="24"/>
          <w:szCs w:val="24"/>
        </w:rPr>
      </w:pPr>
    </w:p>
    <w:p w14:paraId="670520AF" w14:textId="77777777" w:rsidR="00491B79" w:rsidRPr="009211DF" w:rsidRDefault="00491B79" w:rsidP="00491B79">
      <w:pPr>
        <w:spacing w:after="0"/>
        <w:rPr>
          <w:rFonts w:cs="Arial"/>
          <w:i/>
          <w:color w:val="FF0000"/>
          <w:sz w:val="24"/>
          <w:szCs w:val="24"/>
        </w:rPr>
      </w:pPr>
      <w:r>
        <w:rPr>
          <w:rFonts w:cs="Arial"/>
          <w:i/>
          <w:color w:val="FF0000"/>
          <w:sz w:val="24"/>
          <w:szCs w:val="24"/>
        </w:rPr>
        <w:t>Advertising_SID:</w:t>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sidRPr="009211DF">
        <w:rPr>
          <w:rFonts w:cs="Arial"/>
          <w:i/>
          <w:color w:val="FF0000"/>
          <w:sz w:val="24"/>
          <w:szCs w:val="24"/>
        </w:rPr>
        <w:t>Size: 1 Octet</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491B79" w:rsidRPr="009211DF" w14:paraId="550AF2DC" w14:textId="77777777" w:rsidTr="003E772E">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4AC3C565" w14:textId="77777777" w:rsidR="00491B79" w:rsidRPr="009211DF" w:rsidRDefault="00491B79" w:rsidP="003E772E">
            <w:pPr>
              <w:pStyle w:val="Tableheading"/>
              <w:spacing w:before="96"/>
              <w:rPr>
                <w:rFonts w:cs="Arial"/>
                <w:color w:val="FF0000"/>
                <w:sz w:val="24"/>
                <w:szCs w:val="24"/>
              </w:rPr>
            </w:pPr>
            <w:r w:rsidRPr="009211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53789C24" w14:textId="77777777" w:rsidR="00491B79" w:rsidRPr="009211DF" w:rsidRDefault="00491B79" w:rsidP="003E772E">
            <w:pPr>
              <w:pStyle w:val="Tableheading"/>
              <w:spacing w:before="96"/>
              <w:rPr>
                <w:rFonts w:cs="Arial"/>
                <w:color w:val="FF0000"/>
                <w:sz w:val="24"/>
                <w:szCs w:val="24"/>
              </w:rPr>
            </w:pPr>
            <w:r w:rsidRPr="009211DF">
              <w:rPr>
                <w:rFonts w:cs="Arial"/>
                <w:color w:val="FF0000"/>
                <w:sz w:val="24"/>
                <w:szCs w:val="24"/>
              </w:rPr>
              <w:t>Parameter Description</w:t>
            </w:r>
          </w:p>
        </w:tc>
      </w:tr>
      <w:tr w:rsidR="00491B79" w:rsidRPr="009211DF" w14:paraId="08359FB0" w14:textId="77777777" w:rsidTr="003E772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auto"/>
            <w:vAlign w:val="top"/>
          </w:tcPr>
          <w:p w14:paraId="2013BD56" w14:textId="77777777" w:rsidR="00491B79" w:rsidRPr="009211DF" w:rsidRDefault="00491B79" w:rsidP="003E772E">
            <w:pPr>
              <w:pStyle w:val="CellBody"/>
              <w:spacing w:before="96"/>
              <w:rPr>
                <w:rFonts w:ascii="Arial" w:hAnsi="Arial" w:cs="Arial"/>
                <w:color w:val="FF0000"/>
                <w:sz w:val="24"/>
                <w:szCs w:val="24"/>
              </w:rPr>
            </w:pPr>
            <w:r>
              <w:rPr>
                <w:rFonts w:ascii="Arial" w:hAnsi="Arial" w:cs="Arial"/>
                <w:color w:val="FF0000"/>
                <w:sz w:val="24"/>
                <w:szCs w:val="24"/>
              </w:rPr>
              <w:t>0x00 – 0x0F</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top"/>
          </w:tcPr>
          <w:p w14:paraId="305356CC" w14:textId="77777777" w:rsidR="00491B79" w:rsidRPr="009211DF" w:rsidRDefault="00491B79" w:rsidP="003E772E">
            <w:pPr>
              <w:pStyle w:val="CellBody"/>
              <w:spacing w:before="96"/>
              <w:rPr>
                <w:rFonts w:ascii="Arial" w:hAnsi="Arial" w:cs="Arial"/>
                <w:color w:val="FF0000"/>
                <w:sz w:val="24"/>
                <w:szCs w:val="24"/>
              </w:rPr>
            </w:pPr>
            <w:r>
              <w:rPr>
                <w:rFonts w:ascii="Arial" w:hAnsi="Arial" w:cs="Arial"/>
                <w:color w:val="FF0000"/>
                <w:sz w:val="24"/>
                <w:szCs w:val="24"/>
              </w:rPr>
              <w:t>Value of the Advertising SID subfield in the ADI field of the PDU</w:t>
            </w:r>
          </w:p>
        </w:tc>
      </w:tr>
      <w:tr w:rsidR="00491B79" w:rsidRPr="009211DF" w14:paraId="1F717992" w14:textId="77777777" w:rsidTr="003E772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auto"/>
            <w:vAlign w:val="top"/>
          </w:tcPr>
          <w:p w14:paraId="0C3BD2AC" w14:textId="77777777" w:rsidR="00491B79" w:rsidRDefault="00491B79" w:rsidP="003E772E">
            <w:pPr>
              <w:pStyle w:val="CellBody"/>
              <w:spacing w:before="96"/>
              <w:rPr>
                <w:rFonts w:ascii="Arial" w:hAnsi="Arial" w:cs="Arial"/>
                <w:color w:val="FF0000"/>
                <w:sz w:val="24"/>
                <w:szCs w:val="24"/>
              </w:rPr>
            </w:pPr>
            <w:r>
              <w:rPr>
                <w:rFonts w:ascii="Arial" w:hAnsi="Arial" w:cs="Arial"/>
                <w:color w:val="FF0000"/>
                <w:sz w:val="24"/>
                <w:szCs w:val="24"/>
              </w:rPr>
              <w:t>0xFF</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top"/>
          </w:tcPr>
          <w:p w14:paraId="6E0DB8A5" w14:textId="77777777" w:rsidR="00491B79" w:rsidRDefault="00491B79" w:rsidP="003E772E">
            <w:pPr>
              <w:pStyle w:val="CellBody"/>
              <w:spacing w:before="96"/>
              <w:rPr>
                <w:rFonts w:ascii="Arial" w:hAnsi="Arial" w:cs="Arial"/>
                <w:color w:val="FF0000"/>
                <w:sz w:val="24"/>
                <w:szCs w:val="24"/>
              </w:rPr>
            </w:pPr>
            <w:r>
              <w:rPr>
                <w:rFonts w:ascii="Arial" w:hAnsi="Arial" w:cs="Arial"/>
                <w:color w:val="FF0000"/>
                <w:sz w:val="24"/>
                <w:szCs w:val="24"/>
              </w:rPr>
              <w:t>No Advertising SID</w:t>
            </w:r>
          </w:p>
        </w:tc>
      </w:tr>
      <w:tr w:rsidR="00491B79" w:rsidRPr="009211DF" w14:paraId="1290A5B6" w14:textId="77777777" w:rsidTr="003E772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auto"/>
            <w:vAlign w:val="top"/>
          </w:tcPr>
          <w:p w14:paraId="5F51919B" w14:textId="77777777" w:rsidR="00491B79" w:rsidRDefault="00491B79" w:rsidP="003E772E">
            <w:pPr>
              <w:pStyle w:val="CellBody"/>
              <w:spacing w:before="96"/>
              <w:rPr>
                <w:rFonts w:ascii="Arial" w:hAnsi="Arial" w:cs="Arial"/>
                <w:color w:val="FF0000"/>
                <w:sz w:val="24"/>
                <w:szCs w:val="24"/>
              </w:rPr>
            </w:pPr>
            <w:r>
              <w:rPr>
                <w:rFonts w:ascii="Arial" w:hAnsi="Arial" w:cs="Arial"/>
                <w:color w:val="FF0000"/>
                <w:sz w:val="24"/>
                <w:szCs w:val="24"/>
              </w:rPr>
              <w:t>All other values</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top"/>
          </w:tcPr>
          <w:p w14:paraId="574BD0A8" w14:textId="77777777" w:rsidR="00491B79" w:rsidRDefault="00491B79" w:rsidP="003E772E">
            <w:pPr>
              <w:pStyle w:val="CellBody"/>
              <w:spacing w:before="96"/>
              <w:rPr>
                <w:rFonts w:ascii="Arial" w:hAnsi="Arial" w:cs="Arial"/>
                <w:color w:val="FF0000"/>
                <w:sz w:val="24"/>
                <w:szCs w:val="24"/>
              </w:rPr>
            </w:pPr>
            <w:r>
              <w:rPr>
                <w:rFonts w:ascii="Arial" w:hAnsi="Arial" w:cs="Arial"/>
                <w:color w:val="FF0000"/>
                <w:sz w:val="24"/>
                <w:szCs w:val="24"/>
              </w:rPr>
              <w:t>Reserved for future use</w:t>
            </w:r>
          </w:p>
        </w:tc>
      </w:tr>
    </w:tbl>
    <w:p w14:paraId="5231E114" w14:textId="77777777" w:rsidR="00CC64F3" w:rsidRDefault="00CC64F3" w:rsidP="00CC64F3">
      <w:pPr>
        <w:spacing w:after="0"/>
        <w:rPr>
          <w:rFonts w:cs="Arial"/>
          <w:i/>
          <w:color w:val="FF0000"/>
          <w:sz w:val="24"/>
          <w:szCs w:val="24"/>
        </w:rPr>
      </w:pPr>
    </w:p>
    <w:p w14:paraId="5E948B50" w14:textId="77777777" w:rsidR="00CC64F3" w:rsidRPr="004A3BDF" w:rsidRDefault="00CC64F3" w:rsidP="00CC64F3">
      <w:pPr>
        <w:spacing w:after="0"/>
        <w:rPr>
          <w:rFonts w:cs="Arial"/>
          <w:i/>
          <w:color w:val="FF0000"/>
          <w:sz w:val="24"/>
          <w:szCs w:val="24"/>
        </w:rPr>
      </w:pPr>
      <w:r>
        <w:rPr>
          <w:rFonts w:cs="Arial"/>
          <w:i/>
          <w:color w:val="FF0000"/>
          <w:sz w:val="24"/>
          <w:szCs w:val="24"/>
        </w:rPr>
        <w:t>Advertiser_</w:t>
      </w:r>
      <w:r w:rsidRPr="004A3BDF">
        <w:rPr>
          <w:rFonts w:cs="Arial"/>
          <w:i/>
          <w:color w:val="FF0000"/>
          <w:sz w:val="24"/>
          <w:szCs w:val="24"/>
        </w:rPr>
        <w:t>Address_Type:</w:t>
      </w:r>
      <w:r w:rsidRPr="004A3BDF">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sidRPr="004A3BDF">
        <w:rPr>
          <w:rFonts w:cs="Arial"/>
          <w:i/>
          <w:color w:val="FF0000"/>
          <w:sz w:val="24"/>
          <w:szCs w:val="24"/>
        </w:rPr>
        <w:t>Size: 1 Octet</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CC64F3" w:rsidRPr="004A3BDF" w14:paraId="65AD24ED" w14:textId="77777777" w:rsidTr="00CC64F3">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03B16E1B" w14:textId="77777777" w:rsidR="00CC64F3" w:rsidRPr="004A3BDF" w:rsidRDefault="00CC64F3" w:rsidP="00CC64F3">
            <w:pPr>
              <w:pStyle w:val="Tableheading"/>
              <w:spacing w:before="96"/>
              <w:rPr>
                <w:rFonts w:cs="Arial"/>
                <w:color w:val="FF0000"/>
                <w:sz w:val="24"/>
                <w:szCs w:val="24"/>
              </w:rPr>
            </w:pPr>
            <w:r w:rsidRPr="004A3B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48D9C6D1" w14:textId="77777777" w:rsidR="00CC64F3" w:rsidRPr="004A3BDF" w:rsidRDefault="00CC64F3" w:rsidP="00CC64F3">
            <w:pPr>
              <w:pStyle w:val="Tableheading"/>
              <w:spacing w:before="96"/>
              <w:rPr>
                <w:rFonts w:cs="Arial"/>
                <w:color w:val="FF0000"/>
                <w:sz w:val="24"/>
                <w:szCs w:val="24"/>
              </w:rPr>
            </w:pPr>
            <w:r w:rsidRPr="004A3BDF">
              <w:rPr>
                <w:rFonts w:cs="Arial"/>
                <w:color w:val="FF0000"/>
                <w:sz w:val="24"/>
                <w:szCs w:val="24"/>
              </w:rPr>
              <w:t>Parameter Description</w:t>
            </w:r>
          </w:p>
        </w:tc>
      </w:tr>
      <w:tr w:rsidR="00CC64F3" w:rsidRPr="004A3BDF" w14:paraId="66A68AA3" w14:textId="77777777" w:rsidTr="00CC64F3">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auto"/>
            <w:vAlign w:val="top"/>
          </w:tcPr>
          <w:p w14:paraId="3E6E929B" w14:textId="77777777" w:rsidR="00CC64F3" w:rsidRPr="004A3BDF" w:rsidRDefault="00CC64F3" w:rsidP="00CC64F3">
            <w:pPr>
              <w:pStyle w:val="CellBody"/>
              <w:spacing w:before="96"/>
              <w:rPr>
                <w:rFonts w:ascii="Arial" w:hAnsi="Arial" w:cs="Arial"/>
                <w:color w:val="FF0000"/>
                <w:sz w:val="24"/>
                <w:szCs w:val="24"/>
              </w:rPr>
            </w:pPr>
            <w:r w:rsidRPr="004A3BDF">
              <w:rPr>
                <w:rFonts w:ascii="Arial" w:hAnsi="Arial" w:cs="Arial"/>
                <w:color w:val="FF0000"/>
                <w:sz w:val="24"/>
                <w:szCs w:val="24"/>
              </w:rPr>
              <w:t>0x00</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top"/>
          </w:tcPr>
          <w:p w14:paraId="32FB1D79" w14:textId="77777777" w:rsidR="00CC64F3" w:rsidRPr="004A3BDF" w:rsidRDefault="00CC64F3" w:rsidP="00CC64F3">
            <w:pPr>
              <w:pStyle w:val="CellBody"/>
              <w:spacing w:before="96"/>
              <w:rPr>
                <w:rFonts w:ascii="Arial" w:hAnsi="Arial" w:cs="Arial"/>
                <w:color w:val="FF0000"/>
                <w:sz w:val="24"/>
                <w:szCs w:val="24"/>
              </w:rPr>
            </w:pPr>
            <w:r w:rsidRPr="004A3BDF">
              <w:rPr>
                <w:rFonts w:ascii="Arial" w:hAnsi="Arial" w:cs="Arial"/>
                <w:color w:val="FF0000"/>
                <w:sz w:val="24"/>
                <w:szCs w:val="24"/>
              </w:rPr>
              <w:t>Public Device Address or Public Identity Address</w:t>
            </w:r>
          </w:p>
        </w:tc>
      </w:tr>
      <w:tr w:rsidR="00CC64F3" w:rsidRPr="004A3BDF" w14:paraId="7491A366" w14:textId="77777777" w:rsidTr="00CC64F3">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auto"/>
            <w:vAlign w:val="top"/>
          </w:tcPr>
          <w:p w14:paraId="1E218DB2" w14:textId="77777777" w:rsidR="00CC64F3" w:rsidRPr="004A3BDF" w:rsidRDefault="00CC64F3" w:rsidP="00CC64F3">
            <w:pPr>
              <w:pStyle w:val="CellBody"/>
              <w:spacing w:before="96"/>
              <w:rPr>
                <w:rFonts w:ascii="Arial" w:hAnsi="Arial" w:cs="Arial"/>
                <w:color w:val="FF0000"/>
                <w:sz w:val="24"/>
                <w:szCs w:val="24"/>
              </w:rPr>
            </w:pPr>
            <w:r w:rsidRPr="004A3BDF">
              <w:rPr>
                <w:rFonts w:ascii="Arial" w:hAnsi="Arial" w:cs="Arial"/>
                <w:color w:val="FF0000"/>
                <w:sz w:val="24"/>
                <w:szCs w:val="24"/>
              </w:rPr>
              <w:t>0x01</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top"/>
          </w:tcPr>
          <w:p w14:paraId="0845B085" w14:textId="77777777" w:rsidR="00CC64F3" w:rsidRPr="004A3BDF" w:rsidRDefault="00CC64F3" w:rsidP="00CC64F3">
            <w:pPr>
              <w:pStyle w:val="CellBody"/>
              <w:spacing w:before="96"/>
              <w:rPr>
                <w:rFonts w:ascii="Arial" w:hAnsi="Arial" w:cs="Arial"/>
                <w:color w:val="FF0000"/>
                <w:sz w:val="24"/>
                <w:szCs w:val="24"/>
              </w:rPr>
            </w:pPr>
            <w:r w:rsidRPr="004A3BDF">
              <w:rPr>
                <w:rFonts w:ascii="Arial" w:hAnsi="Arial" w:cs="Arial"/>
                <w:color w:val="FF0000"/>
                <w:sz w:val="24"/>
                <w:szCs w:val="24"/>
              </w:rPr>
              <w:t>Random Device Address or Random (static) Identity Address</w:t>
            </w:r>
          </w:p>
        </w:tc>
      </w:tr>
      <w:tr w:rsidR="000516AE" w:rsidRPr="004A3BDF" w14:paraId="0C4D2C17" w14:textId="77777777" w:rsidTr="00CC64F3">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auto"/>
            <w:vAlign w:val="top"/>
          </w:tcPr>
          <w:p w14:paraId="12366C08" w14:textId="77777777" w:rsidR="000516AE" w:rsidRDefault="000516AE" w:rsidP="000516AE">
            <w:pPr>
              <w:pStyle w:val="CellBody"/>
              <w:spacing w:before="96"/>
              <w:rPr>
                <w:rFonts w:ascii="Arial" w:hAnsi="Arial" w:cs="Arial"/>
                <w:color w:val="FF0000"/>
                <w:sz w:val="24"/>
                <w:szCs w:val="24"/>
              </w:rPr>
            </w:pPr>
            <w:r>
              <w:rPr>
                <w:rFonts w:ascii="Arial" w:hAnsi="Arial" w:cs="Arial"/>
                <w:color w:val="FF0000"/>
                <w:sz w:val="24"/>
                <w:szCs w:val="24"/>
              </w:rPr>
              <w:t>0x02</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top"/>
          </w:tcPr>
          <w:p w14:paraId="4CDB18A4" w14:textId="77777777" w:rsidR="000516AE" w:rsidRDefault="000516AE" w:rsidP="000516AE">
            <w:pPr>
              <w:pStyle w:val="CellBody"/>
              <w:spacing w:before="96"/>
              <w:rPr>
                <w:rFonts w:ascii="Arial" w:hAnsi="Arial" w:cs="Arial"/>
                <w:color w:val="FF0000"/>
                <w:sz w:val="24"/>
                <w:szCs w:val="24"/>
              </w:rPr>
            </w:pPr>
            <w:r w:rsidRPr="00671A7A">
              <w:rPr>
                <w:rFonts w:ascii="Arial" w:hAnsi="Arial" w:cs="Arial"/>
                <w:color w:val="FF0000"/>
                <w:sz w:val="24"/>
                <w:szCs w:val="24"/>
                <w:lang w:val="en-GB"/>
              </w:rPr>
              <w:t>Public Identity A</w:t>
            </w:r>
            <w:r>
              <w:rPr>
                <w:rFonts w:ascii="Arial" w:hAnsi="Arial" w:cs="Arial"/>
                <w:color w:val="FF0000"/>
                <w:sz w:val="24"/>
                <w:szCs w:val="24"/>
                <w:lang w:val="en-GB"/>
              </w:rPr>
              <w:t xml:space="preserve">ddress (corresponds to Resolved </w:t>
            </w:r>
            <w:r w:rsidRPr="00671A7A">
              <w:rPr>
                <w:rFonts w:ascii="Arial" w:hAnsi="Arial" w:cs="Arial"/>
                <w:color w:val="FF0000"/>
                <w:sz w:val="24"/>
                <w:szCs w:val="24"/>
                <w:lang w:val="en-GB"/>
              </w:rPr>
              <w:t>Private Address)</w:t>
            </w:r>
          </w:p>
        </w:tc>
      </w:tr>
      <w:tr w:rsidR="000516AE" w:rsidRPr="004A3BDF" w14:paraId="59A370BC" w14:textId="77777777" w:rsidTr="00CC64F3">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auto"/>
            <w:vAlign w:val="top"/>
          </w:tcPr>
          <w:p w14:paraId="07A12009" w14:textId="77777777" w:rsidR="000516AE" w:rsidRDefault="000516AE" w:rsidP="000516AE">
            <w:pPr>
              <w:pStyle w:val="CellBody"/>
              <w:spacing w:before="96"/>
              <w:rPr>
                <w:rFonts w:ascii="Arial" w:hAnsi="Arial" w:cs="Arial"/>
                <w:color w:val="FF0000"/>
                <w:sz w:val="24"/>
                <w:szCs w:val="24"/>
              </w:rPr>
            </w:pPr>
            <w:r>
              <w:rPr>
                <w:rFonts w:ascii="Arial" w:hAnsi="Arial" w:cs="Arial"/>
                <w:color w:val="FF0000"/>
                <w:sz w:val="24"/>
                <w:szCs w:val="24"/>
              </w:rPr>
              <w:t>0x03</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top"/>
          </w:tcPr>
          <w:p w14:paraId="4B56BD27" w14:textId="77777777" w:rsidR="000516AE" w:rsidRPr="004A3BDF" w:rsidRDefault="000516AE" w:rsidP="000516AE">
            <w:pPr>
              <w:pStyle w:val="CellBody"/>
              <w:spacing w:before="96"/>
              <w:rPr>
                <w:rFonts w:ascii="Arial" w:hAnsi="Arial" w:cs="Arial"/>
                <w:color w:val="FF0000"/>
                <w:sz w:val="24"/>
                <w:szCs w:val="24"/>
              </w:rPr>
            </w:pPr>
            <w:r w:rsidRPr="00671A7A">
              <w:rPr>
                <w:rFonts w:ascii="Arial" w:hAnsi="Arial" w:cs="Arial"/>
                <w:color w:val="FF0000"/>
                <w:sz w:val="24"/>
                <w:szCs w:val="24"/>
                <w:lang w:val="en-GB"/>
              </w:rPr>
              <w:t>Random (static) Identity Address (</w:t>
            </w:r>
            <w:r>
              <w:rPr>
                <w:rFonts w:ascii="Arial" w:hAnsi="Arial" w:cs="Arial"/>
                <w:color w:val="FF0000"/>
                <w:sz w:val="24"/>
                <w:szCs w:val="24"/>
                <w:lang w:val="en-GB"/>
              </w:rPr>
              <w:t xml:space="preserve">corresponds to Resolved Private </w:t>
            </w:r>
            <w:r w:rsidRPr="00671A7A">
              <w:rPr>
                <w:rFonts w:ascii="Arial" w:hAnsi="Arial" w:cs="Arial"/>
                <w:color w:val="FF0000"/>
                <w:sz w:val="24"/>
                <w:szCs w:val="24"/>
                <w:lang w:val="en-GB"/>
              </w:rPr>
              <w:t>Address)</w:t>
            </w:r>
          </w:p>
        </w:tc>
      </w:tr>
      <w:tr w:rsidR="000516AE" w:rsidRPr="004A3BDF" w14:paraId="0C906D85" w14:textId="77777777" w:rsidTr="00CC64F3">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auto"/>
            <w:vAlign w:val="top"/>
          </w:tcPr>
          <w:p w14:paraId="6E28C7E4" w14:textId="77777777" w:rsidR="000516AE" w:rsidRPr="004A3BDF" w:rsidRDefault="000516AE" w:rsidP="000516AE">
            <w:pPr>
              <w:pStyle w:val="CellBody"/>
              <w:spacing w:before="96"/>
              <w:rPr>
                <w:rFonts w:ascii="Arial" w:hAnsi="Arial" w:cs="Arial"/>
                <w:color w:val="FF0000"/>
                <w:sz w:val="24"/>
                <w:szCs w:val="24"/>
              </w:rPr>
            </w:pPr>
            <w:r>
              <w:rPr>
                <w:rFonts w:ascii="Arial" w:hAnsi="Arial" w:cs="Arial"/>
                <w:color w:val="FF0000"/>
                <w:sz w:val="24"/>
                <w:szCs w:val="24"/>
              </w:rPr>
              <w:t>All other values</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top"/>
          </w:tcPr>
          <w:p w14:paraId="2D896FBD" w14:textId="77777777" w:rsidR="000516AE" w:rsidRPr="004A3BDF" w:rsidRDefault="000516AE" w:rsidP="000516AE">
            <w:pPr>
              <w:pStyle w:val="CellBody"/>
              <w:spacing w:before="96"/>
              <w:rPr>
                <w:rFonts w:ascii="Arial" w:hAnsi="Arial" w:cs="Arial"/>
                <w:color w:val="FF0000"/>
                <w:sz w:val="24"/>
                <w:szCs w:val="24"/>
              </w:rPr>
            </w:pPr>
            <w:r w:rsidRPr="004A3BDF">
              <w:rPr>
                <w:rFonts w:ascii="Arial" w:hAnsi="Arial" w:cs="Arial"/>
                <w:color w:val="FF0000"/>
                <w:sz w:val="24"/>
                <w:szCs w:val="24"/>
              </w:rPr>
              <w:t>Reserved for future use</w:t>
            </w:r>
          </w:p>
        </w:tc>
      </w:tr>
    </w:tbl>
    <w:p w14:paraId="1BC64236" w14:textId="77777777" w:rsidR="00CC64F3" w:rsidRPr="004A3BDF" w:rsidRDefault="00CC64F3" w:rsidP="00CC64F3">
      <w:pPr>
        <w:rPr>
          <w:rFonts w:cs="Arial"/>
          <w:sz w:val="24"/>
          <w:szCs w:val="24"/>
        </w:rPr>
      </w:pPr>
    </w:p>
    <w:p w14:paraId="1FE6E29E" w14:textId="77777777" w:rsidR="00CC64F3" w:rsidRPr="004A3BDF" w:rsidRDefault="00CC64F3" w:rsidP="00CC64F3">
      <w:pPr>
        <w:spacing w:after="0"/>
        <w:rPr>
          <w:rFonts w:cs="Arial"/>
          <w:i/>
          <w:color w:val="FF0000"/>
          <w:sz w:val="24"/>
          <w:szCs w:val="24"/>
        </w:rPr>
      </w:pPr>
      <w:r>
        <w:rPr>
          <w:rFonts w:cs="Arial"/>
          <w:i/>
          <w:color w:val="FF0000"/>
          <w:sz w:val="24"/>
          <w:szCs w:val="24"/>
        </w:rPr>
        <w:t>Advertiser_</w:t>
      </w:r>
      <w:r w:rsidRPr="004A3BDF">
        <w:rPr>
          <w:rFonts w:cs="Arial"/>
          <w:i/>
          <w:color w:val="FF0000"/>
          <w:sz w:val="24"/>
          <w:szCs w:val="24"/>
        </w:rPr>
        <w:t>Address:</w:t>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sidRPr="004A3BDF">
        <w:rPr>
          <w:rFonts w:cs="Arial"/>
          <w:i/>
          <w:color w:val="FF0000"/>
          <w:sz w:val="24"/>
          <w:szCs w:val="24"/>
        </w:rPr>
        <w:t>Size: 6 Octets</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816"/>
        <w:gridCol w:w="6999"/>
      </w:tblGrid>
      <w:tr w:rsidR="00CC64F3" w:rsidRPr="004A3BDF" w14:paraId="65E54508" w14:textId="77777777" w:rsidTr="00CC64F3">
        <w:trPr>
          <w:cnfStyle w:val="100000000000" w:firstRow="1" w:lastRow="0" w:firstColumn="0" w:lastColumn="0" w:oddVBand="0" w:evenVBand="0" w:oddHBand="0" w:evenHBand="0" w:firstRowFirstColumn="0" w:firstRowLastColumn="0" w:lastRowFirstColumn="0" w:lastRowLastColumn="0"/>
          <w:cantSplit/>
          <w:trHeight w:val="579"/>
        </w:trPr>
        <w:tc>
          <w:tcPr>
            <w:tcW w:w="1816" w:type="dxa"/>
            <w:tcBorders>
              <w:top w:val="single" w:sz="4" w:space="0" w:color="auto"/>
              <w:left w:val="single" w:sz="4" w:space="0" w:color="auto"/>
              <w:bottom w:val="single" w:sz="4" w:space="0" w:color="auto"/>
              <w:right w:val="single" w:sz="4" w:space="0" w:color="auto"/>
            </w:tcBorders>
            <w:shd w:val="clear" w:color="auto" w:fill="BBFAFD"/>
          </w:tcPr>
          <w:p w14:paraId="7790886F" w14:textId="77777777" w:rsidR="00CC64F3" w:rsidRPr="004A3BDF" w:rsidRDefault="00CC64F3" w:rsidP="00CC64F3">
            <w:pPr>
              <w:pStyle w:val="Tableheading"/>
              <w:spacing w:before="96"/>
              <w:rPr>
                <w:rFonts w:cs="Arial"/>
                <w:color w:val="FF0000"/>
                <w:sz w:val="24"/>
                <w:szCs w:val="24"/>
              </w:rPr>
            </w:pPr>
            <w:r w:rsidRPr="004A3BDF">
              <w:rPr>
                <w:rFonts w:cs="Arial"/>
                <w:color w:val="FF0000"/>
                <w:sz w:val="24"/>
                <w:szCs w:val="24"/>
              </w:rPr>
              <w:t>Value</w:t>
            </w:r>
          </w:p>
        </w:tc>
        <w:tc>
          <w:tcPr>
            <w:tcW w:w="6999" w:type="dxa"/>
            <w:tcBorders>
              <w:top w:val="single" w:sz="4" w:space="0" w:color="auto"/>
              <w:left w:val="single" w:sz="4" w:space="0" w:color="auto"/>
              <w:bottom w:val="single" w:sz="4" w:space="0" w:color="auto"/>
              <w:right w:val="single" w:sz="4" w:space="0" w:color="auto"/>
            </w:tcBorders>
            <w:shd w:val="clear" w:color="auto" w:fill="BBFAFD"/>
            <w:hideMark/>
          </w:tcPr>
          <w:p w14:paraId="7ECEFDA3" w14:textId="77777777" w:rsidR="00CC64F3" w:rsidRPr="004A3BDF" w:rsidRDefault="00CC64F3" w:rsidP="00CC64F3">
            <w:pPr>
              <w:pStyle w:val="Tableheading"/>
              <w:spacing w:before="96"/>
              <w:rPr>
                <w:rFonts w:cs="Arial"/>
                <w:color w:val="FF0000"/>
                <w:sz w:val="24"/>
                <w:szCs w:val="24"/>
              </w:rPr>
            </w:pPr>
            <w:r w:rsidRPr="004A3BDF">
              <w:rPr>
                <w:rFonts w:cs="Arial"/>
                <w:color w:val="FF0000"/>
                <w:sz w:val="24"/>
                <w:szCs w:val="24"/>
              </w:rPr>
              <w:t>Parameter Description</w:t>
            </w:r>
          </w:p>
        </w:tc>
      </w:tr>
      <w:tr w:rsidR="00CC64F3" w:rsidRPr="004A3BDF" w14:paraId="2E7A3E8A" w14:textId="77777777" w:rsidTr="00CC64F3">
        <w:trPr>
          <w:trHeight w:val="184"/>
        </w:trPr>
        <w:tc>
          <w:tcPr>
            <w:tcW w:w="1816" w:type="dxa"/>
            <w:tcBorders>
              <w:top w:val="single" w:sz="4" w:space="0" w:color="auto"/>
              <w:left w:val="single" w:sz="4" w:space="0" w:color="auto"/>
              <w:bottom w:val="single" w:sz="4" w:space="0" w:color="auto"/>
              <w:right w:val="single" w:sz="4" w:space="0" w:color="auto"/>
            </w:tcBorders>
            <w:shd w:val="clear" w:color="auto" w:fill="auto"/>
            <w:vAlign w:val="top"/>
          </w:tcPr>
          <w:p w14:paraId="279636A0" w14:textId="77777777" w:rsidR="00CC64F3" w:rsidRPr="004A3BDF" w:rsidRDefault="00CC64F3" w:rsidP="00CC64F3">
            <w:pPr>
              <w:pStyle w:val="CellBody"/>
              <w:spacing w:before="96"/>
              <w:rPr>
                <w:rFonts w:ascii="Arial" w:hAnsi="Arial" w:cs="Arial"/>
                <w:color w:val="FF0000"/>
                <w:sz w:val="24"/>
                <w:szCs w:val="24"/>
              </w:rPr>
            </w:pPr>
            <w:r w:rsidRPr="004A3BDF">
              <w:rPr>
                <w:rFonts w:ascii="Arial" w:hAnsi="Arial" w:cs="Arial"/>
                <w:color w:val="FF0000"/>
                <w:sz w:val="24"/>
                <w:szCs w:val="24"/>
              </w:rPr>
              <w:t>0xXXXXXXXXXXXX</w:t>
            </w:r>
          </w:p>
        </w:tc>
        <w:tc>
          <w:tcPr>
            <w:tcW w:w="6999" w:type="dxa"/>
            <w:tcBorders>
              <w:top w:val="single" w:sz="4" w:space="0" w:color="auto"/>
              <w:left w:val="single" w:sz="4" w:space="0" w:color="auto"/>
              <w:bottom w:val="single" w:sz="4" w:space="0" w:color="auto"/>
              <w:right w:val="single" w:sz="4" w:space="0" w:color="auto"/>
            </w:tcBorders>
            <w:shd w:val="clear" w:color="auto" w:fill="auto"/>
            <w:vAlign w:val="top"/>
          </w:tcPr>
          <w:p w14:paraId="48BA4F1F" w14:textId="77777777" w:rsidR="00CC64F3" w:rsidRPr="004A3BDF" w:rsidRDefault="00CC64F3" w:rsidP="00CC64F3">
            <w:pPr>
              <w:pStyle w:val="CellBody"/>
              <w:spacing w:before="96"/>
              <w:rPr>
                <w:rFonts w:ascii="Arial" w:hAnsi="Arial" w:cs="Arial"/>
                <w:color w:val="FF0000"/>
                <w:sz w:val="24"/>
                <w:szCs w:val="24"/>
                <w:lang w:val="en-GB"/>
              </w:rPr>
            </w:pPr>
            <w:r w:rsidRPr="004A3BDF">
              <w:rPr>
                <w:rFonts w:ascii="Arial" w:hAnsi="Arial" w:cs="Arial"/>
                <w:color w:val="FF0000"/>
                <w:sz w:val="24"/>
                <w:szCs w:val="24"/>
                <w:lang w:val="en-GB"/>
              </w:rPr>
              <w:t>Public Device Address, Random Device Address, Public Identity Address, or Random (static) Identity Address of the</w:t>
            </w:r>
            <w:r>
              <w:rPr>
                <w:rFonts w:ascii="Arial" w:hAnsi="Arial" w:cs="Arial"/>
                <w:color w:val="FF0000"/>
                <w:sz w:val="24"/>
                <w:szCs w:val="24"/>
                <w:lang w:val="en-GB"/>
              </w:rPr>
              <w:t xml:space="preserve"> advertiser</w:t>
            </w:r>
            <w:r w:rsidRPr="004A3BDF">
              <w:rPr>
                <w:rFonts w:ascii="Arial" w:hAnsi="Arial" w:cs="Arial"/>
                <w:color w:val="FF0000"/>
                <w:sz w:val="24"/>
                <w:szCs w:val="24"/>
                <w:lang w:val="en-GB"/>
              </w:rPr>
              <w:t>.</w:t>
            </w:r>
          </w:p>
        </w:tc>
      </w:tr>
    </w:tbl>
    <w:p w14:paraId="22BE0BA7" w14:textId="77777777" w:rsidR="00CC64F3" w:rsidRDefault="00CC64F3" w:rsidP="00CC64F3"/>
    <w:p w14:paraId="6FD1BF23" w14:textId="77777777" w:rsidR="00CC64F3" w:rsidRPr="004A3BDF" w:rsidRDefault="00CC64F3" w:rsidP="00CC64F3">
      <w:pPr>
        <w:spacing w:after="0"/>
        <w:rPr>
          <w:rFonts w:cs="Arial"/>
          <w:i/>
          <w:color w:val="FF0000"/>
          <w:sz w:val="24"/>
          <w:szCs w:val="24"/>
        </w:rPr>
      </w:pPr>
      <w:r>
        <w:rPr>
          <w:rFonts w:cs="Arial"/>
          <w:i/>
          <w:color w:val="FF0000"/>
          <w:sz w:val="24"/>
          <w:szCs w:val="24"/>
        </w:rPr>
        <w:t>Advertiser_</w:t>
      </w:r>
      <w:r w:rsidRPr="004A3BDF">
        <w:rPr>
          <w:rFonts w:cs="Arial"/>
          <w:i/>
          <w:color w:val="FF0000"/>
          <w:sz w:val="24"/>
          <w:szCs w:val="24"/>
        </w:rPr>
        <w:t>PHY:</w:t>
      </w:r>
      <w:r w:rsidRPr="004A3BDF">
        <w:rPr>
          <w:rFonts w:cs="Arial"/>
          <w:i/>
          <w:color w:val="FF0000"/>
          <w:sz w:val="24"/>
          <w:szCs w:val="24"/>
        </w:rPr>
        <w:tab/>
      </w:r>
      <w:r w:rsidRPr="004A3BDF">
        <w:rPr>
          <w:rFonts w:cs="Arial"/>
          <w:i/>
          <w:color w:val="FF0000"/>
          <w:sz w:val="24"/>
          <w:szCs w:val="24"/>
        </w:rPr>
        <w:tab/>
      </w:r>
      <w:r>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Pr>
          <w:rFonts w:cs="Arial"/>
          <w:i/>
          <w:color w:val="FF0000"/>
          <w:sz w:val="24"/>
          <w:szCs w:val="24"/>
        </w:rPr>
        <w:tab/>
      </w:r>
      <w:r w:rsidRPr="004A3BDF">
        <w:rPr>
          <w:rFonts w:cs="Arial"/>
          <w:i/>
          <w:color w:val="FF0000"/>
          <w:sz w:val="24"/>
          <w:szCs w:val="24"/>
        </w:rPr>
        <w:t>Size: 1 Octet</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CC64F3" w:rsidRPr="004A3BDF" w14:paraId="3B489149" w14:textId="77777777" w:rsidTr="00CC64F3">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5C9E87C4" w14:textId="77777777" w:rsidR="00CC64F3" w:rsidRPr="004A3BDF" w:rsidRDefault="00CC64F3" w:rsidP="00CC64F3">
            <w:pPr>
              <w:pStyle w:val="Tableheading"/>
              <w:spacing w:before="96"/>
              <w:rPr>
                <w:rFonts w:cs="Arial"/>
                <w:color w:val="FF0000"/>
                <w:sz w:val="24"/>
                <w:szCs w:val="24"/>
              </w:rPr>
            </w:pPr>
            <w:r>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48CB5354" w14:textId="77777777" w:rsidR="00CC64F3" w:rsidRPr="004A3BDF" w:rsidRDefault="00CC64F3" w:rsidP="00CC64F3">
            <w:pPr>
              <w:pStyle w:val="Tableheading"/>
              <w:spacing w:before="96"/>
              <w:rPr>
                <w:rFonts w:cs="Arial"/>
                <w:color w:val="FF0000"/>
                <w:sz w:val="24"/>
                <w:szCs w:val="24"/>
              </w:rPr>
            </w:pPr>
            <w:r w:rsidRPr="004A3BDF">
              <w:rPr>
                <w:rFonts w:cs="Arial"/>
                <w:color w:val="FF0000"/>
                <w:sz w:val="24"/>
                <w:szCs w:val="24"/>
              </w:rPr>
              <w:t>Parameter Description</w:t>
            </w:r>
          </w:p>
        </w:tc>
      </w:tr>
      <w:tr w:rsidR="00CC64F3" w:rsidRPr="004A3BDF" w14:paraId="2DB2E7F4" w14:textId="77777777" w:rsidTr="00CC64F3">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auto"/>
            <w:vAlign w:val="top"/>
          </w:tcPr>
          <w:p w14:paraId="69FA7A34" w14:textId="77777777" w:rsidR="00CC64F3" w:rsidRPr="004A3BDF" w:rsidRDefault="00CC64F3" w:rsidP="00CC64F3">
            <w:pPr>
              <w:pStyle w:val="CellBody"/>
              <w:spacing w:before="96"/>
              <w:rPr>
                <w:rFonts w:ascii="Arial" w:hAnsi="Arial" w:cs="Arial"/>
                <w:color w:val="FF0000"/>
                <w:sz w:val="24"/>
                <w:szCs w:val="24"/>
              </w:rPr>
            </w:pPr>
            <w:r w:rsidRPr="004A3BDF">
              <w:rPr>
                <w:rFonts w:ascii="Arial" w:hAnsi="Arial" w:cs="Arial"/>
                <w:color w:val="FF0000"/>
                <w:sz w:val="24"/>
                <w:szCs w:val="24"/>
              </w:rPr>
              <w:t>0</w:t>
            </w:r>
            <w:r>
              <w:rPr>
                <w:rFonts w:ascii="Arial" w:hAnsi="Arial" w:cs="Arial"/>
                <w:color w:val="FF0000"/>
                <w:sz w:val="24"/>
                <w:szCs w:val="24"/>
              </w:rPr>
              <w:t>x01</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top"/>
          </w:tcPr>
          <w:p w14:paraId="492F112E" w14:textId="77777777" w:rsidR="00CC64F3" w:rsidRPr="004A3BDF" w:rsidRDefault="00CC64F3" w:rsidP="00CC64F3">
            <w:pPr>
              <w:pStyle w:val="CellBody"/>
              <w:spacing w:before="96"/>
              <w:rPr>
                <w:rFonts w:ascii="Arial" w:hAnsi="Arial" w:cs="Arial"/>
                <w:color w:val="FF0000"/>
                <w:sz w:val="24"/>
                <w:szCs w:val="24"/>
                <w:lang w:val="en-GB"/>
              </w:rPr>
            </w:pPr>
            <w:r>
              <w:rPr>
                <w:rFonts w:ascii="Arial" w:hAnsi="Arial" w:cs="Arial"/>
                <w:color w:val="FF0000"/>
                <w:sz w:val="24"/>
                <w:szCs w:val="24"/>
                <w:lang w:val="en-GB"/>
              </w:rPr>
              <w:t>Advertiser PHY</w:t>
            </w:r>
            <w:r w:rsidRPr="001D0927">
              <w:rPr>
                <w:rFonts w:ascii="Arial" w:hAnsi="Arial" w:cs="Arial"/>
                <w:color w:val="FF0000"/>
                <w:sz w:val="24"/>
                <w:szCs w:val="24"/>
                <w:lang w:val="en-GB"/>
              </w:rPr>
              <w:t xml:space="preserve"> is LE 1M</w:t>
            </w:r>
          </w:p>
        </w:tc>
      </w:tr>
      <w:tr w:rsidR="00CC64F3" w:rsidRPr="004A3BDF" w14:paraId="2599F3A0" w14:textId="77777777" w:rsidTr="00CC64F3">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auto"/>
            <w:vAlign w:val="top"/>
          </w:tcPr>
          <w:p w14:paraId="4379581A" w14:textId="77777777" w:rsidR="00CC64F3" w:rsidRPr="004A3BDF" w:rsidRDefault="00CC64F3" w:rsidP="00CC64F3">
            <w:pPr>
              <w:pStyle w:val="CellBody"/>
              <w:spacing w:before="96"/>
              <w:rPr>
                <w:rFonts w:ascii="Arial" w:hAnsi="Arial" w:cs="Arial"/>
                <w:color w:val="FF0000"/>
                <w:sz w:val="24"/>
                <w:szCs w:val="24"/>
              </w:rPr>
            </w:pPr>
            <w:r>
              <w:rPr>
                <w:rFonts w:ascii="Arial" w:hAnsi="Arial" w:cs="Arial"/>
                <w:color w:val="FF0000"/>
                <w:sz w:val="24"/>
                <w:szCs w:val="24"/>
              </w:rPr>
              <w:t>0x02</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top"/>
          </w:tcPr>
          <w:p w14:paraId="2135BCD5" w14:textId="77777777" w:rsidR="00CC64F3" w:rsidRPr="004A3BDF" w:rsidRDefault="00CC64F3" w:rsidP="00CC64F3">
            <w:pPr>
              <w:pStyle w:val="CellBody"/>
              <w:spacing w:before="96"/>
              <w:rPr>
                <w:rFonts w:ascii="Arial" w:hAnsi="Arial" w:cs="Arial"/>
                <w:color w:val="FF0000"/>
                <w:sz w:val="24"/>
                <w:szCs w:val="24"/>
                <w:lang w:val="en-GB"/>
              </w:rPr>
            </w:pPr>
            <w:r>
              <w:rPr>
                <w:rFonts w:ascii="Arial" w:hAnsi="Arial" w:cs="Arial"/>
                <w:color w:val="FF0000"/>
                <w:sz w:val="24"/>
                <w:szCs w:val="24"/>
                <w:lang w:val="en-GB"/>
              </w:rPr>
              <w:t>Advertiser PHY is LE 2</w:t>
            </w:r>
            <w:r w:rsidRPr="001D0927">
              <w:rPr>
                <w:rFonts w:ascii="Arial" w:hAnsi="Arial" w:cs="Arial"/>
                <w:color w:val="FF0000"/>
                <w:sz w:val="24"/>
                <w:szCs w:val="24"/>
                <w:lang w:val="en-GB"/>
              </w:rPr>
              <w:t>M</w:t>
            </w:r>
          </w:p>
        </w:tc>
      </w:tr>
      <w:tr w:rsidR="00CC64F3" w:rsidRPr="004A3BDF" w14:paraId="2A0B919A" w14:textId="77777777" w:rsidTr="00CC64F3">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auto"/>
            <w:vAlign w:val="top"/>
          </w:tcPr>
          <w:p w14:paraId="1E23F61A" w14:textId="77777777" w:rsidR="00CC64F3" w:rsidRPr="004A3BDF" w:rsidRDefault="00CC64F3" w:rsidP="00CC64F3">
            <w:pPr>
              <w:pStyle w:val="CellBody"/>
              <w:spacing w:before="96"/>
              <w:rPr>
                <w:rFonts w:ascii="Arial" w:hAnsi="Arial" w:cs="Arial"/>
                <w:color w:val="FF0000"/>
                <w:sz w:val="24"/>
                <w:szCs w:val="24"/>
              </w:rPr>
            </w:pPr>
            <w:r>
              <w:rPr>
                <w:rFonts w:ascii="Arial" w:hAnsi="Arial" w:cs="Arial"/>
                <w:color w:val="FF0000"/>
                <w:sz w:val="24"/>
                <w:szCs w:val="24"/>
              </w:rPr>
              <w:t>0x03</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top"/>
          </w:tcPr>
          <w:p w14:paraId="64A50707" w14:textId="77777777" w:rsidR="00CC64F3" w:rsidRPr="004A3BDF" w:rsidRDefault="00CC64F3" w:rsidP="00CC64F3">
            <w:pPr>
              <w:pStyle w:val="CellBody"/>
              <w:spacing w:before="96"/>
              <w:rPr>
                <w:rFonts w:ascii="Arial" w:hAnsi="Arial" w:cs="Arial"/>
                <w:color w:val="FF0000"/>
                <w:sz w:val="24"/>
                <w:szCs w:val="24"/>
                <w:lang w:val="en-GB"/>
              </w:rPr>
            </w:pPr>
            <w:r>
              <w:rPr>
                <w:rFonts w:ascii="Arial" w:hAnsi="Arial" w:cs="Arial"/>
                <w:color w:val="FF0000"/>
                <w:sz w:val="24"/>
                <w:szCs w:val="24"/>
                <w:lang w:val="en-GB"/>
              </w:rPr>
              <w:t>Advertiser PHY</w:t>
            </w:r>
            <w:r w:rsidRPr="001D0927">
              <w:rPr>
                <w:rFonts w:ascii="Arial" w:hAnsi="Arial" w:cs="Arial"/>
                <w:color w:val="FF0000"/>
                <w:sz w:val="24"/>
                <w:szCs w:val="24"/>
                <w:lang w:val="en-GB"/>
              </w:rPr>
              <w:t xml:space="preserve"> is LE Coded</w:t>
            </w:r>
          </w:p>
        </w:tc>
      </w:tr>
      <w:tr w:rsidR="00CC64F3" w:rsidRPr="004A3BDF" w14:paraId="2EEFB9B5" w14:textId="77777777" w:rsidTr="00CC64F3">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auto"/>
            <w:vAlign w:val="top"/>
          </w:tcPr>
          <w:p w14:paraId="18DD96AA" w14:textId="77777777" w:rsidR="00CC64F3" w:rsidRPr="004A3BDF" w:rsidRDefault="00CC64F3" w:rsidP="00CC64F3">
            <w:pPr>
              <w:pStyle w:val="CellBody"/>
              <w:spacing w:before="96"/>
              <w:rPr>
                <w:rFonts w:ascii="Arial" w:hAnsi="Arial" w:cs="Arial"/>
                <w:color w:val="FF0000"/>
                <w:sz w:val="24"/>
                <w:szCs w:val="24"/>
              </w:rPr>
            </w:pPr>
            <w:r>
              <w:rPr>
                <w:rFonts w:ascii="Arial" w:hAnsi="Arial" w:cs="Arial"/>
                <w:color w:val="FF0000"/>
                <w:sz w:val="24"/>
                <w:szCs w:val="24"/>
              </w:rPr>
              <w:t>All other values</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top"/>
          </w:tcPr>
          <w:p w14:paraId="07E9C9CF" w14:textId="77777777" w:rsidR="00CC64F3" w:rsidRPr="004A3BDF" w:rsidRDefault="00CC64F3" w:rsidP="00CC64F3">
            <w:pPr>
              <w:pStyle w:val="CellBody"/>
              <w:spacing w:before="96"/>
              <w:rPr>
                <w:rFonts w:ascii="Arial" w:hAnsi="Arial" w:cs="Arial"/>
                <w:color w:val="FF0000"/>
                <w:sz w:val="24"/>
                <w:szCs w:val="24"/>
              </w:rPr>
            </w:pPr>
            <w:r w:rsidRPr="004A3BDF">
              <w:rPr>
                <w:rFonts w:ascii="Arial" w:hAnsi="Arial" w:cs="Arial"/>
                <w:color w:val="FF0000"/>
                <w:sz w:val="24"/>
                <w:szCs w:val="24"/>
              </w:rPr>
              <w:t>Reserved for future use</w:t>
            </w:r>
          </w:p>
        </w:tc>
      </w:tr>
    </w:tbl>
    <w:p w14:paraId="3DB40E60" w14:textId="77777777" w:rsidR="00CC64F3" w:rsidRDefault="00CC64F3" w:rsidP="00CC64F3"/>
    <w:p w14:paraId="3F984680" w14:textId="77777777" w:rsidR="00CC64F3" w:rsidRPr="004A3BDF" w:rsidRDefault="00CC64F3" w:rsidP="00CC64F3">
      <w:pPr>
        <w:spacing w:after="0"/>
        <w:rPr>
          <w:rFonts w:cs="Arial"/>
          <w:i/>
          <w:color w:val="FF0000"/>
          <w:sz w:val="24"/>
          <w:szCs w:val="24"/>
        </w:rPr>
      </w:pPr>
      <w:r>
        <w:rPr>
          <w:rFonts w:cs="Arial"/>
          <w:i/>
          <w:color w:val="FF0000"/>
          <w:sz w:val="24"/>
          <w:szCs w:val="24"/>
        </w:rPr>
        <w:t>Advertising_Interval</w:t>
      </w:r>
      <w:r w:rsidRPr="004A3BDF">
        <w:rPr>
          <w:rFonts w:cs="Arial"/>
          <w:i/>
          <w:color w:val="FF0000"/>
          <w:sz w:val="24"/>
          <w:szCs w:val="24"/>
        </w:rPr>
        <w:t>:</w:t>
      </w:r>
      <w:r>
        <w:rPr>
          <w:rFonts w:cs="Arial"/>
          <w:i/>
          <w:color w:val="FF0000"/>
          <w:sz w:val="24"/>
          <w:szCs w:val="24"/>
        </w:rPr>
        <w:tab/>
      </w:r>
      <w:r>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t>Size: 2 Octets</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CC64F3" w:rsidRPr="004A3BDF" w14:paraId="3C03C020" w14:textId="77777777" w:rsidTr="00CC64F3">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4FD57D3B" w14:textId="77777777" w:rsidR="00CC64F3" w:rsidRPr="004A3BDF" w:rsidRDefault="00CC64F3" w:rsidP="00CC64F3">
            <w:pPr>
              <w:pStyle w:val="Tableheading"/>
              <w:spacing w:before="96"/>
              <w:rPr>
                <w:rFonts w:cs="Arial"/>
                <w:color w:val="FF0000"/>
                <w:sz w:val="24"/>
                <w:szCs w:val="24"/>
              </w:rPr>
            </w:pPr>
            <w:r w:rsidRPr="004A3B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4C322D61" w14:textId="77777777" w:rsidR="00CC64F3" w:rsidRPr="004A3BDF" w:rsidRDefault="00CC64F3" w:rsidP="00CC64F3">
            <w:pPr>
              <w:pStyle w:val="Tableheading"/>
              <w:spacing w:before="96"/>
              <w:rPr>
                <w:rFonts w:cs="Arial"/>
                <w:color w:val="FF0000"/>
                <w:sz w:val="24"/>
                <w:szCs w:val="24"/>
              </w:rPr>
            </w:pPr>
            <w:r w:rsidRPr="004A3BDF">
              <w:rPr>
                <w:rFonts w:cs="Arial"/>
                <w:color w:val="FF0000"/>
                <w:sz w:val="24"/>
                <w:szCs w:val="24"/>
              </w:rPr>
              <w:t>Parameter Description</w:t>
            </w:r>
          </w:p>
        </w:tc>
      </w:tr>
      <w:tr w:rsidR="00CC64F3" w:rsidRPr="004A3BDF" w14:paraId="31117ED1" w14:textId="77777777" w:rsidTr="00CC64F3">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auto"/>
            <w:vAlign w:val="top"/>
          </w:tcPr>
          <w:p w14:paraId="76EE55F3" w14:textId="77777777" w:rsidR="00CC64F3" w:rsidRPr="004A3BDF" w:rsidRDefault="00CC64F3" w:rsidP="00CC64F3">
            <w:pPr>
              <w:pStyle w:val="CellBody"/>
              <w:spacing w:before="96"/>
              <w:rPr>
                <w:rFonts w:ascii="Arial" w:hAnsi="Arial" w:cs="Arial"/>
                <w:color w:val="FF0000"/>
                <w:sz w:val="24"/>
                <w:szCs w:val="24"/>
              </w:rPr>
            </w:pPr>
            <w:r w:rsidRPr="004A3BDF">
              <w:rPr>
                <w:rFonts w:ascii="Arial" w:hAnsi="Arial" w:cs="Arial"/>
                <w:color w:val="FF0000"/>
                <w:sz w:val="24"/>
                <w:szCs w:val="24"/>
              </w:rPr>
              <w:t>N = 0xXXXX</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top"/>
          </w:tcPr>
          <w:p w14:paraId="306452AD" w14:textId="77777777" w:rsidR="00CC64F3" w:rsidRDefault="00CC64F3" w:rsidP="00CC64F3">
            <w:pPr>
              <w:pStyle w:val="CellBody"/>
              <w:spacing w:before="96"/>
              <w:rPr>
                <w:rFonts w:ascii="Arial" w:hAnsi="Arial" w:cs="Arial"/>
                <w:color w:val="FF0000"/>
                <w:sz w:val="24"/>
                <w:szCs w:val="24"/>
                <w:lang w:val="en-GB"/>
              </w:rPr>
            </w:pPr>
            <w:r>
              <w:rPr>
                <w:rFonts w:ascii="Arial" w:hAnsi="Arial" w:cs="Arial"/>
                <w:color w:val="FF0000"/>
                <w:sz w:val="24"/>
                <w:szCs w:val="24"/>
                <w:lang w:val="en-GB"/>
              </w:rPr>
              <w:t>Advertising interval</w:t>
            </w:r>
          </w:p>
          <w:p w14:paraId="13C47305" w14:textId="77777777" w:rsidR="00CC64F3" w:rsidRPr="004A3BDF" w:rsidRDefault="00CC64F3" w:rsidP="00CC64F3">
            <w:pPr>
              <w:pStyle w:val="CellBody"/>
              <w:spacing w:before="96"/>
              <w:rPr>
                <w:rFonts w:ascii="Arial" w:hAnsi="Arial" w:cs="Arial"/>
                <w:color w:val="FF0000"/>
                <w:sz w:val="24"/>
                <w:szCs w:val="24"/>
                <w:lang w:val="en-GB"/>
              </w:rPr>
            </w:pPr>
            <w:r w:rsidRPr="004A3BDF">
              <w:rPr>
                <w:rFonts w:ascii="Arial" w:hAnsi="Arial" w:cs="Arial"/>
                <w:color w:val="FF0000"/>
                <w:sz w:val="24"/>
                <w:szCs w:val="24"/>
                <w:lang w:val="en-GB"/>
              </w:rPr>
              <w:t>Range: 0x0020 to 0x4000</w:t>
            </w:r>
          </w:p>
          <w:p w14:paraId="727D34D2" w14:textId="77777777" w:rsidR="00CC64F3" w:rsidRPr="004A3BDF" w:rsidRDefault="00CC64F3" w:rsidP="00CC64F3">
            <w:pPr>
              <w:pStyle w:val="CellBody"/>
              <w:spacing w:before="96"/>
              <w:rPr>
                <w:rFonts w:ascii="Arial" w:hAnsi="Arial" w:cs="Arial"/>
                <w:color w:val="FF0000"/>
                <w:sz w:val="24"/>
                <w:szCs w:val="24"/>
                <w:lang w:val="en-GB"/>
              </w:rPr>
            </w:pPr>
            <w:r w:rsidRPr="004A3BDF">
              <w:rPr>
                <w:rFonts w:ascii="Arial" w:hAnsi="Arial" w:cs="Arial"/>
                <w:color w:val="FF0000"/>
                <w:sz w:val="24"/>
                <w:szCs w:val="24"/>
                <w:lang w:val="en-GB"/>
              </w:rPr>
              <w:t>Time = N * 0.625 ms</w:t>
            </w:r>
          </w:p>
          <w:p w14:paraId="48604A5C" w14:textId="77777777" w:rsidR="00CC64F3" w:rsidRPr="004A3BDF" w:rsidRDefault="00CC64F3" w:rsidP="00CC64F3">
            <w:pPr>
              <w:pStyle w:val="CellBody"/>
              <w:spacing w:before="96"/>
              <w:rPr>
                <w:rFonts w:ascii="Arial" w:hAnsi="Arial" w:cs="Arial"/>
                <w:color w:val="FF0000"/>
                <w:sz w:val="24"/>
                <w:szCs w:val="24"/>
              </w:rPr>
            </w:pPr>
            <w:r w:rsidRPr="004A3BDF">
              <w:rPr>
                <w:rFonts w:ascii="Arial" w:hAnsi="Arial" w:cs="Arial"/>
                <w:color w:val="FF0000"/>
                <w:sz w:val="24"/>
                <w:szCs w:val="24"/>
                <w:lang w:val="en-GB"/>
              </w:rPr>
              <w:t>Time Range: 20 ms to 10.24 s</w:t>
            </w:r>
          </w:p>
        </w:tc>
      </w:tr>
    </w:tbl>
    <w:p w14:paraId="073AF823" w14:textId="77777777" w:rsidR="00CC64F3" w:rsidRDefault="00CC64F3" w:rsidP="00CC64F3"/>
    <w:p w14:paraId="7C4E12E1" w14:textId="77777777" w:rsidR="00CC64F3" w:rsidRPr="004A3BDF" w:rsidRDefault="00CC64F3" w:rsidP="00CC64F3">
      <w:pPr>
        <w:spacing w:after="0"/>
        <w:rPr>
          <w:rFonts w:cs="Arial"/>
          <w:i/>
          <w:color w:val="FF0000"/>
          <w:sz w:val="24"/>
          <w:szCs w:val="24"/>
        </w:rPr>
      </w:pPr>
      <w:r>
        <w:rPr>
          <w:rFonts w:cs="Arial"/>
          <w:i/>
          <w:color w:val="FF0000"/>
          <w:sz w:val="24"/>
          <w:szCs w:val="24"/>
        </w:rPr>
        <w:t>Advertiser_Clock_Accuracy</w:t>
      </w:r>
      <w:r w:rsidRPr="004A3BDF">
        <w:rPr>
          <w:rFonts w:cs="Arial"/>
          <w:i/>
          <w:color w:val="FF0000"/>
          <w:sz w:val="24"/>
          <w:szCs w:val="24"/>
        </w:rPr>
        <w:t>:</w:t>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sidRPr="004A3BDF">
        <w:rPr>
          <w:rFonts w:cs="Arial"/>
          <w:i/>
          <w:color w:val="FF0000"/>
          <w:sz w:val="24"/>
          <w:szCs w:val="24"/>
        </w:rPr>
        <w:t xml:space="preserve">Size: </w:t>
      </w:r>
      <w:r>
        <w:rPr>
          <w:rFonts w:cs="Arial"/>
          <w:i/>
          <w:color w:val="FF0000"/>
          <w:sz w:val="24"/>
          <w:szCs w:val="24"/>
        </w:rPr>
        <w:t>1</w:t>
      </w:r>
      <w:r w:rsidRPr="004A3BDF">
        <w:rPr>
          <w:rFonts w:cs="Arial"/>
          <w:i/>
          <w:color w:val="FF0000"/>
          <w:sz w:val="24"/>
          <w:szCs w:val="24"/>
        </w:rPr>
        <w:t xml:space="preserve"> Octet</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CC64F3" w:rsidRPr="004A3BDF" w14:paraId="6CA6CDD1" w14:textId="77777777" w:rsidTr="00CC64F3">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5A373C78" w14:textId="77777777" w:rsidR="00CC64F3" w:rsidRPr="004A3BDF" w:rsidRDefault="00CC64F3" w:rsidP="00CC64F3">
            <w:pPr>
              <w:pStyle w:val="Tableheading"/>
              <w:spacing w:before="96"/>
              <w:rPr>
                <w:rFonts w:cs="Arial"/>
                <w:color w:val="FF0000"/>
                <w:sz w:val="24"/>
                <w:szCs w:val="24"/>
              </w:rPr>
            </w:pPr>
            <w:r w:rsidRPr="004A3B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1417B5D1" w14:textId="77777777" w:rsidR="00CC64F3" w:rsidRPr="004A3BDF" w:rsidRDefault="00CC64F3" w:rsidP="00CC64F3">
            <w:pPr>
              <w:pStyle w:val="Tableheading"/>
              <w:spacing w:before="96"/>
              <w:rPr>
                <w:rFonts w:cs="Arial"/>
                <w:color w:val="FF0000"/>
                <w:sz w:val="24"/>
                <w:szCs w:val="24"/>
              </w:rPr>
            </w:pPr>
            <w:r w:rsidRPr="004A3BDF">
              <w:rPr>
                <w:rFonts w:cs="Arial"/>
                <w:color w:val="FF0000"/>
                <w:sz w:val="24"/>
                <w:szCs w:val="24"/>
              </w:rPr>
              <w:t>Parameter Description</w:t>
            </w:r>
          </w:p>
        </w:tc>
      </w:tr>
      <w:tr w:rsidR="00CC64F3" w:rsidRPr="004A3BDF" w14:paraId="61DA778E" w14:textId="77777777" w:rsidTr="00CC64F3">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auto"/>
            <w:vAlign w:val="top"/>
          </w:tcPr>
          <w:p w14:paraId="5632C249" w14:textId="77777777" w:rsidR="00CC64F3" w:rsidRPr="004A3BDF" w:rsidRDefault="00CC64F3" w:rsidP="00CC64F3">
            <w:pPr>
              <w:pStyle w:val="CellBody"/>
              <w:spacing w:before="96"/>
              <w:rPr>
                <w:rFonts w:ascii="Arial" w:hAnsi="Arial" w:cs="Arial"/>
                <w:color w:val="FF0000"/>
                <w:sz w:val="24"/>
                <w:szCs w:val="24"/>
              </w:rPr>
            </w:pPr>
            <w:r>
              <w:rPr>
                <w:rFonts w:ascii="Arial" w:hAnsi="Arial" w:cs="Arial"/>
                <w:color w:val="FF0000"/>
                <w:sz w:val="24"/>
                <w:szCs w:val="24"/>
              </w:rPr>
              <w:t>0x00</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top"/>
          </w:tcPr>
          <w:p w14:paraId="745451FE" w14:textId="77777777" w:rsidR="00CC64F3" w:rsidRPr="004A3BDF" w:rsidRDefault="00CC64F3" w:rsidP="00CC64F3">
            <w:pPr>
              <w:pStyle w:val="CellBody"/>
              <w:spacing w:before="96"/>
              <w:rPr>
                <w:rFonts w:ascii="Arial" w:hAnsi="Arial" w:cs="Arial"/>
                <w:color w:val="FF0000"/>
                <w:sz w:val="24"/>
                <w:szCs w:val="24"/>
              </w:rPr>
            </w:pPr>
            <w:r>
              <w:rPr>
                <w:rFonts w:ascii="Arial" w:hAnsi="Arial" w:cs="Arial"/>
                <w:color w:val="FF0000"/>
                <w:sz w:val="24"/>
                <w:szCs w:val="24"/>
              </w:rPr>
              <w:t>500 ppm</w:t>
            </w:r>
          </w:p>
        </w:tc>
      </w:tr>
      <w:tr w:rsidR="00CC64F3" w:rsidRPr="004A3BDF" w14:paraId="107A3EF8" w14:textId="77777777" w:rsidTr="00CC64F3">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auto"/>
            <w:vAlign w:val="top"/>
          </w:tcPr>
          <w:p w14:paraId="15296D36" w14:textId="77777777" w:rsidR="00CC64F3" w:rsidRDefault="00CC64F3" w:rsidP="00CC64F3">
            <w:pPr>
              <w:pStyle w:val="CellBody"/>
              <w:spacing w:before="96"/>
              <w:rPr>
                <w:rFonts w:ascii="Arial" w:hAnsi="Arial" w:cs="Arial"/>
                <w:color w:val="FF0000"/>
                <w:sz w:val="24"/>
                <w:szCs w:val="24"/>
              </w:rPr>
            </w:pPr>
            <w:r>
              <w:rPr>
                <w:rFonts w:ascii="Arial" w:hAnsi="Arial" w:cs="Arial"/>
                <w:color w:val="FF0000"/>
                <w:sz w:val="24"/>
                <w:szCs w:val="24"/>
              </w:rPr>
              <w:t>0x01</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top"/>
          </w:tcPr>
          <w:p w14:paraId="714F764C" w14:textId="77777777" w:rsidR="00CC64F3" w:rsidRDefault="00CC64F3" w:rsidP="00CC64F3">
            <w:pPr>
              <w:pStyle w:val="CellBody"/>
              <w:spacing w:before="96"/>
              <w:rPr>
                <w:rFonts w:ascii="Arial" w:hAnsi="Arial" w:cs="Arial"/>
                <w:color w:val="FF0000"/>
                <w:sz w:val="24"/>
                <w:szCs w:val="24"/>
              </w:rPr>
            </w:pPr>
            <w:r>
              <w:rPr>
                <w:rFonts w:ascii="Arial" w:hAnsi="Arial" w:cs="Arial"/>
                <w:color w:val="FF0000"/>
                <w:sz w:val="24"/>
                <w:szCs w:val="24"/>
              </w:rPr>
              <w:t>250 ppm</w:t>
            </w:r>
          </w:p>
        </w:tc>
      </w:tr>
      <w:tr w:rsidR="00CC64F3" w:rsidRPr="004A3BDF" w14:paraId="1B5D86DA" w14:textId="77777777" w:rsidTr="00CC64F3">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auto"/>
            <w:vAlign w:val="top"/>
          </w:tcPr>
          <w:p w14:paraId="3CCE5F39" w14:textId="77777777" w:rsidR="00CC64F3" w:rsidRDefault="00CC64F3" w:rsidP="00CC64F3">
            <w:pPr>
              <w:pStyle w:val="CellBody"/>
              <w:spacing w:before="96"/>
              <w:rPr>
                <w:rFonts w:ascii="Arial" w:hAnsi="Arial" w:cs="Arial"/>
                <w:color w:val="FF0000"/>
                <w:sz w:val="24"/>
                <w:szCs w:val="24"/>
              </w:rPr>
            </w:pPr>
            <w:r>
              <w:rPr>
                <w:rFonts w:ascii="Arial" w:hAnsi="Arial" w:cs="Arial"/>
                <w:color w:val="FF0000"/>
                <w:sz w:val="24"/>
                <w:szCs w:val="24"/>
              </w:rPr>
              <w:t>0x02</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top"/>
          </w:tcPr>
          <w:p w14:paraId="5427F136" w14:textId="77777777" w:rsidR="00CC64F3" w:rsidRDefault="00CC64F3" w:rsidP="00CC64F3">
            <w:pPr>
              <w:pStyle w:val="CellBody"/>
              <w:spacing w:before="96"/>
              <w:rPr>
                <w:rFonts w:ascii="Arial" w:hAnsi="Arial" w:cs="Arial"/>
                <w:color w:val="FF0000"/>
                <w:sz w:val="24"/>
                <w:szCs w:val="24"/>
              </w:rPr>
            </w:pPr>
            <w:r>
              <w:rPr>
                <w:rFonts w:ascii="Arial" w:hAnsi="Arial" w:cs="Arial"/>
                <w:color w:val="FF0000"/>
                <w:sz w:val="24"/>
                <w:szCs w:val="24"/>
              </w:rPr>
              <w:t>150 ppm</w:t>
            </w:r>
          </w:p>
        </w:tc>
      </w:tr>
      <w:tr w:rsidR="00CC64F3" w:rsidRPr="004A3BDF" w14:paraId="119E32AC" w14:textId="77777777" w:rsidTr="00CC64F3">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auto"/>
            <w:vAlign w:val="top"/>
          </w:tcPr>
          <w:p w14:paraId="6E0B11B0" w14:textId="77777777" w:rsidR="00CC64F3" w:rsidRDefault="00CC64F3" w:rsidP="00CC64F3">
            <w:pPr>
              <w:pStyle w:val="CellBody"/>
              <w:spacing w:before="96"/>
              <w:rPr>
                <w:rFonts w:ascii="Arial" w:hAnsi="Arial" w:cs="Arial"/>
                <w:color w:val="FF0000"/>
                <w:sz w:val="24"/>
                <w:szCs w:val="24"/>
              </w:rPr>
            </w:pPr>
            <w:r>
              <w:rPr>
                <w:rFonts w:ascii="Arial" w:hAnsi="Arial" w:cs="Arial"/>
                <w:color w:val="FF0000"/>
                <w:sz w:val="24"/>
                <w:szCs w:val="24"/>
              </w:rPr>
              <w:t>0x03</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top"/>
          </w:tcPr>
          <w:p w14:paraId="39B28B7E" w14:textId="77777777" w:rsidR="00CC64F3" w:rsidRDefault="00CC64F3" w:rsidP="00CC64F3">
            <w:pPr>
              <w:pStyle w:val="CellBody"/>
              <w:spacing w:before="96"/>
              <w:rPr>
                <w:rFonts w:ascii="Arial" w:hAnsi="Arial" w:cs="Arial"/>
                <w:color w:val="FF0000"/>
                <w:sz w:val="24"/>
                <w:szCs w:val="24"/>
              </w:rPr>
            </w:pPr>
            <w:r>
              <w:rPr>
                <w:rFonts w:ascii="Arial" w:hAnsi="Arial" w:cs="Arial"/>
                <w:color w:val="FF0000"/>
                <w:sz w:val="24"/>
                <w:szCs w:val="24"/>
              </w:rPr>
              <w:t>100 ppm</w:t>
            </w:r>
          </w:p>
        </w:tc>
      </w:tr>
      <w:tr w:rsidR="00CC64F3" w:rsidRPr="004A3BDF" w14:paraId="19DCD340" w14:textId="77777777" w:rsidTr="00CC64F3">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auto"/>
            <w:vAlign w:val="top"/>
          </w:tcPr>
          <w:p w14:paraId="7D0AB86A" w14:textId="77777777" w:rsidR="00CC64F3" w:rsidRDefault="00CC64F3" w:rsidP="00CC64F3">
            <w:pPr>
              <w:pStyle w:val="CellBody"/>
              <w:spacing w:before="96"/>
              <w:rPr>
                <w:rFonts w:ascii="Arial" w:hAnsi="Arial" w:cs="Arial"/>
                <w:color w:val="FF0000"/>
                <w:sz w:val="24"/>
                <w:szCs w:val="24"/>
              </w:rPr>
            </w:pPr>
            <w:r>
              <w:rPr>
                <w:rFonts w:ascii="Arial" w:hAnsi="Arial" w:cs="Arial"/>
                <w:color w:val="FF0000"/>
                <w:sz w:val="24"/>
                <w:szCs w:val="24"/>
              </w:rPr>
              <w:t>0x04</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top"/>
          </w:tcPr>
          <w:p w14:paraId="1F51A2BC" w14:textId="77777777" w:rsidR="00CC64F3" w:rsidRDefault="00CC64F3" w:rsidP="00CC64F3">
            <w:pPr>
              <w:pStyle w:val="CellBody"/>
              <w:spacing w:before="96"/>
              <w:rPr>
                <w:rFonts w:ascii="Arial" w:hAnsi="Arial" w:cs="Arial"/>
                <w:color w:val="FF0000"/>
                <w:sz w:val="24"/>
                <w:szCs w:val="24"/>
              </w:rPr>
            </w:pPr>
            <w:r>
              <w:rPr>
                <w:rFonts w:ascii="Arial" w:hAnsi="Arial" w:cs="Arial"/>
                <w:color w:val="FF0000"/>
                <w:sz w:val="24"/>
                <w:szCs w:val="24"/>
              </w:rPr>
              <w:t>75 ppm</w:t>
            </w:r>
          </w:p>
        </w:tc>
      </w:tr>
      <w:tr w:rsidR="00CC64F3" w:rsidRPr="004A3BDF" w14:paraId="102C1169" w14:textId="77777777" w:rsidTr="00CC64F3">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auto"/>
            <w:vAlign w:val="top"/>
          </w:tcPr>
          <w:p w14:paraId="47A106A1" w14:textId="77777777" w:rsidR="00CC64F3" w:rsidRDefault="00CC64F3" w:rsidP="00CC64F3">
            <w:pPr>
              <w:pStyle w:val="CellBody"/>
              <w:spacing w:before="96"/>
              <w:rPr>
                <w:rFonts w:ascii="Arial" w:hAnsi="Arial" w:cs="Arial"/>
                <w:color w:val="FF0000"/>
                <w:sz w:val="24"/>
                <w:szCs w:val="24"/>
              </w:rPr>
            </w:pPr>
            <w:r>
              <w:rPr>
                <w:rFonts w:ascii="Arial" w:hAnsi="Arial" w:cs="Arial"/>
                <w:color w:val="FF0000"/>
                <w:sz w:val="24"/>
                <w:szCs w:val="24"/>
              </w:rPr>
              <w:t>0x05</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top"/>
          </w:tcPr>
          <w:p w14:paraId="07883A2A" w14:textId="77777777" w:rsidR="00CC64F3" w:rsidRDefault="00CC64F3" w:rsidP="00CC64F3">
            <w:pPr>
              <w:pStyle w:val="CellBody"/>
              <w:spacing w:before="96"/>
              <w:rPr>
                <w:rFonts w:ascii="Arial" w:hAnsi="Arial" w:cs="Arial"/>
                <w:color w:val="FF0000"/>
                <w:sz w:val="24"/>
                <w:szCs w:val="24"/>
              </w:rPr>
            </w:pPr>
            <w:r>
              <w:rPr>
                <w:rFonts w:ascii="Arial" w:hAnsi="Arial" w:cs="Arial"/>
                <w:color w:val="FF0000"/>
                <w:sz w:val="24"/>
                <w:szCs w:val="24"/>
              </w:rPr>
              <w:t>50 ppm</w:t>
            </w:r>
          </w:p>
        </w:tc>
      </w:tr>
      <w:tr w:rsidR="00CC64F3" w:rsidRPr="004A3BDF" w14:paraId="4CBF4119" w14:textId="77777777" w:rsidTr="00CC64F3">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auto"/>
            <w:vAlign w:val="top"/>
          </w:tcPr>
          <w:p w14:paraId="05A4ACCF" w14:textId="77777777" w:rsidR="00CC64F3" w:rsidRDefault="00CC64F3" w:rsidP="00CC64F3">
            <w:pPr>
              <w:pStyle w:val="CellBody"/>
              <w:spacing w:before="96"/>
              <w:rPr>
                <w:rFonts w:ascii="Arial" w:hAnsi="Arial" w:cs="Arial"/>
                <w:color w:val="FF0000"/>
                <w:sz w:val="24"/>
                <w:szCs w:val="24"/>
              </w:rPr>
            </w:pPr>
            <w:r>
              <w:rPr>
                <w:rFonts w:ascii="Arial" w:hAnsi="Arial" w:cs="Arial"/>
                <w:color w:val="FF0000"/>
                <w:sz w:val="24"/>
                <w:szCs w:val="24"/>
              </w:rPr>
              <w:t>0x06</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top"/>
          </w:tcPr>
          <w:p w14:paraId="19863580" w14:textId="77777777" w:rsidR="00CC64F3" w:rsidRDefault="00CC64F3" w:rsidP="00CC64F3">
            <w:pPr>
              <w:pStyle w:val="CellBody"/>
              <w:spacing w:before="96"/>
              <w:rPr>
                <w:rFonts w:ascii="Arial" w:hAnsi="Arial" w:cs="Arial"/>
                <w:color w:val="FF0000"/>
                <w:sz w:val="24"/>
                <w:szCs w:val="24"/>
              </w:rPr>
            </w:pPr>
            <w:r>
              <w:rPr>
                <w:rFonts w:ascii="Arial" w:hAnsi="Arial" w:cs="Arial"/>
                <w:color w:val="FF0000"/>
                <w:sz w:val="24"/>
                <w:szCs w:val="24"/>
              </w:rPr>
              <w:t>30 ppm</w:t>
            </w:r>
          </w:p>
        </w:tc>
      </w:tr>
      <w:tr w:rsidR="00CC64F3" w:rsidRPr="004A3BDF" w14:paraId="63202BFE" w14:textId="77777777" w:rsidTr="00CC64F3">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auto"/>
            <w:vAlign w:val="top"/>
          </w:tcPr>
          <w:p w14:paraId="60312E80" w14:textId="77777777" w:rsidR="00CC64F3" w:rsidRDefault="00CC64F3" w:rsidP="00CC64F3">
            <w:pPr>
              <w:pStyle w:val="CellBody"/>
              <w:spacing w:before="96"/>
              <w:rPr>
                <w:rFonts w:ascii="Arial" w:hAnsi="Arial" w:cs="Arial"/>
                <w:color w:val="FF0000"/>
                <w:sz w:val="24"/>
                <w:szCs w:val="24"/>
              </w:rPr>
            </w:pPr>
            <w:r>
              <w:rPr>
                <w:rFonts w:ascii="Arial" w:hAnsi="Arial" w:cs="Arial"/>
                <w:color w:val="FF0000"/>
                <w:sz w:val="24"/>
                <w:szCs w:val="24"/>
              </w:rPr>
              <w:t>0x07</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top"/>
          </w:tcPr>
          <w:p w14:paraId="59D1DD35" w14:textId="77777777" w:rsidR="00CC64F3" w:rsidRDefault="00CC64F3" w:rsidP="00CC64F3">
            <w:pPr>
              <w:pStyle w:val="CellBody"/>
              <w:spacing w:before="96"/>
              <w:rPr>
                <w:rFonts w:ascii="Arial" w:hAnsi="Arial" w:cs="Arial"/>
                <w:color w:val="FF0000"/>
                <w:sz w:val="24"/>
                <w:szCs w:val="24"/>
              </w:rPr>
            </w:pPr>
            <w:r>
              <w:rPr>
                <w:rFonts w:ascii="Arial" w:hAnsi="Arial" w:cs="Arial"/>
                <w:color w:val="FF0000"/>
                <w:sz w:val="24"/>
                <w:szCs w:val="24"/>
              </w:rPr>
              <w:t>20 ppm</w:t>
            </w:r>
          </w:p>
        </w:tc>
      </w:tr>
      <w:tr w:rsidR="00CC64F3" w:rsidRPr="004A3BDF" w14:paraId="216050C1" w14:textId="77777777" w:rsidTr="00CC64F3">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auto"/>
            <w:vAlign w:val="top"/>
          </w:tcPr>
          <w:p w14:paraId="6444A522" w14:textId="77777777" w:rsidR="00CC64F3" w:rsidRDefault="00CC64F3" w:rsidP="00CC64F3">
            <w:pPr>
              <w:pStyle w:val="CellBody"/>
              <w:spacing w:before="96"/>
              <w:rPr>
                <w:rFonts w:ascii="Arial" w:hAnsi="Arial" w:cs="Arial"/>
                <w:color w:val="FF0000"/>
                <w:sz w:val="24"/>
                <w:szCs w:val="24"/>
              </w:rPr>
            </w:pPr>
            <w:r>
              <w:rPr>
                <w:rFonts w:ascii="Arial" w:hAnsi="Arial" w:cs="Arial"/>
                <w:color w:val="FF0000"/>
                <w:sz w:val="24"/>
                <w:szCs w:val="24"/>
              </w:rPr>
              <w:t>All other values</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top"/>
          </w:tcPr>
          <w:p w14:paraId="387FFED7" w14:textId="77777777" w:rsidR="00CC64F3" w:rsidRDefault="00CC64F3" w:rsidP="00CC64F3">
            <w:pPr>
              <w:pStyle w:val="CellBody"/>
              <w:spacing w:before="96"/>
              <w:rPr>
                <w:rFonts w:ascii="Arial" w:hAnsi="Arial" w:cs="Arial"/>
                <w:color w:val="FF0000"/>
                <w:sz w:val="24"/>
                <w:szCs w:val="24"/>
              </w:rPr>
            </w:pPr>
            <w:r>
              <w:rPr>
                <w:rFonts w:ascii="Arial" w:hAnsi="Arial" w:cs="Arial"/>
                <w:color w:val="FF0000"/>
                <w:sz w:val="24"/>
                <w:szCs w:val="24"/>
              </w:rPr>
              <w:t>Reserved for future use</w:t>
            </w:r>
          </w:p>
        </w:tc>
      </w:tr>
    </w:tbl>
    <w:p w14:paraId="0706BD01" w14:textId="77777777" w:rsidR="00CC64F3" w:rsidRDefault="00CC64F3" w:rsidP="00CC64F3"/>
    <w:p w14:paraId="288D8E61" w14:textId="77777777" w:rsidR="000A6D0F" w:rsidRPr="003928DF" w:rsidRDefault="000A6D0F" w:rsidP="00F03F8D">
      <w:pPr>
        <w:pStyle w:val="Heading3"/>
      </w:pPr>
      <w:bookmarkStart w:id="122" w:name="_Toc448771380"/>
      <w:r w:rsidRPr="00B03027">
        <w:t xml:space="preserve">[New Section] </w:t>
      </w:r>
      <w:r w:rsidRPr="00F03F8D">
        <w:t>7.7.65.X LE Periodic Advertising Report</w:t>
      </w:r>
      <w:r w:rsidRPr="003928DF">
        <w:t xml:space="preserve"> Event</w:t>
      </w:r>
      <w:bookmarkEnd w:id="122"/>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2547"/>
        <w:gridCol w:w="1318"/>
        <w:gridCol w:w="4950"/>
      </w:tblGrid>
      <w:tr w:rsidR="000A6D0F" w:rsidRPr="00F429CC" w14:paraId="16A2300E" w14:textId="77777777" w:rsidTr="00F32D6A">
        <w:trPr>
          <w:cnfStyle w:val="100000000000" w:firstRow="1" w:lastRow="0" w:firstColumn="0" w:lastColumn="0" w:oddVBand="0" w:evenVBand="0" w:oddHBand="0" w:evenHBand="0" w:firstRowFirstColumn="0" w:firstRowLastColumn="0" w:lastRowFirstColumn="0" w:lastRowLastColumn="0"/>
          <w:cantSplit/>
          <w:trHeight w:val="579"/>
        </w:trPr>
        <w:tc>
          <w:tcPr>
            <w:tcW w:w="2547" w:type="dxa"/>
            <w:tcBorders>
              <w:top w:val="single" w:sz="4" w:space="0" w:color="auto"/>
              <w:left w:val="single" w:sz="4" w:space="0" w:color="auto"/>
              <w:bottom w:val="single" w:sz="4" w:space="0" w:color="auto"/>
              <w:right w:val="single" w:sz="4" w:space="0" w:color="auto"/>
            </w:tcBorders>
            <w:shd w:val="clear" w:color="auto" w:fill="BBFAFD"/>
          </w:tcPr>
          <w:p w14:paraId="599BEFDC" w14:textId="77777777" w:rsidR="000A6D0F" w:rsidRPr="009211DF" w:rsidRDefault="000A6D0F" w:rsidP="00F32D6A">
            <w:pPr>
              <w:pStyle w:val="Tableheading"/>
              <w:spacing w:before="96"/>
              <w:rPr>
                <w:rFonts w:cs="Arial"/>
                <w:color w:val="FF0000"/>
                <w:sz w:val="24"/>
                <w:szCs w:val="24"/>
              </w:rPr>
            </w:pPr>
            <w:r w:rsidRPr="009211DF">
              <w:rPr>
                <w:rFonts w:cs="Arial"/>
                <w:color w:val="FF0000"/>
                <w:sz w:val="24"/>
                <w:szCs w:val="24"/>
              </w:rPr>
              <w:t>Event</w:t>
            </w:r>
          </w:p>
        </w:tc>
        <w:tc>
          <w:tcPr>
            <w:tcW w:w="1318" w:type="dxa"/>
            <w:tcBorders>
              <w:top w:val="single" w:sz="4" w:space="0" w:color="auto"/>
              <w:left w:val="single" w:sz="4" w:space="0" w:color="auto"/>
              <w:bottom w:val="single" w:sz="4" w:space="0" w:color="auto"/>
              <w:right w:val="single" w:sz="4" w:space="0" w:color="auto"/>
            </w:tcBorders>
            <w:shd w:val="clear" w:color="auto" w:fill="BBFAFD"/>
            <w:hideMark/>
          </w:tcPr>
          <w:p w14:paraId="4E4DB5D8" w14:textId="77777777" w:rsidR="000A6D0F" w:rsidRPr="009211DF" w:rsidRDefault="000A6D0F" w:rsidP="00F32D6A">
            <w:pPr>
              <w:pStyle w:val="Tableheading"/>
              <w:spacing w:before="96"/>
              <w:rPr>
                <w:rFonts w:cs="Arial"/>
                <w:color w:val="FF0000"/>
                <w:sz w:val="24"/>
                <w:szCs w:val="24"/>
              </w:rPr>
            </w:pPr>
            <w:r w:rsidRPr="009211DF">
              <w:rPr>
                <w:rFonts w:cs="Arial"/>
                <w:color w:val="FF0000"/>
                <w:sz w:val="24"/>
                <w:szCs w:val="24"/>
              </w:rPr>
              <w:t>Event Code</w:t>
            </w:r>
          </w:p>
        </w:tc>
        <w:tc>
          <w:tcPr>
            <w:tcW w:w="4950" w:type="dxa"/>
            <w:tcBorders>
              <w:top w:val="single" w:sz="4" w:space="0" w:color="auto"/>
              <w:left w:val="single" w:sz="4" w:space="0" w:color="auto"/>
              <w:bottom w:val="single" w:sz="4" w:space="0" w:color="auto"/>
              <w:right w:val="single" w:sz="4" w:space="0" w:color="auto"/>
            </w:tcBorders>
            <w:shd w:val="clear" w:color="auto" w:fill="BBFAFD"/>
          </w:tcPr>
          <w:p w14:paraId="16460107" w14:textId="77777777" w:rsidR="000A6D0F" w:rsidRPr="009211DF" w:rsidRDefault="000A6D0F" w:rsidP="00F32D6A">
            <w:pPr>
              <w:pStyle w:val="Tableheading"/>
              <w:spacing w:before="96"/>
              <w:rPr>
                <w:rFonts w:cs="Arial"/>
                <w:color w:val="FF0000"/>
                <w:sz w:val="24"/>
                <w:szCs w:val="24"/>
              </w:rPr>
            </w:pPr>
            <w:r>
              <w:rPr>
                <w:rFonts w:cs="Arial"/>
                <w:color w:val="FF0000"/>
                <w:sz w:val="24"/>
                <w:szCs w:val="24"/>
              </w:rPr>
              <w:t xml:space="preserve">Event </w:t>
            </w:r>
            <w:r w:rsidRPr="009211DF">
              <w:rPr>
                <w:rFonts w:cs="Arial"/>
                <w:color w:val="FF0000"/>
                <w:sz w:val="24"/>
                <w:szCs w:val="24"/>
              </w:rPr>
              <w:t>Parameters</w:t>
            </w:r>
          </w:p>
        </w:tc>
      </w:tr>
      <w:tr w:rsidR="000A6D0F" w:rsidRPr="00F429CC" w14:paraId="2444EF02" w14:textId="77777777" w:rsidTr="00F32D6A">
        <w:trPr>
          <w:trHeight w:val="184"/>
        </w:trPr>
        <w:tc>
          <w:tcPr>
            <w:tcW w:w="2547" w:type="dxa"/>
            <w:tcBorders>
              <w:top w:val="single" w:sz="4" w:space="0" w:color="auto"/>
              <w:left w:val="single" w:sz="4" w:space="0" w:color="auto"/>
              <w:bottom w:val="single" w:sz="4" w:space="0" w:color="auto"/>
              <w:right w:val="single" w:sz="4" w:space="0" w:color="auto"/>
            </w:tcBorders>
            <w:shd w:val="clear" w:color="auto" w:fill="auto"/>
            <w:vAlign w:val="top"/>
          </w:tcPr>
          <w:p w14:paraId="671A39A3" w14:textId="77777777" w:rsidR="000A6D0F" w:rsidRPr="009211DF" w:rsidRDefault="000A6D0F" w:rsidP="00F32D6A">
            <w:pPr>
              <w:pStyle w:val="CellBody"/>
              <w:spacing w:before="96"/>
              <w:rPr>
                <w:rFonts w:ascii="Arial" w:hAnsi="Arial" w:cs="Arial"/>
                <w:color w:val="FF0000"/>
                <w:sz w:val="24"/>
                <w:szCs w:val="24"/>
              </w:rPr>
            </w:pPr>
            <w:r>
              <w:rPr>
                <w:rFonts w:ascii="Arial" w:hAnsi="Arial" w:cs="Arial"/>
                <w:color w:val="FF0000"/>
                <w:sz w:val="24"/>
                <w:szCs w:val="24"/>
              </w:rPr>
              <w:t>LE Periodic Advertising Report</w:t>
            </w:r>
          </w:p>
        </w:tc>
        <w:tc>
          <w:tcPr>
            <w:tcW w:w="1318" w:type="dxa"/>
            <w:tcBorders>
              <w:top w:val="single" w:sz="4" w:space="0" w:color="auto"/>
              <w:left w:val="single" w:sz="4" w:space="0" w:color="auto"/>
              <w:bottom w:val="single" w:sz="4" w:space="0" w:color="auto"/>
              <w:right w:val="single" w:sz="4" w:space="0" w:color="auto"/>
            </w:tcBorders>
            <w:shd w:val="clear" w:color="auto" w:fill="auto"/>
            <w:vAlign w:val="top"/>
          </w:tcPr>
          <w:p w14:paraId="74221706" w14:textId="77777777" w:rsidR="000A6D0F" w:rsidRPr="009211DF" w:rsidRDefault="000A6D0F" w:rsidP="00F32D6A">
            <w:pPr>
              <w:pStyle w:val="CellBody"/>
              <w:spacing w:before="96"/>
              <w:rPr>
                <w:rFonts w:ascii="Arial" w:hAnsi="Arial" w:cs="Arial"/>
                <w:color w:val="FF0000"/>
                <w:sz w:val="24"/>
                <w:szCs w:val="24"/>
              </w:rPr>
            </w:pPr>
            <w:r>
              <w:rPr>
                <w:rFonts w:ascii="Arial" w:hAnsi="Arial" w:cs="Arial"/>
                <w:color w:val="FF0000"/>
                <w:sz w:val="24"/>
                <w:szCs w:val="24"/>
              </w:rPr>
              <w:t>0x3E</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top"/>
          </w:tcPr>
          <w:p w14:paraId="5ADA4833" w14:textId="77777777" w:rsidR="000A6D0F" w:rsidRPr="009211DF" w:rsidRDefault="000A6D0F" w:rsidP="00F32D6A">
            <w:pPr>
              <w:pStyle w:val="CellBody"/>
              <w:spacing w:before="96"/>
              <w:rPr>
                <w:rFonts w:ascii="Arial" w:hAnsi="Arial" w:cs="Arial"/>
                <w:color w:val="FF0000"/>
                <w:sz w:val="24"/>
                <w:szCs w:val="24"/>
              </w:rPr>
            </w:pPr>
            <w:r w:rsidRPr="009211DF">
              <w:rPr>
                <w:rFonts w:ascii="Arial" w:hAnsi="Arial" w:cs="Arial"/>
                <w:color w:val="FF0000"/>
                <w:sz w:val="24"/>
                <w:szCs w:val="24"/>
              </w:rPr>
              <w:t>Subevent_Code,</w:t>
            </w:r>
          </w:p>
          <w:p w14:paraId="0310B2A9" w14:textId="77777777" w:rsidR="000A6D0F" w:rsidRDefault="000A6D0F" w:rsidP="00F32D6A">
            <w:pPr>
              <w:pStyle w:val="CellBody"/>
              <w:spacing w:before="96"/>
              <w:rPr>
                <w:rFonts w:ascii="Arial" w:hAnsi="Arial" w:cs="Arial"/>
                <w:color w:val="FF0000"/>
                <w:sz w:val="24"/>
                <w:szCs w:val="24"/>
              </w:rPr>
            </w:pPr>
            <w:r>
              <w:rPr>
                <w:rFonts w:ascii="Arial" w:hAnsi="Arial" w:cs="Arial"/>
                <w:color w:val="FF0000"/>
                <w:sz w:val="24"/>
                <w:szCs w:val="24"/>
              </w:rPr>
              <w:t>Sync_Handle,</w:t>
            </w:r>
          </w:p>
          <w:p w14:paraId="32A2A09D" w14:textId="77777777" w:rsidR="000A6D0F" w:rsidRDefault="000A6D0F" w:rsidP="00F32D6A">
            <w:pPr>
              <w:pStyle w:val="CellBody"/>
              <w:spacing w:before="96"/>
              <w:rPr>
                <w:rFonts w:ascii="Arial" w:hAnsi="Arial" w:cs="Arial"/>
                <w:color w:val="FF0000"/>
                <w:sz w:val="24"/>
                <w:szCs w:val="24"/>
              </w:rPr>
            </w:pPr>
            <w:r>
              <w:rPr>
                <w:rFonts w:ascii="Arial" w:hAnsi="Arial" w:cs="Arial"/>
                <w:color w:val="FF0000"/>
                <w:sz w:val="24"/>
                <w:szCs w:val="24"/>
              </w:rPr>
              <w:t>Tx_Power,</w:t>
            </w:r>
          </w:p>
          <w:p w14:paraId="23F868C0" w14:textId="77777777" w:rsidR="000A6D0F" w:rsidRDefault="000A6D0F" w:rsidP="00F32D6A">
            <w:pPr>
              <w:pStyle w:val="CellBody"/>
              <w:spacing w:before="96"/>
              <w:rPr>
                <w:rFonts w:ascii="Arial" w:hAnsi="Arial" w:cs="Arial"/>
                <w:color w:val="FF0000"/>
                <w:sz w:val="24"/>
                <w:szCs w:val="24"/>
              </w:rPr>
            </w:pPr>
            <w:r>
              <w:rPr>
                <w:rFonts w:ascii="Arial" w:hAnsi="Arial" w:cs="Arial"/>
                <w:color w:val="FF0000"/>
                <w:sz w:val="24"/>
                <w:szCs w:val="24"/>
              </w:rPr>
              <w:t>RSSI,</w:t>
            </w:r>
          </w:p>
          <w:p w14:paraId="0BD763B2" w14:textId="77777777" w:rsidR="007B6CDC" w:rsidRDefault="007B6CDC" w:rsidP="00F32D6A">
            <w:pPr>
              <w:pStyle w:val="CellBody"/>
              <w:spacing w:before="96"/>
              <w:rPr>
                <w:rFonts w:ascii="Arial" w:hAnsi="Arial" w:cs="Arial"/>
                <w:color w:val="FF0000"/>
                <w:sz w:val="24"/>
                <w:szCs w:val="24"/>
              </w:rPr>
            </w:pPr>
            <w:r>
              <w:rPr>
                <w:rFonts w:ascii="Arial" w:hAnsi="Arial" w:cs="Arial"/>
                <w:color w:val="FF0000"/>
                <w:sz w:val="24"/>
                <w:szCs w:val="24"/>
              </w:rPr>
              <w:t>Data_Status,</w:t>
            </w:r>
          </w:p>
          <w:p w14:paraId="61186440" w14:textId="77777777" w:rsidR="000A6D0F" w:rsidRDefault="000A6D0F" w:rsidP="00F32D6A">
            <w:pPr>
              <w:pStyle w:val="CellBody"/>
              <w:spacing w:before="96"/>
              <w:rPr>
                <w:rFonts w:ascii="Arial" w:hAnsi="Arial" w:cs="Arial"/>
                <w:color w:val="FF0000"/>
                <w:sz w:val="24"/>
                <w:szCs w:val="24"/>
              </w:rPr>
            </w:pPr>
            <w:r>
              <w:rPr>
                <w:rFonts w:ascii="Arial" w:hAnsi="Arial" w:cs="Arial"/>
                <w:color w:val="FF0000"/>
                <w:sz w:val="24"/>
                <w:szCs w:val="24"/>
              </w:rPr>
              <w:t>Data_Length,</w:t>
            </w:r>
          </w:p>
          <w:p w14:paraId="7FCADB1D" w14:textId="77777777" w:rsidR="000A6D0F" w:rsidRPr="009211DF" w:rsidRDefault="000A6D0F" w:rsidP="00F32D6A">
            <w:pPr>
              <w:pStyle w:val="CellBody"/>
              <w:spacing w:before="96"/>
              <w:rPr>
                <w:rFonts w:ascii="Arial" w:hAnsi="Arial" w:cs="Arial"/>
                <w:color w:val="FF0000"/>
                <w:sz w:val="24"/>
                <w:szCs w:val="24"/>
              </w:rPr>
            </w:pPr>
            <w:r>
              <w:rPr>
                <w:rFonts w:ascii="Arial" w:hAnsi="Arial" w:cs="Arial"/>
                <w:color w:val="FF0000"/>
                <w:sz w:val="24"/>
                <w:szCs w:val="24"/>
              </w:rPr>
              <w:t>Data</w:t>
            </w:r>
          </w:p>
        </w:tc>
      </w:tr>
    </w:tbl>
    <w:p w14:paraId="0391E2CB" w14:textId="77777777" w:rsidR="000A6D0F" w:rsidRDefault="000A6D0F" w:rsidP="000A6D0F"/>
    <w:p w14:paraId="0EB628AB" w14:textId="77777777" w:rsidR="000A6D0F" w:rsidRDefault="000A6D0F" w:rsidP="000A6D0F">
      <w:pPr>
        <w:rPr>
          <w:rFonts w:cs="Arial"/>
          <w:b/>
          <w:color w:val="FF0000"/>
          <w:sz w:val="24"/>
          <w:szCs w:val="24"/>
        </w:rPr>
      </w:pPr>
      <w:r w:rsidRPr="009211DF">
        <w:rPr>
          <w:rFonts w:cs="Arial"/>
          <w:b/>
          <w:color w:val="FF0000"/>
          <w:sz w:val="24"/>
          <w:szCs w:val="24"/>
        </w:rPr>
        <w:t>Description:</w:t>
      </w:r>
    </w:p>
    <w:p w14:paraId="7D42CDF5" w14:textId="77777777" w:rsidR="000A6D0F" w:rsidRDefault="000A6D0F" w:rsidP="000A6D0F">
      <w:pPr>
        <w:rPr>
          <w:rFonts w:cs="Arial"/>
          <w:color w:val="FF0000"/>
          <w:sz w:val="24"/>
          <w:szCs w:val="24"/>
          <w:lang w:val="en-GB"/>
        </w:rPr>
      </w:pPr>
      <w:r w:rsidRPr="00262A01">
        <w:rPr>
          <w:rFonts w:cs="Arial"/>
          <w:color w:val="FF0000"/>
          <w:sz w:val="24"/>
          <w:szCs w:val="24"/>
          <w:lang w:val="en-GB"/>
        </w:rPr>
        <w:t xml:space="preserve">The LE </w:t>
      </w:r>
      <w:r>
        <w:rPr>
          <w:rFonts w:cs="Arial"/>
          <w:color w:val="FF0000"/>
          <w:sz w:val="24"/>
          <w:szCs w:val="24"/>
          <w:lang w:val="en-GB"/>
        </w:rPr>
        <w:t xml:space="preserve">Periodic Advertising Report </w:t>
      </w:r>
      <w:r w:rsidRPr="00262A01">
        <w:rPr>
          <w:rFonts w:cs="Arial"/>
          <w:color w:val="FF0000"/>
          <w:sz w:val="24"/>
          <w:szCs w:val="24"/>
          <w:lang w:val="en-GB"/>
        </w:rPr>
        <w:t xml:space="preserve">event indicates that </w:t>
      </w:r>
      <w:r>
        <w:rPr>
          <w:rFonts w:cs="Arial"/>
          <w:color w:val="FF0000"/>
          <w:sz w:val="24"/>
          <w:szCs w:val="24"/>
          <w:lang w:val="en-GB"/>
        </w:rPr>
        <w:t>the Controller has received a Periodic Advertising packet.</w:t>
      </w:r>
    </w:p>
    <w:p w14:paraId="06E425CC" w14:textId="77777777" w:rsidR="000A6D0F" w:rsidRDefault="000A6D0F" w:rsidP="000A6D0F">
      <w:pPr>
        <w:rPr>
          <w:rFonts w:cs="Arial"/>
          <w:color w:val="FF0000"/>
          <w:sz w:val="24"/>
          <w:szCs w:val="24"/>
          <w:lang w:val="en-GB"/>
        </w:rPr>
      </w:pPr>
      <w:r>
        <w:rPr>
          <w:rFonts w:cs="Arial"/>
          <w:color w:val="FF0000"/>
          <w:sz w:val="24"/>
          <w:szCs w:val="24"/>
        </w:rPr>
        <w:t>The Sync_Handle parameter indicates the identifier for the periodic advertisements specified by the</w:t>
      </w:r>
      <w:r>
        <w:rPr>
          <w:rFonts w:cs="Arial"/>
          <w:color w:val="FF0000"/>
          <w:sz w:val="24"/>
          <w:szCs w:val="24"/>
          <w:lang w:val="en-GB"/>
        </w:rPr>
        <w:t xml:space="preserve"> Advertising S</w:t>
      </w:r>
      <w:r w:rsidR="001C324F">
        <w:rPr>
          <w:rFonts w:cs="Arial"/>
          <w:color w:val="FF0000"/>
          <w:sz w:val="24"/>
          <w:szCs w:val="24"/>
          <w:lang w:val="en-GB"/>
        </w:rPr>
        <w:t>ID subfield</w:t>
      </w:r>
      <w:r>
        <w:rPr>
          <w:rFonts w:cs="Arial"/>
          <w:color w:val="FF0000"/>
          <w:sz w:val="24"/>
          <w:szCs w:val="24"/>
          <w:lang w:val="en-GB"/>
        </w:rPr>
        <w:t xml:space="preserve"> of the </w:t>
      </w:r>
      <w:r w:rsidR="00254219">
        <w:rPr>
          <w:rFonts w:cs="Arial"/>
          <w:color w:val="FF0000"/>
          <w:sz w:val="24"/>
          <w:szCs w:val="24"/>
          <w:lang w:val="en-GB"/>
        </w:rPr>
        <w:t>ADI</w:t>
      </w:r>
      <w:r>
        <w:rPr>
          <w:rFonts w:cs="Arial"/>
          <w:color w:val="FF0000"/>
          <w:sz w:val="24"/>
          <w:szCs w:val="24"/>
          <w:lang w:val="en-GB"/>
        </w:rPr>
        <w:t xml:space="preserve"> field in the ADV_EXT_IND PDU.</w:t>
      </w:r>
    </w:p>
    <w:p w14:paraId="798AA4E6" w14:textId="77777777" w:rsidR="00257D4D" w:rsidRDefault="00257D4D" w:rsidP="00257D4D">
      <w:pPr>
        <w:rPr>
          <w:rFonts w:cs="Arial"/>
          <w:color w:val="FF0000"/>
          <w:sz w:val="24"/>
          <w:szCs w:val="24"/>
          <w:lang w:val="en-GB"/>
        </w:rPr>
      </w:pPr>
      <w:r>
        <w:rPr>
          <w:rFonts w:cs="Arial"/>
          <w:color w:val="FF0000"/>
          <w:sz w:val="24"/>
          <w:szCs w:val="24"/>
          <w:lang w:val="en-GB"/>
        </w:rPr>
        <w:t>The Controller may split the data from a single periodic advertisement (whether one PDU or several) into several reports. If so, each report except the last shall have an Data_Status of “incomplete, more data to come” while the last shall have the value “complete”.</w:t>
      </w:r>
    </w:p>
    <w:p w14:paraId="56E508AF" w14:textId="77777777" w:rsidR="00257D4D" w:rsidRPr="004138C9" w:rsidRDefault="00257D4D" w:rsidP="000A6D0F">
      <w:pPr>
        <w:rPr>
          <w:rFonts w:cs="Arial"/>
          <w:color w:val="FF0000"/>
          <w:sz w:val="24"/>
          <w:szCs w:val="24"/>
        </w:rPr>
      </w:pPr>
      <w:r w:rsidRPr="00FA0ED5">
        <w:rPr>
          <w:rFonts w:cs="Arial"/>
          <w:color w:val="FF0000"/>
          <w:sz w:val="24"/>
          <w:szCs w:val="24"/>
        </w:rPr>
        <w:t xml:space="preserve">An </w:t>
      </w:r>
      <w:r>
        <w:rPr>
          <w:rFonts w:cs="Arial"/>
          <w:color w:val="FF0000"/>
          <w:sz w:val="24"/>
          <w:szCs w:val="24"/>
        </w:rPr>
        <w:t>Data_Status</w:t>
      </w:r>
      <w:r w:rsidRPr="00FA0ED5">
        <w:rPr>
          <w:rFonts w:cs="Arial"/>
          <w:color w:val="FF0000"/>
          <w:sz w:val="24"/>
          <w:szCs w:val="24"/>
        </w:rPr>
        <w:t xml:space="preserve"> </w:t>
      </w:r>
      <w:r>
        <w:rPr>
          <w:rFonts w:cs="Arial"/>
          <w:color w:val="FF0000"/>
          <w:sz w:val="24"/>
          <w:szCs w:val="24"/>
        </w:rPr>
        <w:t>of “incomplete, data truncated”</w:t>
      </w:r>
      <w:r w:rsidRPr="00FA0ED5">
        <w:rPr>
          <w:rFonts w:cs="Arial"/>
          <w:color w:val="FF0000"/>
          <w:sz w:val="24"/>
          <w:szCs w:val="24"/>
        </w:rPr>
        <w:t xml:space="preserve"> indicates that the Controller attempted to receive an AUX_</w:t>
      </w:r>
      <w:r>
        <w:rPr>
          <w:rFonts w:cs="Arial"/>
          <w:color w:val="FF0000"/>
          <w:sz w:val="24"/>
          <w:szCs w:val="24"/>
        </w:rPr>
        <w:t>CHAIN</w:t>
      </w:r>
      <w:r w:rsidRPr="00FA0ED5">
        <w:rPr>
          <w:rFonts w:cs="Arial"/>
          <w:color w:val="FF0000"/>
          <w:sz w:val="24"/>
          <w:szCs w:val="24"/>
        </w:rPr>
        <w:t>_IND PDU but was not successful.</w:t>
      </w:r>
    </w:p>
    <w:p w14:paraId="2B8B089A" w14:textId="77777777" w:rsidR="000A6D0F" w:rsidRPr="009211DF" w:rsidRDefault="000A6D0F" w:rsidP="000A6D0F">
      <w:pPr>
        <w:rPr>
          <w:rFonts w:cs="Arial"/>
          <w:b/>
          <w:color w:val="FF0000"/>
          <w:sz w:val="24"/>
          <w:szCs w:val="24"/>
        </w:rPr>
      </w:pPr>
      <w:r w:rsidRPr="009211DF">
        <w:rPr>
          <w:rFonts w:cs="Arial"/>
          <w:b/>
          <w:color w:val="FF0000"/>
          <w:sz w:val="24"/>
          <w:szCs w:val="24"/>
        </w:rPr>
        <w:t>Event Parameters:</w:t>
      </w:r>
    </w:p>
    <w:p w14:paraId="0FD5CC6C" w14:textId="77777777" w:rsidR="000A6D0F" w:rsidRPr="009211DF" w:rsidRDefault="000A6D0F" w:rsidP="000A6D0F">
      <w:pPr>
        <w:spacing w:after="0"/>
        <w:rPr>
          <w:rFonts w:cs="Arial"/>
          <w:i/>
          <w:color w:val="FF0000"/>
          <w:sz w:val="24"/>
          <w:szCs w:val="24"/>
        </w:rPr>
      </w:pPr>
      <w:r w:rsidRPr="009211DF">
        <w:rPr>
          <w:rFonts w:cs="Arial"/>
          <w:i/>
          <w:color w:val="FF0000"/>
          <w:sz w:val="24"/>
          <w:szCs w:val="24"/>
        </w:rPr>
        <w:t>Subevent_Code:</w:t>
      </w:r>
      <w:r w:rsidRPr="009211DF">
        <w:rPr>
          <w:rFonts w:cs="Arial"/>
          <w:i/>
          <w:color w:val="FF0000"/>
          <w:sz w:val="24"/>
          <w:szCs w:val="24"/>
        </w:rPr>
        <w:tab/>
      </w:r>
      <w:r w:rsidRPr="009211DF">
        <w:rPr>
          <w:rFonts w:cs="Arial"/>
          <w:i/>
          <w:color w:val="FF0000"/>
          <w:sz w:val="24"/>
          <w:szCs w:val="24"/>
        </w:rPr>
        <w:tab/>
      </w:r>
      <w:r w:rsidRPr="009211DF">
        <w:rPr>
          <w:rFonts w:cs="Arial"/>
          <w:i/>
          <w:color w:val="FF0000"/>
          <w:sz w:val="24"/>
          <w:szCs w:val="24"/>
        </w:rPr>
        <w:tab/>
      </w:r>
      <w:r w:rsidRPr="009211DF">
        <w:rPr>
          <w:rFonts w:cs="Arial"/>
          <w:i/>
          <w:color w:val="FF0000"/>
          <w:sz w:val="24"/>
          <w:szCs w:val="24"/>
        </w:rPr>
        <w:tab/>
      </w:r>
      <w:r w:rsidRPr="009211DF">
        <w:rPr>
          <w:rFonts w:cs="Arial"/>
          <w:i/>
          <w:color w:val="FF0000"/>
          <w:sz w:val="24"/>
          <w:szCs w:val="24"/>
        </w:rPr>
        <w:tab/>
      </w:r>
      <w:r w:rsidRPr="009211DF">
        <w:rPr>
          <w:rFonts w:cs="Arial"/>
          <w:i/>
          <w:color w:val="FF0000"/>
          <w:sz w:val="24"/>
          <w:szCs w:val="24"/>
        </w:rPr>
        <w:tab/>
      </w:r>
      <w:r w:rsidRPr="009211DF">
        <w:rPr>
          <w:rFonts w:cs="Arial"/>
          <w:i/>
          <w:color w:val="FF0000"/>
          <w:sz w:val="24"/>
          <w:szCs w:val="24"/>
        </w:rPr>
        <w:tab/>
      </w:r>
      <w:r w:rsidRPr="009211DF">
        <w:rPr>
          <w:rFonts w:cs="Arial"/>
          <w:i/>
          <w:color w:val="FF0000"/>
          <w:sz w:val="24"/>
          <w:szCs w:val="24"/>
        </w:rPr>
        <w:tab/>
        <w:t>Size: 1 Octet</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816"/>
        <w:gridCol w:w="6999"/>
      </w:tblGrid>
      <w:tr w:rsidR="000A6D0F" w:rsidRPr="009211DF" w14:paraId="38C7472E" w14:textId="77777777" w:rsidTr="00F32D6A">
        <w:trPr>
          <w:cnfStyle w:val="100000000000" w:firstRow="1" w:lastRow="0" w:firstColumn="0" w:lastColumn="0" w:oddVBand="0" w:evenVBand="0" w:oddHBand="0" w:evenHBand="0" w:firstRowFirstColumn="0" w:firstRowLastColumn="0" w:lastRowFirstColumn="0" w:lastRowLastColumn="0"/>
          <w:cantSplit/>
          <w:trHeight w:val="579"/>
        </w:trPr>
        <w:tc>
          <w:tcPr>
            <w:tcW w:w="1816" w:type="dxa"/>
            <w:tcBorders>
              <w:top w:val="single" w:sz="4" w:space="0" w:color="auto"/>
              <w:left w:val="single" w:sz="4" w:space="0" w:color="auto"/>
              <w:bottom w:val="single" w:sz="4" w:space="0" w:color="auto"/>
              <w:right w:val="single" w:sz="4" w:space="0" w:color="auto"/>
            </w:tcBorders>
            <w:shd w:val="clear" w:color="auto" w:fill="BBFAFD"/>
          </w:tcPr>
          <w:p w14:paraId="181001DC" w14:textId="77777777" w:rsidR="000A6D0F" w:rsidRPr="009211DF" w:rsidRDefault="000A6D0F" w:rsidP="00F32D6A">
            <w:pPr>
              <w:pStyle w:val="Tableheading"/>
              <w:spacing w:before="96"/>
              <w:rPr>
                <w:rFonts w:cs="Arial"/>
                <w:color w:val="FF0000"/>
                <w:sz w:val="24"/>
                <w:szCs w:val="24"/>
              </w:rPr>
            </w:pPr>
            <w:r w:rsidRPr="009211DF">
              <w:rPr>
                <w:rFonts w:cs="Arial"/>
                <w:color w:val="FF0000"/>
                <w:sz w:val="24"/>
                <w:szCs w:val="24"/>
              </w:rPr>
              <w:t>Value</w:t>
            </w:r>
          </w:p>
        </w:tc>
        <w:tc>
          <w:tcPr>
            <w:tcW w:w="6999" w:type="dxa"/>
            <w:tcBorders>
              <w:top w:val="single" w:sz="4" w:space="0" w:color="auto"/>
              <w:left w:val="single" w:sz="4" w:space="0" w:color="auto"/>
              <w:bottom w:val="single" w:sz="4" w:space="0" w:color="auto"/>
              <w:right w:val="single" w:sz="4" w:space="0" w:color="auto"/>
            </w:tcBorders>
            <w:shd w:val="clear" w:color="auto" w:fill="BBFAFD"/>
            <w:hideMark/>
          </w:tcPr>
          <w:p w14:paraId="3924185C" w14:textId="77777777" w:rsidR="000A6D0F" w:rsidRPr="009211DF" w:rsidRDefault="000A6D0F" w:rsidP="00F32D6A">
            <w:pPr>
              <w:pStyle w:val="Tableheading"/>
              <w:spacing w:before="96"/>
              <w:rPr>
                <w:rFonts w:cs="Arial"/>
                <w:color w:val="FF0000"/>
                <w:sz w:val="24"/>
                <w:szCs w:val="24"/>
              </w:rPr>
            </w:pPr>
            <w:r w:rsidRPr="009211DF">
              <w:rPr>
                <w:rFonts w:cs="Arial"/>
                <w:color w:val="FF0000"/>
                <w:sz w:val="24"/>
                <w:szCs w:val="24"/>
              </w:rPr>
              <w:t>Parameter Description</w:t>
            </w:r>
          </w:p>
        </w:tc>
      </w:tr>
      <w:tr w:rsidR="000A6D0F" w:rsidRPr="009211DF" w14:paraId="19B36592" w14:textId="77777777" w:rsidTr="00F32D6A">
        <w:trPr>
          <w:trHeight w:val="184"/>
        </w:trPr>
        <w:tc>
          <w:tcPr>
            <w:tcW w:w="1816" w:type="dxa"/>
            <w:tcBorders>
              <w:top w:val="single" w:sz="4" w:space="0" w:color="auto"/>
              <w:left w:val="single" w:sz="4" w:space="0" w:color="auto"/>
              <w:bottom w:val="single" w:sz="4" w:space="0" w:color="auto"/>
              <w:right w:val="single" w:sz="4" w:space="0" w:color="auto"/>
            </w:tcBorders>
            <w:shd w:val="clear" w:color="auto" w:fill="auto"/>
            <w:vAlign w:val="top"/>
          </w:tcPr>
          <w:p w14:paraId="50028DAC" w14:textId="77777777" w:rsidR="000A6D0F" w:rsidRPr="009211DF" w:rsidRDefault="00057588" w:rsidP="00F32D6A">
            <w:pPr>
              <w:pStyle w:val="CellBody"/>
              <w:spacing w:before="96"/>
              <w:rPr>
                <w:rFonts w:ascii="Arial" w:hAnsi="Arial" w:cs="Arial"/>
                <w:color w:val="FF0000"/>
                <w:sz w:val="24"/>
                <w:szCs w:val="24"/>
              </w:rPr>
            </w:pPr>
            <w:r>
              <w:rPr>
                <w:rFonts w:ascii="Arial" w:hAnsi="Arial" w:cs="Arial"/>
                <w:color w:val="FF0000"/>
                <w:sz w:val="24"/>
                <w:szCs w:val="24"/>
              </w:rPr>
              <w:t>0x0F</w:t>
            </w:r>
          </w:p>
        </w:tc>
        <w:tc>
          <w:tcPr>
            <w:tcW w:w="6999" w:type="dxa"/>
            <w:tcBorders>
              <w:top w:val="single" w:sz="4" w:space="0" w:color="auto"/>
              <w:left w:val="single" w:sz="4" w:space="0" w:color="auto"/>
              <w:bottom w:val="single" w:sz="4" w:space="0" w:color="auto"/>
              <w:right w:val="single" w:sz="4" w:space="0" w:color="auto"/>
            </w:tcBorders>
            <w:shd w:val="clear" w:color="auto" w:fill="auto"/>
            <w:vAlign w:val="top"/>
          </w:tcPr>
          <w:p w14:paraId="0D01D0C9" w14:textId="77777777" w:rsidR="000A6D0F" w:rsidRPr="009211DF" w:rsidRDefault="000A6D0F" w:rsidP="00F32D6A">
            <w:pPr>
              <w:pStyle w:val="CellBody"/>
              <w:spacing w:before="96"/>
              <w:rPr>
                <w:rFonts w:ascii="Arial" w:hAnsi="Arial" w:cs="Arial"/>
                <w:color w:val="FF0000"/>
                <w:sz w:val="24"/>
                <w:szCs w:val="24"/>
              </w:rPr>
            </w:pPr>
            <w:r>
              <w:rPr>
                <w:rFonts w:ascii="Arial" w:hAnsi="Arial" w:cs="Arial"/>
                <w:color w:val="FF0000"/>
                <w:sz w:val="24"/>
                <w:szCs w:val="24"/>
              </w:rPr>
              <w:t>Subevent code for LE Periodic Advertising Report event</w:t>
            </w:r>
          </w:p>
        </w:tc>
      </w:tr>
    </w:tbl>
    <w:p w14:paraId="124C4E82" w14:textId="77777777" w:rsidR="000A6D0F" w:rsidRDefault="000A6D0F" w:rsidP="000A6D0F"/>
    <w:p w14:paraId="146C9B1C" w14:textId="77777777" w:rsidR="000A6D0F" w:rsidRPr="009211DF" w:rsidRDefault="000A6D0F" w:rsidP="000A6D0F">
      <w:pPr>
        <w:spacing w:after="0"/>
        <w:rPr>
          <w:rFonts w:cs="Arial"/>
          <w:i/>
          <w:color w:val="FF0000"/>
          <w:sz w:val="24"/>
          <w:szCs w:val="24"/>
        </w:rPr>
      </w:pPr>
      <w:r>
        <w:rPr>
          <w:rFonts w:cs="Arial"/>
          <w:i/>
          <w:color w:val="FF0000"/>
          <w:sz w:val="24"/>
          <w:szCs w:val="24"/>
        </w:rPr>
        <w:t>Sync_Handle</w:t>
      </w:r>
      <w:r w:rsidRPr="009211DF">
        <w:rPr>
          <w:rFonts w:cs="Arial"/>
          <w:i/>
          <w:color w:val="FF0000"/>
          <w:sz w:val="24"/>
          <w:szCs w:val="24"/>
        </w:rPr>
        <w:t>:</w:t>
      </w:r>
      <w:r>
        <w:rPr>
          <w:rFonts w:cs="Arial"/>
          <w:i/>
          <w:color w:val="FF0000"/>
          <w:sz w:val="24"/>
          <w:szCs w:val="24"/>
        </w:rPr>
        <w:tab/>
      </w:r>
      <w:r w:rsidRPr="009211DF">
        <w:rPr>
          <w:rFonts w:cs="Arial"/>
          <w:i/>
          <w:color w:val="FF0000"/>
          <w:sz w:val="24"/>
          <w:szCs w:val="24"/>
        </w:rPr>
        <w:tab/>
      </w:r>
      <w:r w:rsidRPr="009211DF">
        <w:rPr>
          <w:rFonts w:cs="Arial"/>
          <w:i/>
          <w:color w:val="FF0000"/>
          <w:sz w:val="24"/>
          <w:szCs w:val="24"/>
        </w:rPr>
        <w:tab/>
      </w:r>
      <w:r>
        <w:rPr>
          <w:rFonts w:cs="Arial"/>
          <w:i/>
          <w:color w:val="FF0000"/>
          <w:sz w:val="24"/>
          <w:szCs w:val="24"/>
        </w:rPr>
        <w:tab/>
      </w:r>
      <w:r>
        <w:rPr>
          <w:rFonts w:cs="Arial"/>
          <w:i/>
          <w:color w:val="FF0000"/>
          <w:sz w:val="24"/>
          <w:szCs w:val="24"/>
        </w:rPr>
        <w:tab/>
      </w:r>
      <w:r w:rsidRPr="009211DF">
        <w:rPr>
          <w:rFonts w:cs="Arial"/>
          <w:i/>
          <w:color w:val="FF0000"/>
          <w:sz w:val="24"/>
          <w:szCs w:val="24"/>
        </w:rPr>
        <w:t>Size:</w:t>
      </w:r>
      <w:r>
        <w:rPr>
          <w:rFonts w:cs="Arial"/>
          <w:i/>
          <w:color w:val="FF0000"/>
          <w:sz w:val="24"/>
          <w:szCs w:val="24"/>
        </w:rPr>
        <w:t xml:space="preserve"> 2</w:t>
      </w:r>
      <w:r w:rsidRPr="009211DF">
        <w:rPr>
          <w:rFonts w:cs="Arial"/>
          <w:i/>
          <w:color w:val="FF0000"/>
          <w:sz w:val="24"/>
          <w:szCs w:val="24"/>
        </w:rPr>
        <w:t xml:space="preserve"> Octet</w:t>
      </w:r>
      <w:r>
        <w:rPr>
          <w:rFonts w:cs="Arial"/>
          <w:i/>
          <w:color w:val="FF0000"/>
          <w:sz w:val="24"/>
          <w:szCs w:val="24"/>
        </w:rPr>
        <w:t>s (12 bits meaningful)</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2515"/>
        <w:gridCol w:w="6300"/>
      </w:tblGrid>
      <w:tr w:rsidR="000A6D0F" w:rsidRPr="009211DF" w14:paraId="2E761FBF" w14:textId="77777777" w:rsidTr="00F32D6A">
        <w:trPr>
          <w:cnfStyle w:val="100000000000" w:firstRow="1" w:lastRow="0" w:firstColumn="0" w:lastColumn="0" w:oddVBand="0" w:evenVBand="0" w:oddHBand="0" w:evenHBand="0" w:firstRowFirstColumn="0" w:firstRowLastColumn="0" w:lastRowFirstColumn="0" w:lastRowLastColumn="0"/>
          <w:cantSplit/>
          <w:trHeight w:val="579"/>
        </w:trPr>
        <w:tc>
          <w:tcPr>
            <w:tcW w:w="2515" w:type="dxa"/>
            <w:tcBorders>
              <w:top w:val="single" w:sz="4" w:space="0" w:color="auto"/>
              <w:left w:val="single" w:sz="4" w:space="0" w:color="auto"/>
              <w:bottom w:val="single" w:sz="4" w:space="0" w:color="auto"/>
              <w:right w:val="single" w:sz="4" w:space="0" w:color="auto"/>
            </w:tcBorders>
            <w:shd w:val="clear" w:color="auto" w:fill="BBFAFD"/>
          </w:tcPr>
          <w:p w14:paraId="25873865" w14:textId="77777777" w:rsidR="000A6D0F" w:rsidRPr="009211DF" w:rsidRDefault="000A6D0F" w:rsidP="00F32D6A">
            <w:pPr>
              <w:pStyle w:val="Tableheading"/>
              <w:spacing w:before="96"/>
              <w:rPr>
                <w:rFonts w:cs="Arial"/>
                <w:color w:val="FF0000"/>
                <w:sz w:val="24"/>
                <w:szCs w:val="24"/>
              </w:rPr>
            </w:pPr>
            <w:r w:rsidRPr="009211DF">
              <w:rPr>
                <w:rFonts w:cs="Arial"/>
                <w:color w:val="FF0000"/>
                <w:sz w:val="24"/>
                <w:szCs w:val="24"/>
              </w:rPr>
              <w:t>Value</w:t>
            </w:r>
          </w:p>
        </w:tc>
        <w:tc>
          <w:tcPr>
            <w:tcW w:w="6300" w:type="dxa"/>
            <w:tcBorders>
              <w:top w:val="single" w:sz="4" w:space="0" w:color="auto"/>
              <w:left w:val="single" w:sz="4" w:space="0" w:color="auto"/>
              <w:bottom w:val="single" w:sz="4" w:space="0" w:color="auto"/>
              <w:right w:val="single" w:sz="4" w:space="0" w:color="auto"/>
            </w:tcBorders>
            <w:shd w:val="clear" w:color="auto" w:fill="BBFAFD"/>
            <w:hideMark/>
          </w:tcPr>
          <w:p w14:paraId="4F8B4F82" w14:textId="77777777" w:rsidR="000A6D0F" w:rsidRPr="009211DF" w:rsidRDefault="000A6D0F" w:rsidP="00F32D6A">
            <w:pPr>
              <w:pStyle w:val="Tableheading"/>
              <w:spacing w:before="96"/>
              <w:rPr>
                <w:rFonts w:cs="Arial"/>
                <w:color w:val="FF0000"/>
                <w:sz w:val="24"/>
                <w:szCs w:val="24"/>
              </w:rPr>
            </w:pPr>
            <w:r w:rsidRPr="009211DF">
              <w:rPr>
                <w:rFonts w:cs="Arial"/>
                <w:color w:val="FF0000"/>
                <w:sz w:val="24"/>
                <w:szCs w:val="24"/>
              </w:rPr>
              <w:t>Parameter Description</w:t>
            </w:r>
          </w:p>
        </w:tc>
      </w:tr>
      <w:tr w:rsidR="000A6D0F" w:rsidRPr="009211DF" w14:paraId="5D19942E" w14:textId="77777777" w:rsidTr="00F32D6A">
        <w:trPr>
          <w:trHeight w:val="184"/>
        </w:trPr>
        <w:tc>
          <w:tcPr>
            <w:tcW w:w="2515" w:type="dxa"/>
            <w:tcBorders>
              <w:top w:val="single" w:sz="4" w:space="0" w:color="auto"/>
              <w:left w:val="single" w:sz="4" w:space="0" w:color="auto"/>
              <w:bottom w:val="single" w:sz="4" w:space="0" w:color="auto"/>
              <w:right w:val="single" w:sz="4" w:space="0" w:color="auto"/>
            </w:tcBorders>
            <w:shd w:val="clear" w:color="auto" w:fill="auto"/>
            <w:vAlign w:val="top"/>
          </w:tcPr>
          <w:p w14:paraId="04AC9CFC" w14:textId="77777777" w:rsidR="000A6D0F" w:rsidRPr="009211DF" w:rsidRDefault="000A6D0F" w:rsidP="00F32D6A">
            <w:pPr>
              <w:pStyle w:val="CellBody"/>
              <w:spacing w:before="96"/>
              <w:rPr>
                <w:rFonts w:ascii="Arial" w:hAnsi="Arial" w:cs="Arial"/>
                <w:color w:val="FF0000"/>
                <w:sz w:val="24"/>
                <w:szCs w:val="24"/>
              </w:rPr>
            </w:pPr>
            <w:r w:rsidRPr="006A4067">
              <w:rPr>
                <w:rFonts w:ascii="Arial" w:hAnsi="Arial" w:cs="Arial"/>
                <w:color w:val="FF0000"/>
                <w:sz w:val="24"/>
                <w:szCs w:val="24"/>
                <w:lang w:val="en-GB"/>
              </w:rPr>
              <w:t>0x</w:t>
            </w:r>
            <w:r>
              <w:rPr>
                <w:rFonts w:ascii="Arial" w:hAnsi="Arial" w:cs="Arial"/>
                <w:color w:val="FF0000"/>
                <w:sz w:val="24"/>
                <w:szCs w:val="24"/>
                <w:lang w:val="en-GB"/>
              </w:rPr>
              <w:t>XXXX</w:t>
            </w:r>
          </w:p>
        </w:tc>
        <w:tc>
          <w:tcPr>
            <w:tcW w:w="6300" w:type="dxa"/>
            <w:tcBorders>
              <w:top w:val="single" w:sz="4" w:space="0" w:color="auto"/>
              <w:left w:val="single" w:sz="4" w:space="0" w:color="auto"/>
              <w:bottom w:val="single" w:sz="4" w:space="0" w:color="auto"/>
              <w:right w:val="single" w:sz="4" w:space="0" w:color="auto"/>
            </w:tcBorders>
            <w:shd w:val="clear" w:color="auto" w:fill="auto"/>
            <w:vAlign w:val="top"/>
          </w:tcPr>
          <w:p w14:paraId="6D0F24AB" w14:textId="77777777" w:rsidR="000A6D0F" w:rsidRPr="00455611" w:rsidRDefault="000A6D0F" w:rsidP="00F32D6A">
            <w:pPr>
              <w:pStyle w:val="CellBody"/>
              <w:spacing w:before="96"/>
              <w:rPr>
                <w:rFonts w:ascii="Arial" w:hAnsi="Arial" w:cs="Arial"/>
                <w:color w:val="FF0000"/>
                <w:sz w:val="24"/>
                <w:szCs w:val="24"/>
                <w:lang w:val="en-GB"/>
              </w:rPr>
            </w:pPr>
            <w:r>
              <w:rPr>
                <w:rFonts w:ascii="Arial" w:hAnsi="Arial" w:cs="Arial"/>
                <w:color w:val="FF0000"/>
                <w:sz w:val="24"/>
                <w:szCs w:val="24"/>
                <w:lang w:val="en-GB"/>
              </w:rPr>
              <w:t>Sync</w:t>
            </w:r>
            <w:r w:rsidRPr="00455611">
              <w:rPr>
                <w:rFonts w:ascii="Arial" w:hAnsi="Arial" w:cs="Arial"/>
                <w:color w:val="FF0000"/>
                <w:sz w:val="24"/>
                <w:szCs w:val="24"/>
                <w:lang w:val="en-GB"/>
              </w:rPr>
              <w:t>_Handle to be used to id</w:t>
            </w:r>
            <w:r>
              <w:rPr>
                <w:rFonts w:ascii="Arial" w:hAnsi="Arial" w:cs="Arial"/>
                <w:color w:val="FF0000"/>
                <w:sz w:val="24"/>
                <w:szCs w:val="24"/>
                <w:lang w:val="en-GB"/>
              </w:rPr>
              <w:t>entify the periodic advertiser from which data has been received.</w:t>
            </w:r>
          </w:p>
          <w:p w14:paraId="78FEAC01" w14:textId="77777777" w:rsidR="000A6D0F" w:rsidRPr="006A4067" w:rsidRDefault="000A6D0F" w:rsidP="00360CE4">
            <w:pPr>
              <w:pStyle w:val="CellBody"/>
              <w:spacing w:before="96"/>
              <w:rPr>
                <w:rFonts w:ascii="Arial" w:hAnsi="Arial" w:cs="Arial"/>
                <w:color w:val="FF0000"/>
                <w:sz w:val="24"/>
                <w:szCs w:val="24"/>
                <w:lang w:val="en-GB"/>
              </w:rPr>
            </w:pPr>
            <w:r w:rsidRPr="00455611">
              <w:rPr>
                <w:rFonts w:ascii="Arial" w:hAnsi="Arial" w:cs="Arial"/>
                <w:color w:val="FF0000"/>
                <w:sz w:val="24"/>
                <w:szCs w:val="24"/>
                <w:lang w:val="en-GB"/>
              </w:rPr>
              <w:t>Range: 0x0000-0x0EFF</w:t>
            </w:r>
          </w:p>
        </w:tc>
      </w:tr>
      <w:tr w:rsidR="003D7BD7" w:rsidRPr="009211DF" w14:paraId="6D3BF364" w14:textId="77777777" w:rsidTr="00F32D6A">
        <w:trPr>
          <w:trHeight w:val="184"/>
        </w:trPr>
        <w:tc>
          <w:tcPr>
            <w:tcW w:w="2515" w:type="dxa"/>
            <w:tcBorders>
              <w:top w:val="single" w:sz="4" w:space="0" w:color="auto"/>
              <w:left w:val="single" w:sz="4" w:space="0" w:color="auto"/>
              <w:bottom w:val="single" w:sz="4" w:space="0" w:color="auto"/>
              <w:right w:val="single" w:sz="4" w:space="0" w:color="auto"/>
            </w:tcBorders>
            <w:shd w:val="clear" w:color="auto" w:fill="auto"/>
            <w:vAlign w:val="top"/>
          </w:tcPr>
          <w:p w14:paraId="39567F41" w14:textId="77777777" w:rsidR="003D7BD7" w:rsidRPr="006A4067" w:rsidRDefault="003D7BD7" w:rsidP="00F32D6A">
            <w:pPr>
              <w:pStyle w:val="CellBody"/>
              <w:spacing w:before="96"/>
              <w:rPr>
                <w:rFonts w:ascii="Arial" w:hAnsi="Arial" w:cs="Arial"/>
                <w:color w:val="FF0000"/>
                <w:sz w:val="24"/>
                <w:szCs w:val="24"/>
                <w:lang w:val="en-GB"/>
              </w:rPr>
            </w:pPr>
            <w:r>
              <w:rPr>
                <w:rFonts w:ascii="Arial" w:hAnsi="Arial" w:cs="Arial"/>
                <w:color w:val="FF0000"/>
                <w:sz w:val="24"/>
                <w:szCs w:val="24"/>
                <w:lang w:val="en-GB"/>
              </w:rPr>
              <w:t>All other values</w:t>
            </w:r>
          </w:p>
        </w:tc>
        <w:tc>
          <w:tcPr>
            <w:tcW w:w="6300" w:type="dxa"/>
            <w:tcBorders>
              <w:top w:val="single" w:sz="4" w:space="0" w:color="auto"/>
              <w:left w:val="single" w:sz="4" w:space="0" w:color="auto"/>
              <w:bottom w:val="single" w:sz="4" w:space="0" w:color="auto"/>
              <w:right w:val="single" w:sz="4" w:space="0" w:color="auto"/>
            </w:tcBorders>
            <w:shd w:val="clear" w:color="auto" w:fill="auto"/>
            <w:vAlign w:val="top"/>
          </w:tcPr>
          <w:p w14:paraId="465CB296" w14:textId="77777777" w:rsidR="003D7BD7" w:rsidRDefault="003D7BD7" w:rsidP="00F32D6A">
            <w:pPr>
              <w:pStyle w:val="CellBody"/>
              <w:spacing w:before="96"/>
              <w:rPr>
                <w:rFonts w:ascii="Arial" w:hAnsi="Arial" w:cs="Arial"/>
                <w:color w:val="FF0000"/>
                <w:sz w:val="24"/>
                <w:szCs w:val="24"/>
                <w:lang w:val="en-GB"/>
              </w:rPr>
            </w:pPr>
            <w:r>
              <w:rPr>
                <w:rFonts w:ascii="Arial" w:hAnsi="Arial" w:cs="Arial"/>
                <w:color w:val="FF0000"/>
                <w:sz w:val="24"/>
                <w:szCs w:val="24"/>
                <w:lang w:val="en-GB"/>
              </w:rPr>
              <w:t>Reserved for future use</w:t>
            </w:r>
          </w:p>
        </w:tc>
      </w:tr>
    </w:tbl>
    <w:p w14:paraId="2FF5276F" w14:textId="77777777" w:rsidR="000A6D0F" w:rsidRDefault="000A6D0F" w:rsidP="000A6D0F">
      <w:pPr>
        <w:spacing w:after="0"/>
        <w:rPr>
          <w:rFonts w:cs="Arial"/>
          <w:i/>
          <w:color w:val="FF0000"/>
          <w:sz w:val="24"/>
          <w:szCs w:val="24"/>
        </w:rPr>
      </w:pPr>
    </w:p>
    <w:p w14:paraId="6AF69A93" w14:textId="77777777" w:rsidR="000A6D0F" w:rsidRPr="009211DF" w:rsidRDefault="000A6D0F" w:rsidP="000A6D0F">
      <w:pPr>
        <w:spacing w:after="0"/>
        <w:rPr>
          <w:rFonts w:cs="Arial"/>
          <w:i/>
          <w:color w:val="FF0000"/>
          <w:sz w:val="24"/>
          <w:szCs w:val="24"/>
        </w:rPr>
      </w:pPr>
      <w:r w:rsidRPr="009211DF">
        <w:rPr>
          <w:rFonts w:cs="Arial"/>
          <w:i/>
          <w:color w:val="FF0000"/>
          <w:sz w:val="24"/>
          <w:szCs w:val="24"/>
        </w:rPr>
        <w:t>Tx</w:t>
      </w:r>
      <w:r>
        <w:rPr>
          <w:rFonts w:cs="Arial"/>
          <w:i/>
          <w:color w:val="FF0000"/>
          <w:sz w:val="24"/>
          <w:szCs w:val="24"/>
        </w:rPr>
        <w:t>_Power</w:t>
      </w:r>
      <w:r w:rsidRPr="009211DF">
        <w:rPr>
          <w:rFonts w:cs="Arial"/>
          <w:i/>
          <w:color w:val="FF0000"/>
          <w:sz w:val="24"/>
          <w:szCs w:val="24"/>
        </w:rPr>
        <w:t>:</w:t>
      </w:r>
      <w:r w:rsidRPr="009211DF">
        <w:rPr>
          <w:rFonts w:cs="Arial"/>
          <w:i/>
          <w:color w:val="FF0000"/>
          <w:sz w:val="24"/>
          <w:szCs w:val="24"/>
        </w:rPr>
        <w:tab/>
      </w:r>
      <w:r w:rsidRPr="009211DF">
        <w:rPr>
          <w:rFonts w:cs="Arial"/>
          <w:i/>
          <w:color w:val="FF0000"/>
          <w:sz w:val="24"/>
          <w:szCs w:val="24"/>
        </w:rPr>
        <w:tab/>
      </w:r>
      <w:r w:rsidRPr="009211DF">
        <w:rPr>
          <w:rFonts w:cs="Arial"/>
          <w:i/>
          <w:color w:val="FF0000"/>
          <w:sz w:val="24"/>
          <w:szCs w:val="24"/>
        </w:rPr>
        <w:tab/>
      </w:r>
      <w:r w:rsidRPr="009211DF">
        <w:rPr>
          <w:rFonts w:cs="Arial"/>
          <w:i/>
          <w:color w:val="FF0000"/>
          <w:sz w:val="24"/>
          <w:szCs w:val="24"/>
        </w:rPr>
        <w:tab/>
      </w:r>
      <w:r w:rsidRPr="009211DF">
        <w:rPr>
          <w:rFonts w:cs="Arial"/>
          <w:i/>
          <w:color w:val="FF0000"/>
          <w:sz w:val="24"/>
          <w:szCs w:val="24"/>
        </w:rPr>
        <w:tab/>
      </w:r>
      <w:r w:rsidRPr="009211DF">
        <w:rPr>
          <w:rFonts w:cs="Arial"/>
          <w:i/>
          <w:color w:val="FF0000"/>
          <w:sz w:val="24"/>
          <w:szCs w:val="24"/>
        </w:rPr>
        <w:tab/>
      </w:r>
      <w:r w:rsidRPr="009211DF">
        <w:rPr>
          <w:rFonts w:cs="Arial"/>
          <w:i/>
          <w:color w:val="FF0000"/>
          <w:sz w:val="24"/>
          <w:szCs w:val="24"/>
        </w:rPr>
        <w:tab/>
      </w:r>
      <w:r>
        <w:rPr>
          <w:rFonts w:cs="Arial"/>
          <w:i/>
          <w:color w:val="FF0000"/>
          <w:sz w:val="24"/>
          <w:szCs w:val="24"/>
        </w:rPr>
        <w:tab/>
      </w:r>
      <w:r>
        <w:rPr>
          <w:rFonts w:cs="Arial"/>
          <w:i/>
          <w:color w:val="FF0000"/>
          <w:sz w:val="24"/>
          <w:szCs w:val="24"/>
        </w:rPr>
        <w:tab/>
      </w:r>
      <w:r w:rsidRPr="009211DF">
        <w:rPr>
          <w:rFonts w:cs="Arial"/>
          <w:i/>
          <w:color w:val="FF0000"/>
          <w:sz w:val="24"/>
          <w:szCs w:val="24"/>
        </w:rPr>
        <w:t>Size: 1 Octet</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0A6D0F" w:rsidRPr="009211DF" w14:paraId="35266D19" w14:textId="77777777" w:rsidTr="00F32D6A">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1194DDA9" w14:textId="77777777" w:rsidR="000A6D0F" w:rsidRPr="009211DF" w:rsidRDefault="000A6D0F" w:rsidP="00F32D6A">
            <w:pPr>
              <w:pStyle w:val="Tableheading"/>
              <w:spacing w:before="96"/>
              <w:rPr>
                <w:rFonts w:cs="Arial"/>
                <w:color w:val="FF0000"/>
                <w:sz w:val="24"/>
                <w:szCs w:val="24"/>
              </w:rPr>
            </w:pPr>
            <w:r w:rsidRPr="009211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1708515F" w14:textId="77777777" w:rsidR="000A6D0F" w:rsidRPr="009211DF" w:rsidRDefault="000A6D0F" w:rsidP="00F32D6A">
            <w:pPr>
              <w:pStyle w:val="Tableheading"/>
              <w:spacing w:before="96"/>
              <w:rPr>
                <w:rFonts w:cs="Arial"/>
                <w:color w:val="FF0000"/>
                <w:sz w:val="24"/>
                <w:szCs w:val="24"/>
              </w:rPr>
            </w:pPr>
            <w:r w:rsidRPr="009211DF">
              <w:rPr>
                <w:rFonts w:cs="Arial"/>
                <w:color w:val="FF0000"/>
                <w:sz w:val="24"/>
                <w:szCs w:val="24"/>
              </w:rPr>
              <w:t>Parameter Description</w:t>
            </w:r>
          </w:p>
        </w:tc>
      </w:tr>
      <w:tr w:rsidR="000A6D0F" w:rsidRPr="004A3BDF" w14:paraId="7D02081C" w14:textId="77777777" w:rsidTr="00F32D6A">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auto"/>
            <w:vAlign w:val="top"/>
          </w:tcPr>
          <w:p w14:paraId="1E342BC8" w14:textId="77777777" w:rsidR="000A6D0F" w:rsidRPr="004A3BDF" w:rsidRDefault="000A6D0F" w:rsidP="00F32D6A">
            <w:pPr>
              <w:pStyle w:val="CellBody"/>
              <w:spacing w:before="96"/>
              <w:rPr>
                <w:rFonts w:ascii="Arial" w:hAnsi="Arial" w:cs="Arial"/>
                <w:color w:val="FF0000"/>
                <w:sz w:val="24"/>
                <w:szCs w:val="24"/>
              </w:rPr>
            </w:pPr>
            <w:r w:rsidRPr="004A3BDF">
              <w:rPr>
                <w:rFonts w:ascii="Arial" w:hAnsi="Arial" w:cs="Arial"/>
                <w:color w:val="FF0000"/>
                <w:sz w:val="24"/>
                <w:szCs w:val="24"/>
              </w:rPr>
              <w:t>N</w:t>
            </w:r>
            <w:r>
              <w:rPr>
                <w:rFonts w:ascii="Arial" w:hAnsi="Arial" w:cs="Arial"/>
                <w:color w:val="FF0000"/>
                <w:sz w:val="24"/>
                <w:szCs w:val="24"/>
              </w:rPr>
              <w:t xml:space="preserve"> </w:t>
            </w:r>
            <w:r w:rsidRPr="004A3BDF">
              <w:rPr>
                <w:rFonts w:ascii="Arial" w:hAnsi="Arial" w:cs="Arial"/>
                <w:color w:val="FF0000"/>
                <w:sz w:val="24"/>
                <w:szCs w:val="24"/>
              </w:rPr>
              <w:t>=</w:t>
            </w:r>
            <w:r>
              <w:rPr>
                <w:rFonts w:ascii="Arial" w:hAnsi="Arial" w:cs="Arial"/>
                <w:color w:val="FF0000"/>
                <w:sz w:val="24"/>
                <w:szCs w:val="24"/>
              </w:rPr>
              <w:t xml:space="preserve"> </w:t>
            </w:r>
            <w:r w:rsidRPr="004A3BDF">
              <w:rPr>
                <w:rFonts w:ascii="Arial" w:hAnsi="Arial" w:cs="Arial"/>
                <w:color w:val="FF0000"/>
                <w:sz w:val="24"/>
                <w:szCs w:val="24"/>
              </w:rPr>
              <w:t>0xXX</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top"/>
          </w:tcPr>
          <w:p w14:paraId="52804703" w14:textId="77777777" w:rsidR="000A6D0F" w:rsidRPr="004A3BDF" w:rsidRDefault="000A6D0F" w:rsidP="00F32D6A">
            <w:pPr>
              <w:pStyle w:val="CellBody"/>
              <w:spacing w:before="96"/>
              <w:rPr>
                <w:rFonts w:ascii="Arial" w:hAnsi="Arial" w:cs="Arial"/>
                <w:color w:val="FF0000"/>
                <w:sz w:val="24"/>
                <w:szCs w:val="24"/>
                <w:lang w:val="en-GB"/>
              </w:rPr>
            </w:pPr>
            <w:r w:rsidRPr="004A3BDF">
              <w:rPr>
                <w:rFonts w:ascii="Arial" w:hAnsi="Arial" w:cs="Arial"/>
                <w:color w:val="FF0000"/>
                <w:sz w:val="24"/>
                <w:szCs w:val="24"/>
                <w:lang w:val="en-GB"/>
              </w:rPr>
              <w:t>Size: 1 Octet (signed integer)</w:t>
            </w:r>
          </w:p>
          <w:p w14:paraId="1E311024" w14:textId="77777777" w:rsidR="000A6D0F" w:rsidRPr="004A3BDF" w:rsidRDefault="000A6D0F" w:rsidP="00F32D6A">
            <w:pPr>
              <w:pStyle w:val="CellBody"/>
              <w:spacing w:before="96"/>
              <w:rPr>
                <w:rFonts w:ascii="Arial" w:hAnsi="Arial" w:cs="Arial"/>
                <w:color w:val="FF0000"/>
                <w:sz w:val="24"/>
                <w:szCs w:val="24"/>
                <w:lang w:val="en-GB"/>
              </w:rPr>
            </w:pPr>
            <w:r>
              <w:rPr>
                <w:rFonts w:ascii="Arial" w:hAnsi="Arial" w:cs="Arial"/>
                <w:color w:val="FF0000"/>
                <w:sz w:val="24"/>
                <w:szCs w:val="24"/>
                <w:lang w:val="en-GB"/>
              </w:rPr>
              <w:t>Range: -</w:t>
            </w:r>
            <w:r w:rsidR="00057588">
              <w:rPr>
                <w:rFonts w:ascii="Arial" w:hAnsi="Arial" w:cs="Arial"/>
                <w:color w:val="FF0000"/>
                <w:sz w:val="24"/>
                <w:szCs w:val="24"/>
                <w:lang w:val="en-GB"/>
              </w:rPr>
              <w:t xml:space="preserve">127 </w:t>
            </w:r>
            <w:r>
              <w:rPr>
                <w:rFonts w:ascii="Arial" w:hAnsi="Arial" w:cs="Arial"/>
                <w:color w:val="FF0000"/>
                <w:sz w:val="24"/>
                <w:szCs w:val="24"/>
                <w:lang w:val="en-GB"/>
              </w:rPr>
              <w:t xml:space="preserve">≤ N ≤ </w:t>
            </w:r>
            <w:r w:rsidR="00057588">
              <w:rPr>
                <w:rFonts w:ascii="Arial" w:hAnsi="Arial" w:cs="Arial"/>
                <w:color w:val="FF0000"/>
                <w:sz w:val="24"/>
                <w:szCs w:val="24"/>
                <w:lang w:val="en-GB"/>
              </w:rPr>
              <w:t>+126</w:t>
            </w:r>
          </w:p>
          <w:p w14:paraId="5B44E495" w14:textId="77777777" w:rsidR="000A6D0F" w:rsidRPr="004A3BDF" w:rsidRDefault="000A6D0F" w:rsidP="00F32D6A">
            <w:pPr>
              <w:pStyle w:val="CellBody"/>
              <w:spacing w:before="96"/>
              <w:rPr>
                <w:rFonts w:ascii="Arial" w:hAnsi="Arial" w:cs="Arial"/>
                <w:color w:val="FF0000"/>
                <w:sz w:val="24"/>
                <w:szCs w:val="24"/>
                <w:lang w:val="en-GB"/>
              </w:rPr>
            </w:pPr>
            <w:r w:rsidRPr="004A3BDF">
              <w:rPr>
                <w:rFonts w:ascii="Arial" w:hAnsi="Arial" w:cs="Arial"/>
                <w:color w:val="FF0000"/>
                <w:sz w:val="24"/>
                <w:szCs w:val="24"/>
                <w:lang w:val="en-GB"/>
              </w:rPr>
              <w:t>Units: dBm</w:t>
            </w:r>
          </w:p>
        </w:tc>
      </w:tr>
      <w:tr w:rsidR="000A6D0F" w:rsidRPr="004A3BDF" w14:paraId="269AB613" w14:textId="77777777" w:rsidTr="00F32D6A">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auto"/>
            <w:vAlign w:val="top"/>
          </w:tcPr>
          <w:p w14:paraId="51FE0E29" w14:textId="77777777" w:rsidR="000A6D0F" w:rsidRPr="004A3BDF" w:rsidRDefault="000A6D0F" w:rsidP="00F32D6A">
            <w:pPr>
              <w:pStyle w:val="CellBody"/>
              <w:spacing w:before="96"/>
              <w:rPr>
                <w:rFonts w:ascii="Arial" w:hAnsi="Arial" w:cs="Arial"/>
                <w:color w:val="FF0000"/>
                <w:sz w:val="24"/>
                <w:szCs w:val="24"/>
              </w:rPr>
            </w:pPr>
            <w:r>
              <w:rPr>
                <w:rFonts w:ascii="Arial" w:hAnsi="Arial" w:cs="Arial"/>
                <w:color w:val="FF0000"/>
                <w:sz w:val="24"/>
                <w:szCs w:val="24"/>
              </w:rPr>
              <w:t>127</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top"/>
          </w:tcPr>
          <w:p w14:paraId="1A721BA1" w14:textId="77777777" w:rsidR="000A6D0F" w:rsidRPr="004A3BDF" w:rsidRDefault="000A6D0F" w:rsidP="00F32D6A">
            <w:pPr>
              <w:pStyle w:val="CellBody"/>
              <w:spacing w:before="96"/>
              <w:rPr>
                <w:rFonts w:ascii="Arial" w:hAnsi="Arial" w:cs="Arial"/>
                <w:color w:val="FF0000"/>
                <w:sz w:val="24"/>
                <w:szCs w:val="24"/>
                <w:lang w:val="en-GB"/>
              </w:rPr>
            </w:pPr>
            <w:r>
              <w:rPr>
                <w:rFonts w:ascii="Arial" w:hAnsi="Arial" w:cs="Arial"/>
                <w:color w:val="FF0000"/>
                <w:sz w:val="24"/>
                <w:szCs w:val="24"/>
                <w:lang w:val="en-GB"/>
              </w:rPr>
              <w:t>Tx Power information not available</w:t>
            </w:r>
          </w:p>
        </w:tc>
      </w:tr>
    </w:tbl>
    <w:p w14:paraId="1847AE6D" w14:textId="77777777" w:rsidR="000A6D0F" w:rsidRDefault="000A6D0F" w:rsidP="000A6D0F">
      <w:pPr>
        <w:spacing w:after="0"/>
        <w:rPr>
          <w:rFonts w:cs="Arial"/>
          <w:i/>
          <w:color w:val="FF0000"/>
          <w:sz w:val="24"/>
          <w:szCs w:val="24"/>
        </w:rPr>
      </w:pPr>
    </w:p>
    <w:p w14:paraId="10FB55EE" w14:textId="77777777" w:rsidR="000A6D0F" w:rsidRPr="009211DF" w:rsidRDefault="000A6D0F" w:rsidP="000A6D0F">
      <w:pPr>
        <w:spacing w:after="0"/>
        <w:rPr>
          <w:rFonts w:cs="Arial"/>
          <w:i/>
          <w:color w:val="FF0000"/>
          <w:sz w:val="24"/>
          <w:szCs w:val="24"/>
        </w:rPr>
      </w:pPr>
      <w:r>
        <w:rPr>
          <w:rFonts w:cs="Arial"/>
          <w:i/>
          <w:color w:val="FF0000"/>
          <w:sz w:val="24"/>
          <w:szCs w:val="24"/>
        </w:rPr>
        <w:t>RSSI:</w:t>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t>Size: 1 Octet</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0A6D0F" w:rsidRPr="009211DF" w14:paraId="42F0DCD1" w14:textId="77777777" w:rsidTr="00F32D6A">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151C4622" w14:textId="77777777" w:rsidR="000A6D0F" w:rsidRPr="009211DF" w:rsidRDefault="000A6D0F" w:rsidP="00F32D6A">
            <w:pPr>
              <w:pStyle w:val="Tableheading"/>
              <w:spacing w:before="96"/>
              <w:rPr>
                <w:rFonts w:cs="Arial"/>
                <w:color w:val="FF0000"/>
                <w:sz w:val="24"/>
                <w:szCs w:val="24"/>
              </w:rPr>
            </w:pPr>
            <w:r w:rsidRPr="009211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78BB4271" w14:textId="77777777" w:rsidR="000A6D0F" w:rsidRPr="009211DF" w:rsidRDefault="000A6D0F" w:rsidP="00F32D6A">
            <w:pPr>
              <w:pStyle w:val="Tableheading"/>
              <w:spacing w:before="96"/>
              <w:rPr>
                <w:rFonts w:cs="Arial"/>
                <w:color w:val="FF0000"/>
                <w:sz w:val="24"/>
                <w:szCs w:val="24"/>
              </w:rPr>
            </w:pPr>
            <w:r w:rsidRPr="009211DF">
              <w:rPr>
                <w:rFonts w:cs="Arial"/>
                <w:color w:val="FF0000"/>
                <w:sz w:val="24"/>
                <w:szCs w:val="24"/>
              </w:rPr>
              <w:t>Parameter Description</w:t>
            </w:r>
          </w:p>
        </w:tc>
      </w:tr>
      <w:tr w:rsidR="000A6D0F" w:rsidRPr="009211DF" w14:paraId="612F173A" w14:textId="77777777" w:rsidTr="00F32D6A">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auto"/>
            <w:vAlign w:val="top"/>
          </w:tcPr>
          <w:p w14:paraId="2D5409D4" w14:textId="77777777" w:rsidR="000A6D0F" w:rsidRPr="009211DF" w:rsidRDefault="000A6D0F" w:rsidP="00F32D6A">
            <w:pPr>
              <w:pStyle w:val="CellBody"/>
              <w:spacing w:before="96"/>
              <w:rPr>
                <w:rFonts w:ascii="Arial" w:hAnsi="Arial" w:cs="Arial"/>
                <w:color w:val="FF0000"/>
                <w:sz w:val="24"/>
                <w:szCs w:val="24"/>
              </w:rPr>
            </w:pPr>
            <w:r>
              <w:rPr>
                <w:rFonts w:ascii="Arial" w:hAnsi="Arial" w:cs="Arial"/>
                <w:color w:val="FF0000"/>
                <w:sz w:val="24"/>
                <w:szCs w:val="24"/>
              </w:rPr>
              <w:t>N</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top"/>
          </w:tcPr>
          <w:p w14:paraId="0C09E3EF" w14:textId="77777777" w:rsidR="000A6D0F" w:rsidRPr="00712F07" w:rsidRDefault="000A6D0F" w:rsidP="00F32D6A">
            <w:pPr>
              <w:pStyle w:val="CellBody"/>
              <w:spacing w:before="96"/>
              <w:rPr>
                <w:rFonts w:ascii="Arial" w:hAnsi="Arial" w:cs="Arial"/>
                <w:color w:val="FF0000"/>
                <w:sz w:val="24"/>
                <w:szCs w:val="24"/>
                <w:lang w:val="en-GB"/>
              </w:rPr>
            </w:pPr>
            <w:r w:rsidRPr="00712F07">
              <w:rPr>
                <w:rFonts w:ascii="Arial" w:hAnsi="Arial" w:cs="Arial"/>
                <w:color w:val="FF0000"/>
                <w:sz w:val="24"/>
                <w:szCs w:val="24"/>
                <w:lang w:val="en-GB"/>
              </w:rPr>
              <w:t>Size: 1 Octet (signed integer)</w:t>
            </w:r>
          </w:p>
          <w:p w14:paraId="7279FA19" w14:textId="77777777" w:rsidR="000A6D0F" w:rsidRPr="00712F07" w:rsidRDefault="000A6D0F" w:rsidP="00F32D6A">
            <w:pPr>
              <w:pStyle w:val="CellBody"/>
              <w:spacing w:before="96"/>
              <w:rPr>
                <w:rFonts w:ascii="Arial" w:hAnsi="Arial" w:cs="Arial"/>
                <w:color w:val="FF0000"/>
                <w:sz w:val="24"/>
                <w:szCs w:val="24"/>
                <w:lang w:val="en-GB"/>
              </w:rPr>
            </w:pPr>
            <w:r w:rsidRPr="00712F07">
              <w:rPr>
                <w:rFonts w:ascii="Arial" w:hAnsi="Arial" w:cs="Arial"/>
                <w:color w:val="FF0000"/>
                <w:sz w:val="24"/>
                <w:szCs w:val="24"/>
                <w:lang w:val="en-GB"/>
              </w:rPr>
              <w:t>Range: -127 ≤ N ≤ +20</w:t>
            </w:r>
          </w:p>
          <w:p w14:paraId="4C7C8CB7" w14:textId="77777777" w:rsidR="000A6D0F" w:rsidRPr="009211DF" w:rsidRDefault="000A6D0F" w:rsidP="00F32D6A">
            <w:pPr>
              <w:pStyle w:val="CellBody"/>
              <w:spacing w:before="96"/>
              <w:rPr>
                <w:rFonts w:ascii="Arial" w:hAnsi="Arial" w:cs="Arial"/>
                <w:color w:val="FF0000"/>
                <w:sz w:val="24"/>
                <w:szCs w:val="24"/>
              </w:rPr>
            </w:pPr>
            <w:r w:rsidRPr="00712F07">
              <w:rPr>
                <w:rFonts w:ascii="Arial" w:hAnsi="Arial" w:cs="Arial"/>
                <w:color w:val="FF0000"/>
                <w:sz w:val="24"/>
                <w:szCs w:val="24"/>
                <w:lang w:val="en-GB"/>
              </w:rPr>
              <w:t>Units: dBm</w:t>
            </w:r>
          </w:p>
        </w:tc>
      </w:tr>
      <w:tr w:rsidR="000A6D0F" w:rsidRPr="009211DF" w14:paraId="48609931" w14:textId="77777777" w:rsidTr="00F32D6A">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auto"/>
            <w:vAlign w:val="top"/>
          </w:tcPr>
          <w:p w14:paraId="669B0899" w14:textId="77777777" w:rsidR="000A6D0F" w:rsidRDefault="000A6D0F" w:rsidP="00F32D6A">
            <w:pPr>
              <w:pStyle w:val="CellBody"/>
              <w:spacing w:before="96"/>
              <w:rPr>
                <w:rFonts w:ascii="Arial" w:hAnsi="Arial" w:cs="Arial"/>
                <w:color w:val="FF0000"/>
                <w:sz w:val="24"/>
                <w:szCs w:val="24"/>
              </w:rPr>
            </w:pPr>
            <w:r>
              <w:rPr>
                <w:rFonts w:ascii="Arial" w:hAnsi="Arial" w:cs="Arial"/>
                <w:color w:val="FF0000"/>
                <w:sz w:val="24"/>
                <w:szCs w:val="24"/>
              </w:rPr>
              <w:t>127</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top"/>
          </w:tcPr>
          <w:p w14:paraId="64A5D170" w14:textId="77777777" w:rsidR="000A6D0F" w:rsidRPr="009211DF" w:rsidRDefault="000A6D0F" w:rsidP="00F32D6A">
            <w:pPr>
              <w:pStyle w:val="CellBody"/>
              <w:spacing w:before="96"/>
              <w:rPr>
                <w:rFonts w:ascii="Arial" w:hAnsi="Arial" w:cs="Arial"/>
                <w:color w:val="FF0000"/>
                <w:sz w:val="24"/>
                <w:szCs w:val="24"/>
              </w:rPr>
            </w:pPr>
            <w:r w:rsidRPr="00712F07">
              <w:rPr>
                <w:rFonts w:ascii="Arial" w:hAnsi="Arial" w:cs="Arial"/>
                <w:color w:val="FF0000"/>
                <w:sz w:val="24"/>
                <w:szCs w:val="24"/>
                <w:lang w:val="en-GB"/>
              </w:rPr>
              <w:t>RSSI is not available</w:t>
            </w:r>
          </w:p>
        </w:tc>
      </w:tr>
      <w:tr w:rsidR="000A6D0F" w:rsidRPr="009211DF" w14:paraId="79EAEB64" w14:textId="77777777" w:rsidTr="00F32D6A">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auto"/>
            <w:vAlign w:val="top"/>
          </w:tcPr>
          <w:p w14:paraId="3CE1CF08" w14:textId="77777777" w:rsidR="000A6D0F" w:rsidRDefault="000A6D0F" w:rsidP="00F32D6A">
            <w:pPr>
              <w:pStyle w:val="CellBody"/>
              <w:spacing w:before="96"/>
              <w:rPr>
                <w:rFonts w:ascii="Arial" w:hAnsi="Arial" w:cs="Arial"/>
                <w:color w:val="FF0000"/>
                <w:sz w:val="24"/>
                <w:szCs w:val="24"/>
              </w:rPr>
            </w:pPr>
            <w:r>
              <w:rPr>
                <w:rFonts w:ascii="Arial" w:hAnsi="Arial" w:cs="Arial"/>
                <w:color w:val="FF0000"/>
                <w:sz w:val="24"/>
                <w:szCs w:val="24"/>
              </w:rPr>
              <w:t>All other values</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top"/>
          </w:tcPr>
          <w:p w14:paraId="3DD044C4" w14:textId="77777777" w:rsidR="000A6D0F" w:rsidRPr="009211DF" w:rsidRDefault="000A6D0F" w:rsidP="00F32D6A">
            <w:pPr>
              <w:pStyle w:val="CellBody"/>
              <w:spacing w:before="96"/>
              <w:rPr>
                <w:rFonts w:ascii="Arial" w:hAnsi="Arial" w:cs="Arial"/>
                <w:color w:val="FF0000"/>
                <w:sz w:val="24"/>
                <w:szCs w:val="24"/>
              </w:rPr>
            </w:pPr>
            <w:r w:rsidRPr="00712F07">
              <w:rPr>
                <w:rFonts w:ascii="Arial" w:hAnsi="Arial" w:cs="Arial"/>
                <w:color w:val="FF0000"/>
                <w:sz w:val="24"/>
                <w:szCs w:val="24"/>
                <w:lang w:val="en-GB"/>
              </w:rPr>
              <w:t>Reserved for future use</w:t>
            </w:r>
          </w:p>
        </w:tc>
      </w:tr>
    </w:tbl>
    <w:p w14:paraId="44555383" w14:textId="77777777" w:rsidR="000A6D0F" w:rsidRDefault="000A6D0F" w:rsidP="000A6D0F">
      <w:pPr>
        <w:spacing w:after="0"/>
        <w:rPr>
          <w:rFonts w:cs="Arial"/>
          <w:i/>
          <w:color w:val="FF0000"/>
          <w:sz w:val="24"/>
          <w:szCs w:val="24"/>
        </w:rPr>
      </w:pPr>
    </w:p>
    <w:p w14:paraId="1871AFEB" w14:textId="77777777" w:rsidR="007B6CDC" w:rsidRPr="009211DF" w:rsidRDefault="007B6CDC" w:rsidP="007B6CDC">
      <w:pPr>
        <w:spacing w:after="0"/>
        <w:rPr>
          <w:rFonts w:cs="Arial"/>
          <w:i/>
          <w:color w:val="FF0000"/>
          <w:sz w:val="24"/>
          <w:szCs w:val="24"/>
        </w:rPr>
      </w:pPr>
      <w:r w:rsidRPr="009211DF">
        <w:rPr>
          <w:rFonts w:cs="Arial"/>
          <w:i/>
          <w:color w:val="FF0000"/>
          <w:sz w:val="24"/>
          <w:szCs w:val="24"/>
        </w:rPr>
        <w:t>Data</w:t>
      </w:r>
      <w:r>
        <w:rPr>
          <w:rFonts w:cs="Arial"/>
          <w:i/>
          <w:color w:val="FF0000"/>
          <w:sz w:val="24"/>
          <w:szCs w:val="24"/>
        </w:rPr>
        <w:t>_Status</w:t>
      </w:r>
      <w:r w:rsidRPr="009211DF">
        <w:rPr>
          <w:rFonts w:cs="Arial"/>
          <w:i/>
          <w:color w:val="FF0000"/>
          <w:sz w:val="24"/>
          <w:szCs w:val="24"/>
        </w:rPr>
        <w:t>:</w:t>
      </w:r>
      <w:r w:rsidRPr="009211DF">
        <w:rPr>
          <w:rFonts w:cs="Arial"/>
          <w:i/>
          <w:color w:val="FF0000"/>
          <w:sz w:val="24"/>
          <w:szCs w:val="24"/>
        </w:rPr>
        <w:tab/>
      </w:r>
      <w:r w:rsidRPr="009211DF">
        <w:rPr>
          <w:rFonts w:cs="Arial"/>
          <w:i/>
          <w:color w:val="FF0000"/>
          <w:sz w:val="24"/>
          <w:szCs w:val="24"/>
        </w:rPr>
        <w:tab/>
      </w:r>
      <w:r w:rsidRPr="009211DF">
        <w:rPr>
          <w:rFonts w:cs="Arial"/>
          <w:i/>
          <w:color w:val="FF0000"/>
          <w:sz w:val="24"/>
          <w:szCs w:val="24"/>
        </w:rPr>
        <w:tab/>
      </w:r>
      <w:r w:rsidRPr="009211DF">
        <w:rPr>
          <w:rFonts w:cs="Arial"/>
          <w:i/>
          <w:color w:val="FF0000"/>
          <w:sz w:val="24"/>
          <w:szCs w:val="24"/>
        </w:rPr>
        <w:tab/>
      </w:r>
      <w:r w:rsidRPr="009211DF">
        <w:rPr>
          <w:rFonts w:cs="Arial"/>
          <w:i/>
          <w:color w:val="FF0000"/>
          <w:sz w:val="24"/>
          <w:szCs w:val="24"/>
        </w:rPr>
        <w:tab/>
      </w:r>
      <w:r w:rsidRPr="009211DF">
        <w:rPr>
          <w:rFonts w:cs="Arial"/>
          <w:i/>
          <w:color w:val="FF0000"/>
          <w:sz w:val="24"/>
          <w:szCs w:val="24"/>
        </w:rPr>
        <w:tab/>
      </w:r>
      <w:r>
        <w:rPr>
          <w:rFonts w:cs="Arial"/>
          <w:i/>
          <w:color w:val="FF0000"/>
          <w:sz w:val="24"/>
          <w:szCs w:val="24"/>
        </w:rPr>
        <w:tab/>
      </w:r>
      <w:r>
        <w:rPr>
          <w:rFonts w:cs="Arial"/>
          <w:i/>
          <w:color w:val="FF0000"/>
          <w:sz w:val="24"/>
          <w:szCs w:val="24"/>
        </w:rPr>
        <w:tab/>
      </w:r>
      <w:r w:rsidR="00257D4D">
        <w:rPr>
          <w:rFonts w:cs="Arial"/>
          <w:i/>
          <w:color w:val="FF0000"/>
          <w:sz w:val="24"/>
          <w:szCs w:val="24"/>
        </w:rPr>
        <w:tab/>
      </w:r>
      <w:r w:rsidRPr="009211DF">
        <w:rPr>
          <w:rFonts w:cs="Arial"/>
          <w:i/>
          <w:color w:val="FF0000"/>
          <w:sz w:val="24"/>
          <w:szCs w:val="24"/>
        </w:rPr>
        <w:t>Size: 1 Octet</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7B6CDC" w:rsidRPr="009211DF" w14:paraId="719DBC3E" w14:textId="77777777" w:rsidTr="004138C9">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5C76905A" w14:textId="77777777" w:rsidR="007B6CDC" w:rsidRPr="009211DF" w:rsidRDefault="007B6CDC" w:rsidP="004138C9">
            <w:pPr>
              <w:pStyle w:val="Tableheading"/>
              <w:spacing w:before="96"/>
              <w:rPr>
                <w:rFonts w:cs="Arial"/>
                <w:color w:val="FF0000"/>
                <w:sz w:val="24"/>
                <w:szCs w:val="24"/>
              </w:rPr>
            </w:pPr>
            <w:r w:rsidRPr="009211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4B8CBF8F" w14:textId="77777777" w:rsidR="007B6CDC" w:rsidRPr="009211DF" w:rsidRDefault="007B6CDC" w:rsidP="004138C9">
            <w:pPr>
              <w:pStyle w:val="Tableheading"/>
              <w:spacing w:before="96"/>
              <w:rPr>
                <w:rFonts w:cs="Arial"/>
                <w:color w:val="FF0000"/>
                <w:sz w:val="24"/>
                <w:szCs w:val="24"/>
              </w:rPr>
            </w:pPr>
            <w:r w:rsidRPr="009211DF">
              <w:rPr>
                <w:rFonts w:cs="Arial"/>
                <w:color w:val="FF0000"/>
                <w:sz w:val="24"/>
                <w:szCs w:val="24"/>
              </w:rPr>
              <w:t>Parameter Description</w:t>
            </w:r>
          </w:p>
        </w:tc>
      </w:tr>
      <w:tr w:rsidR="007B6CDC" w:rsidRPr="009211DF" w14:paraId="78A540A8" w14:textId="77777777" w:rsidTr="004138C9">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auto"/>
            <w:vAlign w:val="top"/>
          </w:tcPr>
          <w:p w14:paraId="4B4B9AEC" w14:textId="77777777" w:rsidR="007B6CDC" w:rsidRPr="009211DF" w:rsidRDefault="007B6CDC" w:rsidP="007B6CDC">
            <w:pPr>
              <w:pStyle w:val="CellBody"/>
              <w:spacing w:before="96"/>
              <w:rPr>
                <w:rFonts w:ascii="Arial" w:hAnsi="Arial" w:cs="Arial"/>
                <w:color w:val="FF0000"/>
                <w:sz w:val="24"/>
                <w:szCs w:val="24"/>
              </w:rPr>
            </w:pPr>
            <w:r>
              <w:rPr>
                <w:rFonts w:ascii="Arial" w:hAnsi="Arial" w:cs="Arial"/>
                <w:color w:val="FF0000"/>
                <w:sz w:val="24"/>
                <w:szCs w:val="24"/>
              </w:rPr>
              <w:t>0x00</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top"/>
          </w:tcPr>
          <w:p w14:paraId="2E832814" w14:textId="77777777" w:rsidR="007B6CDC" w:rsidRPr="009211DF" w:rsidRDefault="007B6CDC" w:rsidP="007B6CDC">
            <w:pPr>
              <w:pStyle w:val="CellBody"/>
              <w:spacing w:before="96"/>
              <w:rPr>
                <w:rFonts w:ascii="Arial" w:hAnsi="Arial" w:cs="Arial"/>
                <w:color w:val="FF0000"/>
                <w:sz w:val="24"/>
                <w:szCs w:val="24"/>
              </w:rPr>
            </w:pPr>
            <w:r>
              <w:rPr>
                <w:rFonts w:ascii="Arial" w:hAnsi="Arial" w:cs="Arial"/>
                <w:color w:val="FF0000"/>
                <w:sz w:val="24"/>
                <w:szCs w:val="24"/>
              </w:rPr>
              <w:t>Data complete</w:t>
            </w:r>
          </w:p>
        </w:tc>
      </w:tr>
      <w:tr w:rsidR="007B6CDC" w:rsidRPr="009211DF" w14:paraId="1E757147" w14:textId="77777777" w:rsidTr="004138C9">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auto"/>
            <w:vAlign w:val="top"/>
          </w:tcPr>
          <w:p w14:paraId="76AE727A" w14:textId="77777777" w:rsidR="007B6CDC" w:rsidRDefault="007B6CDC" w:rsidP="007B6CDC">
            <w:pPr>
              <w:pStyle w:val="CellBody"/>
              <w:spacing w:before="96"/>
              <w:rPr>
                <w:rFonts w:ascii="Arial" w:hAnsi="Arial" w:cs="Arial"/>
                <w:color w:val="FF0000"/>
                <w:sz w:val="24"/>
                <w:szCs w:val="24"/>
              </w:rPr>
            </w:pPr>
            <w:r>
              <w:rPr>
                <w:rFonts w:ascii="Arial" w:hAnsi="Arial" w:cs="Arial"/>
                <w:color w:val="FF0000"/>
                <w:sz w:val="24"/>
                <w:szCs w:val="24"/>
              </w:rPr>
              <w:t>0x01</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top"/>
          </w:tcPr>
          <w:p w14:paraId="1D6A9F7E" w14:textId="77777777" w:rsidR="007B6CDC" w:rsidRPr="004138C9" w:rsidRDefault="007B6CDC" w:rsidP="007B6CDC">
            <w:pPr>
              <w:pStyle w:val="CellBody"/>
              <w:spacing w:before="96"/>
              <w:rPr>
                <w:rFonts w:ascii="Arial" w:hAnsi="Arial" w:cs="Arial"/>
                <w:color w:val="FF0000"/>
                <w:sz w:val="24"/>
                <w:szCs w:val="24"/>
              </w:rPr>
            </w:pPr>
            <w:r>
              <w:rPr>
                <w:rFonts w:ascii="Arial" w:hAnsi="Arial" w:cs="Arial"/>
                <w:color w:val="FF0000"/>
                <w:sz w:val="24"/>
                <w:szCs w:val="24"/>
              </w:rPr>
              <w:t>Data incomplete, more data to come</w:t>
            </w:r>
          </w:p>
        </w:tc>
      </w:tr>
      <w:tr w:rsidR="007B6CDC" w:rsidRPr="009211DF" w14:paraId="25BA9893" w14:textId="77777777" w:rsidTr="004138C9">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auto"/>
            <w:vAlign w:val="top"/>
          </w:tcPr>
          <w:p w14:paraId="1A8775BB" w14:textId="77777777" w:rsidR="007B6CDC" w:rsidRDefault="007B6CDC" w:rsidP="007B6CDC">
            <w:pPr>
              <w:pStyle w:val="CellBody"/>
              <w:spacing w:before="96"/>
              <w:rPr>
                <w:rFonts w:ascii="Arial" w:hAnsi="Arial" w:cs="Arial"/>
                <w:color w:val="FF0000"/>
                <w:sz w:val="24"/>
                <w:szCs w:val="24"/>
              </w:rPr>
            </w:pPr>
            <w:r>
              <w:rPr>
                <w:rFonts w:ascii="Arial" w:hAnsi="Arial" w:cs="Arial"/>
                <w:color w:val="FF0000"/>
                <w:sz w:val="24"/>
                <w:szCs w:val="24"/>
              </w:rPr>
              <w:t>0x02</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top"/>
          </w:tcPr>
          <w:p w14:paraId="59BC3E9B" w14:textId="77777777" w:rsidR="007B6CDC" w:rsidRDefault="007B6CDC" w:rsidP="007B6CDC">
            <w:pPr>
              <w:pStyle w:val="CellBody"/>
              <w:spacing w:before="96"/>
              <w:rPr>
                <w:rFonts w:ascii="Arial" w:hAnsi="Arial" w:cs="Arial"/>
                <w:color w:val="FF0000"/>
                <w:sz w:val="24"/>
                <w:szCs w:val="24"/>
              </w:rPr>
            </w:pPr>
            <w:r>
              <w:rPr>
                <w:rFonts w:ascii="Arial" w:hAnsi="Arial" w:cs="Arial"/>
                <w:color w:val="FF0000"/>
                <w:sz w:val="24"/>
                <w:szCs w:val="24"/>
              </w:rPr>
              <w:t>Data incomplete, data truncated, no more to come</w:t>
            </w:r>
          </w:p>
        </w:tc>
      </w:tr>
      <w:tr w:rsidR="007B6CDC" w:rsidRPr="009211DF" w14:paraId="6B4F5A16" w14:textId="77777777" w:rsidTr="004138C9">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auto"/>
            <w:vAlign w:val="top"/>
          </w:tcPr>
          <w:p w14:paraId="027C1832" w14:textId="77777777" w:rsidR="007B6CDC" w:rsidRDefault="007B6CDC" w:rsidP="007B6CDC">
            <w:pPr>
              <w:pStyle w:val="CellBody"/>
              <w:spacing w:before="96"/>
              <w:rPr>
                <w:rFonts w:ascii="Arial" w:hAnsi="Arial" w:cs="Arial"/>
                <w:color w:val="FF0000"/>
                <w:sz w:val="24"/>
                <w:szCs w:val="24"/>
              </w:rPr>
            </w:pPr>
            <w:r>
              <w:rPr>
                <w:rFonts w:ascii="Arial" w:hAnsi="Arial" w:cs="Arial"/>
                <w:color w:val="FF0000"/>
                <w:sz w:val="24"/>
                <w:szCs w:val="24"/>
              </w:rPr>
              <w:t>All other values</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top"/>
          </w:tcPr>
          <w:p w14:paraId="6DB8F301" w14:textId="77777777" w:rsidR="007B6CDC" w:rsidRDefault="007B6CDC" w:rsidP="007B6CDC">
            <w:pPr>
              <w:pStyle w:val="CellBody"/>
              <w:spacing w:before="96"/>
              <w:rPr>
                <w:rFonts w:ascii="Arial" w:hAnsi="Arial" w:cs="Arial"/>
                <w:color w:val="FF0000"/>
                <w:sz w:val="24"/>
                <w:szCs w:val="24"/>
              </w:rPr>
            </w:pPr>
            <w:r>
              <w:rPr>
                <w:rFonts w:ascii="Arial" w:hAnsi="Arial" w:cs="Arial"/>
                <w:color w:val="FF0000"/>
                <w:sz w:val="24"/>
                <w:szCs w:val="24"/>
              </w:rPr>
              <w:t>Reserved for future use</w:t>
            </w:r>
          </w:p>
        </w:tc>
      </w:tr>
    </w:tbl>
    <w:p w14:paraId="5E3FDDF9" w14:textId="77777777" w:rsidR="007B6CDC" w:rsidRDefault="007B6CDC" w:rsidP="000A6D0F">
      <w:pPr>
        <w:spacing w:after="0"/>
        <w:rPr>
          <w:rFonts w:cs="Arial"/>
          <w:i/>
          <w:color w:val="FF0000"/>
          <w:sz w:val="24"/>
          <w:szCs w:val="24"/>
        </w:rPr>
      </w:pPr>
    </w:p>
    <w:p w14:paraId="53338D85" w14:textId="77777777" w:rsidR="000A6D0F" w:rsidRPr="009211DF" w:rsidRDefault="000A6D0F" w:rsidP="000A6D0F">
      <w:pPr>
        <w:spacing w:after="0"/>
        <w:rPr>
          <w:rFonts w:cs="Arial"/>
          <w:i/>
          <w:color w:val="FF0000"/>
          <w:sz w:val="24"/>
          <w:szCs w:val="24"/>
        </w:rPr>
      </w:pPr>
      <w:r w:rsidRPr="009211DF">
        <w:rPr>
          <w:rFonts w:cs="Arial"/>
          <w:i/>
          <w:color w:val="FF0000"/>
          <w:sz w:val="24"/>
          <w:szCs w:val="24"/>
        </w:rPr>
        <w:t>Data</w:t>
      </w:r>
      <w:r>
        <w:rPr>
          <w:rFonts w:cs="Arial"/>
          <w:i/>
          <w:color w:val="FF0000"/>
          <w:sz w:val="24"/>
          <w:szCs w:val="24"/>
        </w:rPr>
        <w:t>_Length</w:t>
      </w:r>
      <w:r w:rsidRPr="009211DF">
        <w:rPr>
          <w:rFonts w:cs="Arial"/>
          <w:i/>
          <w:color w:val="FF0000"/>
          <w:sz w:val="24"/>
          <w:szCs w:val="24"/>
        </w:rPr>
        <w:t>:</w:t>
      </w:r>
      <w:r w:rsidRPr="009211DF">
        <w:rPr>
          <w:rFonts w:cs="Arial"/>
          <w:i/>
          <w:color w:val="FF0000"/>
          <w:sz w:val="24"/>
          <w:szCs w:val="24"/>
        </w:rPr>
        <w:tab/>
      </w:r>
      <w:r w:rsidRPr="009211DF">
        <w:rPr>
          <w:rFonts w:cs="Arial"/>
          <w:i/>
          <w:color w:val="FF0000"/>
          <w:sz w:val="24"/>
          <w:szCs w:val="24"/>
        </w:rPr>
        <w:tab/>
      </w:r>
      <w:r w:rsidRPr="009211DF">
        <w:rPr>
          <w:rFonts w:cs="Arial"/>
          <w:i/>
          <w:color w:val="FF0000"/>
          <w:sz w:val="24"/>
          <w:szCs w:val="24"/>
        </w:rPr>
        <w:tab/>
      </w:r>
      <w:r w:rsidRPr="009211DF">
        <w:rPr>
          <w:rFonts w:cs="Arial"/>
          <w:i/>
          <w:color w:val="FF0000"/>
          <w:sz w:val="24"/>
          <w:szCs w:val="24"/>
        </w:rPr>
        <w:tab/>
      </w:r>
      <w:r w:rsidRPr="009211DF">
        <w:rPr>
          <w:rFonts w:cs="Arial"/>
          <w:i/>
          <w:color w:val="FF0000"/>
          <w:sz w:val="24"/>
          <w:szCs w:val="24"/>
        </w:rPr>
        <w:tab/>
      </w:r>
      <w:r w:rsidRPr="009211DF">
        <w:rPr>
          <w:rFonts w:cs="Arial"/>
          <w:i/>
          <w:color w:val="FF0000"/>
          <w:sz w:val="24"/>
          <w:szCs w:val="24"/>
        </w:rPr>
        <w:tab/>
      </w:r>
      <w:r>
        <w:rPr>
          <w:rFonts w:cs="Arial"/>
          <w:i/>
          <w:color w:val="FF0000"/>
          <w:sz w:val="24"/>
          <w:szCs w:val="24"/>
        </w:rPr>
        <w:tab/>
      </w:r>
      <w:r>
        <w:rPr>
          <w:rFonts w:cs="Arial"/>
          <w:i/>
          <w:color w:val="FF0000"/>
          <w:sz w:val="24"/>
          <w:szCs w:val="24"/>
        </w:rPr>
        <w:tab/>
      </w:r>
      <w:r w:rsidRPr="009211DF">
        <w:rPr>
          <w:rFonts w:cs="Arial"/>
          <w:i/>
          <w:color w:val="FF0000"/>
          <w:sz w:val="24"/>
          <w:szCs w:val="24"/>
        </w:rPr>
        <w:t>Size: 1 Octet</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0A6D0F" w:rsidRPr="009211DF" w14:paraId="423B8321" w14:textId="77777777" w:rsidTr="00F32D6A">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7BC90F04" w14:textId="77777777" w:rsidR="000A6D0F" w:rsidRPr="009211DF" w:rsidRDefault="000A6D0F" w:rsidP="00F32D6A">
            <w:pPr>
              <w:pStyle w:val="Tableheading"/>
              <w:spacing w:before="96"/>
              <w:rPr>
                <w:rFonts w:cs="Arial"/>
                <w:color w:val="FF0000"/>
                <w:sz w:val="24"/>
                <w:szCs w:val="24"/>
              </w:rPr>
            </w:pPr>
            <w:r w:rsidRPr="009211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6B51F547" w14:textId="77777777" w:rsidR="000A6D0F" w:rsidRPr="009211DF" w:rsidRDefault="000A6D0F" w:rsidP="00F32D6A">
            <w:pPr>
              <w:pStyle w:val="Tableheading"/>
              <w:spacing w:before="96"/>
              <w:rPr>
                <w:rFonts w:cs="Arial"/>
                <w:color w:val="FF0000"/>
                <w:sz w:val="24"/>
                <w:szCs w:val="24"/>
              </w:rPr>
            </w:pPr>
            <w:r w:rsidRPr="009211DF">
              <w:rPr>
                <w:rFonts w:cs="Arial"/>
                <w:color w:val="FF0000"/>
                <w:sz w:val="24"/>
                <w:szCs w:val="24"/>
              </w:rPr>
              <w:t>Parameter Description</w:t>
            </w:r>
          </w:p>
        </w:tc>
      </w:tr>
      <w:tr w:rsidR="000A6D0F" w:rsidRPr="009211DF" w14:paraId="47F47AD2" w14:textId="77777777" w:rsidTr="00F32D6A">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auto"/>
            <w:vAlign w:val="top"/>
          </w:tcPr>
          <w:p w14:paraId="002256D8" w14:textId="72AB6495" w:rsidR="000A6D0F" w:rsidRPr="009211DF" w:rsidRDefault="000A6D0F" w:rsidP="00F32D6A">
            <w:pPr>
              <w:pStyle w:val="CellBody"/>
              <w:spacing w:before="96"/>
              <w:rPr>
                <w:rFonts w:ascii="Arial" w:hAnsi="Arial" w:cs="Arial"/>
                <w:color w:val="FF0000"/>
                <w:sz w:val="24"/>
                <w:szCs w:val="24"/>
              </w:rPr>
            </w:pPr>
            <w:r>
              <w:rPr>
                <w:rFonts w:ascii="Arial" w:hAnsi="Arial" w:cs="Arial"/>
                <w:color w:val="FF0000"/>
                <w:sz w:val="24"/>
                <w:szCs w:val="24"/>
              </w:rPr>
              <w:t>0 – 24</w:t>
            </w:r>
            <w:ins w:id="123" w:author="Brian A. Redding" w:date="2016-04-13T12:09:00Z">
              <w:r w:rsidR="00584F24">
                <w:rPr>
                  <w:rFonts w:ascii="Arial" w:hAnsi="Arial" w:cs="Arial"/>
                  <w:color w:val="FF0000"/>
                  <w:sz w:val="24"/>
                  <w:szCs w:val="24"/>
                </w:rPr>
                <w:t>8</w:t>
              </w:r>
            </w:ins>
            <w:del w:id="124" w:author="Brian A. Redding" w:date="2016-04-13T12:09:00Z">
              <w:r w:rsidDel="00584F24">
                <w:rPr>
                  <w:rFonts w:ascii="Arial" w:hAnsi="Arial" w:cs="Arial"/>
                  <w:color w:val="FF0000"/>
                  <w:sz w:val="24"/>
                  <w:szCs w:val="24"/>
                </w:rPr>
                <w:delText>9</w:delText>
              </w:r>
            </w:del>
          </w:p>
        </w:tc>
        <w:tc>
          <w:tcPr>
            <w:tcW w:w="7140" w:type="dxa"/>
            <w:tcBorders>
              <w:top w:val="single" w:sz="4" w:space="0" w:color="auto"/>
              <w:left w:val="single" w:sz="4" w:space="0" w:color="auto"/>
              <w:bottom w:val="single" w:sz="4" w:space="0" w:color="auto"/>
              <w:right w:val="single" w:sz="4" w:space="0" w:color="auto"/>
            </w:tcBorders>
            <w:shd w:val="clear" w:color="auto" w:fill="auto"/>
            <w:vAlign w:val="top"/>
          </w:tcPr>
          <w:p w14:paraId="406A4561" w14:textId="77777777" w:rsidR="000A6D0F" w:rsidRPr="009211DF" w:rsidRDefault="000A6D0F" w:rsidP="00F32D6A">
            <w:pPr>
              <w:pStyle w:val="CellBody"/>
              <w:spacing w:before="96"/>
              <w:rPr>
                <w:rFonts w:ascii="Arial" w:hAnsi="Arial" w:cs="Arial"/>
                <w:color w:val="FF0000"/>
                <w:sz w:val="24"/>
                <w:szCs w:val="24"/>
              </w:rPr>
            </w:pPr>
            <w:r w:rsidRPr="009F3D91">
              <w:rPr>
                <w:rFonts w:ascii="Arial" w:hAnsi="Arial" w:cs="Arial"/>
                <w:color w:val="FF0000"/>
                <w:sz w:val="24"/>
                <w:szCs w:val="24"/>
                <w:lang w:val="en-GB"/>
              </w:rPr>
              <w:t>Length of the Data</w:t>
            </w:r>
            <w:r>
              <w:rPr>
                <w:rFonts w:ascii="Arial" w:hAnsi="Arial" w:cs="Arial"/>
                <w:color w:val="FF0000"/>
                <w:sz w:val="24"/>
                <w:szCs w:val="24"/>
                <w:lang w:val="en-GB"/>
              </w:rPr>
              <w:t xml:space="preserve"> field</w:t>
            </w:r>
          </w:p>
        </w:tc>
      </w:tr>
      <w:tr w:rsidR="000A6D0F" w:rsidRPr="009211DF" w14:paraId="32C2BD40" w14:textId="77777777" w:rsidTr="00F32D6A">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auto"/>
            <w:vAlign w:val="top"/>
          </w:tcPr>
          <w:p w14:paraId="0918B7B0" w14:textId="77777777" w:rsidR="000A6D0F" w:rsidRDefault="000A6D0F" w:rsidP="00F32D6A">
            <w:pPr>
              <w:pStyle w:val="CellBody"/>
              <w:spacing w:before="96"/>
              <w:rPr>
                <w:rFonts w:ascii="Arial" w:hAnsi="Arial" w:cs="Arial"/>
                <w:color w:val="FF0000"/>
                <w:sz w:val="24"/>
                <w:szCs w:val="24"/>
              </w:rPr>
            </w:pPr>
            <w:r>
              <w:rPr>
                <w:rFonts w:ascii="Arial" w:hAnsi="Arial" w:cs="Arial"/>
                <w:color w:val="FF0000"/>
                <w:sz w:val="24"/>
                <w:szCs w:val="24"/>
              </w:rPr>
              <w:t>All other values</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top"/>
          </w:tcPr>
          <w:p w14:paraId="144B95E9" w14:textId="77777777" w:rsidR="000A6D0F" w:rsidRPr="009F3D91" w:rsidRDefault="000A6D0F" w:rsidP="00F32D6A">
            <w:pPr>
              <w:pStyle w:val="CellBody"/>
              <w:spacing w:before="96"/>
              <w:rPr>
                <w:rFonts w:ascii="Arial" w:hAnsi="Arial" w:cs="Arial"/>
                <w:color w:val="FF0000"/>
                <w:sz w:val="24"/>
                <w:szCs w:val="24"/>
                <w:lang w:val="en-GB"/>
              </w:rPr>
            </w:pPr>
            <w:r>
              <w:rPr>
                <w:rFonts w:ascii="Arial" w:hAnsi="Arial" w:cs="Arial"/>
                <w:color w:val="FF0000"/>
                <w:sz w:val="24"/>
                <w:szCs w:val="24"/>
                <w:lang w:val="en-GB"/>
              </w:rPr>
              <w:t>Reserved for future use</w:t>
            </w:r>
          </w:p>
        </w:tc>
      </w:tr>
    </w:tbl>
    <w:p w14:paraId="73E2FD2A" w14:textId="77777777" w:rsidR="000A6D0F" w:rsidRPr="009211DF" w:rsidRDefault="000A6D0F" w:rsidP="000A6D0F">
      <w:pPr>
        <w:rPr>
          <w:rFonts w:cs="Arial"/>
          <w:i/>
          <w:color w:val="FF0000"/>
          <w:sz w:val="24"/>
          <w:szCs w:val="24"/>
        </w:rPr>
      </w:pPr>
    </w:p>
    <w:p w14:paraId="661727F2" w14:textId="77777777" w:rsidR="000A6D0F" w:rsidRPr="009211DF" w:rsidRDefault="000A6D0F" w:rsidP="000A6D0F">
      <w:pPr>
        <w:spacing w:after="0"/>
        <w:rPr>
          <w:rFonts w:cs="Arial"/>
          <w:i/>
          <w:color w:val="FF0000"/>
          <w:sz w:val="24"/>
          <w:szCs w:val="24"/>
        </w:rPr>
      </w:pPr>
      <w:r w:rsidRPr="009211DF">
        <w:rPr>
          <w:rFonts w:cs="Arial"/>
          <w:i/>
          <w:color w:val="FF0000"/>
          <w:sz w:val="24"/>
          <w:szCs w:val="24"/>
        </w:rPr>
        <w:t>Data:</w:t>
      </w:r>
      <w:r w:rsidRPr="009211DF">
        <w:rPr>
          <w:rFonts w:cs="Arial"/>
          <w:i/>
          <w:color w:val="FF0000"/>
          <w:sz w:val="24"/>
          <w:szCs w:val="24"/>
        </w:rPr>
        <w:tab/>
      </w:r>
      <w:r>
        <w:rPr>
          <w:rFonts w:cs="Arial"/>
          <w:i/>
          <w:color w:val="FF0000"/>
          <w:sz w:val="24"/>
          <w:szCs w:val="24"/>
        </w:rPr>
        <w:tab/>
      </w:r>
      <w:r>
        <w:rPr>
          <w:rFonts w:cs="Arial"/>
          <w:i/>
          <w:color w:val="FF0000"/>
          <w:sz w:val="24"/>
          <w:szCs w:val="24"/>
        </w:rPr>
        <w:tab/>
      </w:r>
      <w:r w:rsidRPr="009211DF">
        <w:rPr>
          <w:rFonts w:cs="Arial"/>
          <w:i/>
          <w:color w:val="FF0000"/>
          <w:sz w:val="24"/>
          <w:szCs w:val="24"/>
        </w:rPr>
        <w:tab/>
      </w:r>
      <w:r w:rsidRPr="009211DF">
        <w:rPr>
          <w:rFonts w:cs="Arial"/>
          <w:i/>
          <w:color w:val="FF0000"/>
          <w:sz w:val="24"/>
          <w:szCs w:val="24"/>
        </w:rPr>
        <w:tab/>
      </w:r>
      <w:r>
        <w:rPr>
          <w:rFonts w:cs="Arial"/>
          <w:i/>
          <w:color w:val="FF0000"/>
          <w:sz w:val="24"/>
          <w:szCs w:val="24"/>
        </w:rPr>
        <w:tab/>
      </w:r>
      <w:r>
        <w:rPr>
          <w:rFonts w:cs="Arial"/>
          <w:i/>
          <w:color w:val="FF0000"/>
          <w:sz w:val="24"/>
          <w:szCs w:val="24"/>
        </w:rPr>
        <w:tab/>
      </w:r>
      <w:r w:rsidRPr="009211DF">
        <w:rPr>
          <w:rFonts w:cs="Arial"/>
          <w:i/>
          <w:color w:val="FF0000"/>
          <w:sz w:val="24"/>
          <w:szCs w:val="24"/>
        </w:rPr>
        <w:t xml:space="preserve">       </w:t>
      </w:r>
      <w:r>
        <w:rPr>
          <w:rFonts w:cs="Arial"/>
          <w:i/>
          <w:color w:val="FF0000"/>
          <w:sz w:val="24"/>
          <w:szCs w:val="24"/>
        </w:rPr>
        <w:tab/>
      </w:r>
      <w:r w:rsidRPr="009211DF">
        <w:rPr>
          <w:rFonts w:cs="Arial"/>
          <w:i/>
          <w:color w:val="FF0000"/>
          <w:sz w:val="24"/>
          <w:szCs w:val="24"/>
        </w:rPr>
        <w:t xml:space="preserve"> Size: Data</w:t>
      </w:r>
      <w:r>
        <w:rPr>
          <w:rFonts w:cs="Arial"/>
          <w:i/>
          <w:color w:val="FF0000"/>
          <w:sz w:val="24"/>
          <w:szCs w:val="24"/>
        </w:rPr>
        <w:t>_Length</w:t>
      </w:r>
      <w:r w:rsidRPr="009211DF">
        <w:rPr>
          <w:rFonts w:cs="Arial"/>
          <w:i/>
          <w:color w:val="FF0000"/>
          <w:sz w:val="24"/>
          <w:szCs w:val="24"/>
        </w:rPr>
        <w:t xml:space="preserve"> Octets</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0A6D0F" w:rsidRPr="009211DF" w14:paraId="1417200C" w14:textId="77777777" w:rsidTr="00F32D6A">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21645A23" w14:textId="77777777" w:rsidR="000A6D0F" w:rsidRPr="009211DF" w:rsidRDefault="000A6D0F" w:rsidP="00F32D6A">
            <w:pPr>
              <w:pStyle w:val="Tableheading"/>
              <w:spacing w:before="96"/>
              <w:rPr>
                <w:rFonts w:cs="Arial"/>
                <w:color w:val="FF0000"/>
                <w:sz w:val="24"/>
                <w:szCs w:val="24"/>
              </w:rPr>
            </w:pPr>
            <w:r w:rsidRPr="009211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21E2C7C9" w14:textId="77777777" w:rsidR="000A6D0F" w:rsidRPr="009211DF" w:rsidRDefault="000A6D0F" w:rsidP="00F32D6A">
            <w:pPr>
              <w:pStyle w:val="Tableheading"/>
              <w:spacing w:before="96"/>
              <w:rPr>
                <w:rFonts w:cs="Arial"/>
                <w:color w:val="FF0000"/>
                <w:sz w:val="24"/>
                <w:szCs w:val="24"/>
              </w:rPr>
            </w:pPr>
            <w:r w:rsidRPr="009211DF">
              <w:rPr>
                <w:rFonts w:cs="Arial"/>
                <w:color w:val="FF0000"/>
                <w:sz w:val="24"/>
                <w:szCs w:val="24"/>
              </w:rPr>
              <w:t>Parameter Description</w:t>
            </w:r>
          </w:p>
        </w:tc>
      </w:tr>
      <w:tr w:rsidR="000A6D0F" w:rsidRPr="009211DF" w14:paraId="7D7BADF9" w14:textId="77777777" w:rsidTr="00F32D6A">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auto"/>
            <w:vAlign w:val="top"/>
          </w:tcPr>
          <w:p w14:paraId="56351E69" w14:textId="77777777" w:rsidR="000A6D0F" w:rsidRPr="009211DF" w:rsidRDefault="000A6D0F" w:rsidP="00F32D6A">
            <w:pPr>
              <w:pStyle w:val="CellBody"/>
              <w:spacing w:before="96"/>
              <w:rPr>
                <w:rFonts w:ascii="Arial" w:hAnsi="Arial" w:cs="Arial"/>
                <w:color w:val="FF0000"/>
                <w:sz w:val="24"/>
                <w:szCs w:val="24"/>
              </w:rPr>
            </w:pPr>
            <w:r>
              <w:rPr>
                <w:rFonts w:ascii="Arial" w:hAnsi="Arial" w:cs="Arial"/>
                <w:color w:val="FF0000"/>
                <w:sz w:val="24"/>
                <w:szCs w:val="24"/>
              </w:rPr>
              <w:t>Variable</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top"/>
          </w:tcPr>
          <w:p w14:paraId="4EDC88DF" w14:textId="77777777" w:rsidR="000A6D0F" w:rsidRPr="009F3D91" w:rsidRDefault="000A6D0F" w:rsidP="00F32D6A">
            <w:pPr>
              <w:pStyle w:val="CellBody"/>
              <w:spacing w:before="96"/>
              <w:rPr>
                <w:rFonts w:ascii="Arial" w:hAnsi="Arial" w:cs="Arial"/>
                <w:color w:val="FF0000"/>
                <w:sz w:val="24"/>
                <w:szCs w:val="24"/>
                <w:lang w:val="en-GB"/>
              </w:rPr>
            </w:pPr>
            <w:r>
              <w:rPr>
                <w:rFonts w:ascii="Arial" w:hAnsi="Arial" w:cs="Arial"/>
                <w:color w:val="FF0000"/>
                <w:sz w:val="24"/>
                <w:szCs w:val="24"/>
                <w:lang w:val="en-GB"/>
              </w:rPr>
              <w:t>Data received from a Periodic Advertising packet</w:t>
            </w:r>
          </w:p>
        </w:tc>
      </w:tr>
    </w:tbl>
    <w:p w14:paraId="0CCE16EE" w14:textId="77777777" w:rsidR="00E40CCE" w:rsidRPr="0058593E" w:rsidRDefault="000A6D0F" w:rsidP="00F03F8D">
      <w:pPr>
        <w:pStyle w:val="Heading3"/>
      </w:pPr>
      <w:r w:rsidRPr="001F0512">
        <w:rPr>
          <w:color w:val="FF0000"/>
        </w:rPr>
        <w:t xml:space="preserve"> </w:t>
      </w:r>
      <w:bookmarkStart w:id="125" w:name="_Toc448771381"/>
      <w:r w:rsidR="00E40CCE" w:rsidRPr="00B03027">
        <w:t xml:space="preserve">[New Section] </w:t>
      </w:r>
      <w:r w:rsidR="00E40CCE" w:rsidRPr="00F03F8D">
        <w:t xml:space="preserve">7.7.65.X LE Periodic Advertising </w:t>
      </w:r>
      <w:r w:rsidR="00EB7BBC" w:rsidRPr="00F03F8D">
        <w:t>Sync Lost</w:t>
      </w:r>
      <w:r w:rsidR="00EB7BBC" w:rsidRPr="003928DF">
        <w:t xml:space="preserve"> </w:t>
      </w:r>
      <w:r w:rsidR="00E40CCE" w:rsidRPr="0058593E">
        <w:t>Event</w:t>
      </w:r>
      <w:bookmarkEnd w:id="119"/>
      <w:bookmarkEnd w:id="120"/>
      <w:bookmarkEnd w:id="125"/>
    </w:p>
    <w:p w14:paraId="59526A79" w14:textId="77777777" w:rsidR="00E40CCE" w:rsidRPr="00760353" w:rsidRDefault="00E40CCE" w:rsidP="00E40CCE"/>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2515"/>
        <w:gridCol w:w="1350"/>
        <w:gridCol w:w="4950"/>
      </w:tblGrid>
      <w:tr w:rsidR="00E40CCE" w:rsidRPr="00F429CC" w14:paraId="2B722339" w14:textId="77777777" w:rsidTr="00E40CCE">
        <w:trPr>
          <w:cnfStyle w:val="100000000000" w:firstRow="1" w:lastRow="0" w:firstColumn="0" w:lastColumn="0" w:oddVBand="0" w:evenVBand="0" w:oddHBand="0" w:evenHBand="0" w:firstRowFirstColumn="0" w:firstRowLastColumn="0" w:lastRowFirstColumn="0" w:lastRowLastColumn="0"/>
          <w:cantSplit/>
          <w:trHeight w:val="579"/>
        </w:trPr>
        <w:tc>
          <w:tcPr>
            <w:tcW w:w="2515" w:type="dxa"/>
            <w:tcBorders>
              <w:top w:val="single" w:sz="4" w:space="0" w:color="auto"/>
              <w:left w:val="single" w:sz="4" w:space="0" w:color="auto"/>
              <w:bottom w:val="single" w:sz="4" w:space="0" w:color="auto"/>
              <w:right w:val="single" w:sz="4" w:space="0" w:color="auto"/>
            </w:tcBorders>
            <w:shd w:val="clear" w:color="auto" w:fill="BBFAFD"/>
          </w:tcPr>
          <w:p w14:paraId="49CB7EC5" w14:textId="77777777" w:rsidR="00E40CCE" w:rsidRPr="009211DF" w:rsidRDefault="00E40CCE" w:rsidP="00E40CCE">
            <w:pPr>
              <w:pStyle w:val="Tableheading"/>
              <w:spacing w:before="96"/>
              <w:rPr>
                <w:rFonts w:cs="Arial"/>
                <w:color w:val="FF0000"/>
                <w:sz w:val="24"/>
                <w:szCs w:val="24"/>
              </w:rPr>
            </w:pPr>
            <w:r w:rsidRPr="009211DF">
              <w:rPr>
                <w:rFonts w:cs="Arial"/>
                <w:color w:val="FF0000"/>
                <w:sz w:val="24"/>
                <w:szCs w:val="24"/>
              </w:rPr>
              <w:t>Event</w:t>
            </w:r>
          </w:p>
        </w:tc>
        <w:tc>
          <w:tcPr>
            <w:tcW w:w="1350" w:type="dxa"/>
            <w:tcBorders>
              <w:top w:val="single" w:sz="4" w:space="0" w:color="auto"/>
              <w:left w:val="single" w:sz="4" w:space="0" w:color="auto"/>
              <w:bottom w:val="single" w:sz="4" w:space="0" w:color="auto"/>
              <w:right w:val="single" w:sz="4" w:space="0" w:color="auto"/>
            </w:tcBorders>
            <w:shd w:val="clear" w:color="auto" w:fill="BBFAFD"/>
            <w:hideMark/>
          </w:tcPr>
          <w:p w14:paraId="1ECB2B1A" w14:textId="77777777" w:rsidR="00E40CCE" w:rsidRPr="009211DF" w:rsidRDefault="00E40CCE" w:rsidP="00E40CCE">
            <w:pPr>
              <w:pStyle w:val="Tableheading"/>
              <w:spacing w:before="96"/>
              <w:rPr>
                <w:rFonts w:cs="Arial"/>
                <w:color w:val="FF0000"/>
                <w:sz w:val="24"/>
                <w:szCs w:val="24"/>
              </w:rPr>
            </w:pPr>
            <w:r w:rsidRPr="009211DF">
              <w:rPr>
                <w:rFonts w:cs="Arial"/>
                <w:color w:val="FF0000"/>
                <w:sz w:val="24"/>
                <w:szCs w:val="24"/>
              </w:rPr>
              <w:t>Event Code</w:t>
            </w:r>
          </w:p>
        </w:tc>
        <w:tc>
          <w:tcPr>
            <w:tcW w:w="4950" w:type="dxa"/>
            <w:tcBorders>
              <w:top w:val="single" w:sz="4" w:space="0" w:color="auto"/>
              <w:left w:val="single" w:sz="4" w:space="0" w:color="auto"/>
              <w:bottom w:val="single" w:sz="4" w:space="0" w:color="auto"/>
              <w:right w:val="single" w:sz="4" w:space="0" w:color="auto"/>
            </w:tcBorders>
            <w:shd w:val="clear" w:color="auto" w:fill="BBFAFD"/>
          </w:tcPr>
          <w:p w14:paraId="73414E9F" w14:textId="77777777" w:rsidR="00E40CCE" w:rsidRPr="009211DF" w:rsidRDefault="00E40CCE" w:rsidP="00E40CCE">
            <w:pPr>
              <w:pStyle w:val="Tableheading"/>
              <w:spacing w:before="96"/>
              <w:rPr>
                <w:rFonts w:cs="Arial"/>
                <w:color w:val="FF0000"/>
                <w:sz w:val="24"/>
                <w:szCs w:val="24"/>
              </w:rPr>
            </w:pPr>
            <w:r>
              <w:rPr>
                <w:rFonts w:cs="Arial"/>
                <w:color w:val="FF0000"/>
                <w:sz w:val="24"/>
                <w:szCs w:val="24"/>
              </w:rPr>
              <w:t xml:space="preserve">Event </w:t>
            </w:r>
            <w:r w:rsidRPr="009211DF">
              <w:rPr>
                <w:rFonts w:cs="Arial"/>
                <w:color w:val="FF0000"/>
                <w:sz w:val="24"/>
                <w:szCs w:val="24"/>
              </w:rPr>
              <w:t>Parameters</w:t>
            </w:r>
          </w:p>
        </w:tc>
      </w:tr>
      <w:tr w:rsidR="00E40CCE" w:rsidRPr="00F429CC" w14:paraId="3C6D8476" w14:textId="77777777" w:rsidTr="005D341E">
        <w:trPr>
          <w:trHeight w:val="184"/>
        </w:trPr>
        <w:tc>
          <w:tcPr>
            <w:tcW w:w="2515" w:type="dxa"/>
            <w:tcBorders>
              <w:top w:val="single" w:sz="4" w:space="0" w:color="auto"/>
              <w:left w:val="single" w:sz="4" w:space="0" w:color="auto"/>
              <w:bottom w:val="single" w:sz="4" w:space="0" w:color="auto"/>
              <w:right w:val="single" w:sz="4" w:space="0" w:color="auto"/>
            </w:tcBorders>
            <w:shd w:val="clear" w:color="auto" w:fill="auto"/>
            <w:vAlign w:val="top"/>
          </w:tcPr>
          <w:p w14:paraId="54BE061E" w14:textId="77777777" w:rsidR="00E40CCE" w:rsidRPr="009211DF" w:rsidRDefault="00E40CCE" w:rsidP="00473631">
            <w:pPr>
              <w:pStyle w:val="CellBody"/>
              <w:spacing w:before="96"/>
              <w:rPr>
                <w:rFonts w:ascii="Arial" w:hAnsi="Arial" w:cs="Arial"/>
                <w:color w:val="FF0000"/>
                <w:sz w:val="24"/>
                <w:szCs w:val="24"/>
              </w:rPr>
            </w:pPr>
            <w:r>
              <w:rPr>
                <w:rFonts w:ascii="Arial" w:hAnsi="Arial" w:cs="Arial"/>
                <w:color w:val="FF0000"/>
                <w:sz w:val="24"/>
                <w:szCs w:val="24"/>
              </w:rPr>
              <w:t>LE</w:t>
            </w:r>
            <w:r w:rsidR="001205BB">
              <w:rPr>
                <w:rFonts w:ascii="Arial" w:hAnsi="Arial" w:cs="Arial"/>
                <w:color w:val="FF0000"/>
                <w:sz w:val="24"/>
                <w:szCs w:val="24"/>
              </w:rPr>
              <w:t xml:space="preserve"> </w:t>
            </w:r>
            <w:r>
              <w:rPr>
                <w:rFonts w:ascii="Arial" w:hAnsi="Arial" w:cs="Arial"/>
                <w:color w:val="FF0000"/>
                <w:sz w:val="24"/>
                <w:szCs w:val="24"/>
              </w:rPr>
              <w:t>Periodic</w:t>
            </w:r>
            <w:r w:rsidR="001205BB">
              <w:rPr>
                <w:rFonts w:ascii="Arial" w:hAnsi="Arial" w:cs="Arial"/>
                <w:color w:val="FF0000"/>
                <w:sz w:val="24"/>
                <w:szCs w:val="24"/>
              </w:rPr>
              <w:t xml:space="preserve"> </w:t>
            </w:r>
            <w:r>
              <w:rPr>
                <w:rFonts w:ascii="Arial" w:hAnsi="Arial" w:cs="Arial"/>
                <w:color w:val="FF0000"/>
                <w:sz w:val="24"/>
                <w:szCs w:val="24"/>
              </w:rPr>
              <w:t>Advertising</w:t>
            </w:r>
            <w:r w:rsidR="001205BB">
              <w:rPr>
                <w:rFonts w:ascii="Arial" w:hAnsi="Arial" w:cs="Arial"/>
                <w:color w:val="FF0000"/>
                <w:sz w:val="24"/>
                <w:szCs w:val="24"/>
              </w:rPr>
              <w:t xml:space="preserve"> </w:t>
            </w:r>
            <w:r w:rsidR="00EB7BBC">
              <w:rPr>
                <w:rFonts w:ascii="Arial" w:hAnsi="Arial" w:cs="Arial"/>
                <w:color w:val="FF0000"/>
                <w:sz w:val="24"/>
                <w:szCs w:val="24"/>
              </w:rPr>
              <w:t>Sync Lost</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top"/>
          </w:tcPr>
          <w:p w14:paraId="18FD8085" w14:textId="77777777" w:rsidR="00E40CCE" w:rsidRPr="009211DF" w:rsidRDefault="00E40CCE" w:rsidP="00E40CCE">
            <w:pPr>
              <w:pStyle w:val="CellBody"/>
              <w:spacing w:before="96"/>
              <w:rPr>
                <w:rFonts w:ascii="Arial" w:hAnsi="Arial" w:cs="Arial"/>
                <w:color w:val="FF0000"/>
                <w:sz w:val="24"/>
                <w:szCs w:val="24"/>
              </w:rPr>
            </w:pPr>
            <w:r>
              <w:rPr>
                <w:rFonts w:ascii="Arial" w:hAnsi="Arial" w:cs="Arial"/>
                <w:color w:val="FF0000"/>
                <w:sz w:val="24"/>
                <w:szCs w:val="24"/>
              </w:rPr>
              <w:t>0x3E</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top"/>
          </w:tcPr>
          <w:p w14:paraId="50383D11" w14:textId="77777777" w:rsidR="0090434D" w:rsidRPr="009211DF" w:rsidRDefault="00E40CCE" w:rsidP="00E40CCE">
            <w:pPr>
              <w:pStyle w:val="CellBody"/>
              <w:spacing w:before="96"/>
              <w:rPr>
                <w:rFonts w:ascii="Arial" w:hAnsi="Arial" w:cs="Arial"/>
                <w:color w:val="FF0000"/>
                <w:sz w:val="24"/>
                <w:szCs w:val="24"/>
              </w:rPr>
            </w:pPr>
            <w:r w:rsidRPr="009211DF">
              <w:rPr>
                <w:rFonts w:ascii="Arial" w:hAnsi="Arial" w:cs="Arial"/>
                <w:color w:val="FF0000"/>
                <w:sz w:val="24"/>
                <w:szCs w:val="24"/>
              </w:rPr>
              <w:t>Subevent_Code,</w:t>
            </w:r>
          </w:p>
          <w:p w14:paraId="188B8B59" w14:textId="77777777" w:rsidR="00612D46" w:rsidRPr="009211DF" w:rsidRDefault="0090434D" w:rsidP="000A6D0F">
            <w:pPr>
              <w:pStyle w:val="CellBody"/>
              <w:spacing w:before="96"/>
              <w:rPr>
                <w:rFonts w:ascii="Arial" w:hAnsi="Arial" w:cs="Arial"/>
                <w:color w:val="FF0000"/>
                <w:sz w:val="24"/>
                <w:szCs w:val="24"/>
              </w:rPr>
            </w:pPr>
            <w:r>
              <w:rPr>
                <w:rFonts w:ascii="Arial" w:hAnsi="Arial" w:cs="Arial"/>
                <w:color w:val="FF0000"/>
                <w:sz w:val="24"/>
                <w:szCs w:val="24"/>
              </w:rPr>
              <w:t>Sync_Handle</w:t>
            </w:r>
          </w:p>
        </w:tc>
      </w:tr>
    </w:tbl>
    <w:p w14:paraId="507F865F" w14:textId="77777777" w:rsidR="00E40CCE" w:rsidRDefault="00E40CCE" w:rsidP="00E40CCE"/>
    <w:p w14:paraId="4752CCBE" w14:textId="77777777" w:rsidR="00E40CCE" w:rsidRDefault="00E40CCE" w:rsidP="00E40CCE">
      <w:pPr>
        <w:rPr>
          <w:rFonts w:cs="Arial"/>
          <w:b/>
          <w:color w:val="FF0000"/>
          <w:sz w:val="24"/>
          <w:szCs w:val="24"/>
        </w:rPr>
      </w:pPr>
      <w:r w:rsidRPr="009211DF">
        <w:rPr>
          <w:rFonts w:cs="Arial"/>
          <w:b/>
          <w:color w:val="FF0000"/>
          <w:sz w:val="24"/>
          <w:szCs w:val="24"/>
        </w:rPr>
        <w:t>Description:</w:t>
      </w:r>
    </w:p>
    <w:p w14:paraId="4E8573E2" w14:textId="77777777" w:rsidR="00765CFB" w:rsidRDefault="00E40CCE" w:rsidP="00E40CCE">
      <w:pPr>
        <w:rPr>
          <w:rFonts w:cs="Arial"/>
          <w:color w:val="FF0000"/>
          <w:sz w:val="24"/>
          <w:szCs w:val="24"/>
          <w:lang w:val="en-GB"/>
        </w:rPr>
      </w:pPr>
      <w:r w:rsidRPr="00262A01">
        <w:rPr>
          <w:rFonts w:cs="Arial"/>
          <w:color w:val="FF0000"/>
          <w:sz w:val="24"/>
          <w:szCs w:val="24"/>
          <w:lang w:val="en-GB"/>
        </w:rPr>
        <w:t xml:space="preserve">The LE </w:t>
      </w:r>
      <w:r>
        <w:rPr>
          <w:rFonts w:cs="Arial"/>
          <w:color w:val="FF0000"/>
          <w:sz w:val="24"/>
          <w:szCs w:val="24"/>
          <w:lang w:val="en-GB"/>
        </w:rPr>
        <w:t xml:space="preserve">Periodic Advertising </w:t>
      </w:r>
      <w:r w:rsidR="006C76A2">
        <w:rPr>
          <w:rFonts w:cs="Arial"/>
          <w:color w:val="FF0000"/>
          <w:sz w:val="24"/>
          <w:szCs w:val="24"/>
          <w:lang w:val="en-GB"/>
        </w:rPr>
        <w:t xml:space="preserve">Sync Lost </w:t>
      </w:r>
      <w:r w:rsidRPr="00262A01">
        <w:rPr>
          <w:rFonts w:cs="Arial"/>
          <w:color w:val="FF0000"/>
          <w:sz w:val="24"/>
          <w:szCs w:val="24"/>
          <w:lang w:val="en-GB"/>
        </w:rPr>
        <w:t xml:space="preserve">event indicates that </w:t>
      </w:r>
      <w:r>
        <w:rPr>
          <w:rFonts w:cs="Arial"/>
          <w:color w:val="FF0000"/>
          <w:sz w:val="24"/>
          <w:szCs w:val="24"/>
          <w:lang w:val="en-GB"/>
        </w:rPr>
        <w:t xml:space="preserve">the Controller </w:t>
      </w:r>
      <w:r w:rsidR="001205BB">
        <w:rPr>
          <w:rFonts w:cs="Arial"/>
          <w:color w:val="FF0000"/>
          <w:sz w:val="24"/>
          <w:szCs w:val="24"/>
          <w:lang w:val="en-GB"/>
        </w:rPr>
        <w:t>has not received a</w:t>
      </w:r>
      <w:r w:rsidR="00065B3D">
        <w:rPr>
          <w:rFonts w:cs="Arial"/>
          <w:color w:val="FF0000"/>
          <w:sz w:val="24"/>
          <w:szCs w:val="24"/>
          <w:lang w:val="en-GB"/>
        </w:rPr>
        <w:t xml:space="preserve"> </w:t>
      </w:r>
      <w:r>
        <w:rPr>
          <w:rFonts w:cs="Arial"/>
          <w:color w:val="FF0000"/>
          <w:sz w:val="24"/>
          <w:szCs w:val="24"/>
          <w:lang w:val="en-GB"/>
        </w:rPr>
        <w:t xml:space="preserve">Periodic Advertising </w:t>
      </w:r>
      <w:r w:rsidR="00D617F4">
        <w:rPr>
          <w:rFonts w:cs="Arial"/>
          <w:color w:val="FF0000"/>
          <w:sz w:val="24"/>
          <w:szCs w:val="24"/>
          <w:lang w:val="en-GB"/>
        </w:rPr>
        <w:t xml:space="preserve">packet </w:t>
      </w:r>
      <w:r w:rsidR="0090434D">
        <w:rPr>
          <w:rFonts w:cs="Arial"/>
          <w:color w:val="FF0000"/>
          <w:sz w:val="24"/>
          <w:szCs w:val="24"/>
          <w:lang w:val="en-GB"/>
        </w:rPr>
        <w:t>identified by Sync_Handle</w:t>
      </w:r>
      <w:r w:rsidR="00D617F4">
        <w:rPr>
          <w:rFonts w:cs="Arial"/>
          <w:color w:val="FF0000"/>
          <w:sz w:val="24"/>
          <w:szCs w:val="24"/>
          <w:lang w:val="en-GB"/>
        </w:rPr>
        <w:t xml:space="preserve"> within the timeout period</w:t>
      </w:r>
      <w:r w:rsidR="00765CFB">
        <w:rPr>
          <w:rFonts w:cs="Arial"/>
          <w:color w:val="FF0000"/>
          <w:sz w:val="24"/>
          <w:szCs w:val="24"/>
          <w:lang w:val="en-GB"/>
        </w:rPr>
        <w:t>.</w:t>
      </w:r>
    </w:p>
    <w:p w14:paraId="70BB7D4A" w14:textId="77777777" w:rsidR="00E40CCE" w:rsidRPr="009211DF" w:rsidRDefault="00E40CCE" w:rsidP="001F0512">
      <w:pPr>
        <w:tabs>
          <w:tab w:val="left" w:pos="4173"/>
        </w:tabs>
        <w:rPr>
          <w:rFonts w:cs="Arial"/>
          <w:b/>
          <w:color w:val="FF0000"/>
          <w:sz w:val="24"/>
          <w:szCs w:val="24"/>
        </w:rPr>
      </w:pPr>
      <w:r w:rsidRPr="009211DF">
        <w:rPr>
          <w:rFonts w:cs="Arial"/>
          <w:b/>
          <w:color w:val="FF0000"/>
          <w:sz w:val="24"/>
          <w:szCs w:val="24"/>
        </w:rPr>
        <w:t>Event Parameters:</w:t>
      </w:r>
      <w:r w:rsidR="00E7294A">
        <w:rPr>
          <w:rFonts w:cs="Arial"/>
          <w:b/>
          <w:color w:val="FF0000"/>
          <w:sz w:val="24"/>
          <w:szCs w:val="24"/>
        </w:rPr>
        <w:tab/>
      </w:r>
    </w:p>
    <w:p w14:paraId="63C27811" w14:textId="77777777" w:rsidR="00E40CCE" w:rsidRPr="009211DF" w:rsidRDefault="00E40CCE" w:rsidP="00E40CCE">
      <w:pPr>
        <w:spacing w:after="0"/>
        <w:rPr>
          <w:rFonts w:cs="Arial"/>
          <w:i/>
          <w:color w:val="FF0000"/>
          <w:sz w:val="24"/>
          <w:szCs w:val="24"/>
        </w:rPr>
      </w:pPr>
      <w:r w:rsidRPr="009211DF">
        <w:rPr>
          <w:rFonts w:cs="Arial"/>
          <w:i/>
          <w:color w:val="FF0000"/>
          <w:sz w:val="24"/>
          <w:szCs w:val="24"/>
        </w:rPr>
        <w:t>Subevent_Code:</w:t>
      </w:r>
      <w:r w:rsidRPr="009211DF">
        <w:rPr>
          <w:rFonts w:cs="Arial"/>
          <w:i/>
          <w:color w:val="FF0000"/>
          <w:sz w:val="24"/>
          <w:szCs w:val="24"/>
        </w:rPr>
        <w:tab/>
      </w:r>
      <w:r w:rsidRPr="009211DF">
        <w:rPr>
          <w:rFonts w:cs="Arial"/>
          <w:i/>
          <w:color w:val="FF0000"/>
          <w:sz w:val="24"/>
          <w:szCs w:val="24"/>
        </w:rPr>
        <w:tab/>
      </w:r>
      <w:r w:rsidRPr="009211DF">
        <w:rPr>
          <w:rFonts w:cs="Arial"/>
          <w:i/>
          <w:color w:val="FF0000"/>
          <w:sz w:val="24"/>
          <w:szCs w:val="24"/>
        </w:rPr>
        <w:tab/>
      </w:r>
      <w:r w:rsidRPr="009211DF">
        <w:rPr>
          <w:rFonts w:cs="Arial"/>
          <w:i/>
          <w:color w:val="FF0000"/>
          <w:sz w:val="24"/>
          <w:szCs w:val="24"/>
        </w:rPr>
        <w:tab/>
      </w:r>
      <w:r w:rsidRPr="009211DF">
        <w:rPr>
          <w:rFonts w:cs="Arial"/>
          <w:i/>
          <w:color w:val="FF0000"/>
          <w:sz w:val="24"/>
          <w:szCs w:val="24"/>
        </w:rPr>
        <w:tab/>
      </w:r>
      <w:r w:rsidRPr="009211DF">
        <w:rPr>
          <w:rFonts w:cs="Arial"/>
          <w:i/>
          <w:color w:val="FF0000"/>
          <w:sz w:val="24"/>
          <w:szCs w:val="24"/>
        </w:rPr>
        <w:tab/>
      </w:r>
      <w:r w:rsidRPr="009211DF">
        <w:rPr>
          <w:rFonts w:cs="Arial"/>
          <w:i/>
          <w:color w:val="FF0000"/>
          <w:sz w:val="24"/>
          <w:szCs w:val="24"/>
        </w:rPr>
        <w:tab/>
      </w:r>
      <w:r w:rsidRPr="009211DF">
        <w:rPr>
          <w:rFonts w:cs="Arial"/>
          <w:i/>
          <w:color w:val="FF0000"/>
          <w:sz w:val="24"/>
          <w:szCs w:val="24"/>
        </w:rPr>
        <w:tab/>
        <w:t>Size: 1 Octet</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816"/>
        <w:gridCol w:w="6999"/>
      </w:tblGrid>
      <w:tr w:rsidR="00E40CCE" w:rsidRPr="009211DF" w14:paraId="76476655" w14:textId="77777777" w:rsidTr="00E40CCE">
        <w:trPr>
          <w:cnfStyle w:val="100000000000" w:firstRow="1" w:lastRow="0" w:firstColumn="0" w:lastColumn="0" w:oddVBand="0" w:evenVBand="0" w:oddHBand="0" w:evenHBand="0" w:firstRowFirstColumn="0" w:firstRowLastColumn="0" w:lastRowFirstColumn="0" w:lastRowLastColumn="0"/>
          <w:cantSplit/>
          <w:trHeight w:val="579"/>
        </w:trPr>
        <w:tc>
          <w:tcPr>
            <w:tcW w:w="1816" w:type="dxa"/>
            <w:tcBorders>
              <w:top w:val="single" w:sz="4" w:space="0" w:color="auto"/>
              <w:left w:val="single" w:sz="4" w:space="0" w:color="auto"/>
              <w:bottom w:val="single" w:sz="4" w:space="0" w:color="auto"/>
              <w:right w:val="single" w:sz="4" w:space="0" w:color="auto"/>
            </w:tcBorders>
            <w:shd w:val="clear" w:color="auto" w:fill="BBFAFD"/>
          </w:tcPr>
          <w:p w14:paraId="36850B81" w14:textId="77777777" w:rsidR="00E40CCE" w:rsidRPr="009211DF" w:rsidRDefault="00E40CCE" w:rsidP="00E40CCE">
            <w:pPr>
              <w:pStyle w:val="Tableheading"/>
              <w:spacing w:before="96"/>
              <w:rPr>
                <w:rFonts w:cs="Arial"/>
                <w:color w:val="FF0000"/>
                <w:sz w:val="24"/>
                <w:szCs w:val="24"/>
              </w:rPr>
            </w:pPr>
            <w:r w:rsidRPr="009211DF">
              <w:rPr>
                <w:rFonts w:cs="Arial"/>
                <w:color w:val="FF0000"/>
                <w:sz w:val="24"/>
                <w:szCs w:val="24"/>
              </w:rPr>
              <w:t>Value</w:t>
            </w:r>
          </w:p>
        </w:tc>
        <w:tc>
          <w:tcPr>
            <w:tcW w:w="6999" w:type="dxa"/>
            <w:tcBorders>
              <w:top w:val="single" w:sz="4" w:space="0" w:color="auto"/>
              <w:left w:val="single" w:sz="4" w:space="0" w:color="auto"/>
              <w:bottom w:val="single" w:sz="4" w:space="0" w:color="auto"/>
              <w:right w:val="single" w:sz="4" w:space="0" w:color="auto"/>
            </w:tcBorders>
            <w:shd w:val="clear" w:color="auto" w:fill="BBFAFD"/>
            <w:hideMark/>
          </w:tcPr>
          <w:p w14:paraId="291719D9" w14:textId="77777777" w:rsidR="00E40CCE" w:rsidRPr="009211DF" w:rsidRDefault="00E40CCE" w:rsidP="00E40CCE">
            <w:pPr>
              <w:pStyle w:val="Tableheading"/>
              <w:spacing w:before="96"/>
              <w:rPr>
                <w:rFonts w:cs="Arial"/>
                <w:color w:val="FF0000"/>
                <w:sz w:val="24"/>
                <w:szCs w:val="24"/>
              </w:rPr>
            </w:pPr>
            <w:r w:rsidRPr="009211DF">
              <w:rPr>
                <w:rFonts w:cs="Arial"/>
                <w:color w:val="FF0000"/>
                <w:sz w:val="24"/>
                <w:szCs w:val="24"/>
              </w:rPr>
              <w:t>Parameter Description</w:t>
            </w:r>
          </w:p>
        </w:tc>
      </w:tr>
      <w:tr w:rsidR="00E40CCE" w:rsidRPr="009211DF" w14:paraId="13A519DF" w14:textId="77777777" w:rsidTr="005D341E">
        <w:trPr>
          <w:trHeight w:val="184"/>
        </w:trPr>
        <w:tc>
          <w:tcPr>
            <w:tcW w:w="1816" w:type="dxa"/>
            <w:tcBorders>
              <w:top w:val="single" w:sz="4" w:space="0" w:color="auto"/>
              <w:left w:val="single" w:sz="4" w:space="0" w:color="auto"/>
              <w:bottom w:val="single" w:sz="4" w:space="0" w:color="auto"/>
              <w:right w:val="single" w:sz="4" w:space="0" w:color="auto"/>
            </w:tcBorders>
            <w:shd w:val="clear" w:color="auto" w:fill="auto"/>
            <w:vAlign w:val="top"/>
          </w:tcPr>
          <w:p w14:paraId="2C2DB62E" w14:textId="77777777" w:rsidR="00E40CCE" w:rsidRPr="009211DF" w:rsidRDefault="00057588" w:rsidP="00E40CCE">
            <w:pPr>
              <w:pStyle w:val="CellBody"/>
              <w:spacing w:before="96"/>
              <w:rPr>
                <w:rFonts w:ascii="Arial" w:hAnsi="Arial" w:cs="Arial"/>
                <w:color w:val="FF0000"/>
                <w:sz w:val="24"/>
                <w:szCs w:val="24"/>
              </w:rPr>
            </w:pPr>
            <w:r>
              <w:rPr>
                <w:rFonts w:ascii="Arial" w:hAnsi="Arial" w:cs="Arial"/>
                <w:color w:val="FF0000"/>
                <w:sz w:val="24"/>
                <w:szCs w:val="24"/>
              </w:rPr>
              <w:t>0x10</w:t>
            </w:r>
          </w:p>
        </w:tc>
        <w:tc>
          <w:tcPr>
            <w:tcW w:w="6999" w:type="dxa"/>
            <w:tcBorders>
              <w:top w:val="single" w:sz="4" w:space="0" w:color="auto"/>
              <w:left w:val="single" w:sz="4" w:space="0" w:color="auto"/>
              <w:bottom w:val="single" w:sz="4" w:space="0" w:color="auto"/>
              <w:right w:val="single" w:sz="4" w:space="0" w:color="auto"/>
            </w:tcBorders>
            <w:shd w:val="clear" w:color="auto" w:fill="auto"/>
            <w:vAlign w:val="top"/>
          </w:tcPr>
          <w:p w14:paraId="70B2BA61" w14:textId="77777777" w:rsidR="00E40CCE" w:rsidRPr="009211DF" w:rsidRDefault="00E40CCE" w:rsidP="00307F3D">
            <w:pPr>
              <w:pStyle w:val="CellBody"/>
              <w:spacing w:before="96"/>
              <w:rPr>
                <w:rFonts w:ascii="Arial" w:hAnsi="Arial" w:cs="Arial"/>
                <w:color w:val="FF0000"/>
                <w:sz w:val="24"/>
                <w:szCs w:val="24"/>
              </w:rPr>
            </w:pPr>
            <w:r>
              <w:rPr>
                <w:rFonts w:ascii="Arial" w:hAnsi="Arial" w:cs="Arial"/>
                <w:color w:val="FF0000"/>
                <w:sz w:val="24"/>
                <w:szCs w:val="24"/>
              </w:rPr>
              <w:t xml:space="preserve">Subevent code for LE Periodic Advertising </w:t>
            </w:r>
            <w:r w:rsidR="00307F3D">
              <w:rPr>
                <w:rFonts w:ascii="Arial" w:hAnsi="Arial" w:cs="Arial"/>
                <w:color w:val="FF0000"/>
                <w:sz w:val="24"/>
                <w:szCs w:val="24"/>
              </w:rPr>
              <w:t>Sync Lost</w:t>
            </w:r>
            <w:r>
              <w:rPr>
                <w:rFonts w:ascii="Arial" w:hAnsi="Arial" w:cs="Arial"/>
                <w:color w:val="FF0000"/>
                <w:sz w:val="24"/>
                <w:szCs w:val="24"/>
              </w:rPr>
              <w:t xml:space="preserve"> event</w:t>
            </w:r>
          </w:p>
        </w:tc>
      </w:tr>
    </w:tbl>
    <w:p w14:paraId="3FDE3297" w14:textId="77777777" w:rsidR="00765CFB" w:rsidRDefault="00765CFB" w:rsidP="00765CFB"/>
    <w:p w14:paraId="4A4795A2" w14:textId="77777777" w:rsidR="00765CFB" w:rsidRPr="009211DF" w:rsidRDefault="00765CFB" w:rsidP="00765CFB">
      <w:pPr>
        <w:spacing w:after="0"/>
        <w:rPr>
          <w:rFonts w:cs="Arial"/>
          <w:i/>
          <w:color w:val="FF0000"/>
          <w:sz w:val="24"/>
          <w:szCs w:val="24"/>
        </w:rPr>
      </w:pPr>
      <w:r>
        <w:rPr>
          <w:rFonts w:cs="Arial"/>
          <w:i/>
          <w:color w:val="FF0000"/>
          <w:sz w:val="24"/>
          <w:szCs w:val="24"/>
        </w:rPr>
        <w:t>Sync_Handle</w:t>
      </w:r>
      <w:r w:rsidRPr="009211DF">
        <w:rPr>
          <w:rFonts w:cs="Arial"/>
          <w:i/>
          <w:color w:val="FF0000"/>
          <w:sz w:val="24"/>
          <w:szCs w:val="24"/>
        </w:rPr>
        <w:t>:</w:t>
      </w:r>
      <w:r>
        <w:rPr>
          <w:rFonts w:cs="Arial"/>
          <w:i/>
          <w:color w:val="FF0000"/>
          <w:sz w:val="24"/>
          <w:szCs w:val="24"/>
        </w:rPr>
        <w:tab/>
      </w:r>
      <w:r w:rsidRPr="009211DF">
        <w:rPr>
          <w:rFonts w:cs="Arial"/>
          <w:i/>
          <w:color w:val="FF0000"/>
          <w:sz w:val="24"/>
          <w:szCs w:val="24"/>
        </w:rPr>
        <w:tab/>
      </w:r>
      <w:r w:rsidRPr="009211DF">
        <w:rPr>
          <w:rFonts w:cs="Arial"/>
          <w:i/>
          <w:color w:val="FF0000"/>
          <w:sz w:val="24"/>
          <w:szCs w:val="24"/>
        </w:rPr>
        <w:tab/>
      </w:r>
      <w:r>
        <w:rPr>
          <w:rFonts w:cs="Arial"/>
          <w:i/>
          <w:color w:val="FF0000"/>
          <w:sz w:val="24"/>
          <w:szCs w:val="24"/>
        </w:rPr>
        <w:tab/>
      </w:r>
      <w:r>
        <w:rPr>
          <w:rFonts w:cs="Arial"/>
          <w:i/>
          <w:color w:val="FF0000"/>
          <w:sz w:val="24"/>
          <w:szCs w:val="24"/>
        </w:rPr>
        <w:tab/>
      </w:r>
      <w:r w:rsidRPr="009211DF">
        <w:rPr>
          <w:rFonts w:cs="Arial"/>
          <w:i/>
          <w:color w:val="FF0000"/>
          <w:sz w:val="24"/>
          <w:szCs w:val="24"/>
        </w:rPr>
        <w:t>Size:</w:t>
      </w:r>
      <w:r>
        <w:rPr>
          <w:rFonts w:cs="Arial"/>
          <w:i/>
          <w:color w:val="FF0000"/>
          <w:sz w:val="24"/>
          <w:szCs w:val="24"/>
        </w:rPr>
        <w:t xml:space="preserve"> 2</w:t>
      </w:r>
      <w:r w:rsidRPr="009211DF">
        <w:rPr>
          <w:rFonts w:cs="Arial"/>
          <w:i/>
          <w:color w:val="FF0000"/>
          <w:sz w:val="24"/>
          <w:szCs w:val="24"/>
        </w:rPr>
        <w:t xml:space="preserve"> Octet</w:t>
      </w:r>
      <w:r>
        <w:rPr>
          <w:rFonts w:cs="Arial"/>
          <w:i/>
          <w:color w:val="FF0000"/>
          <w:sz w:val="24"/>
          <w:szCs w:val="24"/>
        </w:rPr>
        <w:t>s (12 bits meaningful)</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2515"/>
        <w:gridCol w:w="6300"/>
      </w:tblGrid>
      <w:tr w:rsidR="00765CFB" w:rsidRPr="009211DF" w14:paraId="42098A52" w14:textId="77777777" w:rsidTr="00DD519C">
        <w:trPr>
          <w:cnfStyle w:val="100000000000" w:firstRow="1" w:lastRow="0" w:firstColumn="0" w:lastColumn="0" w:oddVBand="0" w:evenVBand="0" w:oddHBand="0" w:evenHBand="0" w:firstRowFirstColumn="0" w:firstRowLastColumn="0" w:lastRowFirstColumn="0" w:lastRowLastColumn="0"/>
          <w:cantSplit/>
          <w:trHeight w:val="579"/>
        </w:trPr>
        <w:tc>
          <w:tcPr>
            <w:tcW w:w="2515" w:type="dxa"/>
            <w:tcBorders>
              <w:top w:val="single" w:sz="4" w:space="0" w:color="auto"/>
              <w:left w:val="single" w:sz="4" w:space="0" w:color="auto"/>
              <w:bottom w:val="single" w:sz="4" w:space="0" w:color="auto"/>
              <w:right w:val="single" w:sz="4" w:space="0" w:color="auto"/>
            </w:tcBorders>
            <w:shd w:val="clear" w:color="auto" w:fill="BBFAFD"/>
          </w:tcPr>
          <w:p w14:paraId="37444C55" w14:textId="77777777" w:rsidR="00765CFB" w:rsidRPr="009211DF" w:rsidRDefault="00765CFB" w:rsidP="00DD519C">
            <w:pPr>
              <w:pStyle w:val="Tableheading"/>
              <w:spacing w:before="96"/>
              <w:rPr>
                <w:rFonts w:cs="Arial"/>
                <w:color w:val="FF0000"/>
                <w:sz w:val="24"/>
                <w:szCs w:val="24"/>
              </w:rPr>
            </w:pPr>
            <w:r w:rsidRPr="009211DF">
              <w:rPr>
                <w:rFonts w:cs="Arial"/>
                <w:color w:val="FF0000"/>
                <w:sz w:val="24"/>
                <w:szCs w:val="24"/>
              </w:rPr>
              <w:t>Value</w:t>
            </w:r>
          </w:p>
        </w:tc>
        <w:tc>
          <w:tcPr>
            <w:tcW w:w="6300" w:type="dxa"/>
            <w:tcBorders>
              <w:top w:val="single" w:sz="4" w:space="0" w:color="auto"/>
              <w:left w:val="single" w:sz="4" w:space="0" w:color="auto"/>
              <w:bottom w:val="single" w:sz="4" w:space="0" w:color="auto"/>
              <w:right w:val="single" w:sz="4" w:space="0" w:color="auto"/>
            </w:tcBorders>
            <w:shd w:val="clear" w:color="auto" w:fill="BBFAFD"/>
            <w:hideMark/>
          </w:tcPr>
          <w:p w14:paraId="5231229C" w14:textId="77777777" w:rsidR="00765CFB" w:rsidRPr="009211DF" w:rsidRDefault="00765CFB" w:rsidP="00DD519C">
            <w:pPr>
              <w:pStyle w:val="Tableheading"/>
              <w:spacing w:before="96"/>
              <w:rPr>
                <w:rFonts w:cs="Arial"/>
                <w:color w:val="FF0000"/>
                <w:sz w:val="24"/>
                <w:szCs w:val="24"/>
              </w:rPr>
            </w:pPr>
            <w:r w:rsidRPr="009211DF">
              <w:rPr>
                <w:rFonts w:cs="Arial"/>
                <w:color w:val="FF0000"/>
                <w:sz w:val="24"/>
                <w:szCs w:val="24"/>
              </w:rPr>
              <w:t>Parameter Description</w:t>
            </w:r>
          </w:p>
        </w:tc>
      </w:tr>
      <w:tr w:rsidR="00765CFB" w:rsidRPr="009211DF" w14:paraId="7954EF74" w14:textId="77777777" w:rsidTr="005D341E">
        <w:trPr>
          <w:trHeight w:val="184"/>
        </w:trPr>
        <w:tc>
          <w:tcPr>
            <w:tcW w:w="2515" w:type="dxa"/>
            <w:tcBorders>
              <w:top w:val="single" w:sz="4" w:space="0" w:color="auto"/>
              <w:left w:val="single" w:sz="4" w:space="0" w:color="auto"/>
              <w:bottom w:val="single" w:sz="4" w:space="0" w:color="auto"/>
              <w:right w:val="single" w:sz="4" w:space="0" w:color="auto"/>
            </w:tcBorders>
            <w:shd w:val="clear" w:color="auto" w:fill="auto"/>
            <w:vAlign w:val="top"/>
          </w:tcPr>
          <w:p w14:paraId="030C48DB" w14:textId="77777777" w:rsidR="00765CFB" w:rsidRPr="009211DF" w:rsidRDefault="00765CFB" w:rsidP="00DD519C">
            <w:pPr>
              <w:pStyle w:val="CellBody"/>
              <w:spacing w:before="96"/>
              <w:rPr>
                <w:rFonts w:ascii="Arial" w:hAnsi="Arial" w:cs="Arial"/>
                <w:color w:val="FF0000"/>
                <w:sz w:val="24"/>
                <w:szCs w:val="24"/>
              </w:rPr>
            </w:pPr>
            <w:r w:rsidRPr="006A4067">
              <w:rPr>
                <w:rFonts w:ascii="Arial" w:hAnsi="Arial" w:cs="Arial"/>
                <w:color w:val="FF0000"/>
                <w:sz w:val="24"/>
                <w:szCs w:val="24"/>
                <w:lang w:val="en-GB"/>
              </w:rPr>
              <w:t>0x</w:t>
            </w:r>
            <w:r>
              <w:rPr>
                <w:rFonts w:ascii="Arial" w:hAnsi="Arial" w:cs="Arial"/>
                <w:color w:val="FF0000"/>
                <w:sz w:val="24"/>
                <w:szCs w:val="24"/>
                <w:lang w:val="en-GB"/>
              </w:rPr>
              <w:t>XXXX</w:t>
            </w:r>
          </w:p>
        </w:tc>
        <w:tc>
          <w:tcPr>
            <w:tcW w:w="6300" w:type="dxa"/>
            <w:tcBorders>
              <w:top w:val="single" w:sz="4" w:space="0" w:color="auto"/>
              <w:left w:val="single" w:sz="4" w:space="0" w:color="auto"/>
              <w:bottom w:val="single" w:sz="4" w:space="0" w:color="auto"/>
              <w:right w:val="single" w:sz="4" w:space="0" w:color="auto"/>
            </w:tcBorders>
            <w:shd w:val="clear" w:color="auto" w:fill="auto"/>
            <w:vAlign w:val="top"/>
          </w:tcPr>
          <w:p w14:paraId="09539D9A" w14:textId="77777777" w:rsidR="00765CFB" w:rsidRPr="00455611" w:rsidRDefault="00765CFB" w:rsidP="00DD519C">
            <w:pPr>
              <w:pStyle w:val="CellBody"/>
              <w:spacing w:before="96"/>
              <w:rPr>
                <w:rFonts w:ascii="Arial" w:hAnsi="Arial" w:cs="Arial"/>
                <w:color w:val="FF0000"/>
                <w:sz w:val="24"/>
                <w:szCs w:val="24"/>
                <w:lang w:val="en-GB"/>
              </w:rPr>
            </w:pPr>
            <w:r>
              <w:rPr>
                <w:rFonts w:ascii="Arial" w:hAnsi="Arial" w:cs="Arial"/>
                <w:color w:val="FF0000"/>
                <w:sz w:val="24"/>
                <w:szCs w:val="24"/>
                <w:lang w:val="en-GB"/>
              </w:rPr>
              <w:t>Sync</w:t>
            </w:r>
            <w:r w:rsidRPr="00455611">
              <w:rPr>
                <w:rFonts w:ascii="Arial" w:hAnsi="Arial" w:cs="Arial"/>
                <w:color w:val="FF0000"/>
                <w:sz w:val="24"/>
                <w:szCs w:val="24"/>
                <w:lang w:val="en-GB"/>
              </w:rPr>
              <w:t>_Handle to be used to id</w:t>
            </w:r>
            <w:r>
              <w:rPr>
                <w:rFonts w:ascii="Arial" w:hAnsi="Arial" w:cs="Arial"/>
                <w:color w:val="FF0000"/>
                <w:sz w:val="24"/>
                <w:szCs w:val="24"/>
                <w:lang w:val="en-GB"/>
              </w:rPr>
              <w:t>entify the periodic advertiser.</w:t>
            </w:r>
          </w:p>
          <w:p w14:paraId="67D1DE95" w14:textId="77777777" w:rsidR="00765CFB" w:rsidRPr="006A4067" w:rsidRDefault="00765CFB" w:rsidP="00360CE4">
            <w:pPr>
              <w:pStyle w:val="CellBody"/>
              <w:spacing w:before="96"/>
              <w:rPr>
                <w:rFonts w:ascii="Arial" w:hAnsi="Arial" w:cs="Arial"/>
                <w:color w:val="FF0000"/>
                <w:sz w:val="24"/>
                <w:szCs w:val="24"/>
                <w:lang w:val="en-GB"/>
              </w:rPr>
            </w:pPr>
            <w:r w:rsidRPr="00455611">
              <w:rPr>
                <w:rFonts w:ascii="Arial" w:hAnsi="Arial" w:cs="Arial"/>
                <w:color w:val="FF0000"/>
                <w:sz w:val="24"/>
                <w:szCs w:val="24"/>
                <w:lang w:val="en-GB"/>
              </w:rPr>
              <w:t>Range: 0x0000-0x0EFF</w:t>
            </w:r>
          </w:p>
        </w:tc>
      </w:tr>
      <w:tr w:rsidR="003D7BD7" w:rsidRPr="009211DF" w14:paraId="107D0800" w14:textId="77777777" w:rsidTr="005D341E">
        <w:trPr>
          <w:trHeight w:val="184"/>
        </w:trPr>
        <w:tc>
          <w:tcPr>
            <w:tcW w:w="2515" w:type="dxa"/>
            <w:tcBorders>
              <w:top w:val="single" w:sz="4" w:space="0" w:color="auto"/>
              <w:left w:val="single" w:sz="4" w:space="0" w:color="auto"/>
              <w:bottom w:val="single" w:sz="4" w:space="0" w:color="auto"/>
              <w:right w:val="single" w:sz="4" w:space="0" w:color="auto"/>
            </w:tcBorders>
            <w:shd w:val="clear" w:color="auto" w:fill="auto"/>
            <w:vAlign w:val="top"/>
          </w:tcPr>
          <w:p w14:paraId="4A73374A" w14:textId="77777777" w:rsidR="003D7BD7" w:rsidRPr="006A4067" w:rsidRDefault="003D7BD7" w:rsidP="00DD519C">
            <w:pPr>
              <w:pStyle w:val="CellBody"/>
              <w:spacing w:before="96"/>
              <w:rPr>
                <w:rFonts w:ascii="Arial" w:hAnsi="Arial" w:cs="Arial"/>
                <w:color w:val="FF0000"/>
                <w:sz w:val="24"/>
                <w:szCs w:val="24"/>
                <w:lang w:val="en-GB"/>
              </w:rPr>
            </w:pPr>
            <w:r>
              <w:rPr>
                <w:rFonts w:ascii="Arial" w:hAnsi="Arial" w:cs="Arial"/>
                <w:color w:val="FF0000"/>
                <w:sz w:val="24"/>
                <w:szCs w:val="24"/>
                <w:lang w:val="en-GB"/>
              </w:rPr>
              <w:t>All other values</w:t>
            </w:r>
          </w:p>
        </w:tc>
        <w:tc>
          <w:tcPr>
            <w:tcW w:w="6300" w:type="dxa"/>
            <w:tcBorders>
              <w:top w:val="single" w:sz="4" w:space="0" w:color="auto"/>
              <w:left w:val="single" w:sz="4" w:space="0" w:color="auto"/>
              <w:bottom w:val="single" w:sz="4" w:space="0" w:color="auto"/>
              <w:right w:val="single" w:sz="4" w:space="0" w:color="auto"/>
            </w:tcBorders>
            <w:shd w:val="clear" w:color="auto" w:fill="auto"/>
            <w:vAlign w:val="top"/>
          </w:tcPr>
          <w:p w14:paraId="411CFF5A" w14:textId="77777777" w:rsidR="003D7BD7" w:rsidRDefault="003D7BD7" w:rsidP="00DD519C">
            <w:pPr>
              <w:pStyle w:val="CellBody"/>
              <w:spacing w:before="96"/>
              <w:rPr>
                <w:rFonts w:ascii="Arial" w:hAnsi="Arial" w:cs="Arial"/>
                <w:color w:val="FF0000"/>
                <w:sz w:val="24"/>
                <w:szCs w:val="24"/>
                <w:lang w:val="en-GB"/>
              </w:rPr>
            </w:pPr>
            <w:r>
              <w:rPr>
                <w:rFonts w:ascii="Arial" w:hAnsi="Arial" w:cs="Arial"/>
                <w:color w:val="FF0000"/>
                <w:sz w:val="24"/>
                <w:szCs w:val="24"/>
                <w:lang w:val="en-GB"/>
              </w:rPr>
              <w:t>Reserved for future use</w:t>
            </w:r>
          </w:p>
        </w:tc>
      </w:tr>
    </w:tbl>
    <w:p w14:paraId="27A8957C" w14:textId="77777777" w:rsidR="00765CFB" w:rsidRDefault="00765CFB" w:rsidP="00E40CCE"/>
    <w:p w14:paraId="097B7358" w14:textId="77777777" w:rsidR="00094C1C" w:rsidRPr="003928DF" w:rsidRDefault="00094C1C" w:rsidP="00F03F8D">
      <w:pPr>
        <w:pStyle w:val="Heading3"/>
      </w:pPr>
      <w:bookmarkStart w:id="126" w:name="_Toc448771382"/>
      <w:r w:rsidRPr="00B03027">
        <w:t xml:space="preserve">[New Section] </w:t>
      </w:r>
      <w:r w:rsidRPr="00F03F8D">
        <w:t>7.7.65.X LE Scan Timeout</w:t>
      </w:r>
      <w:r w:rsidRPr="003928DF">
        <w:t xml:space="preserve"> Event</w:t>
      </w:r>
      <w:bookmarkEnd w:id="126"/>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2515"/>
        <w:gridCol w:w="1350"/>
        <w:gridCol w:w="4950"/>
      </w:tblGrid>
      <w:tr w:rsidR="00094C1C" w:rsidRPr="00F429CC" w14:paraId="6D98946F" w14:textId="77777777" w:rsidTr="00F32D6A">
        <w:trPr>
          <w:cnfStyle w:val="100000000000" w:firstRow="1" w:lastRow="0" w:firstColumn="0" w:lastColumn="0" w:oddVBand="0" w:evenVBand="0" w:oddHBand="0" w:evenHBand="0" w:firstRowFirstColumn="0" w:firstRowLastColumn="0" w:lastRowFirstColumn="0" w:lastRowLastColumn="0"/>
          <w:cantSplit/>
          <w:trHeight w:val="579"/>
        </w:trPr>
        <w:tc>
          <w:tcPr>
            <w:tcW w:w="2515" w:type="dxa"/>
            <w:tcBorders>
              <w:top w:val="single" w:sz="4" w:space="0" w:color="auto"/>
              <w:left w:val="single" w:sz="4" w:space="0" w:color="auto"/>
              <w:bottom w:val="single" w:sz="4" w:space="0" w:color="auto"/>
              <w:right w:val="single" w:sz="4" w:space="0" w:color="auto"/>
            </w:tcBorders>
            <w:shd w:val="clear" w:color="auto" w:fill="BBFAFD"/>
          </w:tcPr>
          <w:p w14:paraId="60049A69" w14:textId="77777777" w:rsidR="00094C1C" w:rsidRPr="009211DF" w:rsidRDefault="00094C1C" w:rsidP="00F32D6A">
            <w:pPr>
              <w:pStyle w:val="Tableheading"/>
              <w:spacing w:before="96"/>
              <w:rPr>
                <w:rFonts w:cs="Arial"/>
                <w:color w:val="FF0000"/>
                <w:sz w:val="24"/>
                <w:szCs w:val="24"/>
              </w:rPr>
            </w:pPr>
            <w:r w:rsidRPr="009211DF">
              <w:rPr>
                <w:rFonts w:cs="Arial"/>
                <w:color w:val="FF0000"/>
                <w:sz w:val="24"/>
                <w:szCs w:val="24"/>
              </w:rPr>
              <w:t>Event</w:t>
            </w:r>
          </w:p>
        </w:tc>
        <w:tc>
          <w:tcPr>
            <w:tcW w:w="1350" w:type="dxa"/>
            <w:tcBorders>
              <w:top w:val="single" w:sz="4" w:space="0" w:color="auto"/>
              <w:left w:val="single" w:sz="4" w:space="0" w:color="auto"/>
              <w:bottom w:val="single" w:sz="4" w:space="0" w:color="auto"/>
              <w:right w:val="single" w:sz="4" w:space="0" w:color="auto"/>
            </w:tcBorders>
            <w:shd w:val="clear" w:color="auto" w:fill="BBFAFD"/>
            <w:hideMark/>
          </w:tcPr>
          <w:p w14:paraId="2BA484C3" w14:textId="77777777" w:rsidR="00094C1C" w:rsidRPr="009211DF" w:rsidRDefault="00094C1C" w:rsidP="00F32D6A">
            <w:pPr>
              <w:pStyle w:val="Tableheading"/>
              <w:spacing w:before="96"/>
              <w:rPr>
                <w:rFonts w:cs="Arial"/>
                <w:color w:val="FF0000"/>
                <w:sz w:val="24"/>
                <w:szCs w:val="24"/>
              </w:rPr>
            </w:pPr>
            <w:r w:rsidRPr="009211DF">
              <w:rPr>
                <w:rFonts w:cs="Arial"/>
                <w:color w:val="FF0000"/>
                <w:sz w:val="24"/>
                <w:szCs w:val="24"/>
              </w:rPr>
              <w:t>Event Code</w:t>
            </w:r>
          </w:p>
        </w:tc>
        <w:tc>
          <w:tcPr>
            <w:tcW w:w="4950" w:type="dxa"/>
            <w:tcBorders>
              <w:top w:val="single" w:sz="4" w:space="0" w:color="auto"/>
              <w:left w:val="single" w:sz="4" w:space="0" w:color="auto"/>
              <w:bottom w:val="single" w:sz="4" w:space="0" w:color="auto"/>
              <w:right w:val="single" w:sz="4" w:space="0" w:color="auto"/>
            </w:tcBorders>
            <w:shd w:val="clear" w:color="auto" w:fill="BBFAFD"/>
          </w:tcPr>
          <w:p w14:paraId="618605C7" w14:textId="77777777" w:rsidR="00094C1C" w:rsidRPr="009211DF" w:rsidRDefault="00094C1C" w:rsidP="00F32D6A">
            <w:pPr>
              <w:pStyle w:val="Tableheading"/>
              <w:spacing w:before="96"/>
              <w:rPr>
                <w:rFonts w:cs="Arial"/>
                <w:color w:val="FF0000"/>
                <w:sz w:val="24"/>
                <w:szCs w:val="24"/>
              </w:rPr>
            </w:pPr>
            <w:r>
              <w:rPr>
                <w:rFonts w:cs="Arial"/>
                <w:color w:val="FF0000"/>
                <w:sz w:val="24"/>
                <w:szCs w:val="24"/>
              </w:rPr>
              <w:t xml:space="preserve">Event </w:t>
            </w:r>
            <w:r w:rsidRPr="009211DF">
              <w:rPr>
                <w:rFonts w:cs="Arial"/>
                <w:color w:val="FF0000"/>
                <w:sz w:val="24"/>
                <w:szCs w:val="24"/>
              </w:rPr>
              <w:t>Parameters</w:t>
            </w:r>
          </w:p>
        </w:tc>
      </w:tr>
      <w:tr w:rsidR="00094C1C" w:rsidRPr="00F429CC" w14:paraId="5517331A" w14:textId="77777777" w:rsidTr="00F32D6A">
        <w:trPr>
          <w:trHeight w:val="184"/>
        </w:trPr>
        <w:tc>
          <w:tcPr>
            <w:tcW w:w="2515" w:type="dxa"/>
            <w:tcBorders>
              <w:top w:val="single" w:sz="4" w:space="0" w:color="auto"/>
              <w:left w:val="single" w:sz="4" w:space="0" w:color="auto"/>
              <w:bottom w:val="single" w:sz="4" w:space="0" w:color="auto"/>
              <w:right w:val="single" w:sz="4" w:space="0" w:color="auto"/>
            </w:tcBorders>
            <w:shd w:val="clear" w:color="auto" w:fill="auto"/>
            <w:vAlign w:val="top"/>
          </w:tcPr>
          <w:p w14:paraId="11834ACE" w14:textId="77777777" w:rsidR="00094C1C" w:rsidRPr="009211DF" w:rsidRDefault="00094C1C" w:rsidP="00F32D6A">
            <w:pPr>
              <w:pStyle w:val="CellBody"/>
              <w:spacing w:before="96"/>
              <w:rPr>
                <w:rFonts w:ascii="Arial" w:hAnsi="Arial" w:cs="Arial"/>
                <w:color w:val="FF0000"/>
                <w:sz w:val="24"/>
                <w:szCs w:val="24"/>
              </w:rPr>
            </w:pPr>
            <w:r>
              <w:rPr>
                <w:rFonts w:ascii="Arial" w:hAnsi="Arial" w:cs="Arial"/>
                <w:color w:val="FF0000"/>
                <w:sz w:val="24"/>
                <w:szCs w:val="24"/>
              </w:rPr>
              <w:t>LE Scan Timeout</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top"/>
          </w:tcPr>
          <w:p w14:paraId="74D98AA3" w14:textId="77777777" w:rsidR="00094C1C" w:rsidRPr="009211DF" w:rsidRDefault="00094C1C" w:rsidP="00F32D6A">
            <w:pPr>
              <w:pStyle w:val="CellBody"/>
              <w:spacing w:before="96"/>
              <w:rPr>
                <w:rFonts w:ascii="Arial" w:hAnsi="Arial" w:cs="Arial"/>
                <w:color w:val="FF0000"/>
                <w:sz w:val="24"/>
                <w:szCs w:val="24"/>
              </w:rPr>
            </w:pPr>
            <w:r>
              <w:rPr>
                <w:rFonts w:ascii="Arial" w:hAnsi="Arial" w:cs="Arial"/>
                <w:color w:val="FF0000"/>
                <w:sz w:val="24"/>
                <w:szCs w:val="24"/>
              </w:rPr>
              <w:t>0x3E</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top"/>
          </w:tcPr>
          <w:p w14:paraId="58A88C32" w14:textId="77777777" w:rsidR="00094C1C" w:rsidRPr="009211DF" w:rsidRDefault="00094C1C" w:rsidP="00F32D6A">
            <w:pPr>
              <w:pStyle w:val="CellBody"/>
              <w:spacing w:before="96"/>
              <w:rPr>
                <w:rFonts w:ascii="Arial" w:hAnsi="Arial" w:cs="Arial"/>
                <w:color w:val="FF0000"/>
                <w:sz w:val="24"/>
                <w:szCs w:val="24"/>
              </w:rPr>
            </w:pPr>
            <w:r w:rsidRPr="009211DF">
              <w:rPr>
                <w:rFonts w:ascii="Arial" w:hAnsi="Arial" w:cs="Arial"/>
                <w:color w:val="FF0000"/>
                <w:sz w:val="24"/>
                <w:szCs w:val="24"/>
              </w:rPr>
              <w:t>Subevent_Code</w:t>
            </w:r>
          </w:p>
        </w:tc>
      </w:tr>
    </w:tbl>
    <w:p w14:paraId="76105D96" w14:textId="77777777" w:rsidR="00094C1C" w:rsidRDefault="00094C1C" w:rsidP="00094C1C"/>
    <w:p w14:paraId="6CE327F8" w14:textId="77777777" w:rsidR="00094C1C" w:rsidRDefault="00094C1C" w:rsidP="00094C1C">
      <w:pPr>
        <w:rPr>
          <w:rFonts w:cs="Arial"/>
          <w:b/>
          <w:color w:val="FF0000"/>
          <w:sz w:val="24"/>
          <w:szCs w:val="24"/>
        </w:rPr>
      </w:pPr>
      <w:r w:rsidRPr="009211DF">
        <w:rPr>
          <w:rFonts w:cs="Arial"/>
          <w:b/>
          <w:color w:val="FF0000"/>
          <w:sz w:val="24"/>
          <w:szCs w:val="24"/>
        </w:rPr>
        <w:t>Description:</w:t>
      </w:r>
    </w:p>
    <w:p w14:paraId="61814542" w14:textId="77777777" w:rsidR="00094C1C" w:rsidRDefault="00094C1C" w:rsidP="00094C1C">
      <w:pPr>
        <w:rPr>
          <w:rFonts w:cs="Arial"/>
          <w:color w:val="FF0000"/>
          <w:sz w:val="24"/>
          <w:szCs w:val="24"/>
          <w:lang w:val="en-GB"/>
        </w:rPr>
      </w:pPr>
      <w:r w:rsidRPr="00262A01">
        <w:rPr>
          <w:rFonts w:cs="Arial"/>
          <w:color w:val="FF0000"/>
          <w:sz w:val="24"/>
          <w:szCs w:val="24"/>
          <w:lang w:val="en-GB"/>
        </w:rPr>
        <w:t xml:space="preserve">The LE </w:t>
      </w:r>
      <w:r>
        <w:rPr>
          <w:rFonts w:cs="Arial"/>
          <w:color w:val="FF0000"/>
          <w:sz w:val="24"/>
          <w:szCs w:val="24"/>
          <w:lang w:val="en-GB"/>
        </w:rPr>
        <w:t xml:space="preserve">Scan Timeout </w:t>
      </w:r>
      <w:r w:rsidRPr="00262A01">
        <w:rPr>
          <w:rFonts w:cs="Arial"/>
          <w:color w:val="FF0000"/>
          <w:sz w:val="24"/>
          <w:szCs w:val="24"/>
          <w:lang w:val="en-GB"/>
        </w:rPr>
        <w:t xml:space="preserve">event indicates that </w:t>
      </w:r>
      <w:r>
        <w:rPr>
          <w:rFonts w:cs="Arial"/>
          <w:color w:val="FF0000"/>
          <w:sz w:val="24"/>
          <w:szCs w:val="24"/>
          <w:lang w:val="en-GB"/>
        </w:rPr>
        <w:t>scanning has ended because the duration has expired.</w:t>
      </w:r>
    </w:p>
    <w:p w14:paraId="374AF208" w14:textId="77777777" w:rsidR="00094C1C" w:rsidRPr="009211DF" w:rsidRDefault="00094C1C" w:rsidP="00094C1C">
      <w:pPr>
        <w:rPr>
          <w:rFonts w:cs="Arial"/>
          <w:b/>
          <w:color w:val="FF0000"/>
          <w:sz w:val="24"/>
          <w:szCs w:val="24"/>
        </w:rPr>
      </w:pPr>
      <w:r w:rsidRPr="009211DF">
        <w:rPr>
          <w:rFonts w:cs="Arial"/>
          <w:b/>
          <w:color w:val="FF0000"/>
          <w:sz w:val="24"/>
          <w:szCs w:val="24"/>
        </w:rPr>
        <w:t>Event Parameters:</w:t>
      </w:r>
    </w:p>
    <w:p w14:paraId="5133FCD0" w14:textId="77777777" w:rsidR="00094C1C" w:rsidRPr="009211DF" w:rsidRDefault="00094C1C" w:rsidP="00094C1C">
      <w:pPr>
        <w:spacing w:after="0"/>
        <w:rPr>
          <w:rFonts w:cs="Arial"/>
          <w:i/>
          <w:color w:val="FF0000"/>
          <w:sz w:val="24"/>
          <w:szCs w:val="24"/>
        </w:rPr>
      </w:pPr>
      <w:r w:rsidRPr="009211DF">
        <w:rPr>
          <w:rFonts w:cs="Arial"/>
          <w:i/>
          <w:color w:val="FF0000"/>
          <w:sz w:val="24"/>
          <w:szCs w:val="24"/>
        </w:rPr>
        <w:t>Subevent_Code:</w:t>
      </w:r>
      <w:r w:rsidRPr="009211DF">
        <w:rPr>
          <w:rFonts w:cs="Arial"/>
          <w:i/>
          <w:color w:val="FF0000"/>
          <w:sz w:val="24"/>
          <w:szCs w:val="24"/>
        </w:rPr>
        <w:tab/>
      </w:r>
      <w:r w:rsidRPr="009211DF">
        <w:rPr>
          <w:rFonts w:cs="Arial"/>
          <w:i/>
          <w:color w:val="FF0000"/>
          <w:sz w:val="24"/>
          <w:szCs w:val="24"/>
        </w:rPr>
        <w:tab/>
      </w:r>
      <w:r w:rsidRPr="009211DF">
        <w:rPr>
          <w:rFonts w:cs="Arial"/>
          <w:i/>
          <w:color w:val="FF0000"/>
          <w:sz w:val="24"/>
          <w:szCs w:val="24"/>
        </w:rPr>
        <w:tab/>
      </w:r>
      <w:r w:rsidRPr="009211DF">
        <w:rPr>
          <w:rFonts w:cs="Arial"/>
          <w:i/>
          <w:color w:val="FF0000"/>
          <w:sz w:val="24"/>
          <w:szCs w:val="24"/>
        </w:rPr>
        <w:tab/>
      </w:r>
      <w:r w:rsidRPr="009211DF">
        <w:rPr>
          <w:rFonts w:cs="Arial"/>
          <w:i/>
          <w:color w:val="FF0000"/>
          <w:sz w:val="24"/>
          <w:szCs w:val="24"/>
        </w:rPr>
        <w:tab/>
      </w:r>
      <w:r w:rsidRPr="009211DF">
        <w:rPr>
          <w:rFonts w:cs="Arial"/>
          <w:i/>
          <w:color w:val="FF0000"/>
          <w:sz w:val="24"/>
          <w:szCs w:val="24"/>
        </w:rPr>
        <w:tab/>
      </w:r>
      <w:r w:rsidRPr="009211DF">
        <w:rPr>
          <w:rFonts w:cs="Arial"/>
          <w:i/>
          <w:color w:val="FF0000"/>
          <w:sz w:val="24"/>
          <w:szCs w:val="24"/>
        </w:rPr>
        <w:tab/>
      </w:r>
      <w:r w:rsidRPr="009211DF">
        <w:rPr>
          <w:rFonts w:cs="Arial"/>
          <w:i/>
          <w:color w:val="FF0000"/>
          <w:sz w:val="24"/>
          <w:szCs w:val="24"/>
        </w:rPr>
        <w:tab/>
        <w:t>Size: 1 Octet</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816"/>
        <w:gridCol w:w="6999"/>
      </w:tblGrid>
      <w:tr w:rsidR="00094C1C" w:rsidRPr="009211DF" w14:paraId="6388A5C1" w14:textId="77777777" w:rsidTr="00F32D6A">
        <w:trPr>
          <w:cnfStyle w:val="100000000000" w:firstRow="1" w:lastRow="0" w:firstColumn="0" w:lastColumn="0" w:oddVBand="0" w:evenVBand="0" w:oddHBand="0" w:evenHBand="0" w:firstRowFirstColumn="0" w:firstRowLastColumn="0" w:lastRowFirstColumn="0" w:lastRowLastColumn="0"/>
          <w:cantSplit/>
          <w:trHeight w:val="579"/>
        </w:trPr>
        <w:tc>
          <w:tcPr>
            <w:tcW w:w="1816" w:type="dxa"/>
            <w:tcBorders>
              <w:top w:val="single" w:sz="4" w:space="0" w:color="auto"/>
              <w:left w:val="single" w:sz="4" w:space="0" w:color="auto"/>
              <w:bottom w:val="single" w:sz="4" w:space="0" w:color="auto"/>
              <w:right w:val="single" w:sz="4" w:space="0" w:color="auto"/>
            </w:tcBorders>
            <w:shd w:val="clear" w:color="auto" w:fill="BBFAFD"/>
          </w:tcPr>
          <w:p w14:paraId="5276A495" w14:textId="77777777" w:rsidR="00094C1C" w:rsidRPr="009211DF" w:rsidRDefault="00094C1C" w:rsidP="00F32D6A">
            <w:pPr>
              <w:pStyle w:val="Tableheading"/>
              <w:spacing w:before="96"/>
              <w:rPr>
                <w:rFonts w:cs="Arial"/>
                <w:color w:val="FF0000"/>
                <w:sz w:val="24"/>
                <w:szCs w:val="24"/>
              </w:rPr>
            </w:pPr>
            <w:r w:rsidRPr="009211DF">
              <w:rPr>
                <w:rFonts w:cs="Arial"/>
                <w:color w:val="FF0000"/>
                <w:sz w:val="24"/>
                <w:szCs w:val="24"/>
              </w:rPr>
              <w:t>Value</w:t>
            </w:r>
          </w:p>
        </w:tc>
        <w:tc>
          <w:tcPr>
            <w:tcW w:w="6999" w:type="dxa"/>
            <w:tcBorders>
              <w:top w:val="single" w:sz="4" w:space="0" w:color="auto"/>
              <w:left w:val="single" w:sz="4" w:space="0" w:color="auto"/>
              <w:bottom w:val="single" w:sz="4" w:space="0" w:color="auto"/>
              <w:right w:val="single" w:sz="4" w:space="0" w:color="auto"/>
            </w:tcBorders>
            <w:shd w:val="clear" w:color="auto" w:fill="BBFAFD"/>
            <w:hideMark/>
          </w:tcPr>
          <w:p w14:paraId="2C94CCFC" w14:textId="77777777" w:rsidR="00094C1C" w:rsidRPr="009211DF" w:rsidRDefault="00094C1C" w:rsidP="00F32D6A">
            <w:pPr>
              <w:pStyle w:val="Tableheading"/>
              <w:spacing w:before="96"/>
              <w:rPr>
                <w:rFonts w:cs="Arial"/>
                <w:color w:val="FF0000"/>
                <w:sz w:val="24"/>
                <w:szCs w:val="24"/>
              </w:rPr>
            </w:pPr>
            <w:r w:rsidRPr="009211DF">
              <w:rPr>
                <w:rFonts w:cs="Arial"/>
                <w:color w:val="FF0000"/>
                <w:sz w:val="24"/>
                <w:szCs w:val="24"/>
              </w:rPr>
              <w:t>Parameter Description</w:t>
            </w:r>
          </w:p>
        </w:tc>
      </w:tr>
      <w:tr w:rsidR="00094C1C" w:rsidRPr="009211DF" w14:paraId="292D1D69" w14:textId="77777777" w:rsidTr="00F32D6A">
        <w:trPr>
          <w:trHeight w:val="184"/>
        </w:trPr>
        <w:tc>
          <w:tcPr>
            <w:tcW w:w="1816" w:type="dxa"/>
            <w:tcBorders>
              <w:top w:val="single" w:sz="4" w:space="0" w:color="auto"/>
              <w:left w:val="single" w:sz="4" w:space="0" w:color="auto"/>
              <w:bottom w:val="single" w:sz="4" w:space="0" w:color="auto"/>
              <w:right w:val="single" w:sz="4" w:space="0" w:color="auto"/>
            </w:tcBorders>
            <w:shd w:val="clear" w:color="auto" w:fill="auto"/>
            <w:vAlign w:val="top"/>
          </w:tcPr>
          <w:p w14:paraId="0C4BBE86" w14:textId="77777777" w:rsidR="00094C1C" w:rsidRPr="009211DF" w:rsidRDefault="00C84C97" w:rsidP="00F32D6A">
            <w:pPr>
              <w:pStyle w:val="CellBody"/>
              <w:spacing w:before="96"/>
              <w:rPr>
                <w:rFonts w:ascii="Arial" w:hAnsi="Arial" w:cs="Arial"/>
                <w:color w:val="FF0000"/>
                <w:sz w:val="24"/>
                <w:szCs w:val="24"/>
              </w:rPr>
            </w:pPr>
            <w:r>
              <w:rPr>
                <w:rFonts w:ascii="Arial" w:hAnsi="Arial" w:cs="Arial"/>
                <w:color w:val="FF0000"/>
                <w:sz w:val="24"/>
                <w:szCs w:val="24"/>
              </w:rPr>
              <w:t>0x11</w:t>
            </w:r>
          </w:p>
        </w:tc>
        <w:tc>
          <w:tcPr>
            <w:tcW w:w="6999" w:type="dxa"/>
            <w:tcBorders>
              <w:top w:val="single" w:sz="4" w:space="0" w:color="auto"/>
              <w:left w:val="single" w:sz="4" w:space="0" w:color="auto"/>
              <w:bottom w:val="single" w:sz="4" w:space="0" w:color="auto"/>
              <w:right w:val="single" w:sz="4" w:space="0" w:color="auto"/>
            </w:tcBorders>
            <w:shd w:val="clear" w:color="auto" w:fill="auto"/>
            <w:vAlign w:val="top"/>
          </w:tcPr>
          <w:p w14:paraId="50D8D340" w14:textId="77777777" w:rsidR="00094C1C" w:rsidRPr="009211DF" w:rsidRDefault="00094C1C" w:rsidP="00F32D6A">
            <w:pPr>
              <w:pStyle w:val="CellBody"/>
              <w:spacing w:before="96"/>
              <w:rPr>
                <w:rFonts w:ascii="Arial" w:hAnsi="Arial" w:cs="Arial"/>
                <w:color w:val="FF0000"/>
                <w:sz w:val="24"/>
                <w:szCs w:val="24"/>
              </w:rPr>
            </w:pPr>
            <w:r>
              <w:rPr>
                <w:rFonts w:ascii="Arial" w:hAnsi="Arial" w:cs="Arial"/>
                <w:color w:val="FF0000"/>
                <w:sz w:val="24"/>
                <w:szCs w:val="24"/>
              </w:rPr>
              <w:t>Subevent code for the LE Scan Timeout event</w:t>
            </w:r>
          </w:p>
        </w:tc>
      </w:tr>
    </w:tbl>
    <w:p w14:paraId="42CE12D8" w14:textId="77777777" w:rsidR="00E40CCE" w:rsidRPr="00B03027" w:rsidRDefault="00E40CCE" w:rsidP="00F03F8D">
      <w:pPr>
        <w:pStyle w:val="Heading3"/>
      </w:pPr>
      <w:bookmarkStart w:id="127" w:name="_Toc432709661"/>
      <w:bookmarkStart w:id="128" w:name="_Toc443590331"/>
      <w:bookmarkStart w:id="129" w:name="_Toc448771383"/>
      <w:r w:rsidRPr="00B03027">
        <w:t xml:space="preserve">[New Section] </w:t>
      </w:r>
      <w:r w:rsidRPr="00F03F8D">
        <w:t xml:space="preserve">7.7.65.X LE Advertising </w:t>
      </w:r>
      <w:r w:rsidR="002B288F" w:rsidRPr="00F03F8D">
        <w:t xml:space="preserve">Set </w:t>
      </w:r>
      <w:r w:rsidR="00E017DF" w:rsidRPr="003928DF">
        <w:t xml:space="preserve">Terminated </w:t>
      </w:r>
      <w:r w:rsidRPr="00B03027">
        <w:t>Event</w:t>
      </w:r>
      <w:bookmarkEnd w:id="127"/>
      <w:bookmarkEnd w:id="128"/>
      <w:bookmarkEnd w:id="129"/>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2515"/>
        <w:gridCol w:w="1350"/>
        <w:gridCol w:w="4950"/>
      </w:tblGrid>
      <w:tr w:rsidR="00E40CCE" w:rsidRPr="00F429CC" w14:paraId="64CD9486" w14:textId="77777777" w:rsidTr="00E40CCE">
        <w:trPr>
          <w:cnfStyle w:val="100000000000" w:firstRow="1" w:lastRow="0" w:firstColumn="0" w:lastColumn="0" w:oddVBand="0" w:evenVBand="0" w:oddHBand="0" w:evenHBand="0" w:firstRowFirstColumn="0" w:firstRowLastColumn="0" w:lastRowFirstColumn="0" w:lastRowLastColumn="0"/>
          <w:cantSplit/>
          <w:trHeight w:val="579"/>
        </w:trPr>
        <w:tc>
          <w:tcPr>
            <w:tcW w:w="2515" w:type="dxa"/>
            <w:tcBorders>
              <w:top w:val="single" w:sz="4" w:space="0" w:color="auto"/>
              <w:left w:val="single" w:sz="4" w:space="0" w:color="auto"/>
              <w:bottom w:val="single" w:sz="4" w:space="0" w:color="auto"/>
              <w:right w:val="single" w:sz="4" w:space="0" w:color="auto"/>
            </w:tcBorders>
            <w:shd w:val="clear" w:color="auto" w:fill="BBFAFD"/>
          </w:tcPr>
          <w:p w14:paraId="76B5D02B" w14:textId="77777777" w:rsidR="00E40CCE" w:rsidRPr="009211DF" w:rsidRDefault="00E40CCE" w:rsidP="00E40CCE">
            <w:pPr>
              <w:pStyle w:val="Tableheading"/>
              <w:spacing w:before="96"/>
              <w:rPr>
                <w:rFonts w:cs="Arial"/>
                <w:color w:val="FF0000"/>
                <w:sz w:val="24"/>
                <w:szCs w:val="24"/>
              </w:rPr>
            </w:pPr>
            <w:r w:rsidRPr="009211DF">
              <w:rPr>
                <w:rFonts w:cs="Arial"/>
                <w:color w:val="FF0000"/>
                <w:sz w:val="24"/>
                <w:szCs w:val="24"/>
              </w:rPr>
              <w:t>Event</w:t>
            </w:r>
          </w:p>
        </w:tc>
        <w:tc>
          <w:tcPr>
            <w:tcW w:w="1350" w:type="dxa"/>
            <w:tcBorders>
              <w:top w:val="single" w:sz="4" w:space="0" w:color="auto"/>
              <w:left w:val="single" w:sz="4" w:space="0" w:color="auto"/>
              <w:bottom w:val="single" w:sz="4" w:space="0" w:color="auto"/>
              <w:right w:val="single" w:sz="4" w:space="0" w:color="auto"/>
            </w:tcBorders>
            <w:shd w:val="clear" w:color="auto" w:fill="BBFAFD"/>
            <w:hideMark/>
          </w:tcPr>
          <w:p w14:paraId="37FFEA72" w14:textId="77777777" w:rsidR="00E40CCE" w:rsidRPr="009211DF" w:rsidRDefault="00E40CCE" w:rsidP="00E40CCE">
            <w:pPr>
              <w:pStyle w:val="Tableheading"/>
              <w:spacing w:before="96"/>
              <w:rPr>
                <w:rFonts w:cs="Arial"/>
                <w:color w:val="FF0000"/>
                <w:sz w:val="24"/>
                <w:szCs w:val="24"/>
              </w:rPr>
            </w:pPr>
            <w:r w:rsidRPr="009211DF">
              <w:rPr>
                <w:rFonts w:cs="Arial"/>
                <w:color w:val="FF0000"/>
                <w:sz w:val="24"/>
                <w:szCs w:val="24"/>
              </w:rPr>
              <w:t>Event Code</w:t>
            </w:r>
          </w:p>
        </w:tc>
        <w:tc>
          <w:tcPr>
            <w:tcW w:w="4950" w:type="dxa"/>
            <w:tcBorders>
              <w:top w:val="single" w:sz="4" w:space="0" w:color="auto"/>
              <w:left w:val="single" w:sz="4" w:space="0" w:color="auto"/>
              <w:bottom w:val="single" w:sz="4" w:space="0" w:color="auto"/>
              <w:right w:val="single" w:sz="4" w:space="0" w:color="auto"/>
            </w:tcBorders>
            <w:shd w:val="clear" w:color="auto" w:fill="BBFAFD"/>
          </w:tcPr>
          <w:p w14:paraId="6FD1F5BF" w14:textId="77777777" w:rsidR="00E40CCE" w:rsidRPr="009211DF" w:rsidRDefault="00E40CCE" w:rsidP="00E40CCE">
            <w:pPr>
              <w:pStyle w:val="Tableheading"/>
              <w:spacing w:before="96"/>
              <w:rPr>
                <w:rFonts w:cs="Arial"/>
                <w:color w:val="FF0000"/>
                <w:sz w:val="24"/>
                <w:szCs w:val="24"/>
              </w:rPr>
            </w:pPr>
            <w:r>
              <w:rPr>
                <w:rFonts w:cs="Arial"/>
                <w:color w:val="FF0000"/>
                <w:sz w:val="24"/>
                <w:szCs w:val="24"/>
              </w:rPr>
              <w:t xml:space="preserve">Event </w:t>
            </w:r>
            <w:r w:rsidRPr="009211DF">
              <w:rPr>
                <w:rFonts w:cs="Arial"/>
                <w:color w:val="FF0000"/>
                <w:sz w:val="24"/>
                <w:szCs w:val="24"/>
              </w:rPr>
              <w:t>Parameters</w:t>
            </w:r>
          </w:p>
        </w:tc>
      </w:tr>
      <w:tr w:rsidR="00E40CCE" w:rsidRPr="00F429CC" w14:paraId="4F2AB27B" w14:textId="77777777" w:rsidTr="005D341E">
        <w:trPr>
          <w:trHeight w:val="184"/>
        </w:trPr>
        <w:tc>
          <w:tcPr>
            <w:tcW w:w="2515" w:type="dxa"/>
            <w:tcBorders>
              <w:top w:val="single" w:sz="4" w:space="0" w:color="auto"/>
              <w:left w:val="single" w:sz="4" w:space="0" w:color="auto"/>
              <w:bottom w:val="single" w:sz="4" w:space="0" w:color="auto"/>
              <w:right w:val="single" w:sz="4" w:space="0" w:color="auto"/>
            </w:tcBorders>
            <w:shd w:val="clear" w:color="auto" w:fill="auto"/>
            <w:vAlign w:val="top"/>
          </w:tcPr>
          <w:p w14:paraId="3DC7C780" w14:textId="77777777" w:rsidR="00E40CCE" w:rsidRPr="009211DF" w:rsidRDefault="00E40CCE" w:rsidP="00C84C97">
            <w:pPr>
              <w:pStyle w:val="CellBody"/>
              <w:spacing w:before="96"/>
              <w:rPr>
                <w:rFonts w:ascii="Arial" w:hAnsi="Arial" w:cs="Arial"/>
                <w:color w:val="FF0000"/>
                <w:sz w:val="24"/>
                <w:szCs w:val="24"/>
              </w:rPr>
            </w:pPr>
            <w:r>
              <w:rPr>
                <w:rFonts w:ascii="Arial" w:hAnsi="Arial" w:cs="Arial"/>
                <w:color w:val="FF0000"/>
                <w:sz w:val="24"/>
                <w:szCs w:val="24"/>
              </w:rPr>
              <w:t xml:space="preserve">LE Advertising </w:t>
            </w:r>
            <w:r w:rsidR="002B288F">
              <w:rPr>
                <w:rFonts w:ascii="Arial" w:hAnsi="Arial" w:cs="Arial"/>
                <w:color w:val="FF0000"/>
                <w:sz w:val="24"/>
                <w:szCs w:val="24"/>
              </w:rPr>
              <w:t xml:space="preserve">Set </w:t>
            </w:r>
            <w:r w:rsidR="00C84C97">
              <w:rPr>
                <w:rFonts w:ascii="Arial" w:hAnsi="Arial" w:cs="Arial"/>
                <w:color w:val="FF0000"/>
                <w:sz w:val="24"/>
                <w:szCs w:val="24"/>
              </w:rPr>
              <w:t>Terminated</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top"/>
          </w:tcPr>
          <w:p w14:paraId="343D45C7" w14:textId="77777777" w:rsidR="00E40CCE" w:rsidRPr="009211DF" w:rsidRDefault="00E40CCE" w:rsidP="00E40CCE">
            <w:pPr>
              <w:pStyle w:val="CellBody"/>
              <w:spacing w:before="96"/>
              <w:rPr>
                <w:rFonts w:ascii="Arial" w:hAnsi="Arial" w:cs="Arial"/>
                <w:color w:val="FF0000"/>
                <w:sz w:val="24"/>
                <w:szCs w:val="24"/>
              </w:rPr>
            </w:pPr>
            <w:r>
              <w:rPr>
                <w:rFonts w:ascii="Arial" w:hAnsi="Arial" w:cs="Arial"/>
                <w:color w:val="FF0000"/>
                <w:sz w:val="24"/>
                <w:szCs w:val="24"/>
              </w:rPr>
              <w:t>0x3E</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top"/>
          </w:tcPr>
          <w:p w14:paraId="2DAAB9B0" w14:textId="77777777" w:rsidR="00E40CCE" w:rsidRDefault="00E40CCE" w:rsidP="00E40CCE">
            <w:pPr>
              <w:pStyle w:val="CellBody"/>
              <w:spacing w:before="96"/>
              <w:rPr>
                <w:rFonts w:ascii="Arial" w:hAnsi="Arial" w:cs="Arial"/>
                <w:color w:val="FF0000"/>
                <w:sz w:val="24"/>
                <w:szCs w:val="24"/>
              </w:rPr>
            </w:pPr>
            <w:r w:rsidRPr="009211DF">
              <w:rPr>
                <w:rFonts w:ascii="Arial" w:hAnsi="Arial" w:cs="Arial"/>
                <w:color w:val="FF0000"/>
                <w:sz w:val="24"/>
                <w:szCs w:val="24"/>
              </w:rPr>
              <w:t>Subevent_Code,</w:t>
            </w:r>
          </w:p>
          <w:p w14:paraId="09A258FA" w14:textId="77777777" w:rsidR="00E40CCE" w:rsidRPr="009211DF" w:rsidRDefault="00E40CCE" w:rsidP="00E40CCE">
            <w:pPr>
              <w:pStyle w:val="CellBody"/>
              <w:spacing w:before="96"/>
              <w:rPr>
                <w:rFonts w:ascii="Arial" w:hAnsi="Arial" w:cs="Arial"/>
                <w:color w:val="FF0000"/>
                <w:sz w:val="24"/>
                <w:szCs w:val="24"/>
              </w:rPr>
            </w:pPr>
            <w:r>
              <w:rPr>
                <w:rFonts w:ascii="Arial" w:hAnsi="Arial" w:cs="Arial"/>
                <w:color w:val="FF0000"/>
                <w:sz w:val="24"/>
                <w:szCs w:val="24"/>
              </w:rPr>
              <w:t>Status,</w:t>
            </w:r>
          </w:p>
          <w:p w14:paraId="343C1F9A" w14:textId="77777777" w:rsidR="00E40CCE" w:rsidRDefault="00E40CCE" w:rsidP="00E40CCE">
            <w:pPr>
              <w:pStyle w:val="CellBody"/>
              <w:spacing w:before="96"/>
              <w:rPr>
                <w:rFonts w:ascii="Arial" w:hAnsi="Arial" w:cs="Arial"/>
                <w:color w:val="FF0000"/>
                <w:sz w:val="24"/>
                <w:szCs w:val="24"/>
              </w:rPr>
            </w:pPr>
            <w:r w:rsidRPr="004A3BDF">
              <w:rPr>
                <w:rFonts w:ascii="Arial" w:hAnsi="Arial" w:cs="Arial"/>
                <w:color w:val="FF0000"/>
                <w:sz w:val="24"/>
                <w:szCs w:val="24"/>
              </w:rPr>
              <w:t>Advertising_</w:t>
            </w:r>
            <w:r w:rsidR="000E4E99">
              <w:rPr>
                <w:rFonts w:ascii="Arial" w:hAnsi="Arial" w:cs="Arial"/>
                <w:color w:val="FF0000"/>
                <w:sz w:val="24"/>
                <w:szCs w:val="24"/>
              </w:rPr>
              <w:t>Handle</w:t>
            </w:r>
            <w:r>
              <w:rPr>
                <w:rFonts w:ascii="Arial" w:hAnsi="Arial" w:cs="Arial"/>
                <w:color w:val="FF0000"/>
                <w:sz w:val="24"/>
                <w:szCs w:val="24"/>
              </w:rPr>
              <w:t>,</w:t>
            </w:r>
          </w:p>
          <w:p w14:paraId="63E4DB58" w14:textId="77777777" w:rsidR="00E40CCE" w:rsidRDefault="00E40CCE" w:rsidP="00E40CCE">
            <w:pPr>
              <w:pStyle w:val="CellBody"/>
              <w:spacing w:before="96"/>
              <w:rPr>
                <w:ins w:id="130" w:author="Brian A. Redding" w:date="2016-04-15T11:28:00Z"/>
                <w:rFonts w:ascii="Arial" w:hAnsi="Arial" w:cs="Arial"/>
                <w:color w:val="FF0000"/>
                <w:sz w:val="24"/>
                <w:szCs w:val="24"/>
              </w:rPr>
            </w:pPr>
            <w:r>
              <w:rPr>
                <w:rFonts w:ascii="Arial" w:hAnsi="Arial" w:cs="Arial"/>
                <w:color w:val="FF0000"/>
                <w:sz w:val="24"/>
                <w:szCs w:val="24"/>
              </w:rPr>
              <w:t>Connection_Handle</w:t>
            </w:r>
            <w:ins w:id="131" w:author="Brian A. Redding" w:date="2016-04-15T11:28:00Z">
              <w:r w:rsidR="009E424F">
                <w:rPr>
                  <w:rFonts w:ascii="Arial" w:hAnsi="Arial" w:cs="Arial"/>
                  <w:color w:val="FF0000"/>
                  <w:sz w:val="24"/>
                  <w:szCs w:val="24"/>
                </w:rPr>
                <w:t>,</w:t>
              </w:r>
            </w:ins>
          </w:p>
          <w:p w14:paraId="019513F1" w14:textId="44B5EE1D" w:rsidR="009E424F" w:rsidRPr="009211DF" w:rsidRDefault="009E424F" w:rsidP="00E40CCE">
            <w:pPr>
              <w:pStyle w:val="CellBody"/>
              <w:spacing w:before="96"/>
              <w:rPr>
                <w:rFonts w:ascii="Arial" w:hAnsi="Arial" w:cs="Arial"/>
                <w:color w:val="FF0000"/>
                <w:sz w:val="24"/>
                <w:szCs w:val="24"/>
              </w:rPr>
            </w:pPr>
            <w:ins w:id="132" w:author="Brian A. Redding" w:date="2016-04-15T11:28:00Z">
              <w:r>
                <w:rPr>
                  <w:rFonts w:ascii="Arial" w:hAnsi="Arial" w:cs="Arial"/>
                  <w:color w:val="FF0000"/>
                  <w:sz w:val="24"/>
                  <w:szCs w:val="24"/>
                </w:rPr>
                <w:t>Num_Completed_Extended_Advertising_Events</w:t>
              </w:r>
            </w:ins>
          </w:p>
        </w:tc>
      </w:tr>
    </w:tbl>
    <w:p w14:paraId="340DFFCA" w14:textId="5DBFAD90" w:rsidR="00E40CCE" w:rsidRDefault="00E40CCE" w:rsidP="00E40CCE"/>
    <w:p w14:paraId="181AA4ED" w14:textId="77777777" w:rsidR="00E40CCE" w:rsidRDefault="00E40CCE" w:rsidP="00E40CCE">
      <w:pPr>
        <w:rPr>
          <w:rFonts w:cs="Arial"/>
          <w:b/>
          <w:color w:val="FF0000"/>
          <w:sz w:val="24"/>
          <w:szCs w:val="24"/>
        </w:rPr>
      </w:pPr>
      <w:r w:rsidRPr="009211DF">
        <w:rPr>
          <w:rFonts w:cs="Arial"/>
          <w:b/>
          <w:color w:val="FF0000"/>
          <w:sz w:val="24"/>
          <w:szCs w:val="24"/>
        </w:rPr>
        <w:t>Description:</w:t>
      </w:r>
    </w:p>
    <w:p w14:paraId="5135E8F2" w14:textId="77777777" w:rsidR="00E40CCE" w:rsidRDefault="00E40CCE" w:rsidP="00E40CCE">
      <w:pPr>
        <w:rPr>
          <w:rFonts w:cs="Arial"/>
          <w:color w:val="FF0000"/>
          <w:sz w:val="24"/>
          <w:szCs w:val="24"/>
          <w:lang w:val="en-GB"/>
        </w:rPr>
      </w:pPr>
      <w:r w:rsidRPr="00262A01">
        <w:rPr>
          <w:rFonts w:cs="Arial"/>
          <w:color w:val="FF0000"/>
          <w:sz w:val="24"/>
          <w:szCs w:val="24"/>
          <w:lang w:val="en-GB"/>
        </w:rPr>
        <w:t xml:space="preserve">The LE </w:t>
      </w:r>
      <w:r>
        <w:rPr>
          <w:rFonts w:cs="Arial"/>
          <w:color w:val="FF0000"/>
          <w:sz w:val="24"/>
          <w:szCs w:val="24"/>
          <w:lang w:val="en-GB"/>
        </w:rPr>
        <w:t xml:space="preserve">Advertising </w:t>
      </w:r>
      <w:r w:rsidR="002B288F">
        <w:rPr>
          <w:rFonts w:cs="Arial"/>
          <w:color w:val="FF0000"/>
          <w:sz w:val="24"/>
          <w:szCs w:val="24"/>
          <w:lang w:val="en-GB"/>
        </w:rPr>
        <w:t xml:space="preserve">Set </w:t>
      </w:r>
      <w:r w:rsidR="00C84C97">
        <w:rPr>
          <w:rFonts w:cs="Arial"/>
          <w:color w:val="FF0000"/>
          <w:sz w:val="24"/>
          <w:szCs w:val="24"/>
          <w:lang w:val="en-GB"/>
        </w:rPr>
        <w:t xml:space="preserve">Terminated </w:t>
      </w:r>
      <w:r w:rsidRPr="00262A01">
        <w:rPr>
          <w:rFonts w:cs="Arial"/>
          <w:color w:val="FF0000"/>
          <w:sz w:val="24"/>
          <w:szCs w:val="24"/>
          <w:lang w:val="en-GB"/>
        </w:rPr>
        <w:t xml:space="preserve">event indicates that </w:t>
      </w:r>
      <w:r w:rsidR="003D2DCF">
        <w:rPr>
          <w:rFonts w:cs="Arial"/>
          <w:color w:val="FF0000"/>
          <w:sz w:val="24"/>
          <w:szCs w:val="24"/>
          <w:lang w:val="en-GB"/>
        </w:rPr>
        <w:t xml:space="preserve">the Controller has terminated </w:t>
      </w:r>
      <w:r>
        <w:rPr>
          <w:rFonts w:cs="Arial"/>
          <w:color w:val="FF0000"/>
          <w:sz w:val="24"/>
          <w:szCs w:val="24"/>
          <w:lang w:val="en-GB"/>
        </w:rPr>
        <w:t xml:space="preserve">advertising in the advertising sets </w:t>
      </w:r>
      <w:r w:rsidR="003D2DCF">
        <w:rPr>
          <w:rFonts w:cs="Arial"/>
          <w:color w:val="FF0000"/>
          <w:sz w:val="24"/>
          <w:szCs w:val="24"/>
          <w:lang w:val="en-GB"/>
        </w:rPr>
        <w:t xml:space="preserve">specified by the </w:t>
      </w:r>
      <w:r>
        <w:rPr>
          <w:rFonts w:cs="Arial"/>
          <w:color w:val="FF0000"/>
          <w:sz w:val="24"/>
          <w:szCs w:val="24"/>
          <w:lang w:val="en-GB"/>
        </w:rPr>
        <w:t>Advertising_</w:t>
      </w:r>
      <w:r w:rsidR="000E4E99">
        <w:rPr>
          <w:rFonts w:cs="Arial"/>
          <w:color w:val="FF0000"/>
          <w:sz w:val="24"/>
          <w:szCs w:val="24"/>
          <w:lang w:val="en-GB"/>
        </w:rPr>
        <w:t>Handle</w:t>
      </w:r>
      <w:r w:rsidR="003D2DCF">
        <w:rPr>
          <w:rFonts w:cs="Arial"/>
          <w:color w:val="FF0000"/>
          <w:sz w:val="24"/>
          <w:szCs w:val="24"/>
          <w:lang w:val="en-GB"/>
        </w:rPr>
        <w:t xml:space="preserve"> parameter</w:t>
      </w:r>
      <w:r>
        <w:rPr>
          <w:rFonts w:cs="Arial"/>
          <w:color w:val="FF0000"/>
          <w:sz w:val="24"/>
          <w:szCs w:val="24"/>
          <w:lang w:val="en-GB"/>
        </w:rPr>
        <w:t>.</w:t>
      </w:r>
    </w:p>
    <w:p w14:paraId="1C366562" w14:textId="77777777" w:rsidR="00E40CCE" w:rsidRDefault="00E40CCE" w:rsidP="00E40CCE">
      <w:pPr>
        <w:rPr>
          <w:rFonts w:cs="Arial"/>
          <w:color w:val="FF0000"/>
          <w:sz w:val="24"/>
          <w:szCs w:val="24"/>
          <w:lang w:val="en-GB"/>
        </w:rPr>
      </w:pPr>
      <w:r>
        <w:rPr>
          <w:rFonts w:cs="Arial"/>
          <w:color w:val="FF0000"/>
          <w:sz w:val="24"/>
          <w:szCs w:val="24"/>
          <w:lang w:val="en-GB"/>
        </w:rPr>
        <w:t>This event shall be generated every time connectable advertising in an advertising set results in a connection being created.</w:t>
      </w:r>
    </w:p>
    <w:p w14:paraId="6DDC0F6E" w14:textId="77777777" w:rsidR="00FA28F4" w:rsidRDefault="00FA28F4" w:rsidP="00FA28F4">
      <w:pPr>
        <w:rPr>
          <w:rFonts w:cs="Arial"/>
          <w:color w:val="FF0000"/>
          <w:sz w:val="24"/>
          <w:szCs w:val="24"/>
          <w:lang w:val="en-GB"/>
        </w:rPr>
      </w:pPr>
      <w:r>
        <w:rPr>
          <w:rFonts w:cs="Arial"/>
          <w:color w:val="FF0000"/>
          <w:sz w:val="24"/>
          <w:szCs w:val="24"/>
          <w:lang w:val="en-GB"/>
        </w:rPr>
        <w:t>The Connection_Handle parameter is only valid when advertising ends because a connection was created.</w:t>
      </w:r>
    </w:p>
    <w:p w14:paraId="010CE675" w14:textId="51F8F1B8" w:rsidR="00E71FDB" w:rsidRDefault="00AB713B" w:rsidP="00E71FDB">
      <w:pPr>
        <w:rPr>
          <w:rFonts w:cs="Arial"/>
          <w:color w:val="FF0000"/>
          <w:sz w:val="24"/>
          <w:szCs w:val="24"/>
          <w:lang w:val="en-GB"/>
        </w:rPr>
      </w:pPr>
      <w:r>
        <w:rPr>
          <w:rFonts w:cs="Arial"/>
          <w:color w:val="FF0000"/>
          <w:sz w:val="24"/>
          <w:szCs w:val="24"/>
          <w:lang w:val="en-GB"/>
        </w:rPr>
        <w:t>If Max</w:t>
      </w:r>
      <w:r w:rsidR="00E71FDB">
        <w:rPr>
          <w:rFonts w:cs="Arial"/>
          <w:color w:val="FF0000"/>
          <w:sz w:val="24"/>
          <w:szCs w:val="24"/>
          <w:lang w:val="en-GB"/>
        </w:rPr>
        <w:t>_Extended_Adverti</w:t>
      </w:r>
      <w:r>
        <w:rPr>
          <w:rFonts w:cs="Arial"/>
          <w:color w:val="FF0000"/>
          <w:sz w:val="24"/>
          <w:szCs w:val="24"/>
          <w:lang w:val="en-GB"/>
        </w:rPr>
        <w:t>sing_Events parameter in the LE_Set_Extended_Advertising_</w:t>
      </w:r>
      <w:r w:rsidR="00E71FDB">
        <w:rPr>
          <w:rFonts w:cs="Arial"/>
          <w:color w:val="FF0000"/>
          <w:sz w:val="24"/>
          <w:szCs w:val="24"/>
          <w:lang w:val="en-GB"/>
        </w:rPr>
        <w:t xml:space="preserve">Enable command is non-zero, the </w:t>
      </w:r>
      <w:r w:rsidR="00E71FDB">
        <w:rPr>
          <w:rFonts w:cs="Arial"/>
          <w:color w:val="FF0000"/>
          <w:sz w:val="24"/>
          <w:szCs w:val="24"/>
          <w:lang w:val="en-GB"/>
        </w:rPr>
        <w:t xml:space="preserve">Num_Completed_Extended_Advertising_Events </w:t>
      </w:r>
      <w:r w:rsidR="00E71FDB">
        <w:rPr>
          <w:rFonts w:cs="Arial"/>
          <w:color w:val="FF0000"/>
          <w:sz w:val="24"/>
          <w:szCs w:val="24"/>
          <w:lang w:val="en-GB"/>
        </w:rPr>
        <w:t xml:space="preserve">parameter </w:t>
      </w:r>
      <w:r w:rsidR="00E71FDB">
        <w:rPr>
          <w:rFonts w:cs="Arial"/>
          <w:color w:val="FF0000"/>
          <w:sz w:val="24"/>
          <w:szCs w:val="24"/>
          <w:lang w:val="en-GB"/>
        </w:rPr>
        <w:t xml:space="preserve">shall be set to the number of </w:t>
      </w:r>
      <w:r w:rsidR="0067010F">
        <w:rPr>
          <w:rFonts w:cs="Arial"/>
          <w:color w:val="FF0000"/>
          <w:sz w:val="24"/>
          <w:szCs w:val="24"/>
          <w:lang w:val="en-GB"/>
        </w:rPr>
        <w:t xml:space="preserve">completed </w:t>
      </w:r>
      <w:r w:rsidR="00E71FDB">
        <w:rPr>
          <w:rFonts w:cs="Arial"/>
          <w:color w:val="FF0000"/>
          <w:sz w:val="24"/>
          <w:szCs w:val="24"/>
          <w:lang w:val="en-GB"/>
        </w:rPr>
        <w:t xml:space="preserve">extended advertising events the Controller </w:t>
      </w:r>
      <w:r w:rsidR="0067010F">
        <w:rPr>
          <w:rFonts w:cs="Arial"/>
          <w:color w:val="FF0000"/>
          <w:sz w:val="24"/>
          <w:szCs w:val="24"/>
          <w:lang w:val="en-GB"/>
        </w:rPr>
        <w:t>transmitted</w:t>
      </w:r>
      <w:r w:rsidR="00E71FDB">
        <w:rPr>
          <w:rFonts w:cs="Arial"/>
          <w:color w:val="FF0000"/>
          <w:sz w:val="24"/>
          <w:szCs w:val="24"/>
          <w:lang w:val="en-GB"/>
        </w:rPr>
        <w:t xml:space="preserve"> when either the duration elapsed or the maximum number of extended advertising events was reached</w:t>
      </w:r>
      <w:r w:rsidR="0067010F">
        <w:rPr>
          <w:rFonts w:cs="Arial"/>
          <w:color w:val="FF0000"/>
          <w:sz w:val="24"/>
          <w:szCs w:val="24"/>
          <w:lang w:val="en-GB"/>
        </w:rPr>
        <w:t>; otherwise it shall be set to zero.</w:t>
      </w:r>
    </w:p>
    <w:p w14:paraId="2E48DCF5" w14:textId="66F1BE10" w:rsidR="00E40CCE" w:rsidRDefault="00E71FDB" w:rsidP="00E71FDB">
      <w:pPr>
        <w:rPr>
          <w:rFonts w:cs="Arial"/>
          <w:color w:val="FF0000"/>
          <w:sz w:val="24"/>
          <w:szCs w:val="24"/>
          <w:lang w:val="en-GB"/>
        </w:rPr>
      </w:pPr>
      <w:r>
        <w:rPr>
          <w:rFonts w:cs="Arial"/>
          <w:color w:val="FF0000"/>
          <w:sz w:val="24"/>
          <w:szCs w:val="24"/>
          <w:lang w:val="en-GB"/>
        </w:rPr>
        <w:t xml:space="preserve"> </w:t>
      </w:r>
      <w:r w:rsidR="00E40CCE">
        <w:rPr>
          <w:rFonts w:cs="Arial"/>
          <w:color w:val="FF0000"/>
          <w:sz w:val="24"/>
          <w:szCs w:val="24"/>
          <w:lang w:val="en-GB"/>
        </w:rPr>
        <w:t xml:space="preserve">If advertising has </w:t>
      </w:r>
      <w:r w:rsidR="003D2DCF">
        <w:rPr>
          <w:rFonts w:cs="Arial"/>
          <w:color w:val="FF0000"/>
          <w:sz w:val="24"/>
          <w:szCs w:val="24"/>
          <w:lang w:val="en-GB"/>
        </w:rPr>
        <w:t xml:space="preserve">terminated </w:t>
      </w:r>
      <w:r w:rsidR="00E40CCE">
        <w:rPr>
          <w:rFonts w:cs="Arial"/>
          <w:color w:val="FF0000"/>
          <w:sz w:val="24"/>
          <w:szCs w:val="24"/>
          <w:lang w:val="en-GB"/>
        </w:rPr>
        <w:t xml:space="preserve">as a result of the advertising duration elapsing, the status parameter shall be set to </w:t>
      </w:r>
      <w:r w:rsidR="00C834BC">
        <w:rPr>
          <w:rFonts w:cs="Arial"/>
          <w:color w:val="FF0000"/>
          <w:sz w:val="24"/>
          <w:szCs w:val="24"/>
          <w:lang w:val="en-GB"/>
        </w:rPr>
        <w:t>Advertising Timeout (</w:t>
      </w:r>
      <w:r w:rsidR="00E40CCE">
        <w:rPr>
          <w:rFonts w:cs="Arial"/>
          <w:color w:val="FF0000"/>
          <w:sz w:val="24"/>
          <w:szCs w:val="24"/>
          <w:lang w:val="en-GB"/>
        </w:rPr>
        <w:t>0x3C</w:t>
      </w:r>
      <w:r w:rsidR="00C834BC">
        <w:rPr>
          <w:rFonts w:cs="Arial"/>
          <w:color w:val="FF0000"/>
          <w:sz w:val="24"/>
          <w:szCs w:val="24"/>
          <w:lang w:val="en-GB"/>
        </w:rPr>
        <w:t>)</w:t>
      </w:r>
      <w:r w:rsidR="00E40CCE">
        <w:rPr>
          <w:rFonts w:cs="Arial"/>
          <w:color w:val="FF0000"/>
          <w:sz w:val="24"/>
          <w:szCs w:val="24"/>
          <w:lang w:val="en-GB"/>
        </w:rPr>
        <w:t>.</w:t>
      </w:r>
    </w:p>
    <w:p w14:paraId="4BC5A818" w14:textId="4DAB6835" w:rsidR="009E7806" w:rsidRDefault="00E017DF" w:rsidP="00E40CCE">
      <w:pPr>
        <w:rPr>
          <w:rFonts w:cs="Arial"/>
          <w:color w:val="FF0000"/>
          <w:sz w:val="24"/>
          <w:szCs w:val="24"/>
          <w:lang w:val="en-GB"/>
        </w:rPr>
      </w:pPr>
      <w:r>
        <w:rPr>
          <w:rFonts w:cs="Arial"/>
          <w:color w:val="FF0000"/>
          <w:sz w:val="24"/>
          <w:szCs w:val="24"/>
          <w:lang w:val="en-GB"/>
        </w:rPr>
        <w:t xml:space="preserve">If </w:t>
      </w:r>
      <w:r w:rsidR="003D2DCF">
        <w:rPr>
          <w:rFonts w:cs="Arial"/>
          <w:color w:val="FF0000"/>
          <w:sz w:val="24"/>
          <w:szCs w:val="24"/>
          <w:lang w:val="en-GB"/>
        </w:rPr>
        <w:t xml:space="preserve">advertising has terminated </w:t>
      </w:r>
      <w:r w:rsidR="00C8649C">
        <w:rPr>
          <w:rFonts w:cs="Arial"/>
          <w:color w:val="FF0000"/>
          <w:sz w:val="24"/>
          <w:szCs w:val="24"/>
          <w:lang w:val="en-GB"/>
        </w:rPr>
        <w:t xml:space="preserve">because </w:t>
      </w:r>
      <w:r w:rsidR="003D2DCF">
        <w:rPr>
          <w:rFonts w:cs="Arial"/>
          <w:color w:val="FF0000"/>
          <w:sz w:val="24"/>
          <w:szCs w:val="24"/>
          <w:lang w:val="en-GB"/>
        </w:rPr>
        <w:t xml:space="preserve">the </w:t>
      </w:r>
      <w:r w:rsidR="00AB713B">
        <w:rPr>
          <w:rFonts w:cs="Arial"/>
          <w:color w:val="FF0000"/>
          <w:sz w:val="24"/>
          <w:szCs w:val="24"/>
          <w:lang w:val="en-GB"/>
        </w:rPr>
        <w:t>Max</w:t>
      </w:r>
      <w:r w:rsidR="009E7806">
        <w:rPr>
          <w:rFonts w:cs="Arial"/>
          <w:color w:val="FF0000"/>
          <w:sz w:val="24"/>
          <w:szCs w:val="24"/>
          <w:lang w:val="en-GB"/>
        </w:rPr>
        <w:t xml:space="preserve">_Extended_Advertising_Events was </w:t>
      </w:r>
      <w:r w:rsidR="00E71FDB">
        <w:rPr>
          <w:rFonts w:cs="Arial"/>
          <w:color w:val="FF0000"/>
          <w:sz w:val="24"/>
          <w:szCs w:val="24"/>
          <w:lang w:val="en-GB"/>
        </w:rPr>
        <w:t>reached</w:t>
      </w:r>
      <w:r>
        <w:rPr>
          <w:rFonts w:cs="Arial"/>
          <w:color w:val="FF0000"/>
          <w:sz w:val="24"/>
          <w:szCs w:val="24"/>
          <w:lang w:val="en-GB"/>
        </w:rPr>
        <w:t xml:space="preserve">, the </w:t>
      </w:r>
      <w:r w:rsidR="0067010F">
        <w:rPr>
          <w:rFonts w:cs="Arial"/>
          <w:color w:val="FF0000"/>
          <w:sz w:val="24"/>
          <w:szCs w:val="24"/>
          <w:lang w:val="en-GB"/>
        </w:rPr>
        <w:t>status</w:t>
      </w:r>
      <w:r>
        <w:rPr>
          <w:rFonts w:cs="Arial"/>
          <w:color w:val="FF0000"/>
          <w:sz w:val="24"/>
          <w:szCs w:val="24"/>
          <w:lang w:val="en-GB"/>
        </w:rPr>
        <w:t xml:space="preserve"> parameter shall be set to </w:t>
      </w:r>
      <w:r w:rsidR="009E7806">
        <w:rPr>
          <w:rFonts w:cs="Arial"/>
          <w:color w:val="FF0000"/>
          <w:sz w:val="24"/>
          <w:szCs w:val="24"/>
          <w:lang w:val="en-GB"/>
        </w:rPr>
        <w:t>Limited Reached</w:t>
      </w:r>
      <w:r>
        <w:rPr>
          <w:rFonts w:cs="Arial"/>
          <w:color w:val="FF0000"/>
          <w:sz w:val="24"/>
          <w:szCs w:val="24"/>
          <w:lang w:val="en-GB"/>
        </w:rPr>
        <w:t xml:space="preserve"> (</w:t>
      </w:r>
      <w:r w:rsidR="009E7806">
        <w:rPr>
          <w:rFonts w:cs="Arial"/>
          <w:color w:val="FF0000"/>
          <w:sz w:val="24"/>
          <w:szCs w:val="24"/>
          <w:lang w:val="en-GB"/>
        </w:rPr>
        <w:t>0x</w:t>
      </w:r>
      <w:r w:rsidR="00E71FDB">
        <w:rPr>
          <w:rFonts w:cs="Arial"/>
          <w:color w:val="FF0000"/>
          <w:sz w:val="24"/>
          <w:szCs w:val="24"/>
          <w:lang w:val="en-GB"/>
        </w:rPr>
        <w:t>43</w:t>
      </w:r>
      <w:r>
        <w:rPr>
          <w:rFonts w:cs="Arial"/>
          <w:color w:val="FF0000"/>
          <w:sz w:val="24"/>
          <w:szCs w:val="24"/>
          <w:lang w:val="en-GB"/>
        </w:rPr>
        <w:t>).</w:t>
      </w:r>
    </w:p>
    <w:p w14:paraId="1B29D36C" w14:textId="77777777" w:rsidR="00E40CCE" w:rsidRPr="009211DF" w:rsidRDefault="00E40CCE" w:rsidP="00E40CCE">
      <w:pPr>
        <w:rPr>
          <w:rFonts w:cs="Arial"/>
          <w:b/>
          <w:color w:val="FF0000"/>
          <w:sz w:val="24"/>
          <w:szCs w:val="24"/>
        </w:rPr>
      </w:pPr>
      <w:r w:rsidRPr="009211DF">
        <w:rPr>
          <w:rFonts w:cs="Arial"/>
          <w:b/>
          <w:color w:val="FF0000"/>
          <w:sz w:val="24"/>
          <w:szCs w:val="24"/>
        </w:rPr>
        <w:t>Event Parameters:</w:t>
      </w:r>
    </w:p>
    <w:p w14:paraId="2EA09626" w14:textId="77777777" w:rsidR="00E40CCE" w:rsidRPr="009211DF" w:rsidRDefault="00E40CCE" w:rsidP="00E40CCE">
      <w:pPr>
        <w:spacing w:after="0"/>
        <w:rPr>
          <w:rFonts w:cs="Arial"/>
          <w:i/>
          <w:color w:val="FF0000"/>
          <w:sz w:val="24"/>
          <w:szCs w:val="24"/>
        </w:rPr>
      </w:pPr>
      <w:r w:rsidRPr="009211DF">
        <w:rPr>
          <w:rFonts w:cs="Arial"/>
          <w:i/>
          <w:color w:val="FF0000"/>
          <w:sz w:val="24"/>
          <w:szCs w:val="24"/>
        </w:rPr>
        <w:t>Subevent_Code:</w:t>
      </w:r>
      <w:r w:rsidRPr="009211DF">
        <w:rPr>
          <w:rFonts w:cs="Arial"/>
          <w:i/>
          <w:color w:val="FF0000"/>
          <w:sz w:val="24"/>
          <w:szCs w:val="24"/>
        </w:rPr>
        <w:tab/>
      </w:r>
      <w:r w:rsidRPr="009211DF">
        <w:rPr>
          <w:rFonts w:cs="Arial"/>
          <w:i/>
          <w:color w:val="FF0000"/>
          <w:sz w:val="24"/>
          <w:szCs w:val="24"/>
        </w:rPr>
        <w:tab/>
      </w:r>
      <w:r w:rsidRPr="009211DF">
        <w:rPr>
          <w:rFonts w:cs="Arial"/>
          <w:i/>
          <w:color w:val="FF0000"/>
          <w:sz w:val="24"/>
          <w:szCs w:val="24"/>
        </w:rPr>
        <w:tab/>
      </w:r>
      <w:r w:rsidRPr="009211DF">
        <w:rPr>
          <w:rFonts w:cs="Arial"/>
          <w:i/>
          <w:color w:val="FF0000"/>
          <w:sz w:val="24"/>
          <w:szCs w:val="24"/>
        </w:rPr>
        <w:tab/>
      </w:r>
      <w:r w:rsidRPr="009211DF">
        <w:rPr>
          <w:rFonts w:cs="Arial"/>
          <w:i/>
          <w:color w:val="FF0000"/>
          <w:sz w:val="24"/>
          <w:szCs w:val="24"/>
        </w:rPr>
        <w:tab/>
      </w:r>
      <w:r w:rsidRPr="009211DF">
        <w:rPr>
          <w:rFonts w:cs="Arial"/>
          <w:i/>
          <w:color w:val="FF0000"/>
          <w:sz w:val="24"/>
          <w:szCs w:val="24"/>
        </w:rPr>
        <w:tab/>
      </w:r>
      <w:r w:rsidRPr="009211DF">
        <w:rPr>
          <w:rFonts w:cs="Arial"/>
          <w:i/>
          <w:color w:val="FF0000"/>
          <w:sz w:val="24"/>
          <w:szCs w:val="24"/>
        </w:rPr>
        <w:tab/>
      </w:r>
      <w:r w:rsidRPr="009211DF">
        <w:rPr>
          <w:rFonts w:cs="Arial"/>
          <w:i/>
          <w:color w:val="FF0000"/>
          <w:sz w:val="24"/>
          <w:szCs w:val="24"/>
        </w:rPr>
        <w:tab/>
        <w:t>Size: 1 Octet</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816"/>
        <w:gridCol w:w="6999"/>
      </w:tblGrid>
      <w:tr w:rsidR="00E40CCE" w:rsidRPr="009211DF" w14:paraId="57641DD0" w14:textId="77777777" w:rsidTr="00E40CCE">
        <w:trPr>
          <w:cnfStyle w:val="100000000000" w:firstRow="1" w:lastRow="0" w:firstColumn="0" w:lastColumn="0" w:oddVBand="0" w:evenVBand="0" w:oddHBand="0" w:evenHBand="0" w:firstRowFirstColumn="0" w:firstRowLastColumn="0" w:lastRowFirstColumn="0" w:lastRowLastColumn="0"/>
          <w:cantSplit/>
          <w:trHeight w:val="579"/>
        </w:trPr>
        <w:tc>
          <w:tcPr>
            <w:tcW w:w="1816" w:type="dxa"/>
            <w:tcBorders>
              <w:top w:val="single" w:sz="4" w:space="0" w:color="auto"/>
              <w:left w:val="single" w:sz="4" w:space="0" w:color="auto"/>
              <w:bottom w:val="single" w:sz="4" w:space="0" w:color="auto"/>
              <w:right w:val="single" w:sz="4" w:space="0" w:color="auto"/>
            </w:tcBorders>
            <w:shd w:val="clear" w:color="auto" w:fill="BBFAFD"/>
          </w:tcPr>
          <w:p w14:paraId="61AD0752" w14:textId="77777777" w:rsidR="00E40CCE" w:rsidRPr="009211DF" w:rsidRDefault="00E40CCE" w:rsidP="00E40CCE">
            <w:pPr>
              <w:pStyle w:val="Tableheading"/>
              <w:spacing w:before="96"/>
              <w:rPr>
                <w:rFonts w:cs="Arial"/>
                <w:color w:val="FF0000"/>
                <w:sz w:val="24"/>
                <w:szCs w:val="24"/>
              </w:rPr>
            </w:pPr>
            <w:r w:rsidRPr="009211DF">
              <w:rPr>
                <w:rFonts w:cs="Arial"/>
                <w:color w:val="FF0000"/>
                <w:sz w:val="24"/>
                <w:szCs w:val="24"/>
              </w:rPr>
              <w:t>Value</w:t>
            </w:r>
          </w:p>
        </w:tc>
        <w:tc>
          <w:tcPr>
            <w:tcW w:w="6999" w:type="dxa"/>
            <w:tcBorders>
              <w:top w:val="single" w:sz="4" w:space="0" w:color="auto"/>
              <w:left w:val="single" w:sz="4" w:space="0" w:color="auto"/>
              <w:bottom w:val="single" w:sz="4" w:space="0" w:color="auto"/>
              <w:right w:val="single" w:sz="4" w:space="0" w:color="auto"/>
            </w:tcBorders>
            <w:shd w:val="clear" w:color="auto" w:fill="BBFAFD"/>
            <w:hideMark/>
          </w:tcPr>
          <w:p w14:paraId="45FEB49F" w14:textId="77777777" w:rsidR="00E40CCE" w:rsidRPr="009211DF" w:rsidRDefault="00E40CCE" w:rsidP="00E40CCE">
            <w:pPr>
              <w:pStyle w:val="Tableheading"/>
              <w:spacing w:before="96"/>
              <w:rPr>
                <w:rFonts w:cs="Arial"/>
                <w:color w:val="FF0000"/>
                <w:sz w:val="24"/>
                <w:szCs w:val="24"/>
              </w:rPr>
            </w:pPr>
            <w:r w:rsidRPr="009211DF">
              <w:rPr>
                <w:rFonts w:cs="Arial"/>
                <w:color w:val="FF0000"/>
                <w:sz w:val="24"/>
                <w:szCs w:val="24"/>
              </w:rPr>
              <w:t>Parameter Description</w:t>
            </w:r>
          </w:p>
        </w:tc>
      </w:tr>
      <w:tr w:rsidR="00E40CCE" w:rsidRPr="009211DF" w14:paraId="0C66F4AA" w14:textId="77777777" w:rsidTr="005D341E">
        <w:trPr>
          <w:trHeight w:val="184"/>
        </w:trPr>
        <w:tc>
          <w:tcPr>
            <w:tcW w:w="1816" w:type="dxa"/>
            <w:tcBorders>
              <w:top w:val="single" w:sz="4" w:space="0" w:color="auto"/>
              <w:left w:val="single" w:sz="4" w:space="0" w:color="auto"/>
              <w:bottom w:val="single" w:sz="4" w:space="0" w:color="auto"/>
              <w:right w:val="single" w:sz="4" w:space="0" w:color="auto"/>
            </w:tcBorders>
            <w:shd w:val="clear" w:color="auto" w:fill="auto"/>
            <w:vAlign w:val="top"/>
          </w:tcPr>
          <w:p w14:paraId="36D89D8A" w14:textId="77777777" w:rsidR="00E40CCE" w:rsidRPr="009211DF" w:rsidRDefault="00C81C3B" w:rsidP="00E40CCE">
            <w:pPr>
              <w:pStyle w:val="CellBody"/>
              <w:spacing w:before="96"/>
              <w:rPr>
                <w:rFonts w:ascii="Arial" w:hAnsi="Arial" w:cs="Arial"/>
                <w:color w:val="FF0000"/>
                <w:sz w:val="24"/>
                <w:szCs w:val="24"/>
              </w:rPr>
            </w:pPr>
            <w:r>
              <w:rPr>
                <w:rFonts w:ascii="Arial" w:hAnsi="Arial" w:cs="Arial"/>
                <w:color w:val="FF0000"/>
                <w:sz w:val="24"/>
                <w:szCs w:val="24"/>
              </w:rPr>
              <w:t>0x12</w:t>
            </w:r>
          </w:p>
        </w:tc>
        <w:tc>
          <w:tcPr>
            <w:tcW w:w="6999" w:type="dxa"/>
            <w:tcBorders>
              <w:top w:val="single" w:sz="4" w:space="0" w:color="auto"/>
              <w:left w:val="single" w:sz="4" w:space="0" w:color="auto"/>
              <w:bottom w:val="single" w:sz="4" w:space="0" w:color="auto"/>
              <w:right w:val="single" w:sz="4" w:space="0" w:color="auto"/>
            </w:tcBorders>
            <w:shd w:val="clear" w:color="auto" w:fill="auto"/>
            <w:vAlign w:val="top"/>
          </w:tcPr>
          <w:p w14:paraId="2F207CF8" w14:textId="77777777" w:rsidR="00E40CCE" w:rsidRPr="009211DF" w:rsidRDefault="00E40CCE" w:rsidP="00C84C97">
            <w:pPr>
              <w:pStyle w:val="CellBody"/>
              <w:spacing w:before="96"/>
              <w:rPr>
                <w:rFonts w:ascii="Arial" w:hAnsi="Arial" w:cs="Arial"/>
                <w:color w:val="FF0000"/>
                <w:sz w:val="24"/>
                <w:szCs w:val="24"/>
              </w:rPr>
            </w:pPr>
            <w:r>
              <w:rPr>
                <w:rFonts w:ascii="Arial" w:hAnsi="Arial" w:cs="Arial"/>
                <w:color w:val="FF0000"/>
                <w:sz w:val="24"/>
                <w:szCs w:val="24"/>
              </w:rPr>
              <w:t xml:space="preserve">Subevent code for LE Advertising </w:t>
            </w:r>
            <w:r w:rsidR="0012075D">
              <w:rPr>
                <w:rFonts w:ascii="Arial" w:hAnsi="Arial" w:cs="Arial"/>
                <w:color w:val="FF0000"/>
                <w:sz w:val="24"/>
                <w:szCs w:val="24"/>
              </w:rPr>
              <w:t xml:space="preserve">Set </w:t>
            </w:r>
            <w:r w:rsidR="00C84C97">
              <w:rPr>
                <w:rFonts w:ascii="Arial" w:hAnsi="Arial" w:cs="Arial"/>
                <w:color w:val="FF0000"/>
                <w:sz w:val="24"/>
                <w:szCs w:val="24"/>
              </w:rPr>
              <w:t xml:space="preserve">Terminated </w:t>
            </w:r>
            <w:r>
              <w:rPr>
                <w:rFonts w:ascii="Arial" w:hAnsi="Arial" w:cs="Arial"/>
                <w:color w:val="FF0000"/>
                <w:sz w:val="24"/>
                <w:szCs w:val="24"/>
              </w:rPr>
              <w:t>event</w:t>
            </w:r>
          </w:p>
        </w:tc>
      </w:tr>
    </w:tbl>
    <w:p w14:paraId="64C4C492" w14:textId="77777777" w:rsidR="00E40CCE" w:rsidRDefault="00E40CCE" w:rsidP="00E40CCE"/>
    <w:p w14:paraId="6BB5F253" w14:textId="77777777" w:rsidR="00E40CCE" w:rsidRPr="004A3BDF" w:rsidRDefault="00E40CCE" w:rsidP="00E40CCE">
      <w:pPr>
        <w:spacing w:after="0"/>
        <w:rPr>
          <w:rFonts w:cs="Arial"/>
          <w:i/>
          <w:color w:val="FF0000"/>
          <w:sz w:val="24"/>
          <w:szCs w:val="24"/>
        </w:rPr>
      </w:pPr>
      <w:r>
        <w:rPr>
          <w:rFonts w:cs="Arial"/>
          <w:i/>
          <w:color w:val="FF0000"/>
          <w:sz w:val="24"/>
          <w:szCs w:val="24"/>
        </w:rPr>
        <w:t>Status</w:t>
      </w:r>
      <w:r w:rsidRPr="004A3BDF">
        <w:rPr>
          <w:rFonts w:cs="Arial"/>
          <w:i/>
          <w:color w:val="FF0000"/>
          <w:sz w:val="24"/>
          <w:szCs w:val="24"/>
        </w:rPr>
        <w:t>:</w:t>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sidRPr="004A3BDF">
        <w:rPr>
          <w:rFonts w:cs="Arial"/>
          <w:i/>
          <w:color w:val="FF0000"/>
          <w:sz w:val="24"/>
          <w:szCs w:val="24"/>
        </w:rPr>
        <w:t>Size: 1 Octet</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E40CCE" w:rsidRPr="004A3BDF" w14:paraId="1A841753" w14:textId="77777777" w:rsidTr="00E40CCE">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3E1E3976" w14:textId="77777777" w:rsidR="00E40CCE" w:rsidRPr="004A3BDF" w:rsidRDefault="00E40CCE" w:rsidP="00E40CCE">
            <w:pPr>
              <w:pStyle w:val="Tableheading"/>
              <w:spacing w:before="96"/>
              <w:rPr>
                <w:rFonts w:cs="Arial"/>
                <w:color w:val="FF0000"/>
                <w:sz w:val="24"/>
                <w:szCs w:val="24"/>
              </w:rPr>
            </w:pPr>
            <w:r w:rsidRPr="004A3B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288F3F82" w14:textId="77777777" w:rsidR="00E40CCE" w:rsidRPr="004A3BDF" w:rsidRDefault="00E40CCE" w:rsidP="00E40CCE">
            <w:pPr>
              <w:pStyle w:val="Tableheading"/>
              <w:spacing w:before="96"/>
              <w:rPr>
                <w:rFonts w:cs="Arial"/>
                <w:color w:val="FF0000"/>
                <w:sz w:val="24"/>
                <w:szCs w:val="24"/>
              </w:rPr>
            </w:pPr>
            <w:r w:rsidRPr="004A3BDF">
              <w:rPr>
                <w:rFonts w:cs="Arial"/>
                <w:color w:val="FF0000"/>
                <w:sz w:val="24"/>
                <w:szCs w:val="24"/>
              </w:rPr>
              <w:t>Parameter Description</w:t>
            </w:r>
          </w:p>
        </w:tc>
      </w:tr>
      <w:tr w:rsidR="00E40CCE" w:rsidRPr="004A3BDF" w14:paraId="074DB354" w14:textId="77777777" w:rsidTr="005D341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auto"/>
            <w:vAlign w:val="top"/>
          </w:tcPr>
          <w:p w14:paraId="587F8E5D" w14:textId="77777777" w:rsidR="00E40CCE" w:rsidRDefault="00E40CCE" w:rsidP="00E40CCE">
            <w:pPr>
              <w:pStyle w:val="CellBody"/>
              <w:spacing w:before="96"/>
              <w:rPr>
                <w:rFonts w:ascii="Arial" w:hAnsi="Arial" w:cs="Arial"/>
                <w:color w:val="FF0000"/>
                <w:sz w:val="24"/>
                <w:szCs w:val="24"/>
              </w:rPr>
            </w:pPr>
            <w:r>
              <w:rPr>
                <w:rFonts w:ascii="Arial" w:hAnsi="Arial" w:cs="Arial"/>
                <w:color w:val="FF0000"/>
                <w:sz w:val="24"/>
                <w:szCs w:val="24"/>
              </w:rPr>
              <w:t>0x00</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top"/>
          </w:tcPr>
          <w:p w14:paraId="30855D01" w14:textId="77777777" w:rsidR="00E40CCE" w:rsidRPr="004A3BDF" w:rsidRDefault="0012075D" w:rsidP="009D2E30">
            <w:pPr>
              <w:pStyle w:val="CellBody"/>
              <w:spacing w:before="96"/>
              <w:rPr>
                <w:rFonts w:ascii="Arial" w:hAnsi="Arial" w:cs="Arial"/>
                <w:color w:val="FF0000"/>
                <w:sz w:val="24"/>
                <w:szCs w:val="24"/>
                <w:lang w:val="en-GB"/>
              </w:rPr>
            </w:pPr>
            <w:r>
              <w:rPr>
                <w:rFonts w:ascii="Arial" w:hAnsi="Arial" w:cs="Arial"/>
                <w:color w:val="FF0000"/>
                <w:sz w:val="24"/>
                <w:szCs w:val="24"/>
                <w:lang w:val="en-GB"/>
              </w:rPr>
              <w:t>A</w:t>
            </w:r>
            <w:r w:rsidR="00E40CCE">
              <w:rPr>
                <w:rFonts w:ascii="Arial" w:hAnsi="Arial" w:cs="Arial"/>
                <w:color w:val="FF0000"/>
                <w:sz w:val="24"/>
                <w:szCs w:val="24"/>
                <w:lang w:val="en-GB"/>
              </w:rPr>
              <w:t xml:space="preserve">dvertising successfully ended </w:t>
            </w:r>
            <w:r w:rsidR="009D2E30">
              <w:rPr>
                <w:rFonts w:ascii="Arial" w:hAnsi="Arial" w:cs="Arial"/>
                <w:color w:val="FF0000"/>
                <w:sz w:val="24"/>
                <w:szCs w:val="24"/>
                <w:lang w:val="en-GB"/>
              </w:rPr>
              <w:t>with</w:t>
            </w:r>
            <w:r w:rsidR="00E40CCE">
              <w:rPr>
                <w:rFonts w:ascii="Arial" w:hAnsi="Arial" w:cs="Arial"/>
                <w:color w:val="FF0000"/>
                <w:sz w:val="24"/>
                <w:szCs w:val="24"/>
                <w:lang w:val="en-GB"/>
              </w:rPr>
              <w:t xml:space="preserve"> a connection being created</w:t>
            </w:r>
          </w:p>
        </w:tc>
      </w:tr>
      <w:tr w:rsidR="00E40CCE" w:rsidRPr="004A3BDF" w14:paraId="42B34E68" w14:textId="77777777" w:rsidTr="005D341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auto"/>
            <w:vAlign w:val="top"/>
          </w:tcPr>
          <w:p w14:paraId="4AE54753" w14:textId="77777777" w:rsidR="00E40CCE" w:rsidRDefault="00E40CCE" w:rsidP="00E40CCE">
            <w:pPr>
              <w:pStyle w:val="CellBody"/>
              <w:spacing w:before="96"/>
              <w:rPr>
                <w:rFonts w:ascii="Arial" w:hAnsi="Arial" w:cs="Arial"/>
                <w:color w:val="FF0000"/>
                <w:sz w:val="24"/>
                <w:szCs w:val="24"/>
              </w:rPr>
            </w:pPr>
            <w:r>
              <w:rPr>
                <w:rFonts w:ascii="Arial" w:hAnsi="Arial" w:cs="Arial"/>
                <w:color w:val="FF0000"/>
                <w:sz w:val="24"/>
                <w:szCs w:val="24"/>
              </w:rPr>
              <w:t>0x01</w:t>
            </w:r>
            <w:bookmarkStart w:id="133" w:name="enDashwSpaces"/>
            <w:r>
              <w:rPr>
                <w:rFonts w:ascii="Arial" w:hAnsi="Arial" w:cs="Arial"/>
                <w:color w:val="FF0000"/>
                <w:sz w:val="24"/>
                <w:szCs w:val="24"/>
              </w:rPr>
              <w:t xml:space="preserve"> – </w:t>
            </w:r>
            <w:bookmarkEnd w:id="133"/>
            <w:r>
              <w:rPr>
                <w:rFonts w:ascii="Arial" w:hAnsi="Arial" w:cs="Arial"/>
                <w:color w:val="FF0000"/>
                <w:sz w:val="24"/>
                <w:szCs w:val="24"/>
              </w:rPr>
              <w:t>0xFF</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top"/>
          </w:tcPr>
          <w:p w14:paraId="58EE22A1" w14:textId="77777777" w:rsidR="00E40CCE" w:rsidRDefault="0012075D" w:rsidP="009D2E30">
            <w:pPr>
              <w:pStyle w:val="CellBody"/>
              <w:spacing w:before="96"/>
              <w:rPr>
                <w:rFonts w:ascii="Arial" w:hAnsi="Arial" w:cs="Arial"/>
                <w:color w:val="FF0000"/>
                <w:sz w:val="24"/>
                <w:szCs w:val="24"/>
                <w:lang w:val="en-GB"/>
              </w:rPr>
            </w:pPr>
            <w:r>
              <w:rPr>
                <w:rFonts w:ascii="Arial" w:hAnsi="Arial" w:cs="Arial"/>
                <w:color w:val="FF0000"/>
                <w:sz w:val="24"/>
                <w:szCs w:val="24"/>
                <w:lang w:val="en-GB"/>
              </w:rPr>
              <w:t>A</w:t>
            </w:r>
            <w:r w:rsidR="00E40CCE">
              <w:rPr>
                <w:rFonts w:ascii="Arial" w:hAnsi="Arial" w:cs="Arial"/>
                <w:color w:val="FF0000"/>
                <w:sz w:val="24"/>
                <w:szCs w:val="24"/>
                <w:lang w:val="en-GB"/>
              </w:rPr>
              <w:t xml:space="preserve">dvertising ended </w:t>
            </w:r>
            <w:r w:rsidR="009D2E30">
              <w:rPr>
                <w:rFonts w:ascii="Arial" w:hAnsi="Arial" w:cs="Arial"/>
                <w:color w:val="FF0000"/>
                <w:sz w:val="24"/>
                <w:szCs w:val="24"/>
                <w:lang w:val="en-GB"/>
              </w:rPr>
              <w:t>for</w:t>
            </w:r>
            <w:r w:rsidR="00E40CCE">
              <w:rPr>
                <w:rFonts w:ascii="Arial" w:hAnsi="Arial" w:cs="Arial"/>
                <w:color w:val="FF0000"/>
                <w:sz w:val="24"/>
                <w:szCs w:val="24"/>
                <w:lang w:val="en-GB"/>
              </w:rPr>
              <w:t xml:space="preserve"> another reason. </w:t>
            </w:r>
            <w:r w:rsidR="00E40CCE" w:rsidRPr="004A3BDF">
              <w:rPr>
                <w:rFonts w:ascii="Arial" w:hAnsi="Arial" w:cs="Arial"/>
                <w:color w:val="FF0000"/>
                <w:sz w:val="24"/>
                <w:szCs w:val="24"/>
                <w:lang w:val="en-GB"/>
              </w:rPr>
              <w:t>See [Vol 2] Part D, Error Codes for a list of error codes and descriptions.</w:t>
            </w:r>
          </w:p>
        </w:tc>
      </w:tr>
    </w:tbl>
    <w:p w14:paraId="73D3D667" w14:textId="77777777" w:rsidR="00E40CCE" w:rsidRDefault="00E40CCE" w:rsidP="00E40CCE">
      <w:pPr>
        <w:spacing w:after="0"/>
        <w:rPr>
          <w:rFonts w:cs="Arial"/>
          <w:i/>
          <w:color w:val="FF0000"/>
          <w:sz w:val="24"/>
          <w:szCs w:val="24"/>
        </w:rPr>
      </w:pPr>
    </w:p>
    <w:p w14:paraId="20D51978" w14:textId="77777777" w:rsidR="00E40CCE" w:rsidRDefault="00E40CCE" w:rsidP="00E40CCE"/>
    <w:p w14:paraId="2A3EC160" w14:textId="77777777" w:rsidR="00E40CCE" w:rsidRPr="004A3BDF" w:rsidRDefault="00E40CCE" w:rsidP="00E40CCE">
      <w:pPr>
        <w:spacing w:after="0"/>
        <w:rPr>
          <w:rFonts w:cs="Arial"/>
          <w:i/>
          <w:color w:val="FF0000"/>
          <w:sz w:val="24"/>
          <w:szCs w:val="24"/>
        </w:rPr>
      </w:pPr>
      <w:r>
        <w:rPr>
          <w:rFonts w:cs="Arial"/>
          <w:i/>
          <w:color w:val="FF0000"/>
          <w:sz w:val="24"/>
          <w:szCs w:val="24"/>
        </w:rPr>
        <w:t>Advertising_</w:t>
      </w:r>
      <w:r w:rsidR="000E4E99">
        <w:rPr>
          <w:rFonts w:cs="Arial"/>
          <w:i/>
          <w:color w:val="FF0000"/>
          <w:sz w:val="24"/>
          <w:szCs w:val="24"/>
        </w:rPr>
        <w:t>Handle</w:t>
      </w:r>
      <w:r w:rsidRPr="004A3BDF">
        <w:rPr>
          <w:rFonts w:cs="Arial"/>
          <w:i/>
          <w:color w:val="FF0000"/>
          <w:sz w:val="24"/>
          <w:szCs w:val="24"/>
        </w:rPr>
        <w:t>:</w:t>
      </w:r>
      <w:r>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0038322C">
        <w:rPr>
          <w:rFonts w:cs="Arial"/>
          <w:i/>
          <w:color w:val="FF0000"/>
          <w:sz w:val="24"/>
          <w:szCs w:val="24"/>
        </w:rPr>
        <w:tab/>
      </w:r>
      <w:r w:rsidR="0038322C">
        <w:rPr>
          <w:rFonts w:cs="Arial"/>
          <w:i/>
          <w:color w:val="FF0000"/>
          <w:sz w:val="24"/>
          <w:szCs w:val="24"/>
        </w:rPr>
        <w:tab/>
      </w:r>
      <w:r w:rsidR="0038322C">
        <w:rPr>
          <w:rFonts w:cs="Arial"/>
          <w:i/>
          <w:color w:val="FF0000"/>
          <w:sz w:val="24"/>
          <w:szCs w:val="24"/>
        </w:rPr>
        <w:tab/>
      </w:r>
      <w:r w:rsidR="0038322C">
        <w:rPr>
          <w:rFonts w:cs="Arial"/>
          <w:i/>
          <w:color w:val="FF0000"/>
          <w:sz w:val="24"/>
          <w:szCs w:val="24"/>
        </w:rPr>
        <w:tab/>
      </w:r>
      <w:r w:rsidR="0038322C">
        <w:rPr>
          <w:rFonts w:cs="Arial"/>
          <w:i/>
          <w:color w:val="FF0000"/>
          <w:sz w:val="24"/>
          <w:szCs w:val="24"/>
        </w:rPr>
        <w:tab/>
      </w:r>
      <w:r w:rsidRPr="004A3BDF">
        <w:rPr>
          <w:rFonts w:cs="Arial"/>
          <w:i/>
          <w:color w:val="FF0000"/>
          <w:sz w:val="24"/>
          <w:szCs w:val="24"/>
        </w:rPr>
        <w:t>Size: 1 Octet</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E40CCE" w:rsidRPr="004A3BDF" w14:paraId="2EAFD8A7" w14:textId="77777777" w:rsidTr="00E40CCE">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448D3CDE" w14:textId="77777777" w:rsidR="00E40CCE" w:rsidRPr="004A3BDF" w:rsidRDefault="00E40CCE" w:rsidP="00E40CCE">
            <w:pPr>
              <w:pStyle w:val="Tableheading"/>
              <w:spacing w:before="96"/>
              <w:rPr>
                <w:rFonts w:cs="Arial"/>
                <w:color w:val="FF0000"/>
                <w:sz w:val="24"/>
                <w:szCs w:val="24"/>
              </w:rPr>
            </w:pPr>
            <w:r w:rsidRPr="004A3B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7964E4F1" w14:textId="77777777" w:rsidR="00E40CCE" w:rsidRPr="004A3BDF" w:rsidRDefault="00E40CCE" w:rsidP="00E40CCE">
            <w:pPr>
              <w:pStyle w:val="Tableheading"/>
              <w:spacing w:before="96"/>
              <w:rPr>
                <w:rFonts w:cs="Arial"/>
                <w:color w:val="FF0000"/>
                <w:sz w:val="24"/>
                <w:szCs w:val="24"/>
              </w:rPr>
            </w:pPr>
            <w:r w:rsidRPr="004A3BDF">
              <w:rPr>
                <w:rFonts w:cs="Arial"/>
                <w:color w:val="FF0000"/>
                <w:sz w:val="24"/>
                <w:szCs w:val="24"/>
              </w:rPr>
              <w:t>Parameter Description</w:t>
            </w:r>
          </w:p>
        </w:tc>
      </w:tr>
      <w:tr w:rsidR="00E40CCE" w:rsidRPr="004A3BDF" w14:paraId="31B1C872" w14:textId="77777777" w:rsidTr="005D341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auto"/>
            <w:vAlign w:val="top"/>
          </w:tcPr>
          <w:p w14:paraId="2B17561C" w14:textId="6713BE77" w:rsidR="00E40CCE" w:rsidRPr="004A3BDF" w:rsidRDefault="00E40CCE" w:rsidP="00E40CCE">
            <w:pPr>
              <w:pStyle w:val="CellBody"/>
              <w:spacing w:before="96"/>
              <w:rPr>
                <w:rFonts w:ascii="Arial" w:hAnsi="Arial" w:cs="Arial"/>
                <w:color w:val="FF0000"/>
                <w:sz w:val="24"/>
                <w:szCs w:val="24"/>
              </w:rPr>
            </w:pPr>
            <w:r w:rsidRPr="004A3BDF">
              <w:rPr>
                <w:rFonts w:ascii="Arial" w:hAnsi="Arial" w:cs="Arial"/>
                <w:color w:val="FF0000"/>
                <w:sz w:val="24"/>
                <w:szCs w:val="24"/>
              </w:rPr>
              <w:t>0x</w:t>
            </w:r>
            <w:r>
              <w:rPr>
                <w:rFonts w:ascii="Arial" w:hAnsi="Arial" w:cs="Arial"/>
                <w:color w:val="FF0000"/>
                <w:sz w:val="24"/>
                <w:szCs w:val="24"/>
              </w:rPr>
              <w:t>00</w:t>
            </w:r>
            <w:r w:rsidR="006E650B">
              <w:rPr>
                <w:rFonts w:ascii="Arial" w:hAnsi="Arial" w:cs="Arial"/>
                <w:color w:val="FF0000"/>
                <w:sz w:val="24"/>
                <w:szCs w:val="24"/>
              </w:rPr>
              <w:t xml:space="preserve"> – </w:t>
            </w:r>
            <w:r>
              <w:rPr>
                <w:rFonts w:ascii="Arial" w:hAnsi="Arial" w:cs="Arial"/>
                <w:color w:val="FF0000"/>
                <w:sz w:val="24"/>
                <w:szCs w:val="24"/>
              </w:rPr>
              <w:t>0x</w:t>
            </w:r>
            <w:r w:rsidR="00D304B5">
              <w:rPr>
                <w:rFonts w:ascii="Arial" w:hAnsi="Arial" w:cs="Arial"/>
                <w:color w:val="FF0000"/>
                <w:sz w:val="24"/>
                <w:szCs w:val="24"/>
              </w:rPr>
              <w:t>E</w:t>
            </w:r>
            <w:r>
              <w:rPr>
                <w:rFonts w:ascii="Arial" w:hAnsi="Arial" w:cs="Arial"/>
                <w:color w:val="FF0000"/>
                <w:sz w:val="24"/>
                <w:szCs w:val="24"/>
              </w:rPr>
              <w:t>F</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top"/>
          </w:tcPr>
          <w:p w14:paraId="394F490A" w14:textId="77777777" w:rsidR="00E40CCE" w:rsidRPr="004A3BDF" w:rsidRDefault="00E40CCE" w:rsidP="000E4E99">
            <w:pPr>
              <w:pStyle w:val="CellBody"/>
              <w:spacing w:before="96"/>
              <w:rPr>
                <w:rFonts w:ascii="Arial" w:hAnsi="Arial" w:cs="Arial"/>
                <w:color w:val="FF0000"/>
                <w:sz w:val="24"/>
                <w:szCs w:val="24"/>
              </w:rPr>
            </w:pPr>
            <w:r>
              <w:rPr>
                <w:rFonts w:ascii="Arial" w:hAnsi="Arial" w:cs="Arial"/>
                <w:color w:val="FF0000"/>
                <w:sz w:val="24"/>
                <w:szCs w:val="24"/>
              </w:rPr>
              <w:t>Advertising</w:t>
            </w:r>
            <w:r w:rsidR="000E4E99">
              <w:rPr>
                <w:rFonts w:ascii="Arial" w:hAnsi="Arial" w:cs="Arial"/>
                <w:color w:val="FF0000"/>
                <w:sz w:val="24"/>
                <w:szCs w:val="24"/>
              </w:rPr>
              <w:t>_Handle</w:t>
            </w:r>
            <w:r>
              <w:rPr>
                <w:rFonts w:ascii="Arial" w:hAnsi="Arial" w:cs="Arial"/>
                <w:color w:val="FF0000"/>
                <w:sz w:val="24"/>
                <w:szCs w:val="24"/>
              </w:rPr>
              <w:t xml:space="preserve"> in which advertising has ended</w:t>
            </w:r>
          </w:p>
        </w:tc>
      </w:tr>
      <w:tr w:rsidR="00D304B5" w:rsidRPr="004A3BDF" w14:paraId="5C76101E" w14:textId="77777777" w:rsidTr="005D341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auto"/>
            <w:vAlign w:val="top"/>
          </w:tcPr>
          <w:p w14:paraId="344A123C" w14:textId="79C32859" w:rsidR="00D304B5" w:rsidRDefault="00D304B5" w:rsidP="00E40CCE">
            <w:pPr>
              <w:pStyle w:val="CellBody"/>
              <w:spacing w:before="96"/>
              <w:rPr>
                <w:rFonts w:ascii="Arial" w:hAnsi="Arial" w:cs="Arial"/>
                <w:color w:val="FF0000"/>
                <w:sz w:val="24"/>
                <w:szCs w:val="24"/>
              </w:rPr>
            </w:pPr>
            <w:r>
              <w:rPr>
                <w:rFonts w:ascii="Arial" w:hAnsi="Arial" w:cs="Arial"/>
                <w:color w:val="FF0000"/>
                <w:sz w:val="24"/>
                <w:szCs w:val="24"/>
              </w:rPr>
              <w:t>All other values</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top"/>
          </w:tcPr>
          <w:p w14:paraId="18AA6875" w14:textId="4EEFD564" w:rsidR="00D304B5" w:rsidRDefault="00D304B5" w:rsidP="000E4E99">
            <w:pPr>
              <w:pStyle w:val="CellBody"/>
              <w:spacing w:before="96"/>
              <w:rPr>
                <w:rFonts w:ascii="Arial" w:hAnsi="Arial" w:cs="Arial"/>
                <w:color w:val="FF0000"/>
                <w:sz w:val="24"/>
                <w:szCs w:val="24"/>
              </w:rPr>
            </w:pPr>
            <w:r>
              <w:rPr>
                <w:rFonts w:ascii="Arial" w:hAnsi="Arial" w:cs="Arial"/>
                <w:color w:val="FF0000"/>
                <w:sz w:val="24"/>
                <w:szCs w:val="24"/>
              </w:rPr>
              <w:t>Reserved for future use</w:t>
            </w:r>
          </w:p>
        </w:tc>
      </w:tr>
    </w:tbl>
    <w:p w14:paraId="0C637FA7" w14:textId="77777777" w:rsidR="00E40CCE" w:rsidRDefault="00E40CCE" w:rsidP="00E40CCE"/>
    <w:p w14:paraId="6024F305" w14:textId="77777777" w:rsidR="00E40CCE" w:rsidRPr="004A3BDF" w:rsidRDefault="00E40CCE" w:rsidP="00E40CCE">
      <w:pPr>
        <w:spacing w:after="0"/>
        <w:rPr>
          <w:rFonts w:cs="Arial"/>
          <w:i/>
          <w:color w:val="FF0000"/>
          <w:sz w:val="24"/>
          <w:szCs w:val="24"/>
        </w:rPr>
      </w:pPr>
      <w:r>
        <w:rPr>
          <w:rFonts w:cs="Arial"/>
          <w:i/>
          <w:color w:val="FF0000"/>
          <w:sz w:val="24"/>
          <w:szCs w:val="24"/>
        </w:rPr>
        <w:t>Connection_Handle</w:t>
      </w:r>
      <w:r w:rsidRPr="004A3BDF">
        <w:rPr>
          <w:rFonts w:cs="Arial"/>
          <w:i/>
          <w:color w:val="FF0000"/>
          <w:sz w:val="24"/>
          <w:szCs w:val="24"/>
        </w:rPr>
        <w:t>:</w:t>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t xml:space="preserve">Size: </w:t>
      </w:r>
      <w:r>
        <w:rPr>
          <w:rFonts w:cs="Arial"/>
          <w:i/>
          <w:color w:val="FF0000"/>
          <w:sz w:val="24"/>
          <w:szCs w:val="24"/>
        </w:rPr>
        <w:t>2 Octets (12 Bits meaningful)</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E40CCE" w:rsidRPr="004A3BDF" w14:paraId="4834F088" w14:textId="77777777" w:rsidTr="00E40CCE">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048C005B" w14:textId="77777777" w:rsidR="00E40CCE" w:rsidRPr="004A3BDF" w:rsidRDefault="00E40CCE" w:rsidP="00E40CCE">
            <w:pPr>
              <w:pStyle w:val="Tableheading"/>
              <w:spacing w:before="96"/>
              <w:rPr>
                <w:rFonts w:cs="Arial"/>
                <w:color w:val="FF0000"/>
                <w:sz w:val="24"/>
                <w:szCs w:val="24"/>
              </w:rPr>
            </w:pPr>
            <w:r w:rsidRPr="004A3B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09F64800" w14:textId="77777777" w:rsidR="00E40CCE" w:rsidRPr="004A3BDF" w:rsidRDefault="00E40CCE" w:rsidP="00E40CCE">
            <w:pPr>
              <w:pStyle w:val="Tableheading"/>
              <w:spacing w:before="96"/>
              <w:rPr>
                <w:rFonts w:cs="Arial"/>
                <w:color w:val="FF0000"/>
                <w:sz w:val="24"/>
                <w:szCs w:val="24"/>
              </w:rPr>
            </w:pPr>
            <w:r w:rsidRPr="004A3BDF">
              <w:rPr>
                <w:rFonts w:cs="Arial"/>
                <w:color w:val="FF0000"/>
                <w:sz w:val="24"/>
                <w:szCs w:val="24"/>
              </w:rPr>
              <w:t>Parameter Description</w:t>
            </w:r>
          </w:p>
        </w:tc>
      </w:tr>
      <w:tr w:rsidR="00E40CCE" w:rsidRPr="004A3BDF" w14:paraId="3A95F9FD" w14:textId="77777777" w:rsidTr="005D341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auto"/>
            <w:vAlign w:val="top"/>
          </w:tcPr>
          <w:p w14:paraId="31FC64A7" w14:textId="77777777" w:rsidR="00E40CCE" w:rsidRPr="004A3BDF" w:rsidRDefault="00E40CCE" w:rsidP="00E40CCE">
            <w:pPr>
              <w:pStyle w:val="CellBody"/>
              <w:spacing w:before="96"/>
              <w:rPr>
                <w:rFonts w:ascii="Arial" w:hAnsi="Arial" w:cs="Arial"/>
                <w:color w:val="FF0000"/>
                <w:sz w:val="24"/>
                <w:szCs w:val="24"/>
              </w:rPr>
            </w:pPr>
            <w:r w:rsidRPr="004A3BDF">
              <w:rPr>
                <w:rFonts w:ascii="Arial" w:hAnsi="Arial" w:cs="Arial"/>
                <w:color w:val="FF0000"/>
                <w:sz w:val="24"/>
                <w:szCs w:val="24"/>
              </w:rPr>
              <w:t>0xXX</w:t>
            </w:r>
            <w:r>
              <w:rPr>
                <w:rFonts w:ascii="Arial" w:hAnsi="Arial" w:cs="Arial"/>
                <w:color w:val="FF0000"/>
                <w:sz w:val="24"/>
                <w:szCs w:val="24"/>
              </w:rPr>
              <w:t>XX</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top"/>
          </w:tcPr>
          <w:p w14:paraId="3AAE2CF1" w14:textId="77777777" w:rsidR="00E40CCE" w:rsidRDefault="00E40CCE" w:rsidP="00E40CCE">
            <w:pPr>
              <w:pStyle w:val="CellBody"/>
              <w:spacing w:before="96"/>
              <w:rPr>
                <w:rFonts w:ascii="Arial" w:hAnsi="Arial" w:cs="Arial"/>
                <w:color w:val="FF0000"/>
                <w:sz w:val="24"/>
                <w:szCs w:val="24"/>
              </w:rPr>
            </w:pPr>
            <w:r>
              <w:rPr>
                <w:rFonts w:ascii="Arial" w:hAnsi="Arial" w:cs="Arial"/>
                <w:color w:val="FF0000"/>
                <w:sz w:val="24"/>
                <w:szCs w:val="24"/>
              </w:rPr>
              <w:t xml:space="preserve">Connection_Handle of the connection whose creation </w:t>
            </w:r>
            <w:r w:rsidR="009D2E30">
              <w:rPr>
                <w:rFonts w:ascii="Arial" w:hAnsi="Arial" w:cs="Arial"/>
                <w:color w:val="FF0000"/>
                <w:sz w:val="24"/>
                <w:szCs w:val="24"/>
              </w:rPr>
              <w:t>ended the</w:t>
            </w:r>
            <w:r>
              <w:rPr>
                <w:rFonts w:ascii="Arial" w:hAnsi="Arial" w:cs="Arial"/>
                <w:color w:val="FF0000"/>
                <w:sz w:val="24"/>
                <w:szCs w:val="24"/>
              </w:rPr>
              <w:t xml:space="preserve"> advertising</w:t>
            </w:r>
          </w:p>
          <w:p w14:paraId="46FEDDF6" w14:textId="77777777" w:rsidR="00E40CCE" w:rsidRPr="004A3BDF" w:rsidRDefault="00E40CCE" w:rsidP="00E40CCE">
            <w:pPr>
              <w:pStyle w:val="CellBody"/>
              <w:spacing w:before="96"/>
              <w:rPr>
                <w:rFonts w:ascii="Arial" w:hAnsi="Arial" w:cs="Arial"/>
                <w:color w:val="FF0000"/>
                <w:sz w:val="24"/>
                <w:szCs w:val="24"/>
              </w:rPr>
            </w:pPr>
            <w:r w:rsidRPr="00914616">
              <w:rPr>
                <w:rFonts w:ascii="Arial" w:hAnsi="Arial" w:cs="Arial"/>
                <w:color w:val="FF0000"/>
                <w:sz w:val="24"/>
                <w:szCs w:val="24"/>
                <w:lang w:val="en-GB"/>
              </w:rPr>
              <w:t>Range: 0x000</w:t>
            </w:r>
            <w:r>
              <w:rPr>
                <w:rFonts w:ascii="Arial" w:hAnsi="Arial" w:cs="Arial"/>
                <w:color w:val="FF0000"/>
                <w:sz w:val="24"/>
                <w:szCs w:val="24"/>
                <w:lang w:val="en-GB"/>
              </w:rPr>
              <w:t>0</w:t>
            </w:r>
            <w:r w:rsidR="006E650B">
              <w:rPr>
                <w:rFonts w:ascii="Arial" w:hAnsi="Arial" w:cs="Arial"/>
                <w:color w:val="FF0000"/>
                <w:sz w:val="24"/>
                <w:szCs w:val="24"/>
                <w:lang w:val="en-GB"/>
              </w:rPr>
              <w:t xml:space="preserve"> – </w:t>
            </w:r>
            <w:r w:rsidRPr="00914616">
              <w:rPr>
                <w:rFonts w:ascii="Arial" w:hAnsi="Arial" w:cs="Arial"/>
                <w:color w:val="FF0000"/>
                <w:sz w:val="24"/>
                <w:szCs w:val="24"/>
                <w:lang w:val="en-GB"/>
              </w:rPr>
              <w:t>0x0EFF (0x0F00</w:t>
            </w:r>
            <w:r w:rsidR="006E650B">
              <w:rPr>
                <w:rFonts w:ascii="Arial" w:hAnsi="Arial" w:cs="Arial"/>
                <w:color w:val="FF0000"/>
                <w:sz w:val="24"/>
                <w:szCs w:val="24"/>
                <w:lang w:val="en-GB"/>
              </w:rPr>
              <w:t xml:space="preserve"> </w:t>
            </w:r>
            <w:r w:rsidR="004042C2">
              <w:rPr>
                <w:rFonts w:ascii="Arial" w:hAnsi="Arial" w:cs="Arial"/>
                <w:color w:val="FF0000"/>
                <w:sz w:val="24"/>
                <w:szCs w:val="24"/>
                <w:lang w:val="en-GB"/>
              </w:rPr>
              <w:t>–</w:t>
            </w:r>
            <w:r w:rsidR="006E650B">
              <w:rPr>
                <w:rFonts w:ascii="Arial" w:hAnsi="Arial" w:cs="Arial"/>
                <w:color w:val="FF0000"/>
                <w:sz w:val="24"/>
                <w:szCs w:val="24"/>
                <w:lang w:val="en-GB"/>
              </w:rPr>
              <w:t xml:space="preserve"> </w:t>
            </w:r>
            <w:r w:rsidRPr="00914616">
              <w:rPr>
                <w:rFonts w:ascii="Arial" w:hAnsi="Arial" w:cs="Arial"/>
                <w:color w:val="FF0000"/>
                <w:sz w:val="24"/>
                <w:szCs w:val="24"/>
                <w:lang w:val="en-GB"/>
              </w:rPr>
              <w:t>0x0FFF Reserved for future use)</w:t>
            </w:r>
          </w:p>
        </w:tc>
      </w:tr>
    </w:tbl>
    <w:p w14:paraId="26A42DA9" w14:textId="77777777" w:rsidR="00E40CCE" w:rsidRDefault="00E40CCE" w:rsidP="00E40CCE"/>
    <w:p w14:paraId="1D9CBEC1" w14:textId="0943D532" w:rsidR="0067010F" w:rsidRPr="004A3BDF" w:rsidRDefault="0067010F" w:rsidP="0067010F">
      <w:pPr>
        <w:spacing w:after="0"/>
        <w:rPr>
          <w:rFonts w:cs="Arial"/>
          <w:i/>
          <w:color w:val="FF0000"/>
          <w:sz w:val="24"/>
          <w:szCs w:val="24"/>
        </w:rPr>
      </w:pPr>
      <w:r>
        <w:rPr>
          <w:rFonts w:cs="Arial"/>
          <w:i/>
          <w:color w:val="FF0000"/>
          <w:sz w:val="24"/>
          <w:szCs w:val="24"/>
        </w:rPr>
        <w:t>Num_Completed_Extended_Advertising_Events:</w:t>
      </w:r>
      <w:r>
        <w:rPr>
          <w:rFonts w:cs="Arial"/>
          <w:i/>
          <w:color w:val="FF0000"/>
          <w:sz w:val="24"/>
          <w:szCs w:val="24"/>
        </w:rPr>
        <w:tab/>
      </w:r>
      <w:r>
        <w:rPr>
          <w:rFonts w:cs="Arial"/>
          <w:i/>
          <w:color w:val="FF0000"/>
          <w:sz w:val="24"/>
          <w:szCs w:val="24"/>
        </w:rPr>
        <w:tab/>
      </w:r>
      <w:r>
        <w:rPr>
          <w:rFonts w:cs="Arial"/>
          <w:i/>
          <w:color w:val="FF0000"/>
          <w:sz w:val="24"/>
          <w:szCs w:val="24"/>
        </w:rPr>
        <w:tab/>
      </w:r>
      <w:r w:rsidRPr="004A3BDF">
        <w:rPr>
          <w:rFonts w:cs="Arial"/>
          <w:i/>
          <w:color w:val="FF0000"/>
          <w:sz w:val="24"/>
          <w:szCs w:val="24"/>
        </w:rPr>
        <w:t xml:space="preserve">Size: </w:t>
      </w:r>
      <w:r>
        <w:rPr>
          <w:rFonts w:cs="Arial"/>
          <w:i/>
          <w:color w:val="FF0000"/>
          <w:sz w:val="24"/>
          <w:szCs w:val="24"/>
        </w:rPr>
        <w:t>1 Octet</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67010F" w:rsidRPr="004A3BDF" w14:paraId="2E74C33A" w14:textId="77777777" w:rsidTr="00682C01">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214EB8EC" w14:textId="77777777" w:rsidR="0067010F" w:rsidRPr="004A3BDF" w:rsidRDefault="0067010F" w:rsidP="00682C01">
            <w:pPr>
              <w:pStyle w:val="Tableheading"/>
              <w:spacing w:before="96"/>
              <w:rPr>
                <w:rFonts w:cs="Arial"/>
                <w:color w:val="FF0000"/>
                <w:sz w:val="24"/>
                <w:szCs w:val="24"/>
              </w:rPr>
            </w:pPr>
            <w:r w:rsidRPr="004A3B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64190229" w14:textId="77777777" w:rsidR="0067010F" w:rsidRPr="004A3BDF" w:rsidRDefault="0067010F" w:rsidP="00682C01">
            <w:pPr>
              <w:pStyle w:val="Tableheading"/>
              <w:spacing w:before="96"/>
              <w:rPr>
                <w:rFonts w:cs="Arial"/>
                <w:color w:val="FF0000"/>
                <w:sz w:val="24"/>
                <w:szCs w:val="24"/>
              </w:rPr>
            </w:pPr>
            <w:r w:rsidRPr="004A3BDF">
              <w:rPr>
                <w:rFonts w:cs="Arial"/>
                <w:color w:val="FF0000"/>
                <w:sz w:val="24"/>
                <w:szCs w:val="24"/>
              </w:rPr>
              <w:t>Parameter Description</w:t>
            </w:r>
          </w:p>
        </w:tc>
      </w:tr>
      <w:tr w:rsidR="0067010F" w:rsidRPr="004A3BDF" w14:paraId="39688BD8" w14:textId="77777777" w:rsidTr="00682C01">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auto"/>
            <w:vAlign w:val="top"/>
          </w:tcPr>
          <w:p w14:paraId="507243DD" w14:textId="76DD35B9" w:rsidR="0067010F" w:rsidRPr="004A3BDF" w:rsidRDefault="0067010F" w:rsidP="00682C01">
            <w:pPr>
              <w:pStyle w:val="CellBody"/>
              <w:spacing w:before="96"/>
              <w:rPr>
                <w:rFonts w:ascii="Arial" w:hAnsi="Arial" w:cs="Arial"/>
                <w:color w:val="FF0000"/>
                <w:sz w:val="24"/>
                <w:szCs w:val="24"/>
              </w:rPr>
            </w:pPr>
            <w:r w:rsidRPr="004A3BDF">
              <w:rPr>
                <w:rFonts w:ascii="Arial" w:hAnsi="Arial" w:cs="Arial"/>
                <w:color w:val="FF0000"/>
                <w:sz w:val="24"/>
                <w:szCs w:val="24"/>
              </w:rPr>
              <w:t>0xXX</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top"/>
          </w:tcPr>
          <w:p w14:paraId="4F7793A9" w14:textId="31FF1B79" w:rsidR="0067010F" w:rsidRPr="004A3BDF" w:rsidRDefault="0067010F" w:rsidP="00682C01">
            <w:pPr>
              <w:pStyle w:val="CellBody"/>
              <w:spacing w:before="96"/>
              <w:rPr>
                <w:rFonts w:ascii="Arial" w:hAnsi="Arial" w:cs="Arial"/>
                <w:color w:val="FF0000"/>
                <w:sz w:val="24"/>
                <w:szCs w:val="24"/>
              </w:rPr>
            </w:pPr>
            <w:r>
              <w:rPr>
                <w:rFonts w:ascii="Arial" w:hAnsi="Arial" w:cs="Arial"/>
                <w:color w:val="FF0000"/>
                <w:sz w:val="24"/>
                <w:szCs w:val="24"/>
              </w:rPr>
              <w:t>Number of completed extended advertising events transmitted by the Controller</w:t>
            </w:r>
          </w:p>
        </w:tc>
      </w:tr>
    </w:tbl>
    <w:p w14:paraId="6E3867DC" w14:textId="77777777" w:rsidR="0067010F" w:rsidRPr="009256CA" w:rsidRDefault="0067010F" w:rsidP="00E40CCE"/>
    <w:p w14:paraId="03788291" w14:textId="77777777" w:rsidR="00E40CCE" w:rsidRDefault="00E40CCE" w:rsidP="00E40CCE">
      <w:pPr>
        <w:spacing w:after="0"/>
        <w:rPr>
          <w:rFonts w:cs="Arial"/>
          <w:i/>
          <w:color w:val="FF0000"/>
          <w:sz w:val="24"/>
          <w:szCs w:val="24"/>
        </w:rPr>
      </w:pPr>
    </w:p>
    <w:p w14:paraId="4135A3CE" w14:textId="77777777" w:rsidR="00E40CCE" w:rsidRPr="00F03F8D" w:rsidRDefault="00E40CCE" w:rsidP="00F03F8D">
      <w:pPr>
        <w:pStyle w:val="Heading3"/>
      </w:pPr>
      <w:bookmarkStart w:id="134" w:name="_Toc432709663"/>
      <w:bookmarkStart w:id="135" w:name="_Toc443590333"/>
      <w:bookmarkStart w:id="136" w:name="_Toc448771384"/>
      <w:r w:rsidRPr="00B03027">
        <w:t xml:space="preserve">[New Section] </w:t>
      </w:r>
      <w:r w:rsidRPr="00F03F8D">
        <w:t>7.7.65.X LE Scan Request Received Event</w:t>
      </w:r>
      <w:bookmarkEnd w:id="134"/>
      <w:bookmarkEnd w:id="135"/>
      <w:bookmarkEnd w:id="136"/>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2515"/>
        <w:gridCol w:w="1350"/>
        <w:gridCol w:w="4950"/>
      </w:tblGrid>
      <w:tr w:rsidR="00E40CCE" w:rsidRPr="00F429CC" w14:paraId="33B97C23" w14:textId="77777777" w:rsidTr="00E40CCE">
        <w:trPr>
          <w:cnfStyle w:val="100000000000" w:firstRow="1" w:lastRow="0" w:firstColumn="0" w:lastColumn="0" w:oddVBand="0" w:evenVBand="0" w:oddHBand="0" w:evenHBand="0" w:firstRowFirstColumn="0" w:firstRowLastColumn="0" w:lastRowFirstColumn="0" w:lastRowLastColumn="0"/>
          <w:cantSplit/>
          <w:trHeight w:val="579"/>
        </w:trPr>
        <w:tc>
          <w:tcPr>
            <w:tcW w:w="2515" w:type="dxa"/>
            <w:tcBorders>
              <w:top w:val="single" w:sz="4" w:space="0" w:color="auto"/>
              <w:left w:val="single" w:sz="4" w:space="0" w:color="auto"/>
              <w:bottom w:val="single" w:sz="4" w:space="0" w:color="auto"/>
              <w:right w:val="single" w:sz="4" w:space="0" w:color="auto"/>
            </w:tcBorders>
            <w:shd w:val="clear" w:color="auto" w:fill="BBFAFD"/>
          </w:tcPr>
          <w:p w14:paraId="41D9F957" w14:textId="77777777" w:rsidR="00E40CCE" w:rsidRPr="009211DF" w:rsidRDefault="00E40CCE" w:rsidP="00E40CCE">
            <w:pPr>
              <w:pStyle w:val="Tableheading"/>
              <w:spacing w:before="96"/>
              <w:rPr>
                <w:rFonts w:cs="Arial"/>
                <w:color w:val="FF0000"/>
                <w:sz w:val="24"/>
                <w:szCs w:val="24"/>
              </w:rPr>
            </w:pPr>
            <w:r w:rsidRPr="009211DF">
              <w:rPr>
                <w:rFonts w:cs="Arial"/>
                <w:color w:val="FF0000"/>
                <w:sz w:val="24"/>
                <w:szCs w:val="24"/>
              </w:rPr>
              <w:t>Event</w:t>
            </w:r>
          </w:p>
        </w:tc>
        <w:tc>
          <w:tcPr>
            <w:tcW w:w="1350" w:type="dxa"/>
            <w:tcBorders>
              <w:top w:val="single" w:sz="4" w:space="0" w:color="auto"/>
              <w:left w:val="single" w:sz="4" w:space="0" w:color="auto"/>
              <w:bottom w:val="single" w:sz="4" w:space="0" w:color="auto"/>
              <w:right w:val="single" w:sz="4" w:space="0" w:color="auto"/>
            </w:tcBorders>
            <w:shd w:val="clear" w:color="auto" w:fill="BBFAFD"/>
            <w:hideMark/>
          </w:tcPr>
          <w:p w14:paraId="623F60D6" w14:textId="77777777" w:rsidR="00E40CCE" w:rsidRPr="009211DF" w:rsidRDefault="00E40CCE" w:rsidP="00E40CCE">
            <w:pPr>
              <w:pStyle w:val="Tableheading"/>
              <w:spacing w:before="96"/>
              <w:rPr>
                <w:rFonts w:cs="Arial"/>
                <w:color w:val="FF0000"/>
                <w:sz w:val="24"/>
                <w:szCs w:val="24"/>
              </w:rPr>
            </w:pPr>
            <w:r w:rsidRPr="009211DF">
              <w:rPr>
                <w:rFonts w:cs="Arial"/>
                <w:color w:val="FF0000"/>
                <w:sz w:val="24"/>
                <w:szCs w:val="24"/>
              </w:rPr>
              <w:t>Event Code</w:t>
            </w:r>
          </w:p>
        </w:tc>
        <w:tc>
          <w:tcPr>
            <w:tcW w:w="4950" w:type="dxa"/>
            <w:tcBorders>
              <w:top w:val="single" w:sz="4" w:space="0" w:color="auto"/>
              <w:left w:val="single" w:sz="4" w:space="0" w:color="auto"/>
              <w:bottom w:val="single" w:sz="4" w:space="0" w:color="auto"/>
              <w:right w:val="single" w:sz="4" w:space="0" w:color="auto"/>
            </w:tcBorders>
            <w:shd w:val="clear" w:color="auto" w:fill="BBFAFD"/>
          </w:tcPr>
          <w:p w14:paraId="3472D09A" w14:textId="77777777" w:rsidR="00E40CCE" w:rsidRPr="009211DF" w:rsidRDefault="00E40CCE" w:rsidP="00E40CCE">
            <w:pPr>
              <w:pStyle w:val="Tableheading"/>
              <w:spacing w:before="96"/>
              <w:rPr>
                <w:rFonts w:cs="Arial"/>
                <w:color w:val="FF0000"/>
                <w:sz w:val="24"/>
                <w:szCs w:val="24"/>
              </w:rPr>
            </w:pPr>
            <w:r>
              <w:rPr>
                <w:rFonts w:cs="Arial"/>
                <w:color w:val="FF0000"/>
                <w:sz w:val="24"/>
                <w:szCs w:val="24"/>
              </w:rPr>
              <w:t xml:space="preserve">Event </w:t>
            </w:r>
            <w:r w:rsidRPr="009211DF">
              <w:rPr>
                <w:rFonts w:cs="Arial"/>
                <w:color w:val="FF0000"/>
                <w:sz w:val="24"/>
                <w:szCs w:val="24"/>
              </w:rPr>
              <w:t>Parameters</w:t>
            </w:r>
          </w:p>
        </w:tc>
      </w:tr>
      <w:tr w:rsidR="00E40CCE" w:rsidRPr="00F429CC" w14:paraId="7EC080F4" w14:textId="77777777" w:rsidTr="005D341E">
        <w:trPr>
          <w:trHeight w:val="184"/>
        </w:trPr>
        <w:tc>
          <w:tcPr>
            <w:tcW w:w="2515" w:type="dxa"/>
            <w:tcBorders>
              <w:top w:val="single" w:sz="4" w:space="0" w:color="auto"/>
              <w:left w:val="single" w:sz="4" w:space="0" w:color="auto"/>
              <w:bottom w:val="single" w:sz="4" w:space="0" w:color="auto"/>
              <w:right w:val="single" w:sz="4" w:space="0" w:color="auto"/>
            </w:tcBorders>
            <w:shd w:val="clear" w:color="auto" w:fill="auto"/>
            <w:vAlign w:val="top"/>
          </w:tcPr>
          <w:p w14:paraId="6DDC1C89" w14:textId="77777777" w:rsidR="00E40CCE" w:rsidRPr="009211DF" w:rsidRDefault="00E40CCE" w:rsidP="00E40CCE">
            <w:pPr>
              <w:pStyle w:val="CellBody"/>
              <w:spacing w:before="96"/>
              <w:rPr>
                <w:rFonts w:ascii="Arial" w:hAnsi="Arial" w:cs="Arial"/>
                <w:color w:val="FF0000"/>
                <w:sz w:val="24"/>
                <w:szCs w:val="24"/>
              </w:rPr>
            </w:pPr>
            <w:r>
              <w:rPr>
                <w:rFonts w:ascii="Arial" w:hAnsi="Arial" w:cs="Arial"/>
                <w:color w:val="FF0000"/>
                <w:sz w:val="24"/>
                <w:szCs w:val="24"/>
              </w:rPr>
              <w:t>LE Scan Request Received</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top"/>
          </w:tcPr>
          <w:p w14:paraId="303F9B19" w14:textId="77777777" w:rsidR="00E40CCE" w:rsidRPr="009211DF" w:rsidRDefault="00E40CCE" w:rsidP="00E40CCE">
            <w:pPr>
              <w:pStyle w:val="CellBody"/>
              <w:spacing w:before="96"/>
              <w:rPr>
                <w:rFonts w:ascii="Arial" w:hAnsi="Arial" w:cs="Arial"/>
                <w:color w:val="FF0000"/>
                <w:sz w:val="24"/>
                <w:szCs w:val="24"/>
              </w:rPr>
            </w:pPr>
            <w:r>
              <w:rPr>
                <w:rFonts w:ascii="Arial" w:hAnsi="Arial" w:cs="Arial"/>
                <w:color w:val="FF0000"/>
                <w:sz w:val="24"/>
                <w:szCs w:val="24"/>
              </w:rPr>
              <w:t>0x3E</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top"/>
          </w:tcPr>
          <w:p w14:paraId="132DD425" w14:textId="77777777" w:rsidR="00E40CCE" w:rsidRDefault="00E40CCE" w:rsidP="00E40CCE">
            <w:pPr>
              <w:pStyle w:val="CellBody"/>
              <w:spacing w:before="96"/>
              <w:rPr>
                <w:rFonts w:ascii="Arial" w:hAnsi="Arial" w:cs="Arial"/>
                <w:color w:val="FF0000"/>
                <w:sz w:val="24"/>
                <w:szCs w:val="24"/>
              </w:rPr>
            </w:pPr>
            <w:r w:rsidRPr="009211DF">
              <w:rPr>
                <w:rFonts w:ascii="Arial" w:hAnsi="Arial" w:cs="Arial"/>
                <w:color w:val="FF0000"/>
                <w:sz w:val="24"/>
                <w:szCs w:val="24"/>
              </w:rPr>
              <w:t>Subevent_Code,</w:t>
            </w:r>
          </w:p>
          <w:p w14:paraId="60303C8C" w14:textId="77777777" w:rsidR="00E40CCE" w:rsidRDefault="00E40CCE" w:rsidP="00E40CCE">
            <w:pPr>
              <w:pStyle w:val="CellBody"/>
              <w:spacing w:before="96"/>
              <w:rPr>
                <w:rFonts w:ascii="Arial" w:hAnsi="Arial" w:cs="Arial"/>
                <w:color w:val="FF0000"/>
                <w:sz w:val="24"/>
                <w:szCs w:val="24"/>
              </w:rPr>
            </w:pPr>
            <w:r>
              <w:rPr>
                <w:rFonts w:ascii="Arial" w:hAnsi="Arial" w:cs="Arial"/>
                <w:color w:val="FF0000"/>
                <w:sz w:val="24"/>
                <w:szCs w:val="24"/>
              </w:rPr>
              <w:t>Advertising_</w:t>
            </w:r>
            <w:r w:rsidR="000E4E99">
              <w:rPr>
                <w:rFonts w:ascii="Arial" w:hAnsi="Arial" w:cs="Arial"/>
                <w:color w:val="FF0000"/>
                <w:sz w:val="24"/>
                <w:szCs w:val="24"/>
              </w:rPr>
              <w:t>Handle</w:t>
            </w:r>
            <w:r>
              <w:rPr>
                <w:rFonts w:ascii="Arial" w:hAnsi="Arial" w:cs="Arial"/>
                <w:color w:val="FF0000"/>
                <w:sz w:val="24"/>
                <w:szCs w:val="24"/>
              </w:rPr>
              <w:t>,</w:t>
            </w:r>
          </w:p>
          <w:p w14:paraId="358FAE09" w14:textId="77777777" w:rsidR="00E40CCE" w:rsidRDefault="00E40CCE" w:rsidP="00E40CCE">
            <w:pPr>
              <w:pStyle w:val="CellBody"/>
              <w:spacing w:before="96"/>
              <w:rPr>
                <w:rFonts w:ascii="Arial" w:hAnsi="Arial" w:cs="Arial"/>
                <w:color w:val="FF0000"/>
                <w:sz w:val="24"/>
                <w:szCs w:val="24"/>
              </w:rPr>
            </w:pPr>
            <w:r>
              <w:rPr>
                <w:rFonts w:ascii="Arial" w:hAnsi="Arial" w:cs="Arial"/>
                <w:color w:val="FF0000"/>
                <w:sz w:val="24"/>
                <w:szCs w:val="24"/>
              </w:rPr>
              <w:t>Scanner_Address_Type,</w:t>
            </w:r>
          </w:p>
          <w:p w14:paraId="64146DAD" w14:textId="77777777" w:rsidR="00E40CCE" w:rsidRPr="009211DF" w:rsidRDefault="00E40CCE" w:rsidP="00E40CCE">
            <w:pPr>
              <w:pStyle w:val="CellBody"/>
              <w:spacing w:before="96"/>
              <w:rPr>
                <w:rFonts w:ascii="Arial" w:hAnsi="Arial" w:cs="Arial"/>
                <w:color w:val="FF0000"/>
                <w:sz w:val="24"/>
                <w:szCs w:val="24"/>
              </w:rPr>
            </w:pPr>
            <w:r>
              <w:rPr>
                <w:rFonts w:ascii="Arial" w:hAnsi="Arial" w:cs="Arial"/>
                <w:color w:val="FF0000"/>
                <w:sz w:val="24"/>
                <w:szCs w:val="24"/>
              </w:rPr>
              <w:t>Scanner_Address</w:t>
            </w:r>
          </w:p>
        </w:tc>
      </w:tr>
    </w:tbl>
    <w:p w14:paraId="3A1FFB30" w14:textId="77777777" w:rsidR="00E40CCE" w:rsidRDefault="00E40CCE" w:rsidP="00E40CCE"/>
    <w:p w14:paraId="77F445AA" w14:textId="77777777" w:rsidR="00E40CCE" w:rsidRDefault="00E40CCE" w:rsidP="00E40CCE">
      <w:pPr>
        <w:rPr>
          <w:rFonts w:cs="Arial"/>
          <w:b/>
          <w:color w:val="FF0000"/>
          <w:sz w:val="24"/>
          <w:szCs w:val="24"/>
        </w:rPr>
      </w:pPr>
      <w:r w:rsidRPr="009211DF">
        <w:rPr>
          <w:rFonts w:cs="Arial"/>
          <w:b/>
          <w:color w:val="FF0000"/>
          <w:sz w:val="24"/>
          <w:szCs w:val="24"/>
        </w:rPr>
        <w:t>Description:</w:t>
      </w:r>
    </w:p>
    <w:p w14:paraId="712173CE" w14:textId="77777777" w:rsidR="00E40CCE" w:rsidRDefault="00E40CCE" w:rsidP="00E40CCE">
      <w:pPr>
        <w:rPr>
          <w:rFonts w:cs="Arial"/>
          <w:color w:val="FF0000"/>
          <w:sz w:val="24"/>
          <w:szCs w:val="24"/>
          <w:lang w:val="en-GB"/>
        </w:rPr>
      </w:pPr>
      <w:r w:rsidRPr="00262A01">
        <w:rPr>
          <w:rFonts w:cs="Arial"/>
          <w:color w:val="FF0000"/>
          <w:sz w:val="24"/>
          <w:szCs w:val="24"/>
          <w:lang w:val="en-GB"/>
        </w:rPr>
        <w:t xml:space="preserve">The LE </w:t>
      </w:r>
      <w:r>
        <w:rPr>
          <w:rFonts w:cs="Arial"/>
          <w:color w:val="FF0000"/>
          <w:sz w:val="24"/>
          <w:szCs w:val="24"/>
          <w:lang w:val="en-GB"/>
        </w:rPr>
        <w:t>Scan Request Received event indicates that a SCAN_REQ PDU or an AUX_SCAN_REQ PDU has been received by the advertiser</w:t>
      </w:r>
      <w:r w:rsidR="00E36A30">
        <w:rPr>
          <w:rFonts w:cs="Arial"/>
          <w:color w:val="FF0000"/>
          <w:sz w:val="24"/>
          <w:szCs w:val="24"/>
          <w:lang w:val="en-GB"/>
        </w:rPr>
        <w:t>.  The request</w:t>
      </w:r>
      <w:r>
        <w:rPr>
          <w:rFonts w:cs="Arial"/>
          <w:color w:val="FF0000"/>
          <w:sz w:val="24"/>
          <w:szCs w:val="24"/>
          <w:lang w:val="en-GB"/>
        </w:rPr>
        <w:t xml:space="preserve"> contains </w:t>
      </w:r>
      <w:r w:rsidR="00E36A30">
        <w:rPr>
          <w:rFonts w:cs="Arial"/>
          <w:color w:val="FF0000"/>
          <w:sz w:val="24"/>
          <w:szCs w:val="24"/>
          <w:lang w:val="en-GB"/>
        </w:rPr>
        <w:t xml:space="preserve">a </w:t>
      </w:r>
      <w:r>
        <w:rPr>
          <w:rFonts w:cs="Arial"/>
          <w:color w:val="FF0000"/>
          <w:sz w:val="24"/>
          <w:szCs w:val="24"/>
          <w:lang w:val="en-GB"/>
        </w:rPr>
        <w:t>device address from a scanner that is allowed by the advertising filter policy</w:t>
      </w:r>
      <w:r w:rsidR="00E36A30">
        <w:rPr>
          <w:rFonts w:cs="Arial"/>
          <w:color w:val="FF0000"/>
          <w:sz w:val="24"/>
          <w:szCs w:val="24"/>
          <w:lang w:val="en-GB"/>
        </w:rPr>
        <w:t>.</w:t>
      </w:r>
      <w:r>
        <w:rPr>
          <w:rFonts w:cs="Arial"/>
          <w:color w:val="FF0000"/>
          <w:sz w:val="24"/>
          <w:szCs w:val="24"/>
          <w:lang w:val="en-GB"/>
        </w:rPr>
        <w:t xml:space="preserve"> </w:t>
      </w:r>
      <w:r w:rsidR="00E36A30">
        <w:rPr>
          <w:rFonts w:cs="Arial"/>
          <w:color w:val="FF0000"/>
          <w:sz w:val="24"/>
          <w:szCs w:val="24"/>
          <w:lang w:val="en-GB"/>
        </w:rPr>
        <w:t>T</w:t>
      </w:r>
      <w:r>
        <w:rPr>
          <w:rFonts w:cs="Arial"/>
          <w:color w:val="FF0000"/>
          <w:sz w:val="24"/>
          <w:szCs w:val="24"/>
          <w:lang w:val="en-GB"/>
        </w:rPr>
        <w:t xml:space="preserve">he advertising set </w:t>
      </w:r>
      <w:r w:rsidR="00E36A30">
        <w:rPr>
          <w:rFonts w:cs="Arial"/>
          <w:color w:val="FF0000"/>
          <w:sz w:val="24"/>
          <w:szCs w:val="24"/>
          <w:lang w:val="en-GB"/>
        </w:rPr>
        <w:t xml:space="preserve">is </w:t>
      </w:r>
      <w:r>
        <w:rPr>
          <w:rFonts w:cs="Arial"/>
          <w:color w:val="FF0000"/>
          <w:sz w:val="24"/>
          <w:szCs w:val="24"/>
          <w:lang w:val="en-GB"/>
        </w:rPr>
        <w:t>identified by Advertising_</w:t>
      </w:r>
      <w:r w:rsidR="000E4E99">
        <w:rPr>
          <w:rFonts w:cs="Arial"/>
          <w:color w:val="FF0000"/>
          <w:sz w:val="24"/>
          <w:szCs w:val="24"/>
          <w:lang w:val="en-GB"/>
        </w:rPr>
        <w:t>Handle</w:t>
      </w:r>
      <w:r>
        <w:rPr>
          <w:rFonts w:cs="Arial"/>
          <w:color w:val="FF0000"/>
          <w:sz w:val="24"/>
          <w:szCs w:val="24"/>
          <w:lang w:val="en-GB"/>
        </w:rPr>
        <w:t>.</w:t>
      </w:r>
    </w:p>
    <w:p w14:paraId="2B649927" w14:textId="77777777" w:rsidR="00E40CCE" w:rsidRDefault="00E40CCE" w:rsidP="00E40CCE">
      <w:pPr>
        <w:rPr>
          <w:rFonts w:cs="Arial"/>
          <w:color w:val="FF0000"/>
          <w:sz w:val="24"/>
          <w:szCs w:val="24"/>
          <w:lang w:val="en-GB"/>
        </w:rPr>
      </w:pPr>
      <w:r>
        <w:rPr>
          <w:rFonts w:cs="Arial"/>
          <w:color w:val="FF0000"/>
          <w:sz w:val="24"/>
          <w:szCs w:val="24"/>
          <w:lang w:val="en-GB"/>
        </w:rPr>
        <w:t xml:space="preserve">The Scanner_Address_Type and Scanner_Address indicate the type of the address and the address of the scanner device. </w:t>
      </w:r>
    </w:p>
    <w:p w14:paraId="4D5435A0" w14:textId="77777777" w:rsidR="00E40CCE" w:rsidRPr="009211DF" w:rsidRDefault="00E40CCE" w:rsidP="00E40CCE">
      <w:pPr>
        <w:rPr>
          <w:rFonts w:cs="Arial"/>
          <w:b/>
          <w:color w:val="FF0000"/>
          <w:sz w:val="24"/>
          <w:szCs w:val="24"/>
        </w:rPr>
      </w:pPr>
      <w:r w:rsidRPr="009211DF">
        <w:rPr>
          <w:rFonts w:cs="Arial"/>
          <w:b/>
          <w:color w:val="FF0000"/>
          <w:sz w:val="24"/>
          <w:szCs w:val="24"/>
        </w:rPr>
        <w:t>Event Parameters:</w:t>
      </w:r>
    </w:p>
    <w:p w14:paraId="329A0767" w14:textId="77777777" w:rsidR="00E40CCE" w:rsidRPr="009211DF" w:rsidRDefault="00E40CCE" w:rsidP="00E40CCE">
      <w:pPr>
        <w:spacing w:after="0"/>
        <w:rPr>
          <w:rFonts w:cs="Arial"/>
          <w:i/>
          <w:color w:val="FF0000"/>
          <w:sz w:val="24"/>
          <w:szCs w:val="24"/>
        </w:rPr>
      </w:pPr>
      <w:r w:rsidRPr="009211DF">
        <w:rPr>
          <w:rFonts w:cs="Arial"/>
          <w:i/>
          <w:color w:val="FF0000"/>
          <w:sz w:val="24"/>
          <w:szCs w:val="24"/>
        </w:rPr>
        <w:t>Subevent_Code:</w:t>
      </w:r>
      <w:r w:rsidRPr="009211DF">
        <w:rPr>
          <w:rFonts w:cs="Arial"/>
          <w:i/>
          <w:color w:val="FF0000"/>
          <w:sz w:val="24"/>
          <w:szCs w:val="24"/>
        </w:rPr>
        <w:tab/>
      </w:r>
      <w:r w:rsidRPr="009211DF">
        <w:rPr>
          <w:rFonts w:cs="Arial"/>
          <w:i/>
          <w:color w:val="FF0000"/>
          <w:sz w:val="24"/>
          <w:szCs w:val="24"/>
        </w:rPr>
        <w:tab/>
      </w:r>
      <w:r w:rsidRPr="009211DF">
        <w:rPr>
          <w:rFonts w:cs="Arial"/>
          <w:i/>
          <w:color w:val="FF0000"/>
          <w:sz w:val="24"/>
          <w:szCs w:val="24"/>
        </w:rPr>
        <w:tab/>
      </w:r>
      <w:r w:rsidRPr="009211DF">
        <w:rPr>
          <w:rFonts w:cs="Arial"/>
          <w:i/>
          <w:color w:val="FF0000"/>
          <w:sz w:val="24"/>
          <w:szCs w:val="24"/>
        </w:rPr>
        <w:tab/>
      </w:r>
      <w:r w:rsidRPr="009211DF">
        <w:rPr>
          <w:rFonts w:cs="Arial"/>
          <w:i/>
          <w:color w:val="FF0000"/>
          <w:sz w:val="24"/>
          <w:szCs w:val="24"/>
        </w:rPr>
        <w:tab/>
      </w:r>
      <w:r w:rsidRPr="009211DF">
        <w:rPr>
          <w:rFonts w:cs="Arial"/>
          <w:i/>
          <w:color w:val="FF0000"/>
          <w:sz w:val="24"/>
          <w:szCs w:val="24"/>
        </w:rPr>
        <w:tab/>
      </w:r>
      <w:r w:rsidRPr="009211DF">
        <w:rPr>
          <w:rFonts w:cs="Arial"/>
          <w:i/>
          <w:color w:val="FF0000"/>
          <w:sz w:val="24"/>
          <w:szCs w:val="24"/>
        </w:rPr>
        <w:tab/>
      </w:r>
      <w:r w:rsidRPr="009211DF">
        <w:rPr>
          <w:rFonts w:cs="Arial"/>
          <w:i/>
          <w:color w:val="FF0000"/>
          <w:sz w:val="24"/>
          <w:szCs w:val="24"/>
        </w:rPr>
        <w:tab/>
        <w:t>Size: 1 Octet</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816"/>
        <w:gridCol w:w="6999"/>
      </w:tblGrid>
      <w:tr w:rsidR="00E40CCE" w:rsidRPr="009211DF" w14:paraId="3A30E7B9" w14:textId="77777777" w:rsidTr="00E40CCE">
        <w:trPr>
          <w:cnfStyle w:val="100000000000" w:firstRow="1" w:lastRow="0" w:firstColumn="0" w:lastColumn="0" w:oddVBand="0" w:evenVBand="0" w:oddHBand="0" w:evenHBand="0" w:firstRowFirstColumn="0" w:firstRowLastColumn="0" w:lastRowFirstColumn="0" w:lastRowLastColumn="0"/>
          <w:cantSplit/>
          <w:trHeight w:val="579"/>
        </w:trPr>
        <w:tc>
          <w:tcPr>
            <w:tcW w:w="1816" w:type="dxa"/>
            <w:tcBorders>
              <w:top w:val="single" w:sz="4" w:space="0" w:color="auto"/>
              <w:left w:val="single" w:sz="4" w:space="0" w:color="auto"/>
              <w:bottom w:val="single" w:sz="4" w:space="0" w:color="auto"/>
              <w:right w:val="single" w:sz="4" w:space="0" w:color="auto"/>
            </w:tcBorders>
            <w:shd w:val="clear" w:color="auto" w:fill="BBFAFD"/>
          </w:tcPr>
          <w:p w14:paraId="5A1AD0CF" w14:textId="77777777" w:rsidR="00E40CCE" w:rsidRPr="009211DF" w:rsidRDefault="00E40CCE" w:rsidP="00E40CCE">
            <w:pPr>
              <w:pStyle w:val="Tableheading"/>
              <w:spacing w:before="96"/>
              <w:rPr>
                <w:rFonts w:cs="Arial"/>
                <w:color w:val="FF0000"/>
                <w:sz w:val="24"/>
                <w:szCs w:val="24"/>
              </w:rPr>
            </w:pPr>
            <w:r w:rsidRPr="009211DF">
              <w:rPr>
                <w:rFonts w:cs="Arial"/>
                <w:color w:val="FF0000"/>
                <w:sz w:val="24"/>
                <w:szCs w:val="24"/>
              </w:rPr>
              <w:t>Value</w:t>
            </w:r>
          </w:p>
        </w:tc>
        <w:tc>
          <w:tcPr>
            <w:tcW w:w="6999" w:type="dxa"/>
            <w:tcBorders>
              <w:top w:val="single" w:sz="4" w:space="0" w:color="auto"/>
              <w:left w:val="single" w:sz="4" w:space="0" w:color="auto"/>
              <w:bottom w:val="single" w:sz="4" w:space="0" w:color="auto"/>
              <w:right w:val="single" w:sz="4" w:space="0" w:color="auto"/>
            </w:tcBorders>
            <w:shd w:val="clear" w:color="auto" w:fill="BBFAFD"/>
            <w:hideMark/>
          </w:tcPr>
          <w:p w14:paraId="51C97F99" w14:textId="77777777" w:rsidR="00E40CCE" w:rsidRPr="009211DF" w:rsidRDefault="00E40CCE" w:rsidP="00E40CCE">
            <w:pPr>
              <w:pStyle w:val="Tableheading"/>
              <w:spacing w:before="96"/>
              <w:rPr>
                <w:rFonts w:cs="Arial"/>
                <w:color w:val="FF0000"/>
                <w:sz w:val="24"/>
                <w:szCs w:val="24"/>
              </w:rPr>
            </w:pPr>
            <w:r w:rsidRPr="009211DF">
              <w:rPr>
                <w:rFonts w:cs="Arial"/>
                <w:color w:val="FF0000"/>
                <w:sz w:val="24"/>
                <w:szCs w:val="24"/>
              </w:rPr>
              <w:t>Parameter Description</w:t>
            </w:r>
          </w:p>
        </w:tc>
      </w:tr>
      <w:tr w:rsidR="00E40CCE" w:rsidRPr="009211DF" w14:paraId="008EE86A" w14:textId="77777777" w:rsidTr="005D341E">
        <w:trPr>
          <w:trHeight w:val="184"/>
        </w:trPr>
        <w:tc>
          <w:tcPr>
            <w:tcW w:w="1816" w:type="dxa"/>
            <w:tcBorders>
              <w:top w:val="single" w:sz="4" w:space="0" w:color="auto"/>
              <w:left w:val="single" w:sz="4" w:space="0" w:color="auto"/>
              <w:bottom w:val="single" w:sz="4" w:space="0" w:color="auto"/>
              <w:right w:val="single" w:sz="4" w:space="0" w:color="auto"/>
            </w:tcBorders>
            <w:shd w:val="clear" w:color="auto" w:fill="auto"/>
            <w:vAlign w:val="top"/>
          </w:tcPr>
          <w:p w14:paraId="01368791" w14:textId="77777777" w:rsidR="00E40CCE" w:rsidRPr="009211DF" w:rsidRDefault="00C81C3B" w:rsidP="00E40CCE">
            <w:pPr>
              <w:pStyle w:val="CellBody"/>
              <w:spacing w:before="96"/>
              <w:rPr>
                <w:rFonts w:ascii="Arial" w:hAnsi="Arial" w:cs="Arial"/>
                <w:color w:val="FF0000"/>
                <w:sz w:val="24"/>
                <w:szCs w:val="24"/>
              </w:rPr>
            </w:pPr>
            <w:r>
              <w:rPr>
                <w:rFonts w:ascii="Arial" w:hAnsi="Arial" w:cs="Arial"/>
                <w:color w:val="FF0000"/>
                <w:sz w:val="24"/>
                <w:szCs w:val="24"/>
              </w:rPr>
              <w:t>0x13</w:t>
            </w:r>
          </w:p>
        </w:tc>
        <w:tc>
          <w:tcPr>
            <w:tcW w:w="6999" w:type="dxa"/>
            <w:tcBorders>
              <w:top w:val="single" w:sz="4" w:space="0" w:color="auto"/>
              <w:left w:val="single" w:sz="4" w:space="0" w:color="auto"/>
              <w:bottom w:val="single" w:sz="4" w:space="0" w:color="auto"/>
              <w:right w:val="single" w:sz="4" w:space="0" w:color="auto"/>
            </w:tcBorders>
            <w:shd w:val="clear" w:color="auto" w:fill="auto"/>
            <w:vAlign w:val="top"/>
          </w:tcPr>
          <w:p w14:paraId="23FB739C" w14:textId="77777777" w:rsidR="00E40CCE" w:rsidRPr="009211DF" w:rsidRDefault="00E40CCE" w:rsidP="00E40CCE">
            <w:pPr>
              <w:pStyle w:val="CellBody"/>
              <w:spacing w:before="96"/>
              <w:rPr>
                <w:rFonts w:ascii="Arial" w:hAnsi="Arial" w:cs="Arial"/>
                <w:color w:val="FF0000"/>
                <w:sz w:val="24"/>
                <w:szCs w:val="24"/>
              </w:rPr>
            </w:pPr>
            <w:r>
              <w:rPr>
                <w:rFonts w:ascii="Arial" w:hAnsi="Arial" w:cs="Arial"/>
                <w:color w:val="FF0000"/>
                <w:sz w:val="24"/>
                <w:szCs w:val="24"/>
              </w:rPr>
              <w:t>Subevent code for LE Scan Request Received event</w:t>
            </w:r>
          </w:p>
        </w:tc>
      </w:tr>
    </w:tbl>
    <w:p w14:paraId="0576E717" w14:textId="77777777" w:rsidR="00E40CCE" w:rsidRDefault="00E40CCE" w:rsidP="00E40CCE"/>
    <w:p w14:paraId="3D8C1E82" w14:textId="77777777" w:rsidR="00E40CCE" w:rsidRPr="004A3BDF" w:rsidRDefault="00E40CCE" w:rsidP="00E40CCE">
      <w:pPr>
        <w:spacing w:after="0"/>
        <w:rPr>
          <w:rFonts w:cs="Arial"/>
          <w:i/>
          <w:color w:val="FF0000"/>
          <w:sz w:val="24"/>
          <w:szCs w:val="24"/>
        </w:rPr>
      </w:pPr>
      <w:r>
        <w:rPr>
          <w:rFonts w:cs="Arial"/>
          <w:i/>
          <w:color w:val="FF0000"/>
          <w:sz w:val="24"/>
          <w:szCs w:val="24"/>
        </w:rPr>
        <w:t>Advertising_</w:t>
      </w:r>
      <w:r w:rsidR="000E4E99">
        <w:rPr>
          <w:rFonts w:cs="Arial"/>
          <w:i/>
          <w:color w:val="FF0000"/>
          <w:sz w:val="24"/>
          <w:szCs w:val="24"/>
        </w:rPr>
        <w:t>Handle</w:t>
      </w:r>
      <w:r w:rsidRPr="004A3BDF">
        <w:rPr>
          <w:rFonts w:cs="Arial"/>
          <w:i/>
          <w:color w:val="FF0000"/>
          <w:sz w:val="24"/>
          <w:szCs w:val="24"/>
        </w:rPr>
        <w:t>:</w:t>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sidRPr="004A3BDF">
        <w:rPr>
          <w:rFonts w:cs="Arial"/>
          <w:i/>
          <w:color w:val="FF0000"/>
          <w:sz w:val="24"/>
          <w:szCs w:val="24"/>
        </w:rPr>
        <w:t>Size: 1 Octet</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E40CCE" w:rsidRPr="004A3BDF" w14:paraId="04D9B264" w14:textId="77777777" w:rsidTr="00E40CCE">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437B30F2" w14:textId="77777777" w:rsidR="00E40CCE" w:rsidRPr="004A3BDF" w:rsidRDefault="00E40CCE" w:rsidP="00E40CCE">
            <w:pPr>
              <w:pStyle w:val="Tableheading"/>
              <w:spacing w:before="96"/>
              <w:rPr>
                <w:rFonts w:cs="Arial"/>
                <w:color w:val="FF0000"/>
                <w:sz w:val="24"/>
                <w:szCs w:val="24"/>
              </w:rPr>
            </w:pPr>
            <w:r w:rsidRPr="004A3B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6811904C" w14:textId="77777777" w:rsidR="00E40CCE" w:rsidRPr="004A3BDF" w:rsidRDefault="00E40CCE" w:rsidP="00E40CCE">
            <w:pPr>
              <w:pStyle w:val="Tableheading"/>
              <w:spacing w:before="96"/>
              <w:rPr>
                <w:rFonts w:cs="Arial"/>
                <w:color w:val="FF0000"/>
                <w:sz w:val="24"/>
                <w:szCs w:val="24"/>
              </w:rPr>
            </w:pPr>
            <w:r w:rsidRPr="004A3BDF">
              <w:rPr>
                <w:rFonts w:cs="Arial"/>
                <w:color w:val="FF0000"/>
                <w:sz w:val="24"/>
                <w:szCs w:val="24"/>
              </w:rPr>
              <w:t>Parameter Description</w:t>
            </w:r>
          </w:p>
        </w:tc>
      </w:tr>
      <w:tr w:rsidR="00E40CCE" w:rsidRPr="004A3BDF" w14:paraId="38AE4AD0" w14:textId="77777777" w:rsidTr="005D341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auto"/>
            <w:vAlign w:val="top"/>
          </w:tcPr>
          <w:p w14:paraId="2E9D66B1" w14:textId="66028631" w:rsidR="00E40CCE" w:rsidRDefault="00E40CCE" w:rsidP="00E40CCE">
            <w:pPr>
              <w:pStyle w:val="CellBody"/>
              <w:spacing w:before="96"/>
              <w:rPr>
                <w:rFonts w:ascii="Arial" w:hAnsi="Arial" w:cs="Arial"/>
                <w:color w:val="FF0000"/>
                <w:sz w:val="24"/>
                <w:szCs w:val="24"/>
              </w:rPr>
            </w:pPr>
            <w:r>
              <w:rPr>
                <w:rFonts w:ascii="Arial" w:hAnsi="Arial" w:cs="Arial"/>
                <w:color w:val="FF0000"/>
                <w:sz w:val="24"/>
                <w:szCs w:val="24"/>
              </w:rPr>
              <w:t>0x00</w:t>
            </w:r>
            <w:r w:rsidR="006E650B">
              <w:rPr>
                <w:rFonts w:ascii="Arial" w:hAnsi="Arial" w:cs="Arial"/>
                <w:color w:val="FF0000"/>
                <w:sz w:val="24"/>
                <w:szCs w:val="24"/>
              </w:rPr>
              <w:t xml:space="preserve"> – </w:t>
            </w:r>
            <w:r>
              <w:rPr>
                <w:rFonts w:ascii="Arial" w:hAnsi="Arial" w:cs="Arial"/>
                <w:color w:val="FF0000"/>
                <w:sz w:val="24"/>
                <w:szCs w:val="24"/>
              </w:rPr>
              <w:t>0x</w:t>
            </w:r>
            <w:r w:rsidR="004D4606">
              <w:rPr>
                <w:rFonts w:ascii="Arial" w:hAnsi="Arial" w:cs="Arial"/>
                <w:color w:val="FF0000"/>
                <w:sz w:val="24"/>
                <w:szCs w:val="24"/>
              </w:rPr>
              <w:t>E</w:t>
            </w:r>
            <w:r>
              <w:rPr>
                <w:rFonts w:ascii="Arial" w:hAnsi="Arial" w:cs="Arial"/>
                <w:color w:val="FF0000"/>
                <w:sz w:val="24"/>
                <w:szCs w:val="24"/>
              </w:rPr>
              <w:t>F</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top"/>
          </w:tcPr>
          <w:p w14:paraId="67796F43" w14:textId="77777777" w:rsidR="00E40CCE" w:rsidRPr="004A3BDF" w:rsidRDefault="00E40CCE" w:rsidP="00E40CCE">
            <w:pPr>
              <w:pStyle w:val="CellBody"/>
              <w:spacing w:before="96"/>
              <w:rPr>
                <w:rFonts w:ascii="Arial" w:hAnsi="Arial" w:cs="Arial"/>
                <w:color w:val="FF0000"/>
                <w:sz w:val="24"/>
                <w:szCs w:val="24"/>
                <w:lang w:val="en-GB"/>
              </w:rPr>
            </w:pPr>
            <w:r w:rsidRPr="004A3BDF">
              <w:rPr>
                <w:rFonts w:ascii="Arial" w:hAnsi="Arial" w:cs="Arial"/>
                <w:color w:val="FF0000"/>
                <w:sz w:val="24"/>
                <w:szCs w:val="24"/>
              </w:rPr>
              <w:t xml:space="preserve">Used </w:t>
            </w:r>
            <w:r>
              <w:rPr>
                <w:rFonts w:ascii="Arial" w:hAnsi="Arial" w:cs="Arial"/>
                <w:color w:val="FF0000"/>
                <w:sz w:val="24"/>
                <w:szCs w:val="24"/>
              </w:rPr>
              <w:t>to identify an advertising set</w:t>
            </w:r>
          </w:p>
        </w:tc>
      </w:tr>
      <w:tr w:rsidR="004D4606" w:rsidRPr="004A3BDF" w14:paraId="479E7E9E" w14:textId="77777777" w:rsidTr="005D341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auto"/>
            <w:vAlign w:val="top"/>
          </w:tcPr>
          <w:p w14:paraId="64368B39" w14:textId="1A326005" w:rsidR="004D4606" w:rsidRDefault="004D4606" w:rsidP="00E40CCE">
            <w:pPr>
              <w:pStyle w:val="CellBody"/>
              <w:spacing w:before="96"/>
              <w:rPr>
                <w:rFonts w:ascii="Arial" w:hAnsi="Arial" w:cs="Arial"/>
                <w:color w:val="FF0000"/>
                <w:sz w:val="24"/>
                <w:szCs w:val="24"/>
              </w:rPr>
            </w:pPr>
            <w:r>
              <w:rPr>
                <w:rFonts w:ascii="Arial" w:hAnsi="Arial" w:cs="Arial"/>
                <w:color w:val="FF0000"/>
                <w:sz w:val="24"/>
                <w:szCs w:val="24"/>
              </w:rPr>
              <w:t>All other values</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top"/>
          </w:tcPr>
          <w:p w14:paraId="1B87E665" w14:textId="199A5C10" w:rsidR="004D4606" w:rsidRPr="004A3BDF" w:rsidRDefault="004D4606" w:rsidP="00E40CCE">
            <w:pPr>
              <w:pStyle w:val="CellBody"/>
              <w:spacing w:before="96"/>
              <w:rPr>
                <w:rFonts w:ascii="Arial" w:hAnsi="Arial" w:cs="Arial"/>
                <w:color w:val="FF0000"/>
                <w:sz w:val="24"/>
                <w:szCs w:val="24"/>
              </w:rPr>
            </w:pPr>
            <w:r>
              <w:rPr>
                <w:rFonts w:ascii="Arial" w:hAnsi="Arial" w:cs="Arial"/>
                <w:color w:val="FF0000"/>
                <w:sz w:val="24"/>
                <w:szCs w:val="24"/>
              </w:rPr>
              <w:t>Reserved for future use</w:t>
            </w:r>
          </w:p>
        </w:tc>
      </w:tr>
    </w:tbl>
    <w:p w14:paraId="1178CF81" w14:textId="77777777" w:rsidR="00E40CCE" w:rsidRDefault="00E40CCE" w:rsidP="00E40CCE">
      <w:pPr>
        <w:spacing w:after="0"/>
        <w:rPr>
          <w:rFonts w:cs="Arial"/>
          <w:i/>
          <w:color w:val="FF0000"/>
          <w:sz w:val="24"/>
          <w:szCs w:val="24"/>
        </w:rPr>
      </w:pPr>
    </w:p>
    <w:p w14:paraId="62BD3558" w14:textId="77777777" w:rsidR="00E40CCE" w:rsidRPr="009211DF" w:rsidRDefault="00E40CCE" w:rsidP="00E40CCE">
      <w:pPr>
        <w:spacing w:after="0"/>
        <w:rPr>
          <w:rFonts w:cs="Arial"/>
          <w:i/>
          <w:color w:val="FF0000"/>
          <w:sz w:val="24"/>
          <w:szCs w:val="24"/>
        </w:rPr>
      </w:pPr>
      <w:r>
        <w:rPr>
          <w:rFonts w:cs="Arial"/>
          <w:i/>
          <w:color w:val="FF0000"/>
          <w:sz w:val="24"/>
          <w:szCs w:val="24"/>
        </w:rPr>
        <w:t>Scanner_</w:t>
      </w:r>
      <w:r w:rsidRPr="009211DF">
        <w:rPr>
          <w:rFonts w:cs="Arial"/>
          <w:i/>
          <w:color w:val="FF0000"/>
          <w:sz w:val="24"/>
          <w:szCs w:val="24"/>
        </w:rPr>
        <w:t>Address_Type:</w:t>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t>Size: 1 Octet</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E40CCE" w:rsidRPr="009211DF" w14:paraId="0F174C15" w14:textId="77777777" w:rsidTr="00E40CCE">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0FB454A0" w14:textId="77777777" w:rsidR="00E40CCE" w:rsidRPr="009211DF" w:rsidRDefault="00E40CCE" w:rsidP="00E40CCE">
            <w:pPr>
              <w:pStyle w:val="Tableheading"/>
              <w:spacing w:before="96"/>
              <w:rPr>
                <w:rFonts w:cs="Arial"/>
                <w:color w:val="FF0000"/>
                <w:sz w:val="24"/>
                <w:szCs w:val="24"/>
              </w:rPr>
            </w:pPr>
            <w:r w:rsidRPr="009211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141F47EF" w14:textId="77777777" w:rsidR="00E40CCE" w:rsidRPr="009211DF" w:rsidRDefault="00E40CCE" w:rsidP="00E40CCE">
            <w:pPr>
              <w:pStyle w:val="Tableheading"/>
              <w:spacing w:before="96"/>
              <w:rPr>
                <w:rFonts w:cs="Arial"/>
                <w:color w:val="FF0000"/>
                <w:sz w:val="24"/>
                <w:szCs w:val="24"/>
              </w:rPr>
            </w:pPr>
            <w:r w:rsidRPr="009211DF">
              <w:rPr>
                <w:rFonts w:cs="Arial"/>
                <w:color w:val="FF0000"/>
                <w:sz w:val="24"/>
                <w:szCs w:val="24"/>
              </w:rPr>
              <w:t>Parameter Description</w:t>
            </w:r>
          </w:p>
        </w:tc>
      </w:tr>
      <w:tr w:rsidR="00E40CCE" w:rsidRPr="009211DF" w14:paraId="423B7763" w14:textId="77777777" w:rsidTr="005D341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auto"/>
            <w:vAlign w:val="top"/>
          </w:tcPr>
          <w:p w14:paraId="0BCE7436" w14:textId="77777777" w:rsidR="00E40CCE" w:rsidRPr="009211DF" w:rsidRDefault="00E40CCE" w:rsidP="00E40CCE">
            <w:pPr>
              <w:pStyle w:val="CellBody"/>
              <w:spacing w:before="96"/>
              <w:rPr>
                <w:rFonts w:ascii="Arial" w:hAnsi="Arial" w:cs="Arial"/>
                <w:color w:val="FF0000"/>
                <w:sz w:val="24"/>
                <w:szCs w:val="24"/>
              </w:rPr>
            </w:pPr>
            <w:r>
              <w:rPr>
                <w:rFonts w:ascii="Arial" w:hAnsi="Arial" w:cs="Arial"/>
                <w:color w:val="FF0000"/>
                <w:sz w:val="24"/>
                <w:szCs w:val="24"/>
              </w:rPr>
              <w:t>0x00</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top"/>
          </w:tcPr>
          <w:p w14:paraId="0A4CE009" w14:textId="77777777" w:rsidR="00E40CCE" w:rsidRPr="009211DF" w:rsidRDefault="00E40CCE" w:rsidP="00E40CCE">
            <w:pPr>
              <w:pStyle w:val="CellBody"/>
              <w:spacing w:before="96"/>
              <w:rPr>
                <w:rFonts w:ascii="Arial" w:hAnsi="Arial" w:cs="Arial"/>
                <w:color w:val="FF0000"/>
                <w:sz w:val="24"/>
                <w:szCs w:val="24"/>
              </w:rPr>
            </w:pPr>
            <w:r>
              <w:rPr>
                <w:rFonts w:ascii="Arial" w:hAnsi="Arial" w:cs="Arial"/>
                <w:color w:val="FF0000"/>
                <w:sz w:val="24"/>
                <w:szCs w:val="24"/>
              </w:rPr>
              <w:t>Public Device Address</w:t>
            </w:r>
          </w:p>
        </w:tc>
      </w:tr>
      <w:tr w:rsidR="00E40CCE" w:rsidRPr="009211DF" w14:paraId="780D1032" w14:textId="77777777" w:rsidTr="005D341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auto"/>
            <w:vAlign w:val="top"/>
          </w:tcPr>
          <w:p w14:paraId="7E5FDAB1" w14:textId="77777777" w:rsidR="00E40CCE" w:rsidRDefault="00E40CCE" w:rsidP="00E40CCE">
            <w:pPr>
              <w:pStyle w:val="CellBody"/>
              <w:spacing w:before="96"/>
              <w:rPr>
                <w:rFonts w:ascii="Arial" w:hAnsi="Arial" w:cs="Arial"/>
                <w:color w:val="FF0000"/>
                <w:sz w:val="24"/>
                <w:szCs w:val="24"/>
              </w:rPr>
            </w:pPr>
            <w:r>
              <w:rPr>
                <w:rFonts w:ascii="Arial" w:hAnsi="Arial" w:cs="Arial"/>
                <w:color w:val="FF0000"/>
                <w:sz w:val="24"/>
                <w:szCs w:val="24"/>
              </w:rPr>
              <w:t>0x01</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top"/>
          </w:tcPr>
          <w:p w14:paraId="3E55AE50" w14:textId="77777777" w:rsidR="00E40CCE" w:rsidRPr="009211DF" w:rsidRDefault="00E40CCE" w:rsidP="00E40CCE">
            <w:pPr>
              <w:pStyle w:val="CellBody"/>
              <w:spacing w:before="96"/>
              <w:rPr>
                <w:rFonts w:ascii="Arial" w:hAnsi="Arial" w:cs="Arial"/>
                <w:color w:val="FF0000"/>
                <w:sz w:val="24"/>
                <w:szCs w:val="24"/>
              </w:rPr>
            </w:pPr>
            <w:r>
              <w:rPr>
                <w:rFonts w:ascii="Arial" w:hAnsi="Arial" w:cs="Arial"/>
                <w:color w:val="FF0000"/>
                <w:sz w:val="24"/>
                <w:szCs w:val="24"/>
              </w:rPr>
              <w:t>Random Device Address</w:t>
            </w:r>
          </w:p>
        </w:tc>
      </w:tr>
      <w:tr w:rsidR="00E40CCE" w:rsidRPr="009211DF" w14:paraId="680B7CC6" w14:textId="77777777" w:rsidTr="005D341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auto"/>
            <w:vAlign w:val="top"/>
          </w:tcPr>
          <w:p w14:paraId="283345E7" w14:textId="77777777" w:rsidR="00E40CCE" w:rsidRDefault="00E40CCE" w:rsidP="00E40CCE">
            <w:pPr>
              <w:pStyle w:val="CellBody"/>
              <w:spacing w:before="96"/>
              <w:rPr>
                <w:rFonts w:ascii="Arial" w:hAnsi="Arial" w:cs="Arial"/>
                <w:color w:val="FF0000"/>
                <w:sz w:val="24"/>
                <w:szCs w:val="24"/>
              </w:rPr>
            </w:pPr>
            <w:r>
              <w:rPr>
                <w:rFonts w:ascii="Arial" w:hAnsi="Arial" w:cs="Arial"/>
                <w:color w:val="FF0000"/>
                <w:sz w:val="24"/>
                <w:szCs w:val="24"/>
              </w:rPr>
              <w:t>0x02</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top"/>
          </w:tcPr>
          <w:p w14:paraId="520D6C95" w14:textId="77777777" w:rsidR="00E40CCE" w:rsidRPr="009211DF" w:rsidRDefault="00E40CCE" w:rsidP="005B4CC3">
            <w:pPr>
              <w:pStyle w:val="CellBody"/>
              <w:spacing w:before="96"/>
              <w:rPr>
                <w:rFonts w:ascii="Arial" w:hAnsi="Arial" w:cs="Arial"/>
                <w:color w:val="FF0000"/>
                <w:sz w:val="24"/>
                <w:szCs w:val="24"/>
              </w:rPr>
            </w:pPr>
            <w:r w:rsidRPr="00671A7A">
              <w:rPr>
                <w:rFonts w:ascii="Arial" w:hAnsi="Arial" w:cs="Arial"/>
                <w:color w:val="FF0000"/>
                <w:sz w:val="24"/>
                <w:szCs w:val="24"/>
                <w:lang w:val="en-GB"/>
              </w:rPr>
              <w:t>Public Identity A</w:t>
            </w:r>
            <w:r>
              <w:rPr>
                <w:rFonts w:ascii="Arial" w:hAnsi="Arial" w:cs="Arial"/>
                <w:color w:val="FF0000"/>
                <w:sz w:val="24"/>
                <w:szCs w:val="24"/>
                <w:lang w:val="en-GB"/>
              </w:rPr>
              <w:t>ddress (</w:t>
            </w:r>
            <w:r w:rsidR="005B4CC3">
              <w:rPr>
                <w:rFonts w:ascii="Arial" w:hAnsi="Arial" w:cs="Arial"/>
                <w:color w:val="FF0000"/>
                <w:sz w:val="24"/>
                <w:szCs w:val="24"/>
                <w:lang w:val="en-GB"/>
              </w:rPr>
              <w:t xml:space="preserve">corresponds </w:t>
            </w:r>
            <w:r>
              <w:rPr>
                <w:rFonts w:ascii="Arial" w:hAnsi="Arial" w:cs="Arial"/>
                <w:color w:val="FF0000"/>
                <w:sz w:val="24"/>
                <w:szCs w:val="24"/>
                <w:lang w:val="en-GB"/>
              </w:rPr>
              <w:t xml:space="preserve">to Resolved </w:t>
            </w:r>
            <w:r w:rsidRPr="00671A7A">
              <w:rPr>
                <w:rFonts w:ascii="Arial" w:hAnsi="Arial" w:cs="Arial"/>
                <w:color w:val="FF0000"/>
                <w:sz w:val="24"/>
                <w:szCs w:val="24"/>
                <w:lang w:val="en-GB"/>
              </w:rPr>
              <w:t>Private Address)</w:t>
            </w:r>
          </w:p>
        </w:tc>
      </w:tr>
      <w:tr w:rsidR="00E40CCE" w:rsidRPr="009211DF" w14:paraId="7C6AB056" w14:textId="77777777" w:rsidTr="005D341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auto"/>
            <w:vAlign w:val="top"/>
          </w:tcPr>
          <w:p w14:paraId="1BBEA04F" w14:textId="77777777" w:rsidR="00E40CCE" w:rsidRDefault="00E40CCE" w:rsidP="00E40CCE">
            <w:pPr>
              <w:pStyle w:val="CellBody"/>
              <w:spacing w:before="96"/>
              <w:rPr>
                <w:rFonts w:ascii="Arial" w:hAnsi="Arial" w:cs="Arial"/>
                <w:color w:val="FF0000"/>
                <w:sz w:val="24"/>
                <w:szCs w:val="24"/>
              </w:rPr>
            </w:pPr>
            <w:r>
              <w:rPr>
                <w:rFonts w:ascii="Arial" w:hAnsi="Arial" w:cs="Arial"/>
                <w:color w:val="FF0000"/>
                <w:sz w:val="24"/>
                <w:szCs w:val="24"/>
              </w:rPr>
              <w:t>0x03</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top"/>
          </w:tcPr>
          <w:p w14:paraId="7B18AB25" w14:textId="77777777" w:rsidR="00E40CCE" w:rsidRPr="00671A7A" w:rsidRDefault="00E40CCE" w:rsidP="005B4CC3">
            <w:pPr>
              <w:pStyle w:val="CellBody"/>
              <w:spacing w:before="96"/>
              <w:rPr>
                <w:rFonts w:ascii="Arial" w:hAnsi="Arial" w:cs="Arial"/>
                <w:color w:val="FF0000"/>
                <w:sz w:val="24"/>
                <w:szCs w:val="24"/>
                <w:lang w:val="en-GB"/>
              </w:rPr>
            </w:pPr>
            <w:r w:rsidRPr="00671A7A">
              <w:rPr>
                <w:rFonts w:ascii="Arial" w:hAnsi="Arial" w:cs="Arial"/>
                <w:color w:val="FF0000"/>
                <w:sz w:val="24"/>
                <w:szCs w:val="24"/>
                <w:lang w:val="en-GB"/>
              </w:rPr>
              <w:t>Random (static) Identity Address (</w:t>
            </w:r>
            <w:r w:rsidR="005B4CC3">
              <w:rPr>
                <w:rFonts w:ascii="Arial" w:hAnsi="Arial" w:cs="Arial"/>
                <w:color w:val="FF0000"/>
                <w:sz w:val="24"/>
                <w:szCs w:val="24"/>
                <w:lang w:val="en-GB"/>
              </w:rPr>
              <w:t xml:space="preserve">corresponds </w:t>
            </w:r>
            <w:r>
              <w:rPr>
                <w:rFonts w:ascii="Arial" w:hAnsi="Arial" w:cs="Arial"/>
                <w:color w:val="FF0000"/>
                <w:sz w:val="24"/>
                <w:szCs w:val="24"/>
                <w:lang w:val="en-GB"/>
              </w:rPr>
              <w:t xml:space="preserve">to Resolved Private </w:t>
            </w:r>
            <w:r w:rsidRPr="00671A7A">
              <w:rPr>
                <w:rFonts w:ascii="Arial" w:hAnsi="Arial" w:cs="Arial"/>
                <w:color w:val="FF0000"/>
                <w:sz w:val="24"/>
                <w:szCs w:val="24"/>
                <w:lang w:val="en-GB"/>
              </w:rPr>
              <w:t>Address)</w:t>
            </w:r>
          </w:p>
        </w:tc>
      </w:tr>
      <w:tr w:rsidR="00E40CCE" w:rsidRPr="009211DF" w14:paraId="648391FE" w14:textId="77777777" w:rsidTr="005D341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auto"/>
            <w:vAlign w:val="top"/>
          </w:tcPr>
          <w:p w14:paraId="23FBC3DD" w14:textId="77777777" w:rsidR="00E40CCE" w:rsidRDefault="00BA41CC" w:rsidP="00E40CCE">
            <w:pPr>
              <w:pStyle w:val="CellBody"/>
              <w:spacing w:before="96"/>
              <w:rPr>
                <w:rFonts w:ascii="Arial" w:hAnsi="Arial" w:cs="Arial"/>
                <w:color w:val="FF0000"/>
                <w:sz w:val="24"/>
                <w:szCs w:val="24"/>
              </w:rPr>
            </w:pPr>
            <w:r>
              <w:rPr>
                <w:rFonts w:ascii="Arial" w:hAnsi="Arial" w:cs="Arial"/>
                <w:color w:val="FF0000"/>
                <w:sz w:val="24"/>
                <w:szCs w:val="24"/>
              </w:rPr>
              <w:t>All other values</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top"/>
          </w:tcPr>
          <w:p w14:paraId="0C95A910" w14:textId="77777777" w:rsidR="00E40CCE" w:rsidRPr="009211DF" w:rsidRDefault="00E40CCE" w:rsidP="00E40CCE">
            <w:pPr>
              <w:pStyle w:val="CellBody"/>
              <w:spacing w:before="96"/>
              <w:rPr>
                <w:rFonts w:ascii="Arial" w:hAnsi="Arial" w:cs="Arial"/>
                <w:color w:val="FF0000"/>
                <w:sz w:val="24"/>
                <w:szCs w:val="24"/>
              </w:rPr>
            </w:pPr>
            <w:r>
              <w:rPr>
                <w:rFonts w:ascii="Arial" w:hAnsi="Arial" w:cs="Arial"/>
                <w:color w:val="FF0000"/>
                <w:sz w:val="24"/>
                <w:szCs w:val="24"/>
              </w:rPr>
              <w:t>Reserved for future use</w:t>
            </w:r>
          </w:p>
        </w:tc>
      </w:tr>
    </w:tbl>
    <w:p w14:paraId="2684AC8B" w14:textId="77777777" w:rsidR="00E40CCE" w:rsidRPr="009211DF" w:rsidRDefault="00E40CCE" w:rsidP="00E40CCE">
      <w:pPr>
        <w:rPr>
          <w:rFonts w:cs="Arial"/>
          <w:i/>
          <w:color w:val="FF0000"/>
          <w:sz w:val="24"/>
          <w:szCs w:val="24"/>
        </w:rPr>
      </w:pPr>
    </w:p>
    <w:p w14:paraId="4ADC2038" w14:textId="77777777" w:rsidR="00E40CCE" w:rsidRPr="009211DF" w:rsidRDefault="00E40CCE" w:rsidP="00E40CCE">
      <w:pPr>
        <w:spacing w:after="0"/>
        <w:rPr>
          <w:rFonts w:cs="Arial"/>
          <w:i/>
          <w:color w:val="FF0000"/>
          <w:sz w:val="24"/>
          <w:szCs w:val="24"/>
        </w:rPr>
      </w:pPr>
      <w:r>
        <w:rPr>
          <w:rFonts w:cs="Arial"/>
          <w:i/>
          <w:color w:val="FF0000"/>
          <w:sz w:val="24"/>
          <w:szCs w:val="24"/>
        </w:rPr>
        <w:t>Scanner_Address</w:t>
      </w:r>
      <w:r w:rsidRPr="009211DF">
        <w:rPr>
          <w:rFonts w:cs="Arial"/>
          <w:i/>
          <w:color w:val="FF0000"/>
          <w:sz w:val="24"/>
          <w:szCs w:val="24"/>
        </w:rPr>
        <w:t>:</w:t>
      </w:r>
      <w:r w:rsidRPr="009211DF">
        <w:rPr>
          <w:rFonts w:cs="Arial"/>
          <w:i/>
          <w:color w:val="FF0000"/>
          <w:sz w:val="24"/>
          <w:szCs w:val="24"/>
        </w:rPr>
        <w:tab/>
      </w:r>
      <w:r w:rsidRPr="009211DF">
        <w:rPr>
          <w:rFonts w:cs="Arial"/>
          <w:i/>
          <w:color w:val="FF0000"/>
          <w:sz w:val="24"/>
          <w:szCs w:val="24"/>
        </w:rPr>
        <w:tab/>
      </w:r>
      <w:r w:rsidRPr="009211DF">
        <w:rPr>
          <w:rFonts w:cs="Arial"/>
          <w:i/>
          <w:color w:val="FF0000"/>
          <w:sz w:val="24"/>
          <w:szCs w:val="24"/>
        </w:rPr>
        <w:tab/>
      </w:r>
      <w:r w:rsidRPr="009211DF">
        <w:rPr>
          <w:rFonts w:cs="Arial"/>
          <w:i/>
          <w:color w:val="FF0000"/>
          <w:sz w:val="24"/>
          <w:szCs w:val="24"/>
        </w:rPr>
        <w:tab/>
      </w:r>
      <w:r w:rsidRPr="009211DF">
        <w:rPr>
          <w:rFonts w:cs="Arial"/>
          <w:i/>
          <w:color w:val="FF0000"/>
          <w:sz w:val="24"/>
          <w:szCs w:val="24"/>
        </w:rPr>
        <w:tab/>
      </w:r>
      <w:r w:rsidRPr="009211DF">
        <w:rPr>
          <w:rFonts w:cs="Arial"/>
          <w:i/>
          <w:color w:val="FF0000"/>
          <w:sz w:val="24"/>
          <w:szCs w:val="24"/>
        </w:rPr>
        <w:tab/>
      </w:r>
      <w:r>
        <w:rPr>
          <w:rFonts w:cs="Arial"/>
          <w:i/>
          <w:color w:val="FF0000"/>
          <w:sz w:val="24"/>
          <w:szCs w:val="24"/>
        </w:rPr>
        <w:tab/>
      </w:r>
      <w:r>
        <w:rPr>
          <w:rFonts w:cs="Arial"/>
          <w:i/>
          <w:color w:val="FF0000"/>
          <w:sz w:val="24"/>
          <w:szCs w:val="24"/>
        </w:rPr>
        <w:tab/>
      </w:r>
      <w:r w:rsidRPr="009211DF">
        <w:rPr>
          <w:rFonts w:cs="Arial"/>
          <w:i/>
          <w:color w:val="FF0000"/>
          <w:sz w:val="24"/>
          <w:szCs w:val="24"/>
        </w:rPr>
        <w:t>Size: 6 Octet</w:t>
      </w:r>
      <w:r>
        <w:rPr>
          <w:rFonts w:cs="Arial"/>
          <w:i/>
          <w:color w:val="FF0000"/>
          <w:sz w:val="24"/>
          <w:szCs w:val="24"/>
        </w:rPr>
        <w:t>s</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2515"/>
        <w:gridCol w:w="6300"/>
      </w:tblGrid>
      <w:tr w:rsidR="00E40CCE" w:rsidRPr="009211DF" w14:paraId="7D30F40E" w14:textId="77777777" w:rsidTr="00E40CCE">
        <w:trPr>
          <w:cnfStyle w:val="100000000000" w:firstRow="1" w:lastRow="0" w:firstColumn="0" w:lastColumn="0" w:oddVBand="0" w:evenVBand="0" w:oddHBand="0" w:evenHBand="0" w:firstRowFirstColumn="0" w:firstRowLastColumn="0" w:lastRowFirstColumn="0" w:lastRowLastColumn="0"/>
          <w:cantSplit/>
          <w:trHeight w:val="579"/>
        </w:trPr>
        <w:tc>
          <w:tcPr>
            <w:tcW w:w="2515" w:type="dxa"/>
            <w:tcBorders>
              <w:top w:val="single" w:sz="4" w:space="0" w:color="auto"/>
              <w:left w:val="single" w:sz="4" w:space="0" w:color="auto"/>
              <w:bottom w:val="single" w:sz="4" w:space="0" w:color="auto"/>
              <w:right w:val="single" w:sz="4" w:space="0" w:color="auto"/>
            </w:tcBorders>
            <w:shd w:val="clear" w:color="auto" w:fill="BBFAFD"/>
          </w:tcPr>
          <w:p w14:paraId="79CCE85F" w14:textId="77777777" w:rsidR="00E40CCE" w:rsidRPr="009211DF" w:rsidRDefault="00E40CCE" w:rsidP="00E40CCE">
            <w:pPr>
              <w:pStyle w:val="Tableheading"/>
              <w:spacing w:before="96"/>
              <w:rPr>
                <w:rFonts w:cs="Arial"/>
                <w:color w:val="FF0000"/>
                <w:sz w:val="24"/>
                <w:szCs w:val="24"/>
              </w:rPr>
            </w:pPr>
            <w:r w:rsidRPr="009211DF">
              <w:rPr>
                <w:rFonts w:cs="Arial"/>
                <w:color w:val="FF0000"/>
                <w:sz w:val="24"/>
                <w:szCs w:val="24"/>
              </w:rPr>
              <w:t>Value</w:t>
            </w:r>
          </w:p>
        </w:tc>
        <w:tc>
          <w:tcPr>
            <w:tcW w:w="6300" w:type="dxa"/>
            <w:tcBorders>
              <w:top w:val="single" w:sz="4" w:space="0" w:color="auto"/>
              <w:left w:val="single" w:sz="4" w:space="0" w:color="auto"/>
              <w:bottom w:val="single" w:sz="4" w:space="0" w:color="auto"/>
              <w:right w:val="single" w:sz="4" w:space="0" w:color="auto"/>
            </w:tcBorders>
            <w:shd w:val="clear" w:color="auto" w:fill="BBFAFD"/>
            <w:hideMark/>
          </w:tcPr>
          <w:p w14:paraId="44FB7128" w14:textId="77777777" w:rsidR="00E40CCE" w:rsidRPr="009211DF" w:rsidRDefault="00E40CCE" w:rsidP="00E40CCE">
            <w:pPr>
              <w:pStyle w:val="Tableheading"/>
              <w:spacing w:before="96"/>
              <w:rPr>
                <w:rFonts w:cs="Arial"/>
                <w:color w:val="FF0000"/>
                <w:sz w:val="24"/>
                <w:szCs w:val="24"/>
              </w:rPr>
            </w:pPr>
            <w:r w:rsidRPr="009211DF">
              <w:rPr>
                <w:rFonts w:cs="Arial"/>
                <w:color w:val="FF0000"/>
                <w:sz w:val="24"/>
                <w:szCs w:val="24"/>
              </w:rPr>
              <w:t>Parameter Description</w:t>
            </w:r>
          </w:p>
        </w:tc>
      </w:tr>
      <w:tr w:rsidR="00E40CCE" w:rsidRPr="009211DF" w14:paraId="031415F1" w14:textId="77777777" w:rsidTr="005D341E">
        <w:trPr>
          <w:trHeight w:val="184"/>
        </w:trPr>
        <w:tc>
          <w:tcPr>
            <w:tcW w:w="2515" w:type="dxa"/>
            <w:tcBorders>
              <w:top w:val="single" w:sz="4" w:space="0" w:color="auto"/>
              <w:left w:val="single" w:sz="4" w:space="0" w:color="auto"/>
              <w:bottom w:val="single" w:sz="4" w:space="0" w:color="auto"/>
              <w:right w:val="single" w:sz="4" w:space="0" w:color="auto"/>
            </w:tcBorders>
            <w:shd w:val="clear" w:color="auto" w:fill="auto"/>
            <w:vAlign w:val="top"/>
          </w:tcPr>
          <w:p w14:paraId="5A0FA5D6" w14:textId="77777777" w:rsidR="00E40CCE" w:rsidRPr="009211DF" w:rsidRDefault="00E40CCE" w:rsidP="00E40CCE">
            <w:pPr>
              <w:pStyle w:val="CellBody"/>
              <w:spacing w:before="96"/>
              <w:rPr>
                <w:rFonts w:ascii="Arial" w:hAnsi="Arial" w:cs="Arial"/>
                <w:color w:val="FF0000"/>
                <w:sz w:val="24"/>
                <w:szCs w:val="24"/>
              </w:rPr>
            </w:pPr>
            <w:r w:rsidRPr="006A4067">
              <w:rPr>
                <w:rFonts w:ascii="Arial" w:hAnsi="Arial" w:cs="Arial"/>
                <w:color w:val="FF0000"/>
                <w:sz w:val="24"/>
                <w:szCs w:val="24"/>
                <w:lang w:val="en-GB"/>
              </w:rPr>
              <w:t>0xXXXXXXXXXXXX</w:t>
            </w:r>
          </w:p>
        </w:tc>
        <w:tc>
          <w:tcPr>
            <w:tcW w:w="6300" w:type="dxa"/>
            <w:tcBorders>
              <w:top w:val="single" w:sz="4" w:space="0" w:color="auto"/>
              <w:left w:val="single" w:sz="4" w:space="0" w:color="auto"/>
              <w:bottom w:val="single" w:sz="4" w:space="0" w:color="auto"/>
              <w:right w:val="single" w:sz="4" w:space="0" w:color="auto"/>
            </w:tcBorders>
            <w:shd w:val="clear" w:color="auto" w:fill="auto"/>
            <w:vAlign w:val="top"/>
          </w:tcPr>
          <w:p w14:paraId="2559DA2F" w14:textId="77777777" w:rsidR="00E40CCE" w:rsidRPr="006A4067" w:rsidRDefault="00E40CCE" w:rsidP="00E40CCE">
            <w:pPr>
              <w:pStyle w:val="CellBody"/>
              <w:spacing w:before="96"/>
              <w:rPr>
                <w:rFonts w:ascii="Arial" w:hAnsi="Arial" w:cs="Arial"/>
                <w:color w:val="FF0000"/>
                <w:sz w:val="24"/>
                <w:szCs w:val="24"/>
                <w:lang w:val="en-GB"/>
              </w:rPr>
            </w:pPr>
            <w:r w:rsidRPr="006A4067">
              <w:rPr>
                <w:rFonts w:ascii="Arial" w:hAnsi="Arial" w:cs="Arial"/>
                <w:color w:val="FF0000"/>
                <w:sz w:val="24"/>
                <w:szCs w:val="24"/>
                <w:lang w:val="en-GB"/>
              </w:rPr>
              <w:t xml:space="preserve">Public Device Address, Random </w:t>
            </w:r>
            <w:r>
              <w:rPr>
                <w:rFonts w:ascii="Arial" w:hAnsi="Arial" w:cs="Arial"/>
                <w:color w:val="FF0000"/>
                <w:sz w:val="24"/>
                <w:szCs w:val="24"/>
                <w:lang w:val="en-GB"/>
              </w:rPr>
              <w:t xml:space="preserve">Device Address, Public Identity </w:t>
            </w:r>
            <w:r w:rsidRPr="006A4067">
              <w:rPr>
                <w:rFonts w:ascii="Arial" w:hAnsi="Arial" w:cs="Arial"/>
                <w:color w:val="FF0000"/>
                <w:sz w:val="24"/>
                <w:szCs w:val="24"/>
                <w:lang w:val="en-GB"/>
              </w:rPr>
              <w:t>Address or Random (static) Iden</w:t>
            </w:r>
            <w:r>
              <w:rPr>
                <w:rFonts w:ascii="Arial" w:hAnsi="Arial" w:cs="Arial"/>
                <w:color w:val="FF0000"/>
                <w:sz w:val="24"/>
                <w:szCs w:val="24"/>
                <w:lang w:val="en-GB"/>
              </w:rPr>
              <w:t xml:space="preserve">tity Address of the advertising </w:t>
            </w:r>
            <w:r w:rsidRPr="006A4067">
              <w:rPr>
                <w:rFonts w:ascii="Arial" w:hAnsi="Arial" w:cs="Arial"/>
                <w:color w:val="FF0000"/>
                <w:sz w:val="24"/>
                <w:szCs w:val="24"/>
                <w:lang w:val="en-GB"/>
              </w:rPr>
              <w:t>device.</w:t>
            </w:r>
          </w:p>
        </w:tc>
      </w:tr>
    </w:tbl>
    <w:p w14:paraId="349A825D" w14:textId="77777777" w:rsidR="00E40CCE" w:rsidRPr="009256CA" w:rsidRDefault="00E40CCE" w:rsidP="00E40CCE"/>
    <w:p w14:paraId="2687EC07" w14:textId="77777777" w:rsidR="00E40CCE" w:rsidRPr="00F03F8D" w:rsidRDefault="00E40CCE" w:rsidP="00F03F8D">
      <w:pPr>
        <w:pStyle w:val="Heading3"/>
      </w:pPr>
      <w:bookmarkStart w:id="137" w:name="_Toc432709665"/>
      <w:bookmarkStart w:id="138" w:name="_Toc443590334"/>
      <w:bookmarkStart w:id="139" w:name="_Toc448771385"/>
      <w:r w:rsidRPr="00B03027">
        <w:t xml:space="preserve">[Modified Section] </w:t>
      </w:r>
      <w:r w:rsidRPr="00F03F8D">
        <w:t>7.8.1 LE Set Event Mask Command</w:t>
      </w:r>
      <w:bookmarkEnd w:id="137"/>
      <w:bookmarkEnd w:id="138"/>
      <w:bookmarkEnd w:id="139"/>
    </w:p>
    <w:p w14:paraId="4776828A" w14:textId="77777777" w:rsidR="00E40CCE" w:rsidRPr="00E76CAF" w:rsidRDefault="00E40CCE" w:rsidP="00E40CCE">
      <w:pPr>
        <w:rPr>
          <w:rFonts w:cs="Arial"/>
          <w:b/>
          <w:sz w:val="24"/>
          <w:szCs w:val="24"/>
        </w:rPr>
      </w:pPr>
      <w:r w:rsidRPr="00E76CAF">
        <w:rPr>
          <w:rFonts w:cs="Arial"/>
          <w:b/>
          <w:sz w:val="24"/>
          <w:szCs w:val="24"/>
        </w:rPr>
        <w:t>Command Parameters:</w:t>
      </w:r>
    </w:p>
    <w:p w14:paraId="287AB23D" w14:textId="77777777" w:rsidR="00E40CCE" w:rsidRPr="00E76CAF" w:rsidRDefault="00E40CCE" w:rsidP="00E40CCE">
      <w:pPr>
        <w:spacing w:after="0"/>
        <w:rPr>
          <w:rFonts w:cs="Arial"/>
          <w:i/>
          <w:sz w:val="24"/>
          <w:szCs w:val="24"/>
        </w:rPr>
      </w:pPr>
      <w:r>
        <w:rPr>
          <w:rFonts w:cs="Arial"/>
          <w:i/>
          <w:sz w:val="24"/>
          <w:szCs w:val="24"/>
        </w:rPr>
        <w:t>LE_Event_Mask:</w:t>
      </w:r>
      <w:r>
        <w:rPr>
          <w:rFonts w:cs="Arial"/>
          <w:i/>
          <w:sz w:val="24"/>
          <w:szCs w:val="24"/>
        </w:rPr>
        <w:tab/>
      </w:r>
      <w:r>
        <w:rPr>
          <w:rFonts w:cs="Arial"/>
          <w:i/>
          <w:sz w:val="24"/>
          <w:szCs w:val="24"/>
        </w:rPr>
        <w:tab/>
      </w:r>
      <w:r>
        <w:rPr>
          <w:rFonts w:cs="Arial"/>
          <w:i/>
          <w:sz w:val="24"/>
          <w:szCs w:val="24"/>
        </w:rPr>
        <w:tab/>
      </w:r>
      <w:r>
        <w:rPr>
          <w:rFonts w:cs="Arial"/>
          <w:i/>
          <w:sz w:val="24"/>
          <w:szCs w:val="24"/>
        </w:rPr>
        <w:tab/>
      </w:r>
      <w:r>
        <w:rPr>
          <w:rFonts w:cs="Arial"/>
          <w:i/>
          <w:sz w:val="24"/>
          <w:szCs w:val="24"/>
        </w:rPr>
        <w:tab/>
      </w:r>
      <w:r>
        <w:rPr>
          <w:rFonts w:cs="Arial"/>
          <w:i/>
          <w:sz w:val="24"/>
          <w:szCs w:val="24"/>
        </w:rPr>
        <w:tab/>
      </w:r>
      <w:r>
        <w:rPr>
          <w:rFonts w:cs="Arial"/>
          <w:i/>
          <w:sz w:val="24"/>
          <w:szCs w:val="24"/>
        </w:rPr>
        <w:tab/>
      </w:r>
      <w:r>
        <w:rPr>
          <w:rFonts w:cs="Arial"/>
          <w:i/>
          <w:sz w:val="24"/>
          <w:szCs w:val="24"/>
        </w:rPr>
        <w:tab/>
        <w:t>Size: 8</w:t>
      </w:r>
      <w:r w:rsidRPr="00E76CAF">
        <w:rPr>
          <w:rFonts w:cs="Arial"/>
          <w:i/>
          <w:sz w:val="24"/>
          <w:szCs w:val="24"/>
        </w:rPr>
        <w:t xml:space="preserve"> Octet</w:t>
      </w:r>
      <w:r>
        <w:rPr>
          <w:rFonts w:cs="Arial"/>
          <w:i/>
          <w:sz w:val="24"/>
          <w:szCs w:val="24"/>
        </w:rPr>
        <w:t>s</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E40CCE" w:rsidRPr="00E76CAF" w14:paraId="5FBEC2E2" w14:textId="77777777" w:rsidTr="00E40CCE">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06149A4B" w14:textId="77777777" w:rsidR="00E40CCE" w:rsidRPr="00E76CAF" w:rsidRDefault="00E40CCE" w:rsidP="00E40CCE">
            <w:pPr>
              <w:pStyle w:val="Tableheading"/>
              <w:spacing w:before="96"/>
              <w:rPr>
                <w:rFonts w:cs="Arial"/>
                <w:sz w:val="24"/>
                <w:szCs w:val="24"/>
              </w:rPr>
            </w:pPr>
            <w:r>
              <w:rPr>
                <w:rFonts w:cs="Arial"/>
                <w:sz w:val="24"/>
                <w:szCs w:val="24"/>
              </w:rPr>
              <w:t>Bit</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5F6FD156" w14:textId="77777777" w:rsidR="00E40CCE" w:rsidRPr="00E76CAF" w:rsidRDefault="00E40CCE" w:rsidP="00E40CCE">
            <w:pPr>
              <w:pStyle w:val="Tableheading"/>
              <w:spacing w:before="96"/>
              <w:rPr>
                <w:rFonts w:cs="Arial"/>
                <w:sz w:val="24"/>
                <w:szCs w:val="24"/>
              </w:rPr>
            </w:pPr>
            <w:r>
              <w:rPr>
                <w:rFonts w:cs="Arial"/>
                <w:sz w:val="24"/>
                <w:szCs w:val="24"/>
              </w:rPr>
              <w:t>LE Subevent Types</w:t>
            </w:r>
          </w:p>
        </w:tc>
      </w:tr>
      <w:tr w:rsidR="00E40CCE" w:rsidRPr="006A27F0" w14:paraId="18C1A921" w14:textId="77777777" w:rsidTr="005D341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auto"/>
            <w:vAlign w:val="top"/>
          </w:tcPr>
          <w:p w14:paraId="34472E7F" w14:textId="77777777" w:rsidR="00E40CCE" w:rsidRPr="006A27F0" w:rsidRDefault="00C81C3B" w:rsidP="00E40CCE">
            <w:pPr>
              <w:pStyle w:val="CellBody"/>
              <w:spacing w:before="96"/>
              <w:rPr>
                <w:rFonts w:ascii="Arial" w:hAnsi="Arial" w:cs="Arial"/>
                <w:color w:val="FF0000"/>
                <w:sz w:val="24"/>
                <w:szCs w:val="24"/>
              </w:rPr>
            </w:pPr>
            <w:r>
              <w:rPr>
                <w:rFonts w:ascii="Arial" w:hAnsi="Arial" w:cs="Arial"/>
                <w:color w:val="FF0000"/>
                <w:sz w:val="24"/>
                <w:szCs w:val="24"/>
              </w:rPr>
              <w:t>12</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top"/>
          </w:tcPr>
          <w:p w14:paraId="29CF822C" w14:textId="77777777" w:rsidR="00E40CCE" w:rsidRPr="006A27F0" w:rsidRDefault="00E40CCE" w:rsidP="00E40CCE">
            <w:pPr>
              <w:pStyle w:val="CellBody"/>
              <w:spacing w:before="96"/>
              <w:rPr>
                <w:rFonts w:ascii="Arial" w:hAnsi="Arial" w:cs="Arial"/>
                <w:color w:val="FF0000"/>
                <w:sz w:val="24"/>
                <w:szCs w:val="24"/>
              </w:rPr>
            </w:pPr>
            <w:r w:rsidRPr="006A27F0">
              <w:rPr>
                <w:rFonts w:ascii="Arial" w:hAnsi="Arial" w:cs="Arial"/>
                <w:color w:val="FF0000"/>
                <w:sz w:val="24"/>
                <w:szCs w:val="24"/>
              </w:rPr>
              <w:t xml:space="preserve">LE </w:t>
            </w:r>
            <w:r>
              <w:rPr>
                <w:rFonts w:ascii="Arial" w:hAnsi="Arial" w:cs="Arial"/>
                <w:color w:val="FF0000"/>
                <w:sz w:val="24"/>
                <w:szCs w:val="24"/>
              </w:rPr>
              <w:t>Extended</w:t>
            </w:r>
            <w:r w:rsidRPr="006A27F0">
              <w:rPr>
                <w:rFonts w:ascii="Arial" w:hAnsi="Arial" w:cs="Arial"/>
                <w:color w:val="FF0000"/>
                <w:sz w:val="24"/>
                <w:szCs w:val="24"/>
              </w:rPr>
              <w:t xml:space="preserve"> Advertising Report Event</w:t>
            </w:r>
          </w:p>
        </w:tc>
      </w:tr>
      <w:tr w:rsidR="00094C1C" w:rsidRPr="006A27F0" w14:paraId="2C60276C" w14:textId="77777777" w:rsidTr="005D341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auto"/>
            <w:vAlign w:val="top"/>
          </w:tcPr>
          <w:p w14:paraId="588213FB" w14:textId="77777777" w:rsidR="00094C1C" w:rsidRPr="006A27F0" w:rsidRDefault="00C81C3B" w:rsidP="00094C1C">
            <w:pPr>
              <w:pStyle w:val="CellBody"/>
              <w:spacing w:before="96"/>
              <w:rPr>
                <w:rFonts w:ascii="Arial" w:hAnsi="Arial" w:cs="Arial"/>
                <w:color w:val="FF0000"/>
                <w:sz w:val="24"/>
                <w:szCs w:val="24"/>
              </w:rPr>
            </w:pPr>
            <w:r>
              <w:rPr>
                <w:rFonts w:ascii="Arial" w:hAnsi="Arial" w:cs="Arial"/>
                <w:color w:val="FF0000"/>
                <w:sz w:val="24"/>
                <w:szCs w:val="24"/>
              </w:rPr>
              <w:t>13</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top"/>
          </w:tcPr>
          <w:p w14:paraId="1145587B" w14:textId="77777777" w:rsidR="00094C1C" w:rsidRPr="006A27F0" w:rsidRDefault="00094C1C" w:rsidP="00094C1C">
            <w:pPr>
              <w:pStyle w:val="CellBody"/>
              <w:spacing w:before="96"/>
              <w:rPr>
                <w:rFonts w:ascii="Arial" w:hAnsi="Arial" w:cs="Arial"/>
                <w:color w:val="FF0000"/>
                <w:sz w:val="24"/>
                <w:szCs w:val="24"/>
              </w:rPr>
            </w:pPr>
            <w:r>
              <w:rPr>
                <w:rFonts w:ascii="Arial" w:hAnsi="Arial" w:cs="Arial"/>
                <w:color w:val="FF0000"/>
                <w:sz w:val="24"/>
                <w:szCs w:val="24"/>
                <w:lang w:val="en-GB"/>
              </w:rPr>
              <w:t>LE Periodic Advertising Sync Established Event</w:t>
            </w:r>
          </w:p>
        </w:tc>
      </w:tr>
      <w:tr w:rsidR="00094C1C" w:rsidRPr="006A27F0" w14:paraId="0C0C3A72" w14:textId="77777777" w:rsidTr="005D341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auto"/>
            <w:vAlign w:val="top"/>
          </w:tcPr>
          <w:p w14:paraId="7FD531AC" w14:textId="77777777" w:rsidR="00094C1C" w:rsidRPr="006A27F0" w:rsidRDefault="00C81C3B" w:rsidP="00094C1C">
            <w:pPr>
              <w:pStyle w:val="CellBody"/>
              <w:spacing w:before="96"/>
              <w:rPr>
                <w:rFonts w:ascii="Arial" w:hAnsi="Arial" w:cs="Arial"/>
                <w:color w:val="FF0000"/>
                <w:sz w:val="24"/>
                <w:szCs w:val="24"/>
              </w:rPr>
            </w:pPr>
            <w:r>
              <w:rPr>
                <w:rFonts w:ascii="Arial" w:hAnsi="Arial" w:cs="Arial"/>
                <w:color w:val="FF0000"/>
                <w:sz w:val="24"/>
                <w:szCs w:val="24"/>
              </w:rPr>
              <w:t>14</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top"/>
          </w:tcPr>
          <w:p w14:paraId="30DF92B7" w14:textId="77777777" w:rsidR="00094C1C" w:rsidRPr="006A27F0" w:rsidRDefault="00094C1C" w:rsidP="00094C1C">
            <w:pPr>
              <w:pStyle w:val="CellBody"/>
              <w:spacing w:before="96"/>
              <w:rPr>
                <w:rFonts w:ascii="Arial" w:hAnsi="Arial" w:cs="Arial"/>
                <w:color w:val="FF0000"/>
                <w:sz w:val="24"/>
                <w:szCs w:val="24"/>
              </w:rPr>
            </w:pPr>
            <w:r>
              <w:rPr>
                <w:rFonts w:ascii="Arial" w:hAnsi="Arial" w:cs="Arial"/>
                <w:color w:val="FF0000"/>
                <w:sz w:val="24"/>
                <w:szCs w:val="24"/>
                <w:lang w:val="en-GB"/>
              </w:rPr>
              <w:t>LE Periodic Advertising Report Event</w:t>
            </w:r>
          </w:p>
        </w:tc>
      </w:tr>
      <w:tr w:rsidR="00094C1C" w:rsidRPr="006A27F0" w14:paraId="79B561FE" w14:textId="77777777" w:rsidTr="005D341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auto"/>
            <w:vAlign w:val="top"/>
          </w:tcPr>
          <w:p w14:paraId="4C2AD139" w14:textId="77777777" w:rsidR="00094C1C" w:rsidRPr="006A27F0" w:rsidRDefault="00C81C3B" w:rsidP="00094C1C">
            <w:pPr>
              <w:pStyle w:val="CellBody"/>
              <w:spacing w:before="96"/>
              <w:rPr>
                <w:rFonts w:ascii="Arial" w:hAnsi="Arial" w:cs="Arial"/>
                <w:color w:val="FF0000"/>
                <w:sz w:val="24"/>
                <w:szCs w:val="24"/>
              </w:rPr>
            </w:pPr>
            <w:r>
              <w:rPr>
                <w:rFonts w:ascii="Arial" w:hAnsi="Arial" w:cs="Arial"/>
                <w:color w:val="FF0000"/>
                <w:sz w:val="24"/>
                <w:szCs w:val="24"/>
              </w:rPr>
              <w:t>15</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top"/>
          </w:tcPr>
          <w:p w14:paraId="21A95F2F" w14:textId="77777777" w:rsidR="00094C1C" w:rsidRPr="006A27F0" w:rsidRDefault="00094C1C" w:rsidP="00094C1C">
            <w:pPr>
              <w:pStyle w:val="CellBody"/>
              <w:spacing w:before="96"/>
              <w:rPr>
                <w:rFonts w:ascii="Arial" w:hAnsi="Arial" w:cs="Arial"/>
                <w:color w:val="FF0000"/>
                <w:sz w:val="24"/>
                <w:szCs w:val="24"/>
              </w:rPr>
            </w:pPr>
            <w:r>
              <w:rPr>
                <w:rFonts w:ascii="Arial" w:hAnsi="Arial" w:cs="Arial"/>
                <w:color w:val="FF0000"/>
                <w:sz w:val="24"/>
                <w:szCs w:val="24"/>
                <w:lang w:val="en-GB"/>
              </w:rPr>
              <w:t>LE Periodic Advertising Sync Lost Event</w:t>
            </w:r>
          </w:p>
        </w:tc>
      </w:tr>
      <w:tr w:rsidR="00094C1C" w:rsidRPr="006A27F0" w14:paraId="093B3307" w14:textId="77777777" w:rsidTr="005D341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auto"/>
            <w:vAlign w:val="top"/>
          </w:tcPr>
          <w:p w14:paraId="3E7D37E6" w14:textId="77777777" w:rsidR="00094C1C" w:rsidRDefault="00C81C3B" w:rsidP="00094C1C">
            <w:pPr>
              <w:pStyle w:val="CellBody"/>
              <w:spacing w:before="96"/>
              <w:rPr>
                <w:rFonts w:ascii="Arial" w:hAnsi="Arial" w:cs="Arial"/>
                <w:color w:val="FF0000"/>
                <w:sz w:val="24"/>
                <w:szCs w:val="24"/>
              </w:rPr>
            </w:pPr>
            <w:r>
              <w:rPr>
                <w:rFonts w:ascii="Arial" w:hAnsi="Arial" w:cs="Arial"/>
                <w:color w:val="FF0000"/>
                <w:sz w:val="24"/>
                <w:szCs w:val="24"/>
              </w:rPr>
              <w:t>16</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top"/>
          </w:tcPr>
          <w:p w14:paraId="64D63850" w14:textId="77777777" w:rsidR="00094C1C" w:rsidRDefault="00094C1C" w:rsidP="00094C1C">
            <w:pPr>
              <w:pStyle w:val="CellBody"/>
              <w:spacing w:before="96"/>
              <w:rPr>
                <w:rFonts w:ascii="Arial" w:hAnsi="Arial" w:cs="Arial"/>
                <w:color w:val="FF0000"/>
                <w:sz w:val="24"/>
                <w:szCs w:val="24"/>
                <w:lang w:val="en-GB"/>
              </w:rPr>
            </w:pPr>
            <w:r>
              <w:rPr>
                <w:rFonts w:ascii="Arial" w:hAnsi="Arial" w:cs="Arial"/>
                <w:color w:val="FF0000"/>
                <w:sz w:val="24"/>
                <w:szCs w:val="24"/>
                <w:lang w:val="en-GB"/>
              </w:rPr>
              <w:t>LE Extended Scan Timeout Event</w:t>
            </w:r>
          </w:p>
        </w:tc>
      </w:tr>
      <w:tr w:rsidR="00094C1C" w:rsidRPr="006A27F0" w14:paraId="72C3D943" w14:textId="77777777" w:rsidTr="005D341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auto"/>
            <w:vAlign w:val="top"/>
          </w:tcPr>
          <w:p w14:paraId="3F213E7A" w14:textId="77777777" w:rsidR="00094C1C" w:rsidRDefault="00C81C3B" w:rsidP="00094C1C">
            <w:pPr>
              <w:pStyle w:val="CellBody"/>
              <w:spacing w:before="96"/>
              <w:rPr>
                <w:rFonts w:ascii="Arial" w:hAnsi="Arial" w:cs="Arial"/>
                <w:color w:val="FF0000"/>
                <w:sz w:val="24"/>
                <w:szCs w:val="24"/>
              </w:rPr>
            </w:pPr>
            <w:r>
              <w:rPr>
                <w:rFonts w:ascii="Arial" w:hAnsi="Arial" w:cs="Arial"/>
                <w:color w:val="FF0000"/>
                <w:sz w:val="24"/>
                <w:szCs w:val="24"/>
              </w:rPr>
              <w:t>17</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top"/>
          </w:tcPr>
          <w:p w14:paraId="7966AB3A" w14:textId="77777777" w:rsidR="00094C1C" w:rsidRDefault="00094C1C" w:rsidP="00A94A32">
            <w:pPr>
              <w:pStyle w:val="CellBody"/>
              <w:spacing w:before="96"/>
              <w:rPr>
                <w:rFonts w:ascii="Arial" w:hAnsi="Arial" w:cs="Arial"/>
                <w:color w:val="FF0000"/>
                <w:sz w:val="24"/>
                <w:szCs w:val="24"/>
                <w:lang w:val="en-GB"/>
              </w:rPr>
            </w:pPr>
            <w:r>
              <w:rPr>
                <w:rFonts w:ascii="Arial" w:hAnsi="Arial" w:cs="Arial"/>
                <w:color w:val="FF0000"/>
                <w:sz w:val="24"/>
                <w:szCs w:val="24"/>
                <w:lang w:val="en-GB"/>
              </w:rPr>
              <w:t xml:space="preserve">LE Extended Advertising </w:t>
            </w:r>
            <w:r w:rsidR="00A94A32">
              <w:rPr>
                <w:rFonts w:ascii="Arial" w:hAnsi="Arial" w:cs="Arial"/>
                <w:color w:val="FF0000"/>
                <w:sz w:val="24"/>
                <w:szCs w:val="24"/>
                <w:lang w:val="en-GB"/>
              </w:rPr>
              <w:t>Set Terminated</w:t>
            </w:r>
            <w:r>
              <w:rPr>
                <w:rFonts w:ascii="Arial" w:hAnsi="Arial" w:cs="Arial"/>
                <w:color w:val="FF0000"/>
                <w:sz w:val="24"/>
                <w:szCs w:val="24"/>
                <w:lang w:val="en-GB"/>
              </w:rPr>
              <w:t xml:space="preserve"> Event</w:t>
            </w:r>
          </w:p>
        </w:tc>
      </w:tr>
      <w:tr w:rsidR="00094C1C" w:rsidRPr="006A27F0" w14:paraId="7A77DF0F" w14:textId="77777777" w:rsidTr="005D341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auto"/>
            <w:vAlign w:val="top"/>
          </w:tcPr>
          <w:p w14:paraId="5E72CFA8" w14:textId="77777777" w:rsidR="00094C1C" w:rsidRDefault="00C81C3B" w:rsidP="00094C1C">
            <w:pPr>
              <w:pStyle w:val="CellBody"/>
              <w:spacing w:before="96"/>
              <w:rPr>
                <w:rFonts w:ascii="Arial" w:hAnsi="Arial" w:cs="Arial"/>
                <w:color w:val="FF0000"/>
                <w:sz w:val="24"/>
                <w:szCs w:val="24"/>
              </w:rPr>
            </w:pPr>
            <w:r>
              <w:rPr>
                <w:rFonts w:ascii="Arial" w:hAnsi="Arial" w:cs="Arial"/>
                <w:color w:val="FF0000"/>
                <w:sz w:val="24"/>
                <w:szCs w:val="24"/>
              </w:rPr>
              <w:t>18</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top"/>
          </w:tcPr>
          <w:p w14:paraId="759544A8" w14:textId="77777777" w:rsidR="00094C1C" w:rsidRDefault="00094C1C" w:rsidP="00094C1C">
            <w:pPr>
              <w:pStyle w:val="CellBody"/>
              <w:spacing w:before="96"/>
              <w:rPr>
                <w:rFonts w:ascii="Arial" w:hAnsi="Arial" w:cs="Arial"/>
                <w:color w:val="FF0000"/>
                <w:sz w:val="24"/>
                <w:szCs w:val="24"/>
                <w:lang w:val="en-GB"/>
              </w:rPr>
            </w:pPr>
            <w:r>
              <w:rPr>
                <w:rFonts w:ascii="Arial" w:hAnsi="Arial" w:cs="Arial"/>
                <w:color w:val="FF0000"/>
                <w:sz w:val="24"/>
                <w:szCs w:val="24"/>
                <w:lang w:val="en-GB"/>
              </w:rPr>
              <w:t>LE Scan Request Received Event</w:t>
            </w:r>
          </w:p>
        </w:tc>
      </w:tr>
    </w:tbl>
    <w:p w14:paraId="63B5305E" w14:textId="77777777" w:rsidR="00E40CCE" w:rsidRPr="00760353" w:rsidRDefault="00E40CCE" w:rsidP="00E40CCE"/>
    <w:p w14:paraId="390D71F9" w14:textId="77777777" w:rsidR="007C7DBF" w:rsidRDefault="007C7DBF" w:rsidP="00F03F8D">
      <w:pPr>
        <w:pStyle w:val="Heading3"/>
      </w:pPr>
      <w:bookmarkStart w:id="140" w:name="_Toc443590335"/>
      <w:bookmarkStart w:id="141" w:name="_Toc432709666"/>
      <w:bookmarkStart w:id="142" w:name="_Toc448771386"/>
      <w:r>
        <w:t>[Modified Section] 7.8.7 LE Set Advertising Data Command</w:t>
      </w:r>
      <w:bookmarkEnd w:id="142"/>
    </w:p>
    <w:p w14:paraId="53DA1F8B" w14:textId="77777777" w:rsidR="007C7DBF" w:rsidRDefault="007C7DBF" w:rsidP="004138C9">
      <w:pPr>
        <w:rPr>
          <w:color w:val="00B050"/>
        </w:rPr>
      </w:pPr>
      <w:r w:rsidRPr="004138C9">
        <w:rPr>
          <w:b/>
          <w:color w:val="00B050"/>
        </w:rPr>
        <w:t>[Note to Editor: Change to the second paragraph of the description]</w:t>
      </w:r>
    </w:p>
    <w:p w14:paraId="71F8F946" w14:textId="77777777" w:rsidR="007C7DBF" w:rsidRPr="004138C9" w:rsidRDefault="007C7DBF" w:rsidP="004138C9">
      <w:pPr>
        <w:autoSpaceDE w:val="0"/>
        <w:autoSpaceDN w:val="0"/>
        <w:adjustRightInd w:val="0"/>
        <w:spacing w:after="0" w:line="240" w:lineRule="auto"/>
        <w:rPr>
          <w:rFonts w:cs="Arial"/>
          <w:color w:val="000000"/>
          <w:szCs w:val="24"/>
        </w:rPr>
      </w:pPr>
      <w:r>
        <w:rPr>
          <w:rFonts w:cs="Arial"/>
          <w:color w:val="000000"/>
          <w:sz w:val="24"/>
          <w:szCs w:val="24"/>
        </w:rPr>
        <w:t xml:space="preserve">Only the significant part of the Advertising_Data </w:t>
      </w:r>
      <w:r w:rsidRPr="004138C9">
        <w:rPr>
          <w:rFonts w:cs="Arial"/>
          <w:strike/>
          <w:color w:val="000000"/>
          <w:sz w:val="24"/>
          <w:szCs w:val="24"/>
        </w:rPr>
        <w:t>is</w:t>
      </w:r>
      <w:r>
        <w:rPr>
          <w:rFonts w:cs="Arial"/>
          <w:color w:val="000000"/>
          <w:sz w:val="24"/>
          <w:szCs w:val="24"/>
        </w:rPr>
        <w:t xml:space="preserve"> </w:t>
      </w:r>
      <w:r>
        <w:rPr>
          <w:rFonts w:cs="Arial"/>
          <w:color w:val="FF0000"/>
          <w:sz w:val="24"/>
          <w:szCs w:val="24"/>
        </w:rPr>
        <w:t xml:space="preserve">may be </w:t>
      </w:r>
      <w:r>
        <w:rPr>
          <w:rFonts w:cs="Arial"/>
          <w:color w:val="000000"/>
          <w:sz w:val="24"/>
          <w:szCs w:val="24"/>
        </w:rPr>
        <w:t xml:space="preserve">transmitted in the advertising packets, as defined in </w:t>
      </w:r>
      <w:r>
        <w:rPr>
          <w:rFonts w:cs="Arial"/>
          <w:color w:val="0000FF"/>
          <w:sz w:val="24"/>
          <w:szCs w:val="24"/>
        </w:rPr>
        <w:t>[Vol 3] Part C, Section 11</w:t>
      </w:r>
      <w:r>
        <w:rPr>
          <w:rFonts w:cs="Arial"/>
          <w:color w:val="000000"/>
          <w:sz w:val="24"/>
          <w:szCs w:val="24"/>
        </w:rPr>
        <w:t>.</w:t>
      </w:r>
    </w:p>
    <w:p w14:paraId="777FF434" w14:textId="77777777" w:rsidR="00B17FE8" w:rsidRPr="00F03F8D" w:rsidRDefault="00B17FE8" w:rsidP="00F03F8D">
      <w:pPr>
        <w:pStyle w:val="Heading3"/>
      </w:pPr>
      <w:bookmarkStart w:id="143" w:name="_Toc448771387"/>
      <w:r w:rsidRPr="00B03027">
        <w:t xml:space="preserve">[Modified Section] </w:t>
      </w:r>
      <w:r w:rsidRPr="00F03F8D">
        <w:t>7.8.9 LE Set Advertise Enable Command</w:t>
      </w:r>
      <w:bookmarkEnd w:id="140"/>
      <w:bookmarkEnd w:id="143"/>
    </w:p>
    <w:p w14:paraId="02C85FD0" w14:textId="77777777" w:rsidR="00B17FE8" w:rsidRDefault="00B17FE8" w:rsidP="00B17FE8">
      <w:pPr>
        <w:autoSpaceDE w:val="0"/>
        <w:autoSpaceDN w:val="0"/>
        <w:adjustRightInd w:val="0"/>
        <w:spacing w:after="0" w:line="240" w:lineRule="auto"/>
        <w:rPr>
          <w:rFonts w:ascii="Arial,Bold" w:hAnsi="Arial,Bold" w:cs="Arial,Bold"/>
          <w:b/>
          <w:bCs/>
          <w:sz w:val="24"/>
          <w:szCs w:val="24"/>
        </w:rPr>
      </w:pPr>
      <w:r>
        <w:rPr>
          <w:rFonts w:ascii="Arial,Bold" w:hAnsi="Arial,Bold" w:cs="Arial,Bold"/>
          <w:b/>
          <w:bCs/>
          <w:sz w:val="24"/>
          <w:szCs w:val="24"/>
        </w:rPr>
        <w:t>Event(s) Generated (unless masked away):</w:t>
      </w:r>
    </w:p>
    <w:p w14:paraId="5C1057D9" w14:textId="77777777" w:rsidR="00B17FE8" w:rsidRDefault="00B17FE8" w:rsidP="00B17FE8">
      <w:pPr>
        <w:autoSpaceDE w:val="0"/>
        <w:autoSpaceDN w:val="0"/>
        <w:adjustRightInd w:val="0"/>
        <w:spacing w:after="0" w:line="240" w:lineRule="auto"/>
        <w:rPr>
          <w:rFonts w:ascii="Arial,Bold" w:hAnsi="Arial,Bold" w:cs="Arial,Bold"/>
          <w:b/>
          <w:bCs/>
          <w:sz w:val="24"/>
          <w:szCs w:val="24"/>
        </w:rPr>
      </w:pPr>
    </w:p>
    <w:p w14:paraId="7A06FCE4" w14:textId="77777777" w:rsidR="00B17FE8" w:rsidRDefault="00B17FE8" w:rsidP="00B17FE8">
      <w:pPr>
        <w:autoSpaceDE w:val="0"/>
        <w:autoSpaceDN w:val="0"/>
        <w:adjustRightInd w:val="0"/>
        <w:spacing w:after="0" w:line="240" w:lineRule="auto"/>
        <w:rPr>
          <w:rFonts w:cs="Arial"/>
          <w:sz w:val="24"/>
          <w:szCs w:val="24"/>
        </w:rPr>
      </w:pPr>
      <w:r>
        <w:rPr>
          <w:rFonts w:cs="Arial"/>
          <w:sz w:val="24"/>
          <w:szCs w:val="24"/>
        </w:rPr>
        <w:t>When the LE_Set_Advertise_Enable command has completed, a Command Complete event shall be generated.</w:t>
      </w:r>
    </w:p>
    <w:p w14:paraId="7920BE98" w14:textId="77777777" w:rsidR="00B17FE8" w:rsidRDefault="00B17FE8" w:rsidP="00B17FE8">
      <w:pPr>
        <w:autoSpaceDE w:val="0"/>
        <w:autoSpaceDN w:val="0"/>
        <w:adjustRightInd w:val="0"/>
        <w:spacing w:after="0" w:line="240" w:lineRule="auto"/>
        <w:rPr>
          <w:rFonts w:cs="Arial"/>
          <w:sz w:val="24"/>
          <w:szCs w:val="24"/>
        </w:rPr>
      </w:pPr>
    </w:p>
    <w:p w14:paraId="783CD283" w14:textId="77777777" w:rsidR="00B17FE8" w:rsidRPr="00621630" w:rsidRDefault="00B17FE8" w:rsidP="00621630">
      <w:pPr>
        <w:autoSpaceDE w:val="0"/>
        <w:autoSpaceDN w:val="0"/>
        <w:adjustRightInd w:val="0"/>
        <w:spacing w:after="0" w:line="240" w:lineRule="auto"/>
        <w:rPr>
          <w:rFonts w:cs="Arial"/>
          <w:szCs w:val="24"/>
        </w:rPr>
      </w:pPr>
      <w:r>
        <w:rPr>
          <w:rFonts w:cs="Arial"/>
          <w:sz w:val="24"/>
          <w:szCs w:val="24"/>
        </w:rPr>
        <w:t xml:space="preserve">If the Advertising_Type parameter is 0x01 (ADV_DIRECT_IND, high duty cycle) and the directed advertising fails to create a connection, an LE Connection Complete event shall be generated with the Status code set to </w:t>
      </w:r>
      <w:r w:rsidRPr="00621630">
        <w:rPr>
          <w:rFonts w:cs="Arial"/>
          <w:strike/>
          <w:sz w:val="24"/>
          <w:szCs w:val="24"/>
        </w:rPr>
        <w:t>Directed</w:t>
      </w:r>
      <w:r>
        <w:rPr>
          <w:rFonts w:cs="Arial"/>
          <w:sz w:val="24"/>
          <w:szCs w:val="24"/>
        </w:rPr>
        <w:t xml:space="preserve"> Advertising Timeout (0x3C).</w:t>
      </w:r>
    </w:p>
    <w:p w14:paraId="5064F130" w14:textId="77777777" w:rsidR="008772A5" w:rsidRDefault="008772A5" w:rsidP="00F03F8D">
      <w:pPr>
        <w:pStyle w:val="Heading3"/>
      </w:pPr>
      <w:bookmarkStart w:id="144" w:name="_Toc443590336"/>
      <w:bookmarkStart w:id="145" w:name="_Toc448771388"/>
      <w:r w:rsidRPr="00B03027">
        <w:t xml:space="preserve">[Modified Section] </w:t>
      </w:r>
      <w:r w:rsidR="00897841">
        <w:t>7.8.12</w:t>
      </w:r>
      <w:r w:rsidRPr="00F03F8D">
        <w:t xml:space="preserve"> LE </w:t>
      </w:r>
      <w:r>
        <w:t>Create Connection</w:t>
      </w:r>
      <w:r w:rsidRPr="00F03F8D">
        <w:t xml:space="preserve"> Command</w:t>
      </w:r>
      <w:bookmarkEnd w:id="145"/>
    </w:p>
    <w:p w14:paraId="4B85932E" w14:textId="77777777" w:rsidR="008772A5" w:rsidRDefault="008772A5" w:rsidP="004138C9">
      <w:r w:rsidRPr="004138C9">
        <w:rPr>
          <w:b/>
        </w:rPr>
        <w:t>Description</w:t>
      </w:r>
      <w:r>
        <w:rPr>
          <w:b/>
        </w:rPr>
        <w:t>:</w:t>
      </w:r>
    </w:p>
    <w:p w14:paraId="5E6C3642" w14:textId="77777777" w:rsidR="00897841" w:rsidRPr="004138C9" w:rsidRDefault="00897841" w:rsidP="004138C9">
      <w:pPr>
        <w:rPr>
          <w:b/>
          <w:color w:val="00B050"/>
        </w:rPr>
      </w:pPr>
      <w:r>
        <w:rPr>
          <w:b/>
          <w:color w:val="00B050"/>
        </w:rPr>
        <w:t>[Note to Editor: Last paragraph in the description section]</w:t>
      </w:r>
    </w:p>
    <w:p w14:paraId="786A670D" w14:textId="77777777" w:rsidR="00D74FC0" w:rsidRPr="0093524B" w:rsidRDefault="001B7397" w:rsidP="004138C9">
      <w:ins w:id="146" w:author="Clive D.W. Feather" w:date="2016-04-13T07:48:00Z">
        <w:r>
          <w:rPr>
            <w:rFonts w:cs="Arial"/>
            <w:color w:val="FF0000"/>
            <w:szCs w:val="24"/>
          </w:rPr>
          <w:t>If t</w:t>
        </w:r>
      </w:ins>
      <w:r w:rsidR="008772A5" w:rsidRPr="001B7397">
        <w:rPr>
          <w:rFonts w:cs="Arial"/>
          <w:strike/>
          <w:szCs w:val="24"/>
          <w:rPrChange w:id="147" w:author="Clive D.W. Feather" w:date="2016-04-13T07:48:00Z">
            <w:rPr>
              <w:rFonts w:cs="Arial"/>
              <w:szCs w:val="24"/>
            </w:rPr>
          </w:rPrChange>
        </w:rPr>
        <w:t>T</w:t>
      </w:r>
      <w:r w:rsidR="008772A5">
        <w:rPr>
          <w:rFonts w:cs="Arial"/>
          <w:szCs w:val="24"/>
        </w:rPr>
        <w:t xml:space="preserve">he Host </w:t>
      </w:r>
      <w:r w:rsidR="008772A5" w:rsidRPr="001B7397">
        <w:rPr>
          <w:rFonts w:cs="Arial"/>
          <w:strike/>
          <w:szCs w:val="24"/>
          <w:rPrChange w:id="148" w:author="Clive D.W. Feather" w:date="2016-04-13T07:48:00Z">
            <w:rPr>
              <w:rFonts w:cs="Arial"/>
              <w:szCs w:val="24"/>
            </w:rPr>
          </w:rPrChange>
        </w:rPr>
        <w:t>shall not</w:t>
      </w:r>
      <w:r w:rsidR="008772A5">
        <w:rPr>
          <w:rFonts w:cs="Arial"/>
          <w:szCs w:val="24"/>
        </w:rPr>
        <w:t xml:space="preserve"> issue</w:t>
      </w:r>
      <w:ins w:id="149" w:author="Clive D.W. Feather" w:date="2016-04-13T07:48:00Z">
        <w:r>
          <w:rPr>
            <w:rFonts w:cs="Arial"/>
            <w:color w:val="FF0000"/>
            <w:szCs w:val="24"/>
          </w:rPr>
          <w:t>s</w:t>
        </w:r>
      </w:ins>
      <w:r w:rsidR="008772A5">
        <w:rPr>
          <w:rFonts w:cs="Arial"/>
          <w:szCs w:val="24"/>
        </w:rPr>
        <w:t xml:space="preserve"> this command when another LE_Create_Connection</w:t>
      </w:r>
      <w:r w:rsidR="008772A5">
        <w:rPr>
          <w:rFonts w:cs="Arial"/>
          <w:color w:val="FF0000"/>
          <w:szCs w:val="24"/>
        </w:rPr>
        <w:t xml:space="preserve"> or LE_Extended_Create_Connection command </w:t>
      </w:r>
      <w:r w:rsidR="008772A5">
        <w:rPr>
          <w:rFonts w:cs="Arial"/>
          <w:szCs w:val="24"/>
        </w:rPr>
        <w:t>is pending in the Controller</w:t>
      </w:r>
      <w:ins w:id="150" w:author="Clive D.W. Feather" w:date="2016-04-13T07:48:00Z">
        <w:r>
          <w:rPr>
            <w:rFonts w:cs="Arial"/>
            <w:color w:val="FF0000"/>
            <w:szCs w:val="24"/>
          </w:rPr>
          <w:t>,</w:t>
        </w:r>
      </w:ins>
      <w:r w:rsidR="008772A5" w:rsidRPr="001B7397">
        <w:rPr>
          <w:rFonts w:cs="Arial"/>
          <w:strike/>
          <w:szCs w:val="24"/>
          <w:rPrChange w:id="151" w:author="Clive D.W. Feather" w:date="2016-04-13T07:48:00Z">
            <w:rPr>
              <w:rFonts w:cs="Arial"/>
              <w:szCs w:val="24"/>
            </w:rPr>
          </w:rPrChange>
        </w:rPr>
        <w:t>; if this does occur</w:t>
      </w:r>
      <w:r w:rsidR="008772A5">
        <w:rPr>
          <w:rFonts w:cs="Arial"/>
          <w:szCs w:val="24"/>
        </w:rPr>
        <w:t xml:space="preserve"> the Controller shall return the</w:t>
      </w:r>
      <w:r w:rsidR="008772A5">
        <w:rPr>
          <w:rFonts w:cs="Arial"/>
          <w:color w:val="FF0000"/>
          <w:szCs w:val="24"/>
        </w:rPr>
        <w:t xml:space="preserve"> </w:t>
      </w:r>
      <w:r w:rsidR="008772A5">
        <w:rPr>
          <w:rFonts w:cs="Arial"/>
          <w:szCs w:val="24"/>
        </w:rPr>
        <w:t xml:space="preserve">Command Disallowed </w:t>
      </w:r>
      <w:r w:rsidR="008772A5">
        <w:rPr>
          <w:rFonts w:cs="Arial"/>
          <w:color w:val="FF0000"/>
          <w:szCs w:val="24"/>
        </w:rPr>
        <w:t xml:space="preserve">(0x0C) </w:t>
      </w:r>
      <w:r w:rsidR="008772A5">
        <w:rPr>
          <w:rFonts w:cs="Arial"/>
          <w:szCs w:val="24"/>
        </w:rPr>
        <w:t>error code.</w:t>
      </w:r>
    </w:p>
    <w:p w14:paraId="25005F33" w14:textId="77777777" w:rsidR="00D74FC0" w:rsidRDefault="00D74FC0" w:rsidP="00D74FC0">
      <w:pPr>
        <w:pStyle w:val="Heading3"/>
      </w:pPr>
      <w:bookmarkStart w:id="152" w:name="_Toc448771389"/>
      <w:r w:rsidRPr="00B03027">
        <w:t xml:space="preserve">[Modified Section] </w:t>
      </w:r>
      <w:r>
        <w:t>7.8.12</w:t>
      </w:r>
      <w:r w:rsidRPr="00F03F8D">
        <w:t xml:space="preserve"> LE </w:t>
      </w:r>
      <w:r>
        <w:t>Create Connection</w:t>
      </w:r>
      <w:r w:rsidRPr="00F03F8D">
        <w:t xml:space="preserve"> </w:t>
      </w:r>
      <w:r>
        <w:t xml:space="preserve">Cancel </w:t>
      </w:r>
      <w:r w:rsidRPr="00F03F8D">
        <w:t>Command</w:t>
      </w:r>
      <w:bookmarkEnd w:id="152"/>
    </w:p>
    <w:p w14:paraId="1A50FC93" w14:textId="77777777" w:rsidR="00D74FC0" w:rsidRDefault="00D74FC0" w:rsidP="00D74FC0">
      <w:pPr>
        <w:rPr>
          <w:b/>
        </w:rPr>
      </w:pPr>
      <w:r w:rsidRPr="004535FE">
        <w:rPr>
          <w:b/>
        </w:rPr>
        <w:t>Description</w:t>
      </w:r>
      <w:r>
        <w:rPr>
          <w:b/>
        </w:rPr>
        <w:t>:</w:t>
      </w:r>
    </w:p>
    <w:p w14:paraId="2FF64D19" w14:textId="77777777" w:rsidR="00D74FC0" w:rsidRDefault="00D74FC0" w:rsidP="004138C9">
      <w:pPr>
        <w:autoSpaceDE w:val="0"/>
        <w:autoSpaceDN w:val="0"/>
        <w:adjustRightInd w:val="0"/>
        <w:spacing w:after="0" w:line="240" w:lineRule="auto"/>
        <w:rPr>
          <w:rFonts w:cs="Arial"/>
          <w:szCs w:val="24"/>
        </w:rPr>
      </w:pPr>
      <w:r>
        <w:rPr>
          <w:rFonts w:cs="Arial"/>
          <w:sz w:val="24"/>
          <w:szCs w:val="24"/>
        </w:rPr>
        <w:t xml:space="preserve">The LE_Create_Connection_Cancel command is used to cancel the LE_Create_Connection </w:t>
      </w:r>
      <w:r>
        <w:rPr>
          <w:rFonts w:cs="Arial"/>
          <w:color w:val="FF0000"/>
          <w:sz w:val="24"/>
          <w:szCs w:val="24"/>
        </w:rPr>
        <w:t xml:space="preserve">or LE_Extended_Create_Connect </w:t>
      </w:r>
      <w:r>
        <w:rPr>
          <w:rFonts w:cs="Arial"/>
          <w:sz w:val="24"/>
          <w:szCs w:val="24"/>
        </w:rPr>
        <w:t xml:space="preserve">command. This command shall only be issued after the LE_Create_Connection </w:t>
      </w:r>
      <w:r>
        <w:rPr>
          <w:rFonts w:cs="Arial"/>
          <w:color w:val="FF0000"/>
          <w:sz w:val="24"/>
          <w:szCs w:val="24"/>
        </w:rPr>
        <w:t xml:space="preserve">or LE_Extended_Create_Connection </w:t>
      </w:r>
      <w:r>
        <w:rPr>
          <w:rFonts w:cs="Arial"/>
          <w:sz w:val="24"/>
          <w:szCs w:val="24"/>
        </w:rPr>
        <w:t>command has been issued, a Command Status eve</w:t>
      </w:r>
      <w:r w:rsidR="00903337">
        <w:rPr>
          <w:rFonts w:cs="Arial"/>
          <w:sz w:val="24"/>
          <w:szCs w:val="24"/>
        </w:rPr>
        <w:t>nt has been received for the LE</w:t>
      </w:r>
      <w:r w:rsidR="00903337">
        <w:rPr>
          <w:rFonts w:cs="Arial"/>
          <w:color w:val="FF0000"/>
          <w:sz w:val="24"/>
          <w:szCs w:val="24"/>
        </w:rPr>
        <w:t>_</w:t>
      </w:r>
      <w:r w:rsidR="00903337">
        <w:rPr>
          <w:rFonts w:cs="Arial"/>
          <w:sz w:val="24"/>
          <w:szCs w:val="24"/>
        </w:rPr>
        <w:t>Create</w:t>
      </w:r>
      <w:r w:rsidR="00903337">
        <w:rPr>
          <w:rFonts w:cs="Arial"/>
          <w:color w:val="FF0000"/>
          <w:sz w:val="24"/>
          <w:szCs w:val="24"/>
        </w:rPr>
        <w:t>_</w:t>
      </w:r>
      <w:r>
        <w:rPr>
          <w:rFonts w:cs="Arial"/>
          <w:sz w:val="24"/>
          <w:szCs w:val="24"/>
        </w:rPr>
        <w:t xml:space="preserve">Connection </w:t>
      </w:r>
      <w:r w:rsidR="00903337">
        <w:rPr>
          <w:rFonts w:cs="Arial"/>
          <w:color w:val="FF0000"/>
          <w:sz w:val="24"/>
          <w:szCs w:val="24"/>
        </w:rPr>
        <w:t xml:space="preserve">or LE_Extended_Create_Connection </w:t>
      </w:r>
      <w:r>
        <w:rPr>
          <w:rFonts w:cs="Arial"/>
          <w:sz w:val="24"/>
          <w:szCs w:val="24"/>
        </w:rPr>
        <w:t>command and before the LE Connection Complete event.</w:t>
      </w:r>
    </w:p>
    <w:p w14:paraId="16F88CAE" w14:textId="77777777" w:rsidR="00D74FC0" w:rsidRDefault="00D74FC0" w:rsidP="004138C9">
      <w:pPr>
        <w:autoSpaceDE w:val="0"/>
        <w:autoSpaceDN w:val="0"/>
        <w:adjustRightInd w:val="0"/>
        <w:spacing w:after="0" w:line="240" w:lineRule="auto"/>
        <w:rPr>
          <w:rFonts w:cs="Arial"/>
          <w:szCs w:val="24"/>
        </w:rPr>
      </w:pPr>
    </w:p>
    <w:p w14:paraId="5839A575" w14:textId="77777777" w:rsidR="003517A5" w:rsidRDefault="003517A5" w:rsidP="003517A5">
      <w:pPr>
        <w:autoSpaceDE w:val="0"/>
        <w:autoSpaceDN w:val="0"/>
        <w:adjustRightInd w:val="0"/>
        <w:spacing w:after="0" w:line="240" w:lineRule="auto"/>
        <w:rPr>
          <w:rFonts w:ascii="Arial,Bold" w:hAnsi="Arial,Bold" w:cs="Arial,Bold"/>
          <w:b/>
          <w:bCs/>
          <w:sz w:val="24"/>
          <w:szCs w:val="24"/>
        </w:rPr>
      </w:pPr>
      <w:r>
        <w:rPr>
          <w:rFonts w:ascii="Arial,Bold" w:hAnsi="Arial,Bold" w:cs="Arial,Bold"/>
          <w:b/>
          <w:bCs/>
          <w:sz w:val="24"/>
          <w:szCs w:val="24"/>
        </w:rPr>
        <w:t>Event(s) Generated (unless masked away):</w:t>
      </w:r>
    </w:p>
    <w:p w14:paraId="368D66D3" w14:textId="77777777" w:rsidR="003517A5" w:rsidRDefault="003517A5" w:rsidP="003517A5">
      <w:pPr>
        <w:autoSpaceDE w:val="0"/>
        <w:autoSpaceDN w:val="0"/>
        <w:adjustRightInd w:val="0"/>
        <w:spacing w:after="0" w:line="240" w:lineRule="auto"/>
        <w:rPr>
          <w:rFonts w:cs="Arial"/>
          <w:sz w:val="24"/>
          <w:szCs w:val="24"/>
        </w:rPr>
      </w:pPr>
      <w:r>
        <w:rPr>
          <w:rFonts w:cs="Arial"/>
          <w:sz w:val="24"/>
          <w:szCs w:val="24"/>
        </w:rPr>
        <w:t>When the LE_Create_Connection_Cancel command has completed, a Command Complete event shall be generated.</w:t>
      </w:r>
    </w:p>
    <w:p w14:paraId="69AE8703" w14:textId="77777777" w:rsidR="003517A5" w:rsidRDefault="003517A5" w:rsidP="003517A5">
      <w:pPr>
        <w:autoSpaceDE w:val="0"/>
        <w:autoSpaceDN w:val="0"/>
        <w:adjustRightInd w:val="0"/>
        <w:spacing w:after="0" w:line="240" w:lineRule="auto"/>
        <w:rPr>
          <w:rFonts w:cs="Arial"/>
          <w:sz w:val="24"/>
          <w:szCs w:val="24"/>
        </w:rPr>
      </w:pPr>
    </w:p>
    <w:p w14:paraId="677E808A" w14:textId="77777777" w:rsidR="003517A5" w:rsidRDefault="003517A5" w:rsidP="003517A5">
      <w:pPr>
        <w:autoSpaceDE w:val="0"/>
        <w:autoSpaceDN w:val="0"/>
        <w:adjustRightInd w:val="0"/>
        <w:spacing w:after="0" w:line="240" w:lineRule="auto"/>
        <w:rPr>
          <w:rFonts w:cs="Arial"/>
          <w:sz w:val="24"/>
          <w:szCs w:val="24"/>
        </w:rPr>
      </w:pPr>
      <w:r>
        <w:rPr>
          <w:rFonts w:cs="Arial"/>
          <w:sz w:val="24"/>
          <w:szCs w:val="24"/>
        </w:rPr>
        <w:t xml:space="preserve">If the LE_Create_Connection_Cancel command is sent to the Controller without a preceding LE_Create_Connection </w:t>
      </w:r>
      <w:r>
        <w:rPr>
          <w:rFonts w:cs="Arial"/>
          <w:color w:val="FF0000"/>
          <w:sz w:val="24"/>
          <w:szCs w:val="24"/>
        </w:rPr>
        <w:t xml:space="preserve">or LE_Extended_Create_Connection </w:t>
      </w:r>
      <w:r>
        <w:rPr>
          <w:rFonts w:cs="Arial"/>
          <w:sz w:val="24"/>
          <w:szCs w:val="24"/>
        </w:rPr>
        <w:t>command, the Controller shall return a Command Complete event with the error code Command Disallowed (0x0C).</w:t>
      </w:r>
    </w:p>
    <w:p w14:paraId="7B161109" w14:textId="77777777" w:rsidR="003517A5" w:rsidRDefault="003517A5" w:rsidP="003517A5">
      <w:pPr>
        <w:autoSpaceDE w:val="0"/>
        <w:autoSpaceDN w:val="0"/>
        <w:adjustRightInd w:val="0"/>
        <w:spacing w:after="0" w:line="240" w:lineRule="auto"/>
        <w:rPr>
          <w:rFonts w:cs="Arial"/>
          <w:sz w:val="24"/>
          <w:szCs w:val="24"/>
        </w:rPr>
      </w:pPr>
    </w:p>
    <w:p w14:paraId="18987D7C" w14:textId="77777777" w:rsidR="003517A5" w:rsidRDefault="003517A5" w:rsidP="003517A5">
      <w:pPr>
        <w:autoSpaceDE w:val="0"/>
        <w:autoSpaceDN w:val="0"/>
        <w:adjustRightInd w:val="0"/>
        <w:spacing w:after="0" w:line="240" w:lineRule="auto"/>
        <w:rPr>
          <w:rFonts w:cs="Arial"/>
          <w:sz w:val="24"/>
          <w:szCs w:val="24"/>
        </w:rPr>
      </w:pPr>
      <w:r>
        <w:rPr>
          <w:rFonts w:cs="Arial"/>
          <w:sz w:val="24"/>
          <w:szCs w:val="24"/>
        </w:rPr>
        <w:t>If the cancellation was successful then, after the Command Complete event for the LE_Create_Connection_Cancel command:</w:t>
      </w:r>
    </w:p>
    <w:p w14:paraId="2D12B139" w14:textId="77777777" w:rsidR="003517A5" w:rsidRDefault="003517A5" w:rsidP="003517A5">
      <w:pPr>
        <w:autoSpaceDE w:val="0"/>
        <w:autoSpaceDN w:val="0"/>
        <w:adjustRightInd w:val="0"/>
        <w:spacing w:after="0" w:line="240" w:lineRule="auto"/>
        <w:rPr>
          <w:rFonts w:cs="Arial"/>
          <w:sz w:val="24"/>
          <w:szCs w:val="24"/>
        </w:rPr>
      </w:pPr>
    </w:p>
    <w:p w14:paraId="4125B3DE" w14:textId="77777777" w:rsidR="003517A5" w:rsidRDefault="003517A5" w:rsidP="004138C9">
      <w:pPr>
        <w:pStyle w:val="ListParagraph"/>
        <w:numPr>
          <w:ilvl w:val="0"/>
          <w:numId w:val="47"/>
        </w:numPr>
        <w:autoSpaceDE w:val="0"/>
        <w:autoSpaceDN w:val="0"/>
        <w:adjustRightInd w:val="0"/>
        <w:spacing w:after="0" w:line="240" w:lineRule="auto"/>
        <w:rPr>
          <w:rFonts w:cs="Arial"/>
          <w:sz w:val="24"/>
          <w:szCs w:val="24"/>
        </w:rPr>
      </w:pPr>
      <w:r w:rsidRPr="004138C9">
        <w:rPr>
          <w:rFonts w:cs="Arial"/>
          <w:sz w:val="24"/>
          <w:szCs w:val="24"/>
        </w:rPr>
        <w:t>if the LE Enhanced Connection Complete event is unmasked</w:t>
      </w:r>
      <w:r w:rsidRPr="004138C9">
        <w:rPr>
          <w:rFonts w:cs="Arial"/>
          <w:color w:val="FF0000"/>
          <w:sz w:val="24"/>
          <w:szCs w:val="24"/>
        </w:rPr>
        <w:t xml:space="preserve"> or the LE_Extended_Create_Connection command was used</w:t>
      </w:r>
      <w:r w:rsidRPr="004138C9">
        <w:rPr>
          <w:rFonts w:cs="Arial"/>
          <w:sz w:val="24"/>
          <w:szCs w:val="24"/>
        </w:rPr>
        <w:t>, then that event shall be sent.</w:t>
      </w:r>
    </w:p>
    <w:p w14:paraId="5E723585" w14:textId="77777777" w:rsidR="003517A5" w:rsidRPr="004138C9" w:rsidRDefault="003517A5" w:rsidP="004138C9">
      <w:pPr>
        <w:pStyle w:val="ListParagraph"/>
        <w:numPr>
          <w:ilvl w:val="0"/>
          <w:numId w:val="47"/>
        </w:numPr>
        <w:autoSpaceDE w:val="0"/>
        <w:autoSpaceDN w:val="0"/>
        <w:adjustRightInd w:val="0"/>
        <w:spacing w:after="0" w:line="240" w:lineRule="auto"/>
        <w:rPr>
          <w:rFonts w:cs="Arial"/>
          <w:sz w:val="24"/>
          <w:szCs w:val="24"/>
        </w:rPr>
      </w:pPr>
      <w:r w:rsidRPr="004138C9">
        <w:rPr>
          <w:rFonts w:cs="Arial"/>
          <w:sz w:val="24"/>
          <w:szCs w:val="24"/>
        </w:rPr>
        <w:t>otherwise the LE Connection Complete event shall be sent.</w:t>
      </w:r>
    </w:p>
    <w:p w14:paraId="5E7C2268" w14:textId="77777777" w:rsidR="003517A5" w:rsidRDefault="003517A5" w:rsidP="003517A5">
      <w:pPr>
        <w:autoSpaceDE w:val="0"/>
        <w:autoSpaceDN w:val="0"/>
        <w:adjustRightInd w:val="0"/>
        <w:spacing w:after="0" w:line="240" w:lineRule="auto"/>
        <w:rPr>
          <w:rFonts w:cs="Arial"/>
          <w:sz w:val="24"/>
          <w:szCs w:val="24"/>
        </w:rPr>
      </w:pPr>
    </w:p>
    <w:p w14:paraId="5B40C99E" w14:textId="77777777" w:rsidR="00D74FC0" w:rsidRPr="00001576" w:rsidRDefault="003517A5" w:rsidP="004138C9">
      <w:pPr>
        <w:autoSpaceDE w:val="0"/>
        <w:autoSpaceDN w:val="0"/>
        <w:adjustRightInd w:val="0"/>
        <w:spacing w:after="0" w:line="240" w:lineRule="auto"/>
        <w:rPr>
          <w:rFonts w:cs="Arial"/>
          <w:szCs w:val="24"/>
        </w:rPr>
      </w:pPr>
      <w:r>
        <w:rPr>
          <w:rFonts w:cs="Arial"/>
          <w:sz w:val="24"/>
          <w:szCs w:val="24"/>
        </w:rPr>
        <w:t>In either case, the event shall be sent with the error code Unknown Connection Identifier (0x02).</w:t>
      </w:r>
    </w:p>
    <w:p w14:paraId="5F83AA6F" w14:textId="77777777" w:rsidR="00B17FE8" w:rsidRPr="00B03027" w:rsidRDefault="00E40CCE" w:rsidP="00F03F8D">
      <w:pPr>
        <w:pStyle w:val="Heading3"/>
      </w:pPr>
      <w:bookmarkStart w:id="153" w:name="_Toc448771390"/>
      <w:r w:rsidRPr="00B03027">
        <w:t xml:space="preserve">[New Section] </w:t>
      </w:r>
      <w:r w:rsidR="008B7740" w:rsidRPr="00F03F8D">
        <w:t xml:space="preserve">7.8.X LE Set Advertising </w:t>
      </w:r>
      <w:r w:rsidR="00920CC9" w:rsidRPr="003928DF">
        <w:t xml:space="preserve">Set </w:t>
      </w:r>
      <w:r w:rsidR="008B7740" w:rsidRPr="0058593E">
        <w:t>Random Address Command</w:t>
      </w:r>
      <w:bookmarkEnd w:id="144"/>
      <w:bookmarkEnd w:id="153"/>
    </w:p>
    <w:tbl>
      <w:tblPr>
        <w:tblStyle w:val="Bluetoothgrid"/>
        <w:tblW w:w="10255" w:type="dxa"/>
        <w:tblInd w:w="0" w:type="dxa"/>
        <w:tblLayout w:type="fixed"/>
        <w:tblCellMar>
          <w:left w:w="115" w:type="dxa"/>
          <w:right w:w="115" w:type="dxa"/>
        </w:tblCellMar>
        <w:tblLook w:val="04A0" w:firstRow="1" w:lastRow="0" w:firstColumn="1" w:lastColumn="0" w:noHBand="0" w:noVBand="1"/>
      </w:tblPr>
      <w:tblGrid>
        <w:gridCol w:w="2965"/>
        <w:gridCol w:w="1080"/>
        <w:gridCol w:w="3780"/>
        <w:gridCol w:w="2430"/>
      </w:tblGrid>
      <w:tr w:rsidR="008B7740" w:rsidRPr="00F429CC" w14:paraId="2C92E8C6" w14:textId="77777777" w:rsidTr="004138C9">
        <w:trPr>
          <w:cnfStyle w:val="100000000000" w:firstRow="1" w:lastRow="0" w:firstColumn="0" w:lastColumn="0" w:oddVBand="0" w:evenVBand="0" w:oddHBand="0" w:evenHBand="0" w:firstRowFirstColumn="0" w:firstRowLastColumn="0" w:lastRowFirstColumn="0" w:lastRowLastColumn="0"/>
          <w:cantSplit/>
          <w:trHeight w:val="579"/>
        </w:trPr>
        <w:tc>
          <w:tcPr>
            <w:tcW w:w="2965" w:type="dxa"/>
            <w:tcBorders>
              <w:top w:val="single" w:sz="4" w:space="0" w:color="auto"/>
              <w:left w:val="single" w:sz="4" w:space="0" w:color="auto"/>
              <w:bottom w:val="single" w:sz="4" w:space="0" w:color="auto"/>
              <w:right w:val="single" w:sz="4" w:space="0" w:color="auto"/>
            </w:tcBorders>
            <w:shd w:val="clear" w:color="auto" w:fill="BBFAFD"/>
          </w:tcPr>
          <w:p w14:paraId="592E3DB6" w14:textId="77777777" w:rsidR="008B7740" w:rsidRPr="004A3BDF" w:rsidRDefault="008B7740" w:rsidP="00E02FEF">
            <w:pPr>
              <w:pStyle w:val="Tableheading"/>
              <w:spacing w:before="96"/>
              <w:rPr>
                <w:rFonts w:cs="Arial"/>
                <w:color w:val="FF0000"/>
                <w:sz w:val="24"/>
                <w:szCs w:val="24"/>
              </w:rPr>
            </w:pPr>
            <w:r w:rsidRPr="004A3BDF">
              <w:rPr>
                <w:rFonts w:cs="Arial"/>
                <w:color w:val="FF0000"/>
                <w:sz w:val="24"/>
                <w:szCs w:val="24"/>
              </w:rPr>
              <w:t>Command</w:t>
            </w:r>
          </w:p>
        </w:tc>
        <w:tc>
          <w:tcPr>
            <w:tcW w:w="1080" w:type="dxa"/>
            <w:tcBorders>
              <w:top w:val="single" w:sz="4" w:space="0" w:color="auto"/>
              <w:left w:val="single" w:sz="4" w:space="0" w:color="auto"/>
              <w:bottom w:val="single" w:sz="4" w:space="0" w:color="auto"/>
              <w:right w:val="single" w:sz="4" w:space="0" w:color="auto"/>
            </w:tcBorders>
            <w:shd w:val="clear" w:color="auto" w:fill="BBFAFD"/>
            <w:hideMark/>
          </w:tcPr>
          <w:p w14:paraId="5E0263B4" w14:textId="77777777" w:rsidR="008B7740" w:rsidRPr="004A3BDF" w:rsidRDefault="008B7740" w:rsidP="00E02FEF">
            <w:pPr>
              <w:pStyle w:val="Tableheading"/>
              <w:spacing w:before="96"/>
              <w:rPr>
                <w:rFonts w:cs="Arial"/>
                <w:color w:val="FF0000"/>
                <w:sz w:val="24"/>
                <w:szCs w:val="24"/>
              </w:rPr>
            </w:pPr>
            <w:r w:rsidRPr="004A3BDF">
              <w:rPr>
                <w:rFonts w:cs="Arial"/>
                <w:color w:val="FF0000"/>
                <w:sz w:val="24"/>
                <w:szCs w:val="24"/>
              </w:rPr>
              <w:t>OCF</w:t>
            </w:r>
          </w:p>
        </w:tc>
        <w:tc>
          <w:tcPr>
            <w:tcW w:w="3780" w:type="dxa"/>
            <w:tcBorders>
              <w:top w:val="single" w:sz="4" w:space="0" w:color="auto"/>
              <w:left w:val="single" w:sz="4" w:space="0" w:color="auto"/>
              <w:bottom w:val="single" w:sz="4" w:space="0" w:color="auto"/>
              <w:right w:val="single" w:sz="4" w:space="0" w:color="auto"/>
            </w:tcBorders>
            <w:shd w:val="clear" w:color="auto" w:fill="BBFAFD"/>
          </w:tcPr>
          <w:p w14:paraId="1CB7E282" w14:textId="77777777" w:rsidR="008B7740" w:rsidRPr="004A3BDF" w:rsidRDefault="008B7740" w:rsidP="00E02FEF">
            <w:pPr>
              <w:pStyle w:val="Tableheading"/>
              <w:spacing w:before="96"/>
              <w:rPr>
                <w:rFonts w:cs="Arial"/>
                <w:color w:val="FF0000"/>
                <w:sz w:val="24"/>
                <w:szCs w:val="24"/>
              </w:rPr>
            </w:pPr>
            <w:r w:rsidRPr="004A3BDF">
              <w:rPr>
                <w:rFonts w:cs="Arial"/>
                <w:color w:val="FF0000"/>
                <w:sz w:val="24"/>
                <w:szCs w:val="24"/>
              </w:rPr>
              <w:t>Command Parameters</w:t>
            </w:r>
          </w:p>
        </w:tc>
        <w:tc>
          <w:tcPr>
            <w:tcW w:w="2430" w:type="dxa"/>
            <w:tcBorders>
              <w:top w:val="single" w:sz="4" w:space="0" w:color="auto"/>
              <w:left w:val="single" w:sz="4" w:space="0" w:color="auto"/>
              <w:bottom w:val="single" w:sz="4" w:space="0" w:color="auto"/>
              <w:right w:val="single" w:sz="4" w:space="0" w:color="auto"/>
            </w:tcBorders>
            <w:shd w:val="clear" w:color="auto" w:fill="BBFAFD"/>
          </w:tcPr>
          <w:p w14:paraId="55796134" w14:textId="77777777" w:rsidR="008B7740" w:rsidRPr="004A3BDF" w:rsidRDefault="008B7740" w:rsidP="00E02FEF">
            <w:pPr>
              <w:pStyle w:val="Tableheading"/>
              <w:spacing w:before="96"/>
              <w:rPr>
                <w:rFonts w:cs="Arial"/>
                <w:color w:val="FF0000"/>
                <w:sz w:val="24"/>
                <w:szCs w:val="24"/>
              </w:rPr>
            </w:pPr>
            <w:r w:rsidRPr="004A3BDF">
              <w:rPr>
                <w:rFonts w:cs="Arial"/>
                <w:color w:val="FF0000"/>
                <w:sz w:val="24"/>
                <w:szCs w:val="24"/>
              </w:rPr>
              <w:t>Return Parameters</w:t>
            </w:r>
          </w:p>
        </w:tc>
      </w:tr>
      <w:tr w:rsidR="008B7740" w:rsidRPr="00F429CC" w14:paraId="242D4F69" w14:textId="77777777" w:rsidTr="004138C9">
        <w:trPr>
          <w:trHeight w:val="184"/>
        </w:trPr>
        <w:tc>
          <w:tcPr>
            <w:tcW w:w="2965" w:type="dxa"/>
            <w:tcBorders>
              <w:top w:val="single" w:sz="4" w:space="0" w:color="auto"/>
              <w:left w:val="single" w:sz="4" w:space="0" w:color="auto"/>
              <w:bottom w:val="single" w:sz="4" w:space="0" w:color="auto"/>
              <w:right w:val="single" w:sz="4" w:space="0" w:color="auto"/>
            </w:tcBorders>
            <w:shd w:val="clear" w:color="auto" w:fill="auto"/>
            <w:vAlign w:val="top"/>
          </w:tcPr>
          <w:p w14:paraId="1AF8C874" w14:textId="77777777" w:rsidR="008B7740" w:rsidRPr="004A3BDF" w:rsidRDefault="008B7740" w:rsidP="00E02FEF">
            <w:pPr>
              <w:pStyle w:val="CellBody"/>
              <w:spacing w:before="96"/>
              <w:rPr>
                <w:rFonts w:ascii="Arial" w:hAnsi="Arial" w:cs="Arial"/>
                <w:color w:val="FF0000"/>
                <w:sz w:val="24"/>
                <w:szCs w:val="24"/>
              </w:rPr>
            </w:pPr>
            <w:r w:rsidRPr="004A3BDF">
              <w:rPr>
                <w:rFonts w:ascii="Arial" w:hAnsi="Arial" w:cs="Arial"/>
                <w:color w:val="FF0000"/>
                <w:sz w:val="24"/>
                <w:szCs w:val="24"/>
              </w:rPr>
              <w:t>HCI_LE_Set_</w:t>
            </w:r>
            <w:r>
              <w:rPr>
                <w:rFonts w:ascii="Arial" w:hAnsi="Arial" w:cs="Arial"/>
                <w:color w:val="FF0000"/>
                <w:sz w:val="24"/>
                <w:szCs w:val="24"/>
              </w:rPr>
              <w:t>Advertising_</w:t>
            </w:r>
            <w:r w:rsidR="00920CC9">
              <w:rPr>
                <w:rFonts w:ascii="Arial" w:hAnsi="Arial" w:cs="Arial"/>
                <w:color w:val="FF0000"/>
                <w:sz w:val="24"/>
                <w:szCs w:val="24"/>
              </w:rPr>
              <w:t>Set_</w:t>
            </w:r>
            <w:r>
              <w:rPr>
                <w:rFonts w:ascii="Arial" w:hAnsi="Arial" w:cs="Arial"/>
                <w:color w:val="FF0000"/>
                <w:sz w:val="24"/>
                <w:szCs w:val="24"/>
              </w:rPr>
              <w:t>Random_Address</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top"/>
          </w:tcPr>
          <w:p w14:paraId="552EB96B" w14:textId="77777777" w:rsidR="008B7740" w:rsidRPr="004A3BDF" w:rsidRDefault="00C81C3B" w:rsidP="00E02FEF">
            <w:pPr>
              <w:pStyle w:val="CellBody"/>
              <w:spacing w:before="96"/>
              <w:rPr>
                <w:rFonts w:ascii="Arial" w:hAnsi="Arial" w:cs="Arial"/>
                <w:color w:val="FF0000"/>
                <w:sz w:val="24"/>
                <w:szCs w:val="24"/>
              </w:rPr>
            </w:pPr>
            <w:r>
              <w:rPr>
                <w:rFonts w:ascii="Arial" w:hAnsi="Arial" w:cs="Arial"/>
                <w:color w:val="FF0000"/>
                <w:sz w:val="24"/>
                <w:szCs w:val="24"/>
              </w:rPr>
              <w:t>0x</w:t>
            </w:r>
            <w:r w:rsidR="003E772E">
              <w:rPr>
                <w:rFonts w:ascii="Arial" w:hAnsi="Arial" w:cs="Arial"/>
                <w:color w:val="FF0000"/>
                <w:sz w:val="24"/>
                <w:szCs w:val="24"/>
              </w:rPr>
              <w:t>00</w:t>
            </w:r>
            <w:r>
              <w:rPr>
                <w:rFonts w:ascii="Arial" w:hAnsi="Arial" w:cs="Arial"/>
                <w:color w:val="FF0000"/>
                <w:sz w:val="24"/>
                <w:szCs w:val="24"/>
              </w:rPr>
              <w:t>35</w:t>
            </w:r>
          </w:p>
        </w:tc>
        <w:tc>
          <w:tcPr>
            <w:tcW w:w="3780" w:type="dxa"/>
            <w:tcBorders>
              <w:top w:val="single" w:sz="4" w:space="0" w:color="auto"/>
              <w:left w:val="single" w:sz="4" w:space="0" w:color="auto"/>
              <w:bottom w:val="single" w:sz="4" w:space="0" w:color="auto"/>
              <w:right w:val="single" w:sz="4" w:space="0" w:color="auto"/>
            </w:tcBorders>
            <w:shd w:val="clear" w:color="auto" w:fill="auto"/>
            <w:vAlign w:val="top"/>
          </w:tcPr>
          <w:p w14:paraId="7C8C2F4F" w14:textId="77777777" w:rsidR="008B7740" w:rsidRPr="004A3BDF" w:rsidRDefault="008B7740" w:rsidP="00E02FEF">
            <w:pPr>
              <w:pStyle w:val="CellBody"/>
              <w:spacing w:before="96"/>
              <w:rPr>
                <w:rFonts w:ascii="Arial" w:hAnsi="Arial" w:cs="Arial"/>
                <w:color w:val="FF0000"/>
                <w:sz w:val="24"/>
                <w:szCs w:val="24"/>
              </w:rPr>
            </w:pPr>
            <w:r w:rsidRPr="004A3BDF">
              <w:rPr>
                <w:rFonts w:ascii="Arial" w:hAnsi="Arial" w:cs="Arial"/>
                <w:color w:val="FF0000"/>
                <w:sz w:val="24"/>
                <w:szCs w:val="24"/>
              </w:rPr>
              <w:t>Advertising_</w:t>
            </w:r>
            <w:r w:rsidR="000E4E99">
              <w:rPr>
                <w:rFonts w:ascii="Arial" w:hAnsi="Arial" w:cs="Arial"/>
                <w:color w:val="FF0000"/>
                <w:sz w:val="24"/>
                <w:szCs w:val="24"/>
              </w:rPr>
              <w:t>Handle</w:t>
            </w:r>
            <w:r w:rsidRPr="004A3BDF">
              <w:rPr>
                <w:rFonts w:ascii="Arial" w:hAnsi="Arial" w:cs="Arial"/>
                <w:color w:val="FF0000"/>
                <w:sz w:val="24"/>
                <w:szCs w:val="24"/>
              </w:rPr>
              <w:t>,</w:t>
            </w:r>
          </w:p>
          <w:p w14:paraId="28FFEA0E" w14:textId="77777777" w:rsidR="008B7740" w:rsidRPr="004A3BDF" w:rsidRDefault="008B7740" w:rsidP="00E02FEF">
            <w:pPr>
              <w:pStyle w:val="CellBody"/>
              <w:spacing w:before="96"/>
              <w:rPr>
                <w:rFonts w:ascii="Arial" w:hAnsi="Arial" w:cs="Arial"/>
                <w:color w:val="FF0000"/>
                <w:sz w:val="24"/>
                <w:szCs w:val="24"/>
              </w:rPr>
            </w:pPr>
            <w:r>
              <w:rPr>
                <w:rFonts w:ascii="Arial" w:hAnsi="Arial" w:cs="Arial"/>
                <w:color w:val="FF0000"/>
                <w:sz w:val="24"/>
                <w:szCs w:val="24"/>
              </w:rPr>
              <w:t>Random_Address</w:t>
            </w:r>
          </w:p>
        </w:tc>
        <w:tc>
          <w:tcPr>
            <w:tcW w:w="2430" w:type="dxa"/>
            <w:tcBorders>
              <w:top w:val="single" w:sz="4" w:space="0" w:color="auto"/>
              <w:left w:val="single" w:sz="4" w:space="0" w:color="auto"/>
              <w:bottom w:val="single" w:sz="4" w:space="0" w:color="auto"/>
              <w:right w:val="single" w:sz="4" w:space="0" w:color="auto"/>
            </w:tcBorders>
            <w:shd w:val="clear" w:color="auto" w:fill="auto"/>
            <w:vAlign w:val="top"/>
          </w:tcPr>
          <w:p w14:paraId="7CC2D467" w14:textId="77777777" w:rsidR="008B7740" w:rsidRDefault="008B7740" w:rsidP="00E02FEF">
            <w:pPr>
              <w:pStyle w:val="CellBody"/>
              <w:spacing w:before="96"/>
              <w:rPr>
                <w:rFonts w:ascii="Arial" w:hAnsi="Arial" w:cs="Arial"/>
                <w:color w:val="FF0000"/>
                <w:sz w:val="24"/>
                <w:szCs w:val="24"/>
              </w:rPr>
            </w:pPr>
            <w:r w:rsidRPr="004A3BDF">
              <w:rPr>
                <w:rFonts w:ascii="Arial" w:hAnsi="Arial" w:cs="Arial"/>
                <w:color w:val="FF0000"/>
                <w:sz w:val="24"/>
                <w:szCs w:val="24"/>
              </w:rPr>
              <w:t>Status</w:t>
            </w:r>
          </w:p>
          <w:p w14:paraId="595B71E5" w14:textId="77777777" w:rsidR="008B7740" w:rsidRPr="004A3BDF" w:rsidRDefault="008B7740" w:rsidP="00E02FEF">
            <w:pPr>
              <w:pStyle w:val="CellBody"/>
              <w:spacing w:before="96"/>
              <w:rPr>
                <w:rFonts w:ascii="Arial" w:hAnsi="Arial" w:cs="Arial"/>
                <w:color w:val="FF0000"/>
                <w:sz w:val="24"/>
                <w:szCs w:val="24"/>
              </w:rPr>
            </w:pPr>
          </w:p>
        </w:tc>
      </w:tr>
    </w:tbl>
    <w:p w14:paraId="794C343A" w14:textId="77777777" w:rsidR="008B7740" w:rsidRDefault="008B7740" w:rsidP="008B7740">
      <w:pPr>
        <w:rPr>
          <w:rFonts w:cs="Arial"/>
          <w:b/>
          <w:color w:val="FF0000"/>
          <w:sz w:val="24"/>
          <w:szCs w:val="24"/>
        </w:rPr>
      </w:pPr>
    </w:p>
    <w:p w14:paraId="7B7C810A" w14:textId="77777777" w:rsidR="008B7740" w:rsidRPr="00DE16B6" w:rsidRDefault="008B7740" w:rsidP="008B7740">
      <w:pPr>
        <w:autoSpaceDE w:val="0"/>
        <w:autoSpaceDN w:val="0"/>
        <w:adjustRightInd w:val="0"/>
        <w:spacing w:after="0" w:line="240" w:lineRule="auto"/>
        <w:rPr>
          <w:rFonts w:ascii="Arial,Bold" w:eastAsiaTheme="minorHAnsi" w:hAnsi="Arial,Bold" w:cs="Arial,Bold"/>
          <w:b/>
          <w:bCs/>
          <w:color w:val="FF0000"/>
          <w:sz w:val="24"/>
          <w:szCs w:val="24"/>
        </w:rPr>
      </w:pPr>
      <w:r w:rsidRPr="00DE16B6">
        <w:rPr>
          <w:rFonts w:ascii="Arial,Bold" w:eastAsiaTheme="minorHAnsi" w:hAnsi="Arial,Bold" w:cs="Arial,Bold"/>
          <w:b/>
          <w:bCs/>
          <w:color w:val="FF0000"/>
          <w:sz w:val="24"/>
          <w:szCs w:val="24"/>
        </w:rPr>
        <w:t>Description:</w:t>
      </w:r>
    </w:p>
    <w:p w14:paraId="726F5317" w14:textId="77777777" w:rsidR="008B7740" w:rsidRDefault="008B7740" w:rsidP="005C45EA">
      <w:pPr>
        <w:autoSpaceDE w:val="0"/>
        <w:autoSpaceDN w:val="0"/>
        <w:adjustRightInd w:val="0"/>
        <w:spacing w:after="0" w:line="240" w:lineRule="auto"/>
        <w:rPr>
          <w:rFonts w:eastAsiaTheme="minorHAnsi" w:cs="Arial"/>
          <w:color w:val="FF0000"/>
          <w:sz w:val="24"/>
          <w:szCs w:val="24"/>
        </w:rPr>
      </w:pPr>
      <w:r w:rsidRPr="00DE16B6">
        <w:rPr>
          <w:rFonts w:eastAsiaTheme="minorHAnsi" w:cs="Arial"/>
          <w:color w:val="FF0000"/>
          <w:sz w:val="24"/>
          <w:szCs w:val="24"/>
        </w:rPr>
        <w:t>The LE_Set_Advertising_</w:t>
      </w:r>
      <w:r w:rsidR="00920CC9">
        <w:rPr>
          <w:rFonts w:eastAsiaTheme="minorHAnsi" w:cs="Arial"/>
          <w:color w:val="FF0000"/>
          <w:sz w:val="24"/>
          <w:szCs w:val="24"/>
        </w:rPr>
        <w:t>Set_</w:t>
      </w:r>
      <w:r w:rsidRPr="00DE16B6">
        <w:rPr>
          <w:rFonts w:eastAsiaTheme="minorHAnsi" w:cs="Arial"/>
          <w:color w:val="FF0000"/>
          <w:sz w:val="24"/>
          <w:szCs w:val="24"/>
        </w:rPr>
        <w:t xml:space="preserve">Random_Address command is used by the Host to set the </w:t>
      </w:r>
      <w:r w:rsidR="00B329F5">
        <w:rPr>
          <w:rFonts w:eastAsiaTheme="minorHAnsi" w:cs="Arial"/>
          <w:color w:val="FF0000"/>
          <w:sz w:val="24"/>
          <w:szCs w:val="24"/>
        </w:rPr>
        <w:t>r</w:t>
      </w:r>
      <w:r w:rsidRPr="00DE16B6">
        <w:rPr>
          <w:rFonts w:eastAsiaTheme="minorHAnsi" w:cs="Arial"/>
          <w:color w:val="FF0000"/>
          <w:sz w:val="24"/>
          <w:szCs w:val="24"/>
        </w:rPr>
        <w:t xml:space="preserve">andom </w:t>
      </w:r>
      <w:r w:rsidR="00B329F5">
        <w:rPr>
          <w:rFonts w:eastAsiaTheme="minorHAnsi" w:cs="Arial"/>
          <w:color w:val="FF0000"/>
          <w:sz w:val="24"/>
          <w:szCs w:val="24"/>
        </w:rPr>
        <w:t>d</w:t>
      </w:r>
      <w:r w:rsidRPr="00DE16B6">
        <w:rPr>
          <w:rFonts w:eastAsiaTheme="minorHAnsi" w:cs="Arial"/>
          <w:color w:val="FF0000"/>
          <w:sz w:val="24"/>
          <w:szCs w:val="24"/>
        </w:rPr>
        <w:t xml:space="preserve">evice </w:t>
      </w:r>
      <w:r w:rsidR="00B329F5">
        <w:rPr>
          <w:rFonts w:eastAsiaTheme="minorHAnsi" w:cs="Arial"/>
          <w:color w:val="FF0000"/>
          <w:sz w:val="24"/>
          <w:szCs w:val="24"/>
        </w:rPr>
        <w:t>a</w:t>
      </w:r>
      <w:r w:rsidRPr="00DE16B6">
        <w:rPr>
          <w:rFonts w:eastAsiaTheme="minorHAnsi" w:cs="Arial"/>
          <w:color w:val="FF0000"/>
          <w:sz w:val="24"/>
          <w:szCs w:val="24"/>
        </w:rPr>
        <w:t xml:space="preserve">ddress </w:t>
      </w:r>
      <w:r w:rsidR="00B329F5">
        <w:rPr>
          <w:rFonts w:eastAsiaTheme="minorHAnsi" w:cs="Arial"/>
          <w:color w:val="FF0000"/>
          <w:sz w:val="24"/>
          <w:szCs w:val="24"/>
        </w:rPr>
        <w:t xml:space="preserve">specified by the Random_Address </w:t>
      </w:r>
      <w:r w:rsidR="00B329F5">
        <w:rPr>
          <w:rFonts w:cs="Arial"/>
          <w:color w:val="FF0000"/>
          <w:sz w:val="24"/>
          <w:szCs w:val="24"/>
          <w:lang w:val="en-GB"/>
        </w:rPr>
        <w:t>parameter</w:t>
      </w:r>
      <w:r w:rsidR="00B5756F">
        <w:rPr>
          <w:rFonts w:cs="Arial"/>
          <w:color w:val="FF0000"/>
          <w:sz w:val="24"/>
          <w:szCs w:val="24"/>
          <w:lang w:val="en-GB"/>
        </w:rPr>
        <w:t>.  This address is</w:t>
      </w:r>
      <w:r w:rsidR="00B329F5">
        <w:rPr>
          <w:rFonts w:cs="Arial"/>
          <w:color w:val="FF0000"/>
          <w:sz w:val="24"/>
          <w:szCs w:val="24"/>
          <w:lang w:val="en-GB"/>
        </w:rPr>
        <w:t xml:space="preserve"> </w:t>
      </w:r>
      <w:r w:rsidR="00B5756F">
        <w:rPr>
          <w:rFonts w:cs="Arial"/>
          <w:color w:val="FF0000"/>
          <w:sz w:val="24"/>
          <w:szCs w:val="24"/>
          <w:lang w:val="en-GB"/>
        </w:rPr>
        <w:t xml:space="preserve">used </w:t>
      </w:r>
      <w:r w:rsidR="00B329F5" w:rsidRPr="00DE16B6">
        <w:rPr>
          <w:rFonts w:eastAsiaTheme="minorHAnsi" w:cs="Arial"/>
          <w:color w:val="FF0000"/>
          <w:sz w:val="24"/>
          <w:szCs w:val="24"/>
        </w:rPr>
        <w:t>in the Controller (see [Vol 6] Part B, Section 1.3</w:t>
      </w:r>
      <w:r w:rsidR="00B329F5">
        <w:rPr>
          <w:rFonts w:eastAsiaTheme="minorHAnsi" w:cs="Arial"/>
          <w:color w:val="FF0000"/>
          <w:sz w:val="24"/>
          <w:szCs w:val="24"/>
        </w:rPr>
        <w:t>.2</w:t>
      </w:r>
      <w:r w:rsidR="00B329F5" w:rsidRPr="00DE16B6">
        <w:rPr>
          <w:rFonts w:eastAsiaTheme="minorHAnsi" w:cs="Arial"/>
          <w:color w:val="FF0000"/>
          <w:sz w:val="24"/>
          <w:szCs w:val="24"/>
        </w:rPr>
        <w:t>)</w:t>
      </w:r>
      <w:r w:rsidR="00B329F5">
        <w:rPr>
          <w:rFonts w:eastAsiaTheme="minorHAnsi" w:cs="Arial"/>
          <w:color w:val="FF0000"/>
          <w:sz w:val="24"/>
          <w:szCs w:val="24"/>
        </w:rPr>
        <w:t xml:space="preserve"> </w:t>
      </w:r>
      <w:r w:rsidR="00B5756F">
        <w:rPr>
          <w:rFonts w:eastAsiaTheme="minorHAnsi" w:cs="Arial"/>
          <w:color w:val="FF0000"/>
          <w:sz w:val="24"/>
          <w:szCs w:val="24"/>
        </w:rPr>
        <w:t>for the advertiser</w:t>
      </w:r>
      <w:r w:rsidR="00603C47">
        <w:rPr>
          <w:rFonts w:eastAsiaTheme="minorHAnsi" w:cs="Arial"/>
          <w:color w:val="FF0000"/>
          <w:sz w:val="24"/>
          <w:szCs w:val="24"/>
        </w:rPr>
        <w:t>’</w:t>
      </w:r>
      <w:r w:rsidR="00B5756F">
        <w:rPr>
          <w:rFonts w:eastAsiaTheme="minorHAnsi" w:cs="Arial"/>
          <w:color w:val="FF0000"/>
          <w:sz w:val="24"/>
          <w:szCs w:val="24"/>
        </w:rPr>
        <w:t>s address contained in the advertising PDU</w:t>
      </w:r>
      <w:r w:rsidR="00603C47">
        <w:rPr>
          <w:rFonts w:eastAsiaTheme="minorHAnsi" w:cs="Arial"/>
          <w:color w:val="FF0000"/>
          <w:sz w:val="24"/>
          <w:szCs w:val="24"/>
        </w:rPr>
        <w:t>s</w:t>
      </w:r>
      <w:r w:rsidR="00B5756F">
        <w:rPr>
          <w:rFonts w:eastAsiaTheme="minorHAnsi" w:cs="Arial"/>
          <w:color w:val="FF0000"/>
          <w:sz w:val="24"/>
          <w:szCs w:val="24"/>
        </w:rPr>
        <w:t xml:space="preserve"> </w:t>
      </w:r>
      <w:r w:rsidRPr="00DE16B6">
        <w:rPr>
          <w:rFonts w:eastAsiaTheme="minorHAnsi" w:cs="Arial"/>
          <w:color w:val="FF0000"/>
          <w:sz w:val="24"/>
          <w:szCs w:val="24"/>
        </w:rPr>
        <w:t xml:space="preserve">for the </w:t>
      </w:r>
      <w:r w:rsidR="00EF6F7E">
        <w:rPr>
          <w:rFonts w:eastAsiaTheme="minorHAnsi" w:cs="Arial"/>
          <w:color w:val="FF0000"/>
          <w:sz w:val="24"/>
          <w:szCs w:val="24"/>
        </w:rPr>
        <w:t>advertising set</w:t>
      </w:r>
      <w:r w:rsidRPr="00DE16B6">
        <w:rPr>
          <w:rFonts w:eastAsiaTheme="minorHAnsi" w:cs="Arial"/>
          <w:color w:val="FF0000"/>
          <w:sz w:val="24"/>
          <w:szCs w:val="24"/>
        </w:rPr>
        <w:t xml:space="preserve"> </w:t>
      </w:r>
      <w:r w:rsidR="00B329F5">
        <w:rPr>
          <w:rFonts w:eastAsiaTheme="minorHAnsi" w:cs="Arial"/>
          <w:color w:val="FF0000"/>
          <w:sz w:val="24"/>
          <w:szCs w:val="24"/>
        </w:rPr>
        <w:t>specified by the Advertising_</w:t>
      </w:r>
      <w:r w:rsidR="000E4E99">
        <w:rPr>
          <w:rFonts w:eastAsiaTheme="minorHAnsi" w:cs="Arial"/>
          <w:color w:val="FF0000"/>
          <w:sz w:val="24"/>
          <w:szCs w:val="24"/>
        </w:rPr>
        <w:t>Handle</w:t>
      </w:r>
      <w:r w:rsidR="00B329F5">
        <w:rPr>
          <w:rFonts w:eastAsiaTheme="minorHAnsi" w:cs="Arial"/>
          <w:color w:val="FF0000"/>
          <w:sz w:val="24"/>
          <w:szCs w:val="24"/>
        </w:rPr>
        <w:t xml:space="preserve"> </w:t>
      </w:r>
      <w:r w:rsidR="00B329F5">
        <w:rPr>
          <w:rFonts w:cs="Arial"/>
          <w:color w:val="FF0000"/>
          <w:sz w:val="24"/>
          <w:szCs w:val="24"/>
          <w:lang w:val="en-GB"/>
        </w:rPr>
        <w:t>parameter</w:t>
      </w:r>
      <w:r w:rsidRPr="00DE16B6">
        <w:rPr>
          <w:rFonts w:eastAsiaTheme="minorHAnsi" w:cs="Arial"/>
          <w:color w:val="FF0000"/>
          <w:sz w:val="24"/>
          <w:szCs w:val="24"/>
        </w:rPr>
        <w:t>.</w:t>
      </w:r>
    </w:p>
    <w:p w14:paraId="33D3A04D" w14:textId="77777777" w:rsidR="00B329F5" w:rsidRDefault="00B329F5" w:rsidP="005C45EA">
      <w:pPr>
        <w:autoSpaceDE w:val="0"/>
        <w:autoSpaceDN w:val="0"/>
        <w:adjustRightInd w:val="0"/>
        <w:spacing w:after="0" w:line="240" w:lineRule="auto"/>
        <w:rPr>
          <w:rFonts w:eastAsiaTheme="minorHAnsi" w:cs="Arial"/>
          <w:color w:val="FF0000"/>
          <w:sz w:val="24"/>
          <w:szCs w:val="24"/>
        </w:rPr>
      </w:pPr>
    </w:p>
    <w:p w14:paraId="58B9890E" w14:textId="77777777" w:rsidR="008B7740" w:rsidRDefault="008B7740" w:rsidP="008B7740">
      <w:pPr>
        <w:rPr>
          <w:rFonts w:eastAsiaTheme="minorHAnsi" w:cs="Arial"/>
          <w:color w:val="FF0000"/>
          <w:sz w:val="24"/>
          <w:szCs w:val="24"/>
        </w:rPr>
      </w:pPr>
      <w:r>
        <w:rPr>
          <w:rFonts w:eastAsiaTheme="minorHAnsi" w:cs="Arial"/>
          <w:color w:val="FF0000"/>
          <w:sz w:val="24"/>
          <w:szCs w:val="24"/>
        </w:rPr>
        <w:t xml:space="preserve">The Host may issue this command while advertising is enabled for the </w:t>
      </w:r>
      <w:r w:rsidR="00EF6F7E">
        <w:rPr>
          <w:rFonts w:eastAsiaTheme="minorHAnsi" w:cs="Arial"/>
          <w:color w:val="FF0000"/>
          <w:sz w:val="24"/>
          <w:szCs w:val="24"/>
        </w:rPr>
        <w:t>specified advertising set.</w:t>
      </w:r>
    </w:p>
    <w:p w14:paraId="60CBCB2E" w14:textId="77777777" w:rsidR="008B7740" w:rsidRPr="004A3BDF" w:rsidRDefault="008B7740" w:rsidP="008B7740">
      <w:pPr>
        <w:rPr>
          <w:rFonts w:cs="Arial"/>
          <w:b/>
          <w:color w:val="FF0000"/>
          <w:sz w:val="24"/>
          <w:szCs w:val="24"/>
        </w:rPr>
      </w:pPr>
      <w:r w:rsidRPr="004A3BDF">
        <w:rPr>
          <w:rFonts w:cs="Arial"/>
          <w:b/>
          <w:color w:val="FF0000"/>
          <w:sz w:val="24"/>
          <w:szCs w:val="24"/>
        </w:rPr>
        <w:t>Command Parameters:</w:t>
      </w:r>
    </w:p>
    <w:p w14:paraId="053E8F89" w14:textId="77777777" w:rsidR="008B7740" w:rsidRPr="004A3BDF" w:rsidRDefault="008B7740" w:rsidP="008B7740">
      <w:pPr>
        <w:spacing w:after="0"/>
        <w:rPr>
          <w:rFonts w:cs="Arial"/>
          <w:i/>
          <w:color w:val="FF0000"/>
          <w:sz w:val="24"/>
          <w:szCs w:val="24"/>
        </w:rPr>
      </w:pPr>
      <w:r w:rsidRPr="004A3BDF">
        <w:rPr>
          <w:rFonts w:cs="Arial"/>
          <w:i/>
          <w:color w:val="FF0000"/>
          <w:sz w:val="24"/>
          <w:szCs w:val="24"/>
        </w:rPr>
        <w:t>Advertising_</w:t>
      </w:r>
      <w:r w:rsidR="00C11511">
        <w:rPr>
          <w:rFonts w:cs="Arial"/>
          <w:i/>
          <w:color w:val="FF0000"/>
          <w:sz w:val="24"/>
          <w:szCs w:val="24"/>
        </w:rPr>
        <w:t>Handle</w:t>
      </w:r>
      <w:r w:rsidRPr="004A3BDF">
        <w:rPr>
          <w:rFonts w:cs="Arial"/>
          <w:i/>
          <w:color w:val="FF0000"/>
          <w:sz w:val="24"/>
          <w:szCs w:val="24"/>
        </w:rPr>
        <w:t>:</w:t>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t>Size: 1 Octet</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8B7740" w:rsidRPr="004A3BDF" w14:paraId="713E0804" w14:textId="77777777" w:rsidTr="00E02FEF">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4C153CDB" w14:textId="77777777" w:rsidR="008B7740" w:rsidRPr="004A3BDF" w:rsidRDefault="008B7740" w:rsidP="00E02FEF">
            <w:pPr>
              <w:pStyle w:val="Tableheading"/>
              <w:spacing w:before="96"/>
              <w:rPr>
                <w:rFonts w:cs="Arial"/>
                <w:color w:val="FF0000"/>
                <w:sz w:val="24"/>
                <w:szCs w:val="24"/>
              </w:rPr>
            </w:pPr>
            <w:r w:rsidRPr="004A3B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65CC7F57" w14:textId="77777777" w:rsidR="008B7740" w:rsidRPr="004A3BDF" w:rsidRDefault="008B7740" w:rsidP="00E02FEF">
            <w:pPr>
              <w:pStyle w:val="Tableheading"/>
              <w:spacing w:before="96"/>
              <w:rPr>
                <w:rFonts w:cs="Arial"/>
                <w:color w:val="FF0000"/>
                <w:sz w:val="24"/>
                <w:szCs w:val="24"/>
              </w:rPr>
            </w:pPr>
            <w:r w:rsidRPr="004A3BDF">
              <w:rPr>
                <w:rFonts w:cs="Arial"/>
                <w:color w:val="FF0000"/>
                <w:sz w:val="24"/>
                <w:szCs w:val="24"/>
              </w:rPr>
              <w:t>Parameter Description</w:t>
            </w:r>
          </w:p>
        </w:tc>
      </w:tr>
      <w:tr w:rsidR="008B7740" w:rsidRPr="004A3BDF" w14:paraId="6EA7E007" w14:textId="77777777" w:rsidTr="005D341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auto"/>
            <w:vAlign w:val="top"/>
          </w:tcPr>
          <w:p w14:paraId="73C6725E" w14:textId="3D37EA1A" w:rsidR="008B7740" w:rsidRPr="004A3BDF" w:rsidRDefault="008B7740" w:rsidP="00E02FEF">
            <w:pPr>
              <w:pStyle w:val="CellBody"/>
              <w:spacing w:before="96"/>
              <w:rPr>
                <w:rFonts w:ascii="Arial" w:hAnsi="Arial" w:cs="Arial"/>
                <w:color w:val="FF0000"/>
                <w:sz w:val="24"/>
                <w:szCs w:val="24"/>
              </w:rPr>
            </w:pPr>
            <w:r w:rsidRPr="004A3BDF">
              <w:rPr>
                <w:rFonts w:ascii="Arial" w:hAnsi="Arial" w:cs="Arial"/>
                <w:color w:val="FF0000"/>
                <w:sz w:val="24"/>
                <w:szCs w:val="24"/>
              </w:rPr>
              <w:t>0x</w:t>
            </w:r>
            <w:r>
              <w:rPr>
                <w:rFonts w:ascii="Arial" w:hAnsi="Arial" w:cs="Arial"/>
                <w:color w:val="FF0000"/>
                <w:sz w:val="24"/>
                <w:szCs w:val="24"/>
              </w:rPr>
              <w:t>00 – 0x</w:t>
            </w:r>
            <w:r w:rsidR="004D4606">
              <w:rPr>
                <w:rFonts w:ascii="Arial" w:hAnsi="Arial" w:cs="Arial"/>
                <w:color w:val="FF0000"/>
                <w:sz w:val="24"/>
                <w:szCs w:val="24"/>
              </w:rPr>
              <w:t>E</w:t>
            </w:r>
            <w:r>
              <w:rPr>
                <w:rFonts w:ascii="Arial" w:hAnsi="Arial" w:cs="Arial"/>
                <w:color w:val="FF0000"/>
                <w:sz w:val="24"/>
                <w:szCs w:val="24"/>
              </w:rPr>
              <w:t>F</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top"/>
          </w:tcPr>
          <w:p w14:paraId="1F1E762A" w14:textId="77777777" w:rsidR="008B7740" w:rsidRPr="004A3BDF" w:rsidRDefault="008B7740" w:rsidP="00E02FEF">
            <w:pPr>
              <w:pStyle w:val="CellBody"/>
              <w:spacing w:before="96"/>
              <w:rPr>
                <w:rFonts w:ascii="Arial" w:hAnsi="Arial" w:cs="Arial"/>
                <w:color w:val="FF0000"/>
                <w:sz w:val="24"/>
                <w:szCs w:val="24"/>
              </w:rPr>
            </w:pPr>
            <w:r w:rsidRPr="004A3BDF">
              <w:rPr>
                <w:rFonts w:ascii="Arial" w:hAnsi="Arial" w:cs="Arial"/>
                <w:color w:val="FF0000"/>
                <w:sz w:val="24"/>
                <w:szCs w:val="24"/>
              </w:rPr>
              <w:t xml:space="preserve">Used </w:t>
            </w:r>
            <w:r>
              <w:rPr>
                <w:rFonts w:ascii="Arial" w:hAnsi="Arial" w:cs="Arial"/>
                <w:color w:val="FF0000"/>
                <w:sz w:val="24"/>
                <w:szCs w:val="24"/>
              </w:rPr>
              <w:t>to identify an advertising set</w:t>
            </w:r>
          </w:p>
        </w:tc>
      </w:tr>
      <w:tr w:rsidR="004D4606" w:rsidRPr="004A3BDF" w14:paraId="72DAFBEB" w14:textId="77777777" w:rsidTr="005D341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auto"/>
            <w:vAlign w:val="top"/>
          </w:tcPr>
          <w:p w14:paraId="09F72F91" w14:textId="0A5C9928" w:rsidR="004D4606" w:rsidRDefault="004D4606" w:rsidP="00E02FEF">
            <w:pPr>
              <w:pStyle w:val="CellBody"/>
              <w:spacing w:before="96"/>
              <w:rPr>
                <w:rFonts w:ascii="Arial" w:hAnsi="Arial" w:cs="Arial"/>
                <w:color w:val="FF0000"/>
                <w:sz w:val="24"/>
                <w:szCs w:val="24"/>
              </w:rPr>
            </w:pPr>
            <w:r>
              <w:rPr>
                <w:rFonts w:ascii="Arial" w:hAnsi="Arial" w:cs="Arial"/>
                <w:color w:val="FF0000"/>
                <w:sz w:val="24"/>
                <w:szCs w:val="24"/>
              </w:rPr>
              <w:t>All other values</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top"/>
          </w:tcPr>
          <w:p w14:paraId="6AE874F0" w14:textId="1D6C4A75" w:rsidR="004D4606" w:rsidRPr="004A3BDF" w:rsidRDefault="004D4606" w:rsidP="00E02FEF">
            <w:pPr>
              <w:pStyle w:val="CellBody"/>
              <w:spacing w:before="96"/>
              <w:rPr>
                <w:rFonts w:ascii="Arial" w:hAnsi="Arial" w:cs="Arial"/>
                <w:color w:val="FF0000"/>
                <w:sz w:val="24"/>
                <w:szCs w:val="24"/>
              </w:rPr>
            </w:pPr>
            <w:r>
              <w:rPr>
                <w:rFonts w:ascii="Arial" w:hAnsi="Arial" w:cs="Arial"/>
                <w:color w:val="FF0000"/>
                <w:sz w:val="24"/>
                <w:szCs w:val="24"/>
              </w:rPr>
              <w:t>Reserved for future use</w:t>
            </w:r>
          </w:p>
        </w:tc>
      </w:tr>
    </w:tbl>
    <w:p w14:paraId="394A6447" w14:textId="77777777" w:rsidR="008B7740" w:rsidRDefault="008B7740" w:rsidP="008B7740">
      <w:pPr>
        <w:rPr>
          <w:color w:val="FF0000"/>
        </w:rPr>
      </w:pPr>
    </w:p>
    <w:p w14:paraId="75F5DBD2" w14:textId="77777777" w:rsidR="008B7740" w:rsidRPr="004A3BDF" w:rsidRDefault="008B7740" w:rsidP="008B7740">
      <w:pPr>
        <w:spacing w:after="0"/>
        <w:rPr>
          <w:rFonts w:cs="Arial"/>
          <w:i/>
          <w:color w:val="FF0000"/>
          <w:sz w:val="24"/>
          <w:szCs w:val="24"/>
        </w:rPr>
      </w:pPr>
      <w:r>
        <w:rPr>
          <w:rFonts w:cs="Arial"/>
          <w:i/>
          <w:color w:val="FF0000"/>
          <w:sz w:val="24"/>
          <w:szCs w:val="24"/>
        </w:rPr>
        <w:t>Advertising_Random_</w:t>
      </w:r>
      <w:r w:rsidRPr="004A3BDF">
        <w:rPr>
          <w:rFonts w:cs="Arial"/>
          <w:i/>
          <w:color w:val="FF0000"/>
          <w:sz w:val="24"/>
          <w:szCs w:val="24"/>
        </w:rPr>
        <w:t>Address:</w:t>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sidRPr="004A3BDF">
        <w:rPr>
          <w:rFonts w:cs="Arial"/>
          <w:i/>
          <w:color w:val="FF0000"/>
          <w:sz w:val="24"/>
          <w:szCs w:val="24"/>
        </w:rPr>
        <w:t>Size: 6 Octets</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2525"/>
        <w:gridCol w:w="6290"/>
      </w:tblGrid>
      <w:tr w:rsidR="008B7740" w:rsidRPr="004A3BDF" w14:paraId="50D73F28" w14:textId="77777777" w:rsidTr="00E02FEF">
        <w:trPr>
          <w:cnfStyle w:val="100000000000" w:firstRow="1" w:lastRow="0" w:firstColumn="0" w:lastColumn="0" w:oddVBand="0" w:evenVBand="0" w:oddHBand="0" w:evenHBand="0" w:firstRowFirstColumn="0" w:firstRowLastColumn="0" w:lastRowFirstColumn="0" w:lastRowLastColumn="0"/>
          <w:cantSplit/>
          <w:trHeight w:val="579"/>
        </w:trPr>
        <w:tc>
          <w:tcPr>
            <w:tcW w:w="2525" w:type="dxa"/>
            <w:tcBorders>
              <w:top w:val="single" w:sz="4" w:space="0" w:color="auto"/>
              <w:left w:val="single" w:sz="4" w:space="0" w:color="auto"/>
              <w:bottom w:val="single" w:sz="4" w:space="0" w:color="auto"/>
              <w:right w:val="single" w:sz="4" w:space="0" w:color="auto"/>
            </w:tcBorders>
            <w:shd w:val="clear" w:color="auto" w:fill="BBFAFD"/>
          </w:tcPr>
          <w:p w14:paraId="73FEF3EF" w14:textId="77777777" w:rsidR="008B7740" w:rsidRPr="004A3BDF" w:rsidRDefault="008B7740" w:rsidP="00E02FEF">
            <w:pPr>
              <w:pStyle w:val="Tableheading"/>
              <w:spacing w:before="96"/>
              <w:rPr>
                <w:rFonts w:cs="Arial"/>
                <w:color w:val="FF0000"/>
                <w:sz w:val="24"/>
                <w:szCs w:val="24"/>
              </w:rPr>
            </w:pPr>
            <w:r w:rsidRPr="004A3BDF">
              <w:rPr>
                <w:rFonts w:cs="Arial"/>
                <w:color w:val="FF0000"/>
                <w:sz w:val="24"/>
                <w:szCs w:val="24"/>
              </w:rPr>
              <w:t>Value</w:t>
            </w:r>
          </w:p>
        </w:tc>
        <w:tc>
          <w:tcPr>
            <w:tcW w:w="6290" w:type="dxa"/>
            <w:tcBorders>
              <w:top w:val="single" w:sz="4" w:space="0" w:color="auto"/>
              <w:left w:val="single" w:sz="4" w:space="0" w:color="auto"/>
              <w:bottom w:val="single" w:sz="4" w:space="0" w:color="auto"/>
              <w:right w:val="single" w:sz="4" w:space="0" w:color="auto"/>
            </w:tcBorders>
            <w:shd w:val="clear" w:color="auto" w:fill="BBFAFD"/>
            <w:hideMark/>
          </w:tcPr>
          <w:p w14:paraId="16E1005A" w14:textId="77777777" w:rsidR="008B7740" w:rsidRPr="004A3BDF" w:rsidRDefault="008B7740" w:rsidP="00E02FEF">
            <w:pPr>
              <w:pStyle w:val="Tableheading"/>
              <w:spacing w:before="96"/>
              <w:rPr>
                <w:rFonts w:cs="Arial"/>
                <w:color w:val="FF0000"/>
                <w:sz w:val="24"/>
                <w:szCs w:val="24"/>
              </w:rPr>
            </w:pPr>
            <w:r w:rsidRPr="004A3BDF">
              <w:rPr>
                <w:rFonts w:cs="Arial"/>
                <w:color w:val="FF0000"/>
                <w:sz w:val="24"/>
                <w:szCs w:val="24"/>
              </w:rPr>
              <w:t>Parameter Description</w:t>
            </w:r>
          </w:p>
        </w:tc>
      </w:tr>
      <w:tr w:rsidR="008B7740" w:rsidRPr="004A3BDF" w14:paraId="5FE63516" w14:textId="77777777" w:rsidTr="00770EFE">
        <w:trPr>
          <w:trHeight w:val="184"/>
        </w:trPr>
        <w:tc>
          <w:tcPr>
            <w:tcW w:w="2525" w:type="dxa"/>
            <w:tcBorders>
              <w:top w:val="single" w:sz="4" w:space="0" w:color="auto"/>
              <w:left w:val="single" w:sz="4" w:space="0" w:color="auto"/>
              <w:bottom w:val="single" w:sz="4" w:space="0" w:color="auto"/>
              <w:right w:val="single" w:sz="4" w:space="0" w:color="auto"/>
            </w:tcBorders>
            <w:shd w:val="clear" w:color="auto" w:fill="auto"/>
            <w:vAlign w:val="top"/>
          </w:tcPr>
          <w:p w14:paraId="6C9EBFCA" w14:textId="77777777" w:rsidR="008B7740" w:rsidRPr="004A3BDF" w:rsidRDefault="008B7740" w:rsidP="00E02FEF">
            <w:pPr>
              <w:pStyle w:val="CellBody"/>
              <w:spacing w:before="96"/>
              <w:rPr>
                <w:rFonts w:ascii="Arial" w:hAnsi="Arial" w:cs="Arial"/>
                <w:color w:val="FF0000"/>
                <w:sz w:val="24"/>
                <w:szCs w:val="24"/>
              </w:rPr>
            </w:pPr>
            <w:r w:rsidRPr="004A3BDF">
              <w:rPr>
                <w:rFonts w:ascii="Arial" w:hAnsi="Arial" w:cs="Arial"/>
                <w:color w:val="FF0000"/>
                <w:sz w:val="24"/>
                <w:szCs w:val="24"/>
              </w:rPr>
              <w:t>0xXXXXXXXXXXXX</w:t>
            </w:r>
          </w:p>
        </w:tc>
        <w:tc>
          <w:tcPr>
            <w:tcW w:w="6290" w:type="dxa"/>
            <w:tcBorders>
              <w:top w:val="single" w:sz="4" w:space="0" w:color="auto"/>
              <w:left w:val="single" w:sz="4" w:space="0" w:color="auto"/>
              <w:bottom w:val="single" w:sz="4" w:space="0" w:color="auto"/>
              <w:right w:val="single" w:sz="4" w:space="0" w:color="auto"/>
            </w:tcBorders>
            <w:shd w:val="clear" w:color="auto" w:fill="auto"/>
            <w:vAlign w:val="top"/>
          </w:tcPr>
          <w:p w14:paraId="2130958E" w14:textId="77777777" w:rsidR="008B7740" w:rsidRPr="004A3BDF" w:rsidRDefault="008B7740" w:rsidP="00E02FEF">
            <w:pPr>
              <w:pStyle w:val="CellBody"/>
              <w:spacing w:before="96"/>
              <w:rPr>
                <w:rFonts w:ascii="Arial" w:hAnsi="Arial" w:cs="Arial"/>
                <w:color w:val="FF0000"/>
                <w:sz w:val="24"/>
                <w:szCs w:val="24"/>
                <w:lang w:val="en-GB"/>
              </w:rPr>
            </w:pPr>
            <w:r w:rsidRPr="00717B2D">
              <w:rPr>
                <w:rFonts w:ascii="Arial" w:hAnsi="Arial" w:cs="Arial"/>
                <w:color w:val="FF0000"/>
                <w:sz w:val="24"/>
                <w:szCs w:val="24"/>
                <w:lang w:val="en-GB"/>
              </w:rPr>
              <w:t>Random Device Address as def</w:t>
            </w:r>
            <w:r>
              <w:rPr>
                <w:rFonts w:ascii="Arial" w:hAnsi="Arial" w:cs="Arial"/>
                <w:color w:val="FF0000"/>
                <w:sz w:val="24"/>
                <w:szCs w:val="24"/>
                <w:lang w:val="en-GB"/>
              </w:rPr>
              <w:t>ined by [Vol 6] Part B, Section</w:t>
            </w:r>
            <w:r w:rsidRPr="00717B2D">
              <w:rPr>
                <w:rFonts w:ascii="Arial" w:hAnsi="Arial" w:cs="Arial"/>
                <w:color w:val="FF0000"/>
                <w:sz w:val="24"/>
                <w:szCs w:val="24"/>
                <w:lang w:val="en-GB"/>
              </w:rPr>
              <w:t>1.3</w:t>
            </w:r>
            <w:r w:rsidR="00920CC9">
              <w:rPr>
                <w:rFonts w:ascii="Arial" w:hAnsi="Arial" w:cs="Arial"/>
                <w:color w:val="FF0000"/>
                <w:sz w:val="24"/>
                <w:szCs w:val="24"/>
                <w:lang w:val="en-GB"/>
              </w:rPr>
              <w:t>.2</w:t>
            </w:r>
            <w:r w:rsidRPr="00717B2D">
              <w:rPr>
                <w:rFonts w:ascii="Arial" w:hAnsi="Arial" w:cs="Arial"/>
                <w:color w:val="FF0000"/>
                <w:sz w:val="24"/>
                <w:szCs w:val="24"/>
                <w:lang w:val="en-GB"/>
              </w:rPr>
              <w:t>.</w:t>
            </w:r>
          </w:p>
        </w:tc>
      </w:tr>
    </w:tbl>
    <w:p w14:paraId="1D8F784B" w14:textId="77777777" w:rsidR="008B7740" w:rsidRDefault="008B7740" w:rsidP="008B7740">
      <w:pPr>
        <w:rPr>
          <w:color w:val="FF0000"/>
        </w:rPr>
      </w:pPr>
    </w:p>
    <w:p w14:paraId="24068CEB" w14:textId="77777777" w:rsidR="008B7740" w:rsidRPr="00760353" w:rsidRDefault="008B7740" w:rsidP="008B7740">
      <w:pPr>
        <w:rPr>
          <w:b/>
          <w:color w:val="FF0000"/>
        </w:rPr>
      </w:pPr>
      <w:r w:rsidRPr="00760353">
        <w:rPr>
          <w:b/>
          <w:color w:val="FF0000"/>
        </w:rPr>
        <w:t>Return Parameters:</w:t>
      </w:r>
    </w:p>
    <w:p w14:paraId="2A58EBA3" w14:textId="77777777" w:rsidR="008B7740" w:rsidRPr="004A3BDF" w:rsidRDefault="008B7740" w:rsidP="008B7740">
      <w:pPr>
        <w:spacing w:after="0"/>
        <w:rPr>
          <w:rFonts w:cs="Arial"/>
          <w:i/>
          <w:color w:val="FF0000"/>
          <w:sz w:val="24"/>
          <w:szCs w:val="24"/>
        </w:rPr>
      </w:pPr>
      <w:r w:rsidRPr="004A3BDF">
        <w:rPr>
          <w:rFonts w:cs="Arial"/>
          <w:i/>
          <w:color w:val="FF0000"/>
          <w:sz w:val="24"/>
          <w:szCs w:val="24"/>
        </w:rPr>
        <w:t>Status:</w:t>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t>Size: 1 Octet</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8B7740" w:rsidRPr="004A3BDF" w14:paraId="697B7965" w14:textId="77777777" w:rsidTr="00E02FEF">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3054A502" w14:textId="77777777" w:rsidR="008B7740" w:rsidRPr="004A3BDF" w:rsidRDefault="008B7740" w:rsidP="00E02FEF">
            <w:pPr>
              <w:pStyle w:val="Tableheading"/>
              <w:spacing w:before="96"/>
              <w:rPr>
                <w:rFonts w:cs="Arial"/>
                <w:color w:val="FF0000"/>
                <w:sz w:val="24"/>
                <w:szCs w:val="24"/>
              </w:rPr>
            </w:pPr>
            <w:r w:rsidRPr="004A3B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3A4AFA92" w14:textId="77777777" w:rsidR="008B7740" w:rsidRPr="004A3BDF" w:rsidRDefault="008B7740" w:rsidP="00E02FEF">
            <w:pPr>
              <w:pStyle w:val="Tableheading"/>
              <w:spacing w:before="96"/>
              <w:rPr>
                <w:rFonts w:cs="Arial"/>
                <w:color w:val="FF0000"/>
                <w:sz w:val="24"/>
                <w:szCs w:val="24"/>
              </w:rPr>
            </w:pPr>
            <w:r w:rsidRPr="004A3BDF">
              <w:rPr>
                <w:rFonts w:cs="Arial"/>
                <w:color w:val="FF0000"/>
                <w:sz w:val="24"/>
                <w:szCs w:val="24"/>
              </w:rPr>
              <w:t>Parameter Description</w:t>
            </w:r>
          </w:p>
        </w:tc>
      </w:tr>
      <w:tr w:rsidR="008B7740" w:rsidRPr="004A3BDF" w14:paraId="3B984F47" w14:textId="77777777" w:rsidTr="005D341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auto"/>
            <w:vAlign w:val="top"/>
          </w:tcPr>
          <w:p w14:paraId="40ED0709" w14:textId="77777777" w:rsidR="008B7740" w:rsidRPr="004A3BDF" w:rsidRDefault="008B7740" w:rsidP="00E02FEF">
            <w:pPr>
              <w:pStyle w:val="CellBody"/>
              <w:spacing w:before="96"/>
              <w:rPr>
                <w:rFonts w:ascii="Arial" w:hAnsi="Arial" w:cs="Arial"/>
                <w:color w:val="FF0000"/>
                <w:sz w:val="24"/>
                <w:szCs w:val="24"/>
              </w:rPr>
            </w:pPr>
            <w:r w:rsidRPr="004A3BDF">
              <w:rPr>
                <w:rFonts w:ascii="Arial" w:hAnsi="Arial" w:cs="Arial"/>
                <w:color w:val="FF0000"/>
                <w:sz w:val="24"/>
                <w:szCs w:val="24"/>
              </w:rPr>
              <w:t>0x00</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top"/>
          </w:tcPr>
          <w:p w14:paraId="6033BAF6" w14:textId="77777777" w:rsidR="008B7740" w:rsidRPr="004A3BDF" w:rsidRDefault="008B7740" w:rsidP="00E02FEF">
            <w:pPr>
              <w:pStyle w:val="CellBody"/>
              <w:spacing w:before="96"/>
              <w:rPr>
                <w:rFonts w:ascii="Arial" w:hAnsi="Arial" w:cs="Arial"/>
                <w:color w:val="FF0000"/>
                <w:sz w:val="24"/>
                <w:szCs w:val="24"/>
              </w:rPr>
            </w:pPr>
            <w:r w:rsidRPr="004A3BDF">
              <w:rPr>
                <w:rFonts w:ascii="Arial" w:hAnsi="Arial" w:cs="Arial"/>
                <w:color w:val="FF0000"/>
                <w:sz w:val="24"/>
                <w:szCs w:val="24"/>
              </w:rPr>
              <w:t>HCI_LE_Set_</w:t>
            </w:r>
            <w:r>
              <w:rPr>
                <w:rFonts w:ascii="Arial" w:hAnsi="Arial" w:cs="Arial"/>
                <w:color w:val="FF0000"/>
                <w:sz w:val="24"/>
                <w:szCs w:val="24"/>
              </w:rPr>
              <w:t>Advertising_</w:t>
            </w:r>
            <w:r w:rsidR="00920CC9">
              <w:rPr>
                <w:rFonts w:ascii="Arial" w:hAnsi="Arial" w:cs="Arial"/>
                <w:color w:val="FF0000"/>
                <w:sz w:val="24"/>
                <w:szCs w:val="24"/>
              </w:rPr>
              <w:t>Set_</w:t>
            </w:r>
            <w:r>
              <w:rPr>
                <w:rFonts w:ascii="Arial" w:hAnsi="Arial" w:cs="Arial"/>
                <w:color w:val="FF0000"/>
                <w:sz w:val="24"/>
                <w:szCs w:val="24"/>
              </w:rPr>
              <w:t>Random_Address</w:t>
            </w:r>
            <w:r w:rsidRPr="004A3BDF">
              <w:rPr>
                <w:rFonts w:ascii="Arial" w:hAnsi="Arial" w:cs="Arial"/>
                <w:color w:val="FF0000"/>
                <w:sz w:val="24"/>
                <w:szCs w:val="24"/>
              </w:rPr>
              <w:t xml:space="preserve"> command succeeded</w:t>
            </w:r>
          </w:p>
        </w:tc>
      </w:tr>
      <w:tr w:rsidR="008B7740" w:rsidRPr="004A3BDF" w14:paraId="572C720F" w14:textId="77777777" w:rsidTr="005D341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auto"/>
            <w:vAlign w:val="top"/>
          </w:tcPr>
          <w:p w14:paraId="5D261D73" w14:textId="77777777" w:rsidR="008B7740" w:rsidRPr="004A3BDF" w:rsidRDefault="008B7740" w:rsidP="00E02FEF">
            <w:pPr>
              <w:pStyle w:val="CellBody"/>
              <w:spacing w:before="96"/>
              <w:rPr>
                <w:rFonts w:ascii="Arial" w:hAnsi="Arial" w:cs="Arial"/>
                <w:color w:val="FF0000"/>
                <w:sz w:val="24"/>
                <w:szCs w:val="24"/>
              </w:rPr>
            </w:pPr>
            <w:r w:rsidRPr="004A3BDF">
              <w:rPr>
                <w:rFonts w:ascii="Arial" w:hAnsi="Arial" w:cs="Arial"/>
                <w:color w:val="FF0000"/>
                <w:sz w:val="24"/>
                <w:szCs w:val="24"/>
              </w:rPr>
              <w:t>0x01</w:t>
            </w:r>
            <w:r>
              <w:rPr>
                <w:rFonts w:ascii="Arial" w:hAnsi="Arial" w:cs="Arial"/>
                <w:color w:val="FF0000"/>
                <w:sz w:val="24"/>
                <w:szCs w:val="24"/>
              </w:rPr>
              <w:t xml:space="preserve"> – </w:t>
            </w:r>
            <w:r w:rsidRPr="004A3BDF">
              <w:rPr>
                <w:rFonts w:ascii="Arial" w:hAnsi="Arial" w:cs="Arial"/>
                <w:color w:val="FF0000"/>
                <w:sz w:val="24"/>
                <w:szCs w:val="24"/>
              </w:rPr>
              <w:t>0xFF</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top"/>
          </w:tcPr>
          <w:p w14:paraId="1A44A9A2" w14:textId="77777777" w:rsidR="008B7740" w:rsidRPr="004A3BDF" w:rsidRDefault="008B7740" w:rsidP="00E02FEF">
            <w:pPr>
              <w:pStyle w:val="CellBody"/>
              <w:spacing w:before="96"/>
              <w:rPr>
                <w:rFonts w:ascii="Arial" w:hAnsi="Arial" w:cs="Arial"/>
                <w:color w:val="FF0000"/>
                <w:sz w:val="24"/>
                <w:szCs w:val="24"/>
                <w:lang w:val="en-GB"/>
              </w:rPr>
            </w:pPr>
            <w:r w:rsidRPr="004A3BDF">
              <w:rPr>
                <w:rFonts w:ascii="Arial" w:hAnsi="Arial" w:cs="Arial"/>
                <w:color w:val="FF0000"/>
                <w:sz w:val="24"/>
                <w:szCs w:val="24"/>
              </w:rPr>
              <w:t>HCI_LE_Set_</w:t>
            </w:r>
            <w:r>
              <w:rPr>
                <w:rFonts w:ascii="Arial" w:hAnsi="Arial" w:cs="Arial"/>
                <w:color w:val="FF0000"/>
                <w:sz w:val="24"/>
                <w:szCs w:val="24"/>
              </w:rPr>
              <w:t>Advertising_</w:t>
            </w:r>
            <w:r w:rsidR="00920CC9">
              <w:rPr>
                <w:rFonts w:ascii="Arial" w:hAnsi="Arial" w:cs="Arial"/>
                <w:color w:val="FF0000"/>
                <w:sz w:val="24"/>
                <w:szCs w:val="24"/>
              </w:rPr>
              <w:t>Set_</w:t>
            </w:r>
            <w:r>
              <w:rPr>
                <w:rFonts w:ascii="Arial" w:hAnsi="Arial" w:cs="Arial"/>
                <w:color w:val="FF0000"/>
                <w:sz w:val="24"/>
                <w:szCs w:val="24"/>
              </w:rPr>
              <w:t>Random_Address</w:t>
            </w:r>
            <w:r w:rsidRPr="004A3BDF">
              <w:rPr>
                <w:rFonts w:ascii="Arial" w:hAnsi="Arial" w:cs="Arial"/>
                <w:color w:val="FF0000"/>
                <w:sz w:val="24"/>
                <w:szCs w:val="24"/>
              </w:rPr>
              <w:t xml:space="preserve"> command failed. </w:t>
            </w:r>
            <w:r w:rsidRPr="004A3BDF">
              <w:rPr>
                <w:rFonts w:ascii="Arial" w:hAnsi="Arial" w:cs="Arial"/>
                <w:color w:val="FF0000"/>
                <w:sz w:val="24"/>
                <w:szCs w:val="24"/>
                <w:lang w:val="en-GB"/>
              </w:rPr>
              <w:t>See [Vol 2] Part D, Error Codes for a list of error codes and descriptions</w:t>
            </w:r>
          </w:p>
        </w:tc>
      </w:tr>
    </w:tbl>
    <w:p w14:paraId="5F208ADB" w14:textId="77777777" w:rsidR="008B7740" w:rsidRDefault="008B7740" w:rsidP="008B7740">
      <w:pPr>
        <w:rPr>
          <w:color w:val="FF0000"/>
        </w:rPr>
      </w:pPr>
    </w:p>
    <w:p w14:paraId="7E7BD27D" w14:textId="77777777" w:rsidR="008B7740" w:rsidRPr="00E1632B" w:rsidRDefault="008B7740" w:rsidP="008B7740">
      <w:pPr>
        <w:autoSpaceDE w:val="0"/>
        <w:autoSpaceDN w:val="0"/>
        <w:adjustRightInd w:val="0"/>
        <w:spacing w:after="0" w:line="240" w:lineRule="auto"/>
        <w:rPr>
          <w:rFonts w:ascii="Arial,Bold" w:eastAsiaTheme="minorHAnsi" w:hAnsi="Arial,Bold" w:cs="Arial,Bold"/>
          <w:b/>
          <w:bCs/>
          <w:color w:val="FF0000"/>
          <w:sz w:val="24"/>
          <w:szCs w:val="24"/>
        </w:rPr>
      </w:pPr>
      <w:r w:rsidRPr="00E1632B">
        <w:rPr>
          <w:rFonts w:ascii="Arial,Bold" w:eastAsiaTheme="minorHAnsi" w:hAnsi="Arial,Bold" w:cs="Arial,Bold"/>
          <w:b/>
          <w:bCs/>
          <w:color w:val="FF0000"/>
          <w:sz w:val="24"/>
          <w:szCs w:val="24"/>
        </w:rPr>
        <w:t>Event(s) Generated (unless masked away):</w:t>
      </w:r>
    </w:p>
    <w:p w14:paraId="6F470AEE" w14:textId="77777777" w:rsidR="008B7740" w:rsidRPr="00E1632B" w:rsidRDefault="008B7740" w:rsidP="008B7740">
      <w:pPr>
        <w:autoSpaceDE w:val="0"/>
        <w:autoSpaceDN w:val="0"/>
        <w:adjustRightInd w:val="0"/>
        <w:spacing w:after="0" w:line="240" w:lineRule="auto"/>
        <w:rPr>
          <w:rFonts w:eastAsiaTheme="minorHAnsi" w:cs="Arial"/>
          <w:color w:val="FF0000"/>
          <w:sz w:val="24"/>
          <w:szCs w:val="24"/>
        </w:rPr>
      </w:pPr>
      <w:r w:rsidRPr="00E1632B">
        <w:rPr>
          <w:rFonts w:eastAsiaTheme="minorHAnsi" w:cs="Arial"/>
          <w:color w:val="FF0000"/>
          <w:sz w:val="24"/>
          <w:szCs w:val="24"/>
        </w:rPr>
        <w:t>When the LE_Set_Advertising_</w:t>
      </w:r>
      <w:r w:rsidR="00920CC9">
        <w:rPr>
          <w:rFonts w:eastAsiaTheme="minorHAnsi" w:cs="Arial"/>
          <w:color w:val="FF0000"/>
          <w:sz w:val="24"/>
          <w:szCs w:val="24"/>
        </w:rPr>
        <w:t>Set_</w:t>
      </w:r>
      <w:r w:rsidRPr="00E1632B">
        <w:rPr>
          <w:rFonts w:eastAsiaTheme="minorHAnsi" w:cs="Arial"/>
          <w:color w:val="FF0000"/>
          <w:sz w:val="24"/>
          <w:szCs w:val="24"/>
        </w:rPr>
        <w:t>Random_Address command has completed, a Command</w:t>
      </w:r>
      <w:r w:rsidR="006906CB">
        <w:rPr>
          <w:rFonts w:eastAsiaTheme="minorHAnsi" w:cs="Arial"/>
          <w:color w:val="FF0000"/>
          <w:sz w:val="24"/>
          <w:szCs w:val="24"/>
        </w:rPr>
        <w:t xml:space="preserve"> </w:t>
      </w:r>
      <w:r w:rsidRPr="00E1632B">
        <w:rPr>
          <w:rFonts w:eastAsiaTheme="minorHAnsi" w:cs="Arial"/>
          <w:color w:val="FF0000"/>
          <w:sz w:val="24"/>
          <w:szCs w:val="24"/>
        </w:rPr>
        <w:t>Complete event shall be generated.</w:t>
      </w:r>
    </w:p>
    <w:p w14:paraId="137B40AE" w14:textId="77777777" w:rsidR="00E40CCE" w:rsidRPr="00F03F8D" w:rsidRDefault="006A1DA3" w:rsidP="00F03F8D">
      <w:pPr>
        <w:pStyle w:val="Heading3"/>
      </w:pPr>
      <w:bookmarkStart w:id="154" w:name="_Toc443590337"/>
      <w:bookmarkStart w:id="155" w:name="_Toc448771391"/>
      <w:r w:rsidRPr="00B03027">
        <w:t xml:space="preserve">[New Section] </w:t>
      </w:r>
      <w:r w:rsidR="00E40CCE" w:rsidRPr="00F03F8D">
        <w:t>7.8.X LE Set Extended Advertising Parameters Command</w:t>
      </w:r>
      <w:bookmarkEnd w:id="141"/>
      <w:bookmarkEnd w:id="154"/>
      <w:bookmarkEnd w:id="155"/>
    </w:p>
    <w:tbl>
      <w:tblPr>
        <w:tblStyle w:val="Bluetoothgrid"/>
        <w:tblW w:w="10255" w:type="dxa"/>
        <w:tblInd w:w="0" w:type="dxa"/>
        <w:tblLayout w:type="fixed"/>
        <w:tblCellMar>
          <w:left w:w="115" w:type="dxa"/>
          <w:right w:w="115" w:type="dxa"/>
        </w:tblCellMar>
        <w:tblLook w:val="04A0" w:firstRow="1" w:lastRow="0" w:firstColumn="1" w:lastColumn="0" w:noHBand="0" w:noVBand="1"/>
      </w:tblPr>
      <w:tblGrid>
        <w:gridCol w:w="2875"/>
        <w:gridCol w:w="1080"/>
        <w:gridCol w:w="4140"/>
        <w:gridCol w:w="2160"/>
      </w:tblGrid>
      <w:tr w:rsidR="00E36DB8" w:rsidRPr="00F429CC" w14:paraId="5B9EA082" w14:textId="77777777" w:rsidTr="004138C9">
        <w:trPr>
          <w:cnfStyle w:val="100000000000" w:firstRow="1" w:lastRow="0" w:firstColumn="0" w:lastColumn="0" w:oddVBand="0" w:evenVBand="0" w:oddHBand="0" w:evenHBand="0" w:firstRowFirstColumn="0" w:firstRowLastColumn="0" w:lastRowFirstColumn="0" w:lastRowLastColumn="0"/>
          <w:cantSplit/>
          <w:trHeight w:val="579"/>
        </w:trPr>
        <w:tc>
          <w:tcPr>
            <w:tcW w:w="2875" w:type="dxa"/>
            <w:tcBorders>
              <w:top w:val="single" w:sz="4" w:space="0" w:color="auto"/>
              <w:left w:val="single" w:sz="4" w:space="0" w:color="auto"/>
              <w:bottom w:val="single" w:sz="4" w:space="0" w:color="auto"/>
              <w:right w:val="single" w:sz="4" w:space="0" w:color="auto"/>
            </w:tcBorders>
            <w:shd w:val="clear" w:color="auto" w:fill="BBFAFD"/>
          </w:tcPr>
          <w:p w14:paraId="7A6CFC32" w14:textId="77777777" w:rsidR="00E40CCE" w:rsidRPr="004A3BDF" w:rsidRDefault="00E40CCE" w:rsidP="00E40CCE">
            <w:pPr>
              <w:pStyle w:val="Tableheading"/>
              <w:spacing w:before="96"/>
              <w:rPr>
                <w:rFonts w:cs="Arial"/>
                <w:color w:val="FF0000"/>
                <w:sz w:val="24"/>
                <w:szCs w:val="24"/>
              </w:rPr>
            </w:pPr>
            <w:r w:rsidRPr="004A3BDF">
              <w:rPr>
                <w:rFonts w:cs="Arial"/>
                <w:color w:val="FF0000"/>
                <w:sz w:val="24"/>
                <w:szCs w:val="24"/>
              </w:rPr>
              <w:t>Command</w:t>
            </w:r>
          </w:p>
        </w:tc>
        <w:tc>
          <w:tcPr>
            <w:tcW w:w="1080" w:type="dxa"/>
            <w:tcBorders>
              <w:top w:val="single" w:sz="4" w:space="0" w:color="auto"/>
              <w:left w:val="single" w:sz="4" w:space="0" w:color="auto"/>
              <w:bottom w:val="single" w:sz="4" w:space="0" w:color="auto"/>
              <w:right w:val="single" w:sz="4" w:space="0" w:color="auto"/>
            </w:tcBorders>
            <w:shd w:val="clear" w:color="auto" w:fill="BBFAFD"/>
            <w:hideMark/>
          </w:tcPr>
          <w:p w14:paraId="4213F1B7" w14:textId="77777777" w:rsidR="00E40CCE" w:rsidRPr="004A3BDF" w:rsidRDefault="00E40CCE" w:rsidP="00E40CCE">
            <w:pPr>
              <w:pStyle w:val="Tableheading"/>
              <w:spacing w:before="96"/>
              <w:rPr>
                <w:rFonts w:cs="Arial"/>
                <w:color w:val="FF0000"/>
                <w:sz w:val="24"/>
                <w:szCs w:val="24"/>
              </w:rPr>
            </w:pPr>
            <w:r w:rsidRPr="004A3BDF">
              <w:rPr>
                <w:rFonts w:cs="Arial"/>
                <w:color w:val="FF0000"/>
                <w:sz w:val="24"/>
                <w:szCs w:val="24"/>
              </w:rPr>
              <w:t>OCF</w:t>
            </w:r>
          </w:p>
        </w:tc>
        <w:tc>
          <w:tcPr>
            <w:tcW w:w="4140" w:type="dxa"/>
            <w:tcBorders>
              <w:top w:val="single" w:sz="4" w:space="0" w:color="auto"/>
              <w:left w:val="single" w:sz="4" w:space="0" w:color="auto"/>
              <w:bottom w:val="single" w:sz="4" w:space="0" w:color="auto"/>
              <w:right w:val="single" w:sz="4" w:space="0" w:color="auto"/>
            </w:tcBorders>
            <w:shd w:val="clear" w:color="auto" w:fill="BBFAFD"/>
          </w:tcPr>
          <w:p w14:paraId="122CD485" w14:textId="77777777" w:rsidR="00E40CCE" w:rsidRPr="004A3BDF" w:rsidRDefault="00E40CCE" w:rsidP="00E40CCE">
            <w:pPr>
              <w:pStyle w:val="Tableheading"/>
              <w:spacing w:before="96"/>
              <w:rPr>
                <w:rFonts w:cs="Arial"/>
                <w:color w:val="FF0000"/>
                <w:sz w:val="24"/>
                <w:szCs w:val="24"/>
              </w:rPr>
            </w:pPr>
            <w:r w:rsidRPr="004A3BDF">
              <w:rPr>
                <w:rFonts w:cs="Arial"/>
                <w:color w:val="FF0000"/>
                <w:sz w:val="24"/>
                <w:szCs w:val="24"/>
              </w:rPr>
              <w:t>Command Parameters</w:t>
            </w:r>
          </w:p>
        </w:tc>
        <w:tc>
          <w:tcPr>
            <w:tcW w:w="2160" w:type="dxa"/>
            <w:tcBorders>
              <w:top w:val="single" w:sz="4" w:space="0" w:color="auto"/>
              <w:left w:val="single" w:sz="4" w:space="0" w:color="auto"/>
              <w:bottom w:val="single" w:sz="4" w:space="0" w:color="auto"/>
              <w:right w:val="single" w:sz="4" w:space="0" w:color="auto"/>
            </w:tcBorders>
            <w:shd w:val="clear" w:color="auto" w:fill="BBFAFD"/>
          </w:tcPr>
          <w:p w14:paraId="5CE1C064" w14:textId="77777777" w:rsidR="00E40CCE" w:rsidRPr="004A3BDF" w:rsidRDefault="00E40CCE" w:rsidP="00E40CCE">
            <w:pPr>
              <w:pStyle w:val="Tableheading"/>
              <w:spacing w:before="96"/>
              <w:rPr>
                <w:rFonts w:cs="Arial"/>
                <w:color w:val="FF0000"/>
                <w:sz w:val="24"/>
                <w:szCs w:val="24"/>
              </w:rPr>
            </w:pPr>
            <w:r w:rsidRPr="004A3BDF">
              <w:rPr>
                <w:rFonts w:cs="Arial"/>
                <w:color w:val="FF0000"/>
                <w:sz w:val="24"/>
                <w:szCs w:val="24"/>
              </w:rPr>
              <w:t>Return Parameters</w:t>
            </w:r>
          </w:p>
        </w:tc>
      </w:tr>
      <w:tr w:rsidR="00E36DB8" w:rsidRPr="00F429CC" w14:paraId="4AD562F2" w14:textId="77777777" w:rsidTr="004138C9">
        <w:trPr>
          <w:trHeight w:val="184"/>
        </w:trPr>
        <w:tc>
          <w:tcPr>
            <w:tcW w:w="2875" w:type="dxa"/>
            <w:tcBorders>
              <w:top w:val="single" w:sz="4" w:space="0" w:color="auto"/>
              <w:left w:val="single" w:sz="4" w:space="0" w:color="auto"/>
              <w:bottom w:val="single" w:sz="4" w:space="0" w:color="auto"/>
              <w:right w:val="single" w:sz="4" w:space="0" w:color="auto"/>
            </w:tcBorders>
            <w:shd w:val="clear" w:color="auto" w:fill="auto"/>
            <w:vAlign w:val="top"/>
          </w:tcPr>
          <w:p w14:paraId="6F806F72" w14:textId="77777777" w:rsidR="00E40CCE" w:rsidRPr="004A3BDF" w:rsidRDefault="00E40CCE" w:rsidP="00E40CCE">
            <w:pPr>
              <w:pStyle w:val="CellBody"/>
              <w:spacing w:before="96"/>
              <w:rPr>
                <w:rFonts w:ascii="Arial" w:hAnsi="Arial" w:cs="Arial"/>
                <w:color w:val="FF0000"/>
                <w:sz w:val="24"/>
                <w:szCs w:val="24"/>
              </w:rPr>
            </w:pPr>
            <w:r w:rsidRPr="004A3BDF">
              <w:rPr>
                <w:rFonts w:ascii="Arial" w:hAnsi="Arial" w:cs="Arial"/>
                <w:color w:val="FF0000"/>
                <w:sz w:val="24"/>
                <w:szCs w:val="24"/>
              </w:rPr>
              <w:t>HCI_LE_Set_Extended_Advertising_Parameters</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top"/>
          </w:tcPr>
          <w:p w14:paraId="2D40488C" w14:textId="77777777" w:rsidR="00E40CCE" w:rsidRPr="004A3BDF" w:rsidRDefault="00C81C3B" w:rsidP="00E40CCE">
            <w:pPr>
              <w:pStyle w:val="CellBody"/>
              <w:spacing w:before="96"/>
              <w:rPr>
                <w:rFonts w:ascii="Arial" w:hAnsi="Arial" w:cs="Arial"/>
                <w:color w:val="FF0000"/>
                <w:sz w:val="24"/>
                <w:szCs w:val="24"/>
              </w:rPr>
            </w:pPr>
            <w:r>
              <w:rPr>
                <w:rFonts w:ascii="Arial" w:hAnsi="Arial" w:cs="Arial"/>
                <w:color w:val="FF0000"/>
                <w:sz w:val="24"/>
                <w:szCs w:val="24"/>
              </w:rPr>
              <w:t>0x</w:t>
            </w:r>
            <w:r w:rsidR="003E772E">
              <w:rPr>
                <w:rFonts w:ascii="Arial" w:hAnsi="Arial" w:cs="Arial"/>
                <w:color w:val="FF0000"/>
                <w:sz w:val="24"/>
                <w:szCs w:val="24"/>
              </w:rPr>
              <w:t>00</w:t>
            </w:r>
            <w:r>
              <w:rPr>
                <w:rFonts w:ascii="Arial" w:hAnsi="Arial" w:cs="Arial"/>
                <w:color w:val="FF0000"/>
                <w:sz w:val="24"/>
                <w:szCs w:val="24"/>
              </w:rPr>
              <w:t>36</w:t>
            </w:r>
          </w:p>
        </w:tc>
        <w:tc>
          <w:tcPr>
            <w:tcW w:w="4140" w:type="dxa"/>
            <w:tcBorders>
              <w:top w:val="single" w:sz="4" w:space="0" w:color="auto"/>
              <w:left w:val="single" w:sz="4" w:space="0" w:color="auto"/>
              <w:bottom w:val="single" w:sz="4" w:space="0" w:color="auto"/>
              <w:right w:val="single" w:sz="4" w:space="0" w:color="auto"/>
            </w:tcBorders>
            <w:shd w:val="clear" w:color="auto" w:fill="auto"/>
            <w:vAlign w:val="top"/>
          </w:tcPr>
          <w:p w14:paraId="162BFE80" w14:textId="77777777" w:rsidR="00E40CCE" w:rsidRPr="004A3BDF" w:rsidRDefault="00E40CCE" w:rsidP="00E40CCE">
            <w:pPr>
              <w:pStyle w:val="CellBody"/>
              <w:spacing w:before="96"/>
              <w:rPr>
                <w:rFonts w:ascii="Arial" w:hAnsi="Arial" w:cs="Arial"/>
                <w:color w:val="FF0000"/>
                <w:sz w:val="24"/>
                <w:szCs w:val="24"/>
              </w:rPr>
            </w:pPr>
            <w:r w:rsidRPr="004A3BDF">
              <w:rPr>
                <w:rFonts w:ascii="Arial" w:hAnsi="Arial" w:cs="Arial"/>
                <w:color w:val="FF0000"/>
                <w:sz w:val="24"/>
                <w:szCs w:val="24"/>
              </w:rPr>
              <w:t>Advertising_</w:t>
            </w:r>
            <w:r w:rsidR="00C11511">
              <w:rPr>
                <w:rFonts w:ascii="Arial" w:hAnsi="Arial" w:cs="Arial"/>
                <w:color w:val="FF0000"/>
                <w:sz w:val="24"/>
                <w:szCs w:val="24"/>
              </w:rPr>
              <w:t>Handle</w:t>
            </w:r>
            <w:r w:rsidRPr="004A3BDF">
              <w:rPr>
                <w:rFonts w:ascii="Arial" w:hAnsi="Arial" w:cs="Arial"/>
                <w:color w:val="FF0000"/>
                <w:sz w:val="24"/>
                <w:szCs w:val="24"/>
              </w:rPr>
              <w:t>,</w:t>
            </w:r>
          </w:p>
          <w:p w14:paraId="30CF2D99" w14:textId="77777777" w:rsidR="00E40CCE" w:rsidRPr="004A3BDF" w:rsidRDefault="00E40CCE" w:rsidP="00E40CCE">
            <w:pPr>
              <w:pStyle w:val="CellBody"/>
              <w:spacing w:before="96"/>
              <w:rPr>
                <w:rFonts w:ascii="Arial" w:hAnsi="Arial" w:cs="Arial"/>
                <w:color w:val="FF0000"/>
                <w:sz w:val="24"/>
                <w:szCs w:val="24"/>
              </w:rPr>
            </w:pPr>
            <w:r w:rsidRPr="004A3BDF">
              <w:rPr>
                <w:rFonts w:ascii="Arial" w:hAnsi="Arial" w:cs="Arial"/>
                <w:color w:val="FF0000"/>
                <w:sz w:val="24"/>
                <w:szCs w:val="24"/>
              </w:rPr>
              <w:t>Advertising_</w:t>
            </w:r>
            <w:r w:rsidR="0002434F">
              <w:rPr>
                <w:rFonts w:ascii="Arial" w:hAnsi="Arial" w:cs="Arial"/>
                <w:color w:val="FF0000"/>
                <w:sz w:val="24"/>
                <w:szCs w:val="24"/>
              </w:rPr>
              <w:t>Event_</w:t>
            </w:r>
            <w:r w:rsidR="0074297C">
              <w:rPr>
                <w:rFonts w:ascii="Arial" w:hAnsi="Arial" w:cs="Arial"/>
                <w:color w:val="FF0000"/>
                <w:sz w:val="24"/>
                <w:szCs w:val="24"/>
              </w:rPr>
              <w:t>Properties</w:t>
            </w:r>
            <w:r w:rsidRPr="004A3BDF">
              <w:rPr>
                <w:rFonts w:ascii="Arial" w:hAnsi="Arial" w:cs="Arial"/>
                <w:color w:val="FF0000"/>
                <w:sz w:val="24"/>
                <w:szCs w:val="24"/>
              </w:rPr>
              <w:t>,</w:t>
            </w:r>
          </w:p>
          <w:p w14:paraId="171509CC" w14:textId="77777777" w:rsidR="00E40CCE" w:rsidRPr="004A3BDF" w:rsidRDefault="00447AE5" w:rsidP="00E40CCE">
            <w:pPr>
              <w:pStyle w:val="CellBody"/>
              <w:spacing w:before="96"/>
              <w:rPr>
                <w:rFonts w:ascii="Arial" w:hAnsi="Arial" w:cs="Arial"/>
                <w:color w:val="FF0000"/>
                <w:sz w:val="24"/>
                <w:szCs w:val="24"/>
              </w:rPr>
            </w:pPr>
            <w:r>
              <w:rPr>
                <w:rFonts w:ascii="Arial" w:hAnsi="Arial" w:cs="Arial"/>
                <w:color w:val="FF0000"/>
                <w:sz w:val="24"/>
                <w:szCs w:val="24"/>
              </w:rPr>
              <w:t>Primary_</w:t>
            </w:r>
            <w:r w:rsidR="00E40CCE" w:rsidRPr="004A3BDF">
              <w:rPr>
                <w:rFonts w:ascii="Arial" w:hAnsi="Arial" w:cs="Arial"/>
                <w:color w:val="FF0000"/>
                <w:sz w:val="24"/>
                <w:szCs w:val="24"/>
              </w:rPr>
              <w:t>Advertising_Interval_Min,</w:t>
            </w:r>
          </w:p>
          <w:p w14:paraId="1D2587F7" w14:textId="77777777" w:rsidR="00E40CCE" w:rsidRPr="004A3BDF" w:rsidRDefault="00447AE5" w:rsidP="00E40CCE">
            <w:pPr>
              <w:pStyle w:val="CellBody"/>
              <w:spacing w:before="96"/>
              <w:rPr>
                <w:rFonts w:ascii="Arial" w:hAnsi="Arial" w:cs="Arial"/>
                <w:color w:val="FF0000"/>
                <w:sz w:val="24"/>
                <w:szCs w:val="24"/>
              </w:rPr>
            </w:pPr>
            <w:r>
              <w:rPr>
                <w:rFonts w:ascii="Arial" w:hAnsi="Arial" w:cs="Arial"/>
                <w:color w:val="FF0000"/>
                <w:sz w:val="24"/>
                <w:szCs w:val="24"/>
              </w:rPr>
              <w:t>Primary_</w:t>
            </w:r>
            <w:r w:rsidR="00E40CCE" w:rsidRPr="004A3BDF">
              <w:rPr>
                <w:rFonts w:ascii="Arial" w:hAnsi="Arial" w:cs="Arial"/>
                <w:color w:val="FF0000"/>
                <w:sz w:val="24"/>
                <w:szCs w:val="24"/>
              </w:rPr>
              <w:t>Advertising_Interval_Max,</w:t>
            </w:r>
          </w:p>
          <w:p w14:paraId="43DDD2B1" w14:textId="77777777" w:rsidR="00EC4CD7" w:rsidRPr="004A3BDF" w:rsidRDefault="00EC4CD7" w:rsidP="00E40CCE">
            <w:pPr>
              <w:pStyle w:val="CellBody"/>
              <w:spacing w:before="96"/>
              <w:rPr>
                <w:rFonts w:ascii="Arial" w:hAnsi="Arial" w:cs="Arial"/>
                <w:color w:val="FF0000"/>
                <w:sz w:val="24"/>
                <w:szCs w:val="24"/>
              </w:rPr>
            </w:pPr>
            <w:r>
              <w:rPr>
                <w:rFonts w:ascii="Arial" w:hAnsi="Arial" w:cs="Arial"/>
                <w:color w:val="FF0000"/>
                <w:sz w:val="24"/>
                <w:szCs w:val="24"/>
              </w:rPr>
              <w:t>Primary_Advertising_Channel_Map,</w:t>
            </w:r>
          </w:p>
          <w:p w14:paraId="2FE8A07A" w14:textId="77777777" w:rsidR="00E40CCE" w:rsidRPr="004A3BDF" w:rsidRDefault="00E40CCE" w:rsidP="00E40CCE">
            <w:pPr>
              <w:pStyle w:val="CellBody"/>
              <w:spacing w:before="96"/>
              <w:rPr>
                <w:rFonts w:ascii="Arial" w:hAnsi="Arial" w:cs="Arial"/>
                <w:color w:val="FF0000"/>
                <w:sz w:val="24"/>
                <w:szCs w:val="24"/>
              </w:rPr>
            </w:pPr>
            <w:r w:rsidRPr="004A3BDF">
              <w:rPr>
                <w:rFonts w:ascii="Arial" w:hAnsi="Arial" w:cs="Arial"/>
                <w:color w:val="FF0000"/>
                <w:sz w:val="24"/>
                <w:szCs w:val="24"/>
              </w:rPr>
              <w:t>Own_Address_Type,</w:t>
            </w:r>
          </w:p>
          <w:p w14:paraId="0A612970" w14:textId="77777777" w:rsidR="00E40CCE" w:rsidRPr="004A3BDF" w:rsidRDefault="00E40CCE" w:rsidP="00E40CCE">
            <w:pPr>
              <w:pStyle w:val="CellBody"/>
              <w:spacing w:before="96"/>
              <w:rPr>
                <w:rFonts w:ascii="Arial" w:hAnsi="Arial" w:cs="Arial"/>
                <w:color w:val="FF0000"/>
                <w:sz w:val="24"/>
                <w:szCs w:val="24"/>
              </w:rPr>
            </w:pPr>
            <w:r w:rsidRPr="004A3BDF">
              <w:rPr>
                <w:rFonts w:ascii="Arial" w:hAnsi="Arial" w:cs="Arial"/>
                <w:color w:val="FF0000"/>
                <w:sz w:val="24"/>
                <w:szCs w:val="24"/>
              </w:rPr>
              <w:t>Peer_Address_Type,</w:t>
            </w:r>
          </w:p>
          <w:p w14:paraId="4C7F5B3E" w14:textId="77777777" w:rsidR="00E40CCE" w:rsidRPr="004A3BDF" w:rsidRDefault="00E40CCE" w:rsidP="00E40CCE">
            <w:pPr>
              <w:pStyle w:val="CellBody"/>
              <w:spacing w:before="96"/>
              <w:rPr>
                <w:rFonts w:ascii="Arial" w:hAnsi="Arial" w:cs="Arial"/>
                <w:color w:val="FF0000"/>
                <w:sz w:val="24"/>
                <w:szCs w:val="24"/>
              </w:rPr>
            </w:pPr>
            <w:r w:rsidRPr="004A3BDF">
              <w:rPr>
                <w:rFonts w:ascii="Arial" w:hAnsi="Arial" w:cs="Arial"/>
                <w:color w:val="FF0000"/>
                <w:sz w:val="24"/>
                <w:szCs w:val="24"/>
              </w:rPr>
              <w:t>Peer_Address,</w:t>
            </w:r>
          </w:p>
          <w:p w14:paraId="4CDC4425" w14:textId="77777777" w:rsidR="00E40CCE" w:rsidRPr="004A3BDF" w:rsidRDefault="00E40CCE" w:rsidP="00E40CCE">
            <w:pPr>
              <w:pStyle w:val="CellBody"/>
              <w:spacing w:before="96"/>
              <w:rPr>
                <w:rFonts w:ascii="Arial" w:hAnsi="Arial" w:cs="Arial"/>
                <w:color w:val="FF0000"/>
                <w:sz w:val="24"/>
                <w:szCs w:val="24"/>
              </w:rPr>
            </w:pPr>
            <w:r w:rsidRPr="004A3BDF">
              <w:rPr>
                <w:rFonts w:ascii="Arial" w:hAnsi="Arial" w:cs="Arial"/>
                <w:color w:val="FF0000"/>
                <w:sz w:val="24"/>
                <w:szCs w:val="24"/>
              </w:rPr>
              <w:t>Advertising_Filter_Policy,</w:t>
            </w:r>
          </w:p>
          <w:p w14:paraId="392F2B7D" w14:textId="77777777" w:rsidR="00E40CCE" w:rsidRPr="004A3BDF" w:rsidRDefault="00E40CCE" w:rsidP="00E40CCE">
            <w:pPr>
              <w:pStyle w:val="CellBody"/>
              <w:spacing w:before="96"/>
              <w:rPr>
                <w:rFonts w:ascii="Arial" w:hAnsi="Arial" w:cs="Arial"/>
                <w:color w:val="FF0000"/>
                <w:sz w:val="24"/>
                <w:szCs w:val="24"/>
              </w:rPr>
            </w:pPr>
            <w:r>
              <w:rPr>
                <w:rFonts w:ascii="Arial" w:hAnsi="Arial" w:cs="Arial"/>
                <w:color w:val="FF0000"/>
                <w:sz w:val="24"/>
                <w:szCs w:val="24"/>
              </w:rPr>
              <w:t>Advertising_</w:t>
            </w:r>
            <w:r w:rsidRPr="004A3BDF">
              <w:rPr>
                <w:rFonts w:ascii="Arial" w:hAnsi="Arial" w:cs="Arial"/>
                <w:color w:val="FF0000"/>
                <w:sz w:val="24"/>
                <w:szCs w:val="24"/>
              </w:rPr>
              <w:t>Tx_Power,</w:t>
            </w:r>
          </w:p>
          <w:p w14:paraId="61A43166" w14:textId="77777777" w:rsidR="00E40CCE" w:rsidRDefault="00447AE5" w:rsidP="00E40CCE">
            <w:pPr>
              <w:pStyle w:val="CellBody"/>
              <w:spacing w:before="96"/>
              <w:rPr>
                <w:rFonts w:ascii="Arial" w:hAnsi="Arial" w:cs="Arial"/>
                <w:color w:val="FF0000"/>
                <w:sz w:val="24"/>
                <w:szCs w:val="24"/>
              </w:rPr>
            </w:pPr>
            <w:r>
              <w:rPr>
                <w:rFonts w:ascii="Arial" w:hAnsi="Arial" w:cs="Arial"/>
                <w:color w:val="FF0000"/>
                <w:sz w:val="24"/>
                <w:szCs w:val="24"/>
              </w:rPr>
              <w:t>Primary_</w:t>
            </w:r>
            <w:r w:rsidR="00E40CCE">
              <w:rPr>
                <w:rFonts w:ascii="Arial" w:hAnsi="Arial" w:cs="Arial"/>
                <w:color w:val="FF0000"/>
                <w:sz w:val="24"/>
                <w:szCs w:val="24"/>
              </w:rPr>
              <w:t>Advertising_</w:t>
            </w:r>
            <w:r w:rsidR="00E40CCE" w:rsidRPr="004A3BDF">
              <w:rPr>
                <w:rFonts w:ascii="Arial" w:hAnsi="Arial" w:cs="Arial"/>
                <w:color w:val="FF0000"/>
                <w:sz w:val="24"/>
                <w:szCs w:val="24"/>
              </w:rPr>
              <w:t>PHY</w:t>
            </w:r>
            <w:r>
              <w:rPr>
                <w:rFonts w:ascii="Arial" w:hAnsi="Arial" w:cs="Arial"/>
                <w:color w:val="FF0000"/>
                <w:sz w:val="24"/>
                <w:szCs w:val="24"/>
              </w:rPr>
              <w:t>,</w:t>
            </w:r>
          </w:p>
          <w:p w14:paraId="730811D5" w14:textId="77777777" w:rsidR="00667FF2" w:rsidRDefault="00447AE5" w:rsidP="00E40CCE">
            <w:pPr>
              <w:pStyle w:val="CellBody"/>
              <w:spacing w:before="96"/>
              <w:rPr>
                <w:rFonts w:ascii="Arial" w:hAnsi="Arial" w:cs="Arial"/>
                <w:color w:val="FF0000"/>
                <w:sz w:val="24"/>
                <w:szCs w:val="24"/>
              </w:rPr>
            </w:pPr>
            <w:r>
              <w:rPr>
                <w:rFonts w:ascii="Arial" w:hAnsi="Arial" w:cs="Arial"/>
                <w:color w:val="FF0000"/>
                <w:sz w:val="24"/>
                <w:szCs w:val="24"/>
              </w:rPr>
              <w:t>Secondary_</w:t>
            </w:r>
            <w:r w:rsidR="00C644A6">
              <w:rPr>
                <w:rFonts w:ascii="Arial" w:hAnsi="Arial" w:cs="Arial"/>
                <w:color w:val="FF0000"/>
                <w:sz w:val="24"/>
                <w:szCs w:val="24"/>
              </w:rPr>
              <w:t>Advertising</w:t>
            </w:r>
            <w:r w:rsidR="00E36DB8">
              <w:rPr>
                <w:rFonts w:ascii="Arial" w:hAnsi="Arial" w:cs="Arial"/>
                <w:color w:val="FF0000"/>
                <w:sz w:val="24"/>
                <w:szCs w:val="24"/>
              </w:rPr>
              <w:t>_</w:t>
            </w:r>
            <w:r>
              <w:rPr>
                <w:rFonts w:ascii="Arial" w:hAnsi="Arial" w:cs="Arial"/>
                <w:color w:val="FF0000"/>
                <w:sz w:val="24"/>
                <w:szCs w:val="24"/>
              </w:rPr>
              <w:t>Max</w:t>
            </w:r>
            <w:r w:rsidR="002F28AB">
              <w:rPr>
                <w:rFonts w:ascii="Arial" w:hAnsi="Arial" w:cs="Arial"/>
                <w:color w:val="FF0000"/>
                <w:sz w:val="24"/>
                <w:szCs w:val="24"/>
              </w:rPr>
              <w:t>_Skip</w:t>
            </w:r>
            <w:r>
              <w:rPr>
                <w:rFonts w:ascii="Arial" w:hAnsi="Arial" w:cs="Arial"/>
                <w:color w:val="FF0000"/>
                <w:sz w:val="24"/>
                <w:szCs w:val="24"/>
              </w:rPr>
              <w:t>,</w:t>
            </w:r>
          </w:p>
          <w:p w14:paraId="17A11B48" w14:textId="77777777" w:rsidR="007320F2" w:rsidRDefault="007320F2" w:rsidP="00E40CCE">
            <w:pPr>
              <w:pStyle w:val="CellBody"/>
              <w:spacing w:before="96"/>
              <w:rPr>
                <w:rFonts w:ascii="Arial" w:hAnsi="Arial" w:cs="Arial"/>
                <w:color w:val="FF0000"/>
                <w:sz w:val="24"/>
                <w:szCs w:val="24"/>
              </w:rPr>
            </w:pPr>
            <w:r>
              <w:rPr>
                <w:rFonts w:ascii="Arial" w:hAnsi="Arial" w:cs="Arial"/>
                <w:color w:val="FF0000"/>
                <w:sz w:val="24"/>
                <w:szCs w:val="24"/>
              </w:rPr>
              <w:t>Secondary_Advertising_PHY</w:t>
            </w:r>
            <w:r w:rsidR="00F01967">
              <w:rPr>
                <w:rFonts w:ascii="Arial" w:hAnsi="Arial" w:cs="Arial"/>
                <w:color w:val="FF0000"/>
                <w:sz w:val="24"/>
                <w:szCs w:val="24"/>
              </w:rPr>
              <w:t>,</w:t>
            </w:r>
          </w:p>
          <w:p w14:paraId="1AA05939" w14:textId="77777777" w:rsidR="00C11511" w:rsidRDefault="00C11511" w:rsidP="00E40CCE">
            <w:pPr>
              <w:pStyle w:val="CellBody"/>
              <w:spacing w:before="96"/>
              <w:rPr>
                <w:rFonts w:ascii="Arial" w:hAnsi="Arial" w:cs="Arial"/>
                <w:color w:val="FF0000"/>
                <w:sz w:val="24"/>
                <w:szCs w:val="24"/>
              </w:rPr>
            </w:pPr>
            <w:r>
              <w:rPr>
                <w:rFonts w:ascii="Arial" w:hAnsi="Arial" w:cs="Arial"/>
                <w:color w:val="FF0000"/>
                <w:sz w:val="24"/>
                <w:szCs w:val="24"/>
              </w:rPr>
              <w:t>Advertising_SID,</w:t>
            </w:r>
          </w:p>
          <w:p w14:paraId="148B9ECD" w14:textId="77777777" w:rsidR="00F01967" w:rsidRPr="004A3BDF" w:rsidRDefault="00F01967" w:rsidP="00E40CCE">
            <w:pPr>
              <w:pStyle w:val="CellBody"/>
              <w:spacing w:before="96"/>
              <w:rPr>
                <w:rFonts w:ascii="Arial" w:hAnsi="Arial" w:cs="Arial"/>
                <w:color w:val="FF0000"/>
                <w:sz w:val="24"/>
                <w:szCs w:val="24"/>
              </w:rPr>
            </w:pPr>
            <w:r>
              <w:rPr>
                <w:rFonts w:ascii="Arial" w:hAnsi="Arial" w:cs="Arial"/>
                <w:color w:val="FF0000"/>
                <w:sz w:val="24"/>
                <w:szCs w:val="24"/>
              </w:rPr>
              <w:t>Scan_Request_Notification_Enable</w:t>
            </w:r>
          </w:p>
        </w:tc>
        <w:tc>
          <w:tcPr>
            <w:tcW w:w="2160" w:type="dxa"/>
            <w:tcBorders>
              <w:top w:val="single" w:sz="4" w:space="0" w:color="auto"/>
              <w:left w:val="single" w:sz="4" w:space="0" w:color="auto"/>
              <w:bottom w:val="single" w:sz="4" w:space="0" w:color="auto"/>
              <w:right w:val="single" w:sz="4" w:space="0" w:color="auto"/>
            </w:tcBorders>
            <w:shd w:val="clear" w:color="auto" w:fill="auto"/>
            <w:vAlign w:val="top"/>
          </w:tcPr>
          <w:p w14:paraId="4B57CFB3" w14:textId="77777777" w:rsidR="00E40CCE" w:rsidRDefault="00E40CCE" w:rsidP="00E40CCE">
            <w:pPr>
              <w:pStyle w:val="CellBody"/>
              <w:spacing w:before="96"/>
              <w:rPr>
                <w:rFonts w:ascii="Arial" w:hAnsi="Arial" w:cs="Arial"/>
                <w:color w:val="FF0000"/>
                <w:sz w:val="24"/>
                <w:szCs w:val="24"/>
              </w:rPr>
            </w:pPr>
            <w:r w:rsidRPr="004A3BDF">
              <w:rPr>
                <w:rFonts w:ascii="Arial" w:hAnsi="Arial" w:cs="Arial"/>
                <w:color w:val="FF0000"/>
                <w:sz w:val="24"/>
                <w:szCs w:val="24"/>
              </w:rPr>
              <w:t>Status</w:t>
            </w:r>
            <w:r>
              <w:rPr>
                <w:rFonts w:ascii="Arial" w:hAnsi="Arial" w:cs="Arial"/>
                <w:color w:val="FF0000"/>
                <w:sz w:val="24"/>
                <w:szCs w:val="24"/>
              </w:rPr>
              <w:t>,</w:t>
            </w:r>
          </w:p>
          <w:p w14:paraId="02C7ECD5" w14:textId="77777777" w:rsidR="00E40CCE" w:rsidRPr="004A3BDF" w:rsidRDefault="00E40CCE" w:rsidP="00E40CCE">
            <w:pPr>
              <w:pStyle w:val="CellBody"/>
              <w:spacing w:before="96"/>
              <w:rPr>
                <w:rFonts w:ascii="Arial" w:hAnsi="Arial" w:cs="Arial"/>
                <w:color w:val="FF0000"/>
                <w:sz w:val="24"/>
                <w:szCs w:val="24"/>
              </w:rPr>
            </w:pPr>
            <w:r>
              <w:rPr>
                <w:rFonts w:ascii="Arial" w:hAnsi="Arial" w:cs="Arial"/>
                <w:color w:val="FF0000"/>
                <w:sz w:val="24"/>
                <w:szCs w:val="24"/>
              </w:rPr>
              <w:t>Selected_Tx_Power</w:t>
            </w:r>
          </w:p>
        </w:tc>
      </w:tr>
    </w:tbl>
    <w:p w14:paraId="7741C743" w14:textId="77777777" w:rsidR="00E40CCE" w:rsidRDefault="00E40CCE" w:rsidP="00E40CCE">
      <w:pPr>
        <w:rPr>
          <w:rFonts w:cs="Arial"/>
          <w:b/>
          <w:color w:val="FF0000"/>
          <w:sz w:val="24"/>
          <w:szCs w:val="24"/>
        </w:rPr>
      </w:pPr>
    </w:p>
    <w:p w14:paraId="31865505" w14:textId="77777777" w:rsidR="00E40CCE" w:rsidRPr="004A3BDF" w:rsidRDefault="00E40CCE" w:rsidP="00E40CCE">
      <w:pPr>
        <w:rPr>
          <w:rFonts w:cs="Arial"/>
          <w:b/>
          <w:color w:val="FF0000"/>
          <w:sz w:val="24"/>
          <w:szCs w:val="24"/>
        </w:rPr>
      </w:pPr>
      <w:r w:rsidRPr="004A3BDF">
        <w:rPr>
          <w:rFonts w:cs="Arial"/>
          <w:b/>
          <w:color w:val="FF0000"/>
          <w:sz w:val="24"/>
          <w:szCs w:val="24"/>
        </w:rPr>
        <w:t>Description:</w:t>
      </w:r>
    </w:p>
    <w:p w14:paraId="09786814" w14:textId="77777777" w:rsidR="00E40CCE" w:rsidRPr="005641E8" w:rsidRDefault="00E40CCE" w:rsidP="00E40CCE">
      <w:pPr>
        <w:autoSpaceDE w:val="0"/>
        <w:autoSpaceDN w:val="0"/>
        <w:adjustRightInd w:val="0"/>
        <w:spacing w:after="0" w:line="240" w:lineRule="auto"/>
        <w:rPr>
          <w:rFonts w:cs="Arial"/>
          <w:color w:val="FF0000"/>
          <w:sz w:val="24"/>
          <w:szCs w:val="24"/>
          <w:lang w:val="en-GB"/>
        </w:rPr>
      </w:pPr>
      <w:r w:rsidRPr="005641E8">
        <w:rPr>
          <w:rFonts w:cs="Arial"/>
          <w:color w:val="FF0000"/>
          <w:sz w:val="24"/>
          <w:szCs w:val="24"/>
          <w:lang w:val="en-GB"/>
        </w:rPr>
        <w:t>The LE_Set_Extended_Advertising_Parameters command is used by the Host to set the advertising parameters.</w:t>
      </w:r>
    </w:p>
    <w:p w14:paraId="6B3D70C6" w14:textId="77777777" w:rsidR="00E40CCE" w:rsidRPr="005641E8" w:rsidRDefault="00E40CCE" w:rsidP="00E40CCE">
      <w:pPr>
        <w:autoSpaceDE w:val="0"/>
        <w:autoSpaceDN w:val="0"/>
        <w:adjustRightInd w:val="0"/>
        <w:spacing w:after="0" w:line="240" w:lineRule="auto"/>
        <w:rPr>
          <w:rFonts w:cs="Arial"/>
          <w:color w:val="FF0000"/>
          <w:sz w:val="24"/>
          <w:szCs w:val="24"/>
          <w:lang w:val="en-GB"/>
        </w:rPr>
      </w:pPr>
    </w:p>
    <w:p w14:paraId="2F1C4DE6" w14:textId="77777777" w:rsidR="00E40CCE" w:rsidRDefault="00E40CCE" w:rsidP="00E40CCE">
      <w:pPr>
        <w:autoSpaceDE w:val="0"/>
        <w:autoSpaceDN w:val="0"/>
        <w:adjustRightInd w:val="0"/>
        <w:spacing w:after="0" w:line="240" w:lineRule="auto"/>
        <w:rPr>
          <w:rFonts w:cs="Arial"/>
          <w:color w:val="FF0000"/>
          <w:sz w:val="24"/>
          <w:szCs w:val="24"/>
          <w:lang w:val="en-GB"/>
        </w:rPr>
      </w:pPr>
      <w:r w:rsidRPr="005641E8">
        <w:rPr>
          <w:rFonts w:cs="Arial"/>
          <w:color w:val="FF0000"/>
          <w:sz w:val="24"/>
          <w:szCs w:val="24"/>
          <w:lang w:val="en-GB"/>
        </w:rPr>
        <w:t>The Advertising_</w:t>
      </w:r>
      <w:r w:rsidR="00C11511">
        <w:rPr>
          <w:rFonts w:cs="Arial"/>
          <w:color w:val="FF0000"/>
          <w:sz w:val="24"/>
          <w:szCs w:val="24"/>
          <w:lang w:val="en-GB"/>
        </w:rPr>
        <w:t>Handle</w:t>
      </w:r>
      <w:r w:rsidRPr="005641E8">
        <w:rPr>
          <w:rFonts w:cs="Arial"/>
          <w:color w:val="FF0000"/>
          <w:sz w:val="24"/>
          <w:szCs w:val="24"/>
          <w:lang w:val="en-GB"/>
        </w:rPr>
        <w:t xml:space="preserve"> </w:t>
      </w:r>
      <w:r w:rsidR="00920CC9">
        <w:rPr>
          <w:rFonts w:cs="Arial"/>
          <w:color w:val="FF0000"/>
          <w:sz w:val="24"/>
          <w:szCs w:val="24"/>
          <w:lang w:val="en-GB"/>
        </w:rPr>
        <w:t xml:space="preserve">parameter </w:t>
      </w:r>
      <w:r w:rsidRPr="005641E8">
        <w:rPr>
          <w:rFonts w:cs="Arial"/>
          <w:color w:val="FF0000"/>
          <w:sz w:val="24"/>
          <w:szCs w:val="24"/>
          <w:lang w:val="en-GB"/>
        </w:rPr>
        <w:t>identifies the advertising set whose parameters are being configured.</w:t>
      </w:r>
    </w:p>
    <w:p w14:paraId="6BE52EAB" w14:textId="77777777" w:rsidR="0002434F" w:rsidRDefault="0002434F" w:rsidP="00E40CCE">
      <w:pPr>
        <w:autoSpaceDE w:val="0"/>
        <w:autoSpaceDN w:val="0"/>
        <w:adjustRightInd w:val="0"/>
        <w:spacing w:after="0" w:line="240" w:lineRule="auto"/>
        <w:rPr>
          <w:rFonts w:cs="Arial"/>
          <w:color w:val="FF0000"/>
          <w:sz w:val="24"/>
          <w:szCs w:val="24"/>
          <w:lang w:val="en-GB"/>
        </w:rPr>
      </w:pPr>
    </w:p>
    <w:p w14:paraId="523C4637" w14:textId="77777777" w:rsidR="0002434F" w:rsidRDefault="0002434F" w:rsidP="0002434F">
      <w:pPr>
        <w:rPr>
          <w:color w:val="FF0000"/>
          <w:sz w:val="24"/>
          <w:szCs w:val="24"/>
        </w:rPr>
      </w:pPr>
      <w:r>
        <w:rPr>
          <w:color w:val="FF0000"/>
          <w:sz w:val="24"/>
          <w:szCs w:val="24"/>
        </w:rPr>
        <w:t>The Advertising_Event_Properties parameter describes the type of advertising event that is being configured and its basic properties.</w:t>
      </w:r>
      <w:r w:rsidR="00DB7585">
        <w:rPr>
          <w:color w:val="FF0000"/>
          <w:sz w:val="24"/>
          <w:szCs w:val="24"/>
        </w:rPr>
        <w:t xml:space="preserve"> </w:t>
      </w:r>
      <w:r w:rsidR="009F5EDB">
        <w:rPr>
          <w:color w:val="FF0000"/>
          <w:sz w:val="24"/>
          <w:szCs w:val="24"/>
        </w:rPr>
        <w:t>The type shall be one supported by the Controller. In particular, t</w:t>
      </w:r>
      <w:r w:rsidR="00DB7585">
        <w:rPr>
          <w:color w:val="FF0000"/>
          <w:sz w:val="24"/>
          <w:szCs w:val="24"/>
        </w:rPr>
        <w:t>he following restrictions apply to this parameter:</w:t>
      </w:r>
    </w:p>
    <w:p w14:paraId="6D5E7BA0" w14:textId="77777777" w:rsidR="009F249F" w:rsidRPr="00392797" w:rsidRDefault="00DB7585" w:rsidP="00392797">
      <w:pPr>
        <w:pStyle w:val="ListParagraph"/>
        <w:numPr>
          <w:ilvl w:val="0"/>
          <w:numId w:val="30"/>
        </w:numPr>
        <w:rPr>
          <w:color w:val="FF0000"/>
          <w:sz w:val="24"/>
          <w:szCs w:val="24"/>
        </w:rPr>
      </w:pPr>
      <w:r>
        <w:rPr>
          <w:color w:val="FF0000"/>
          <w:sz w:val="24"/>
          <w:szCs w:val="24"/>
        </w:rPr>
        <w:t xml:space="preserve">If legacy </w:t>
      </w:r>
      <w:r w:rsidR="00114CFA">
        <w:rPr>
          <w:color w:val="FF0000"/>
          <w:sz w:val="24"/>
          <w:szCs w:val="24"/>
        </w:rPr>
        <w:t xml:space="preserve">advertising </w:t>
      </w:r>
      <w:r w:rsidR="006021B6">
        <w:rPr>
          <w:color w:val="FF0000"/>
          <w:sz w:val="24"/>
          <w:szCs w:val="24"/>
        </w:rPr>
        <w:t>PDU</w:t>
      </w:r>
      <w:r>
        <w:rPr>
          <w:color w:val="FF0000"/>
          <w:sz w:val="24"/>
          <w:szCs w:val="24"/>
        </w:rPr>
        <w:t xml:space="preserve"> types are being used </w:t>
      </w:r>
      <w:r w:rsidR="009F249F">
        <w:rPr>
          <w:color w:val="FF0000"/>
          <w:sz w:val="24"/>
          <w:szCs w:val="24"/>
        </w:rPr>
        <w:t>then the parameter value shall be one of those specified in table 7.X+1.</w:t>
      </w:r>
      <w:r w:rsidR="00B24EC2">
        <w:rPr>
          <w:color w:val="FF0000"/>
          <w:sz w:val="24"/>
          <w:szCs w:val="24"/>
        </w:rPr>
        <w:t xml:space="preserve"> If the advertising set already contains data, the type shall be one that supports advertising data.</w:t>
      </w:r>
    </w:p>
    <w:tbl>
      <w:tblPr>
        <w:tblStyle w:val="TableGrid"/>
        <w:tblW w:w="0" w:type="auto"/>
        <w:tblLayout w:type="fixed"/>
        <w:tblLook w:val="04A0" w:firstRow="1" w:lastRow="0" w:firstColumn="1" w:lastColumn="0" w:noHBand="0" w:noVBand="1"/>
      </w:tblPr>
      <w:tblGrid>
        <w:gridCol w:w="2875"/>
        <w:gridCol w:w="2520"/>
        <w:gridCol w:w="2132"/>
        <w:gridCol w:w="1823"/>
      </w:tblGrid>
      <w:tr w:rsidR="00B24EC2" w14:paraId="5F25258C" w14:textId="77777777" w:rsidTr="004138C9">
        <w:tc>
          <w:tcPr>
            <w:tcW w:w="2875" w:type="dxa"/>
          </w:tcPr>
          <w:p w14:paraId="5CB9AC8C" w14:textId="77777777" w:rsidR="00B24EC2" w:rsidRDefault="00B24EC2" w:rsidP="00B36F6A">
            <w:pPr>
              <w:rPr>
                <w:rFonts w:cs="Arial"/>
                <w:b/>
                <w:color w:val="FF0000"/>
                <w:sz w:val="24"/>
                <w:szCs w:val="24"/>
              </w:rPr>
            </w:pPr>
            <w:r>
              <w:rPr>
                <w:rFonts w:cs="Arial"/>
                <w:b/>
                <w:color w:val="FF0000"/>
                <w:sz w:val="24"/>
                <w:szCs w:val="24"/>
              </w:rPr>
              <w:t>Event type</w:t>
            </w:r>
          </w:p>
        </w:tc>
        <w:tc>
          <w:tcPr>
            <w:tcW w:w="2520" w:type="dxa"/>
          </w:tcPr>
          <w:p w14:paraId="5A1D67C6" w14:textId="77777777" w:rsidR="00B24EC2" w:rsidRPr="001D6680" w:rsidRDefault="00B24EC2" w:rsidP="00B36F6A">
            <w:pPr>
              <w:rPr>
                <w:rFonts w:cs="Arial"/>
                <w:b/>
                <w:color w:val="FF0000"/>
                <w:sz w:val="24"/>
                <w:szCs w:val="24"/>
              </w:rPr>
            </w:pPr>
            <w:r>
              <w:rPr>
                <w:rFonts w:cs="Arial"/>
                <w:b/>
                <w:color w:val="FF0000"/>
                <w:sz w:val="24"/>
                <w:szCs w:val="24"/>
              </w:rPr>
              <w:t>PDU type</w:t>
            </w:r>
          </w:p>
        </w:tc>
        <w:tc>
          <w:tcPr>
            <w:tcW w:w="2132" w:type="dxa"/>
          </w:tcPr>
          <w:p w14:paraId="35230CDE" w14:textId="77777777" w:rsidR="00B24EC2" w:rsidRPr="001D6680" w:rsidRDefault="004A588B" w:rsidP="00B36F6A">
            <w:pPr>
              <w:rPr>
                <w:rFonts w:cs="Arial"/>
                <w:b/>
                <w:color w:val="FF0000"/>
                <w:sz w:val="24"/>
                <w:szCs w:val="24"/>
              </w:rPr>
            </w:pPr>
            <w:r>
              <w:rPr>
                <w:rFonts w:cs="Arial"/>
                <w:b/>
                <w:color w:val="FF0000"/>
                <w:sz w:val="24"/>
                <w:szCs w:val="24"/>
              </w:rPr>
              <w:t>Advertising Event Properties</w:t>
            </w:r>
          </w:p>
        </w:tc>
        <w:tc>
          <w:tcPr>
            <w:tcW w:w="1823" w:type="dxa"/>
          </w:tcPr>
          <w:p w14:paraId="1CB176BE" w14:textId="77777777" w:rsidR="00B24EC2" w:rsidRDefault="00B24EC2" w:rsidP="00B36F6A">
            <w:pPr>
              <w:rPr>
                <w:rFonts w:cs="Arial"/>
                <w:b/>
                <w:color w:val="FF0000"/>
                <w:sz w:val="24"/>
                <w:szCs w:val="24"/>
              </w:rPr>
            </w:pPr>
            <w:r>
              <w:rPr>
                <w:rFonts w:cs="Arial"/>
                <w:b/>
                <w:color w:val="FF0000"/>
                <w:sz w:val="24"/>
                <w:szCs w:val="24"/>
              </w:rPr>
              <w:t>Advertising data</w:t>
            </w:r>
          </w:p>
        </w:tc>
      </w:tr>
      <w:tr w:rsidR="00B24EC2" w14:paraId="619106BA" w14:textId="77777777" w:rsidTr="004138C9">
        <w:tc>
          <w:tcPr>
            <w:tcW w:w="2875" w:type="dxa"/>
          </w:tcPr>
          <w:p w14:paraId="2F1E537D" w14:textId="77777777" w:rsidR="00B24EC2" w:rsidRDefault="00FD472E" w:rsidP="00FD472E">
            <w:pPr>
              <w:rPr>
                <w:rFonts w:cs="Arial"/>
                <w:color w:val="FF0000"/>
                <w:sz w:val="24"/>
                <w:szCs w:val="24"/>
              </w:rPr>
            </w:pPr>
            <w:r>
              <w:rPr>
                <w:rFonts w:cs="Arial"/>
                <w:color w:val="FF0000"/>
                <w:sz w:val="24"/>
                <w:szCs w:val="24"/>
              </w:rPr>
              <w:t xml:space="preserve">Connectable </w:t>
            </w:r>
            <w:r w:rsidR="00B24EC2">
              <w:rPr>
                <w:rFonts w:cs="Arial"/>
                <w:color w:val="FF0000"/>
                <w:sz w:val="24"/>
                <w:szCs w:val="24"/>
              </w:rPr>
              <w:t xml:space="preserve">and </w:t>
            </w:r>
            <w:r>
              <w:rPr>
                <w:rFonts w:cs="Arial"/>
                <w:color w:val="FF0000"/>
                <w:sz w:val="24"/>
                <w:szCs w:val="24"/>
              </w:rPr>
              <w:t xml:space="preserve">scannable </w:t>
            </w:r>
            <w:r w:rsidR="00B24EC2">
              <w:rPr>
                <w:rFonts w:cs="Arial"/>
                <w:color w:val="FF0000"/>
                <w:sz w:val="24"/>
                <w:szCs w:val="24"/>
              </w:rPr>
              <w:t>undirected</w:t>
            </w:r>
          </w:p>
        </w:tc>
        <w:tc>
          <w:tcPr>
            <w:tcW w:w="2520" w:type="dxa"/>
          </w:tcPr>
          <w:p w14:paraId="39759DE7" w14:textId="77777777" w:rsidR="00B24EC2" w:rsidRDefault="00B24EC2" w:rsidP="00B36F6A">
            <w:pPr>
              <w:rPr>
                <w:rFonts w:cs="Arial"/>
                <w:color w:val="FF0000"/>
                <w:sz w:val="24"/>
                <w:szCs w:val="24"/>
              </w:rPr>
            </w:pPr>
            <w:r>
              <w:rPr>
                <w:rFonts w:cs="Arial"/>
                <w:color w:val="FF0000"/>
                <w:sz w:val="24"/>
                <w:szCs w:val="24"/>
              </w:rPr>
              <w:t>ADV_IND</w:t>
            </w:r>
          </w:p>
        </w:tc>
        <w:tc>
          <w:tcPr>
            <w:tcW w:w="2132" w:type="dxa"/>
          </w:tcPr>
          <w:p w14:paraId="7037894C" w14:textId="77777777" w:rsidR="00B24EC2" w:rsidRDefault="00B24EC2" w:rsidP="00B36F6A">
            <w:pPr>
              <w:rPr>
                <w:rFonts w:cs="Arial"/>
                <w:color w:val="FF0000"/>
                <w:sz w:val="24"/>
                <w:szCs w:val="24"/>
              </w:rPr>
            </w:pPr>
            <w:r>
              <w:rPr>
                <w:rFonts w:cs="Arial"/>
                <w:color w:val="FF0000"/>
                <w:sz w:val="24"/>
                <w:szCs w:val="24"/>
              </w:rPr>
              <w:t>00110011b</w:t>
            </w:r>
          </w:p>
        </w:tc>
        <w:tc>
          <w:tcPr>
            <w:tcW w:w="1823" w:type="dxa"/>
          </w:tcPr>
          <w:p w14:paraId="1D9B1568" w14:textId="77777777" w:rsidR="00B24EC2" w:rsidRDefault="00B24EC2" w:rsidP="00B36F6A">
            <w:pPr>
              <w:rPr>
                <w:rFonts w:cs="Arial"/>
                <w:color w:val="FF0000"/>
                <w:sz w:val="24"/>
                <w:szCs w:val="24"/>
              </w:rPr>
            </w:pPr>
            <w:r>
              <w:rPr>
                <w:rFonts w:cs="Arial"/>
                <w:color w:val="FF0000"/>
                <w:sz w:val="24"/>
                <w:szCs w:val="24"/>
              </w:rPr>
              <w:t>Supported</w:t>
            </w:r>
          </w:p>
        </w:tc>
      </w:tr>
      <w:tr w:rsidR="00B24EC2" w14:paraId="0F349C8F" w14:textId="77777777" w:rsidTr="004138C9">
        <w:tc>
          <w:tcPr>
            <w:tcW w:w="2875" w:type="dxa"/>
          </w:tcPr>
          <w:p w14:paraId="13BC0682" w14:textId="77777777" w:rsidR="00B24EC2" w:rsidRDefault="00B24EC2" w:rsidP="00B36F6A">
            <w:pPr>
              <w:rPr>
                <w:rFonts w:cs="Arial"/>
                <w:color w:val="FF0000"/>
                <w:sz w:val="24"/>
                <w:szCs w:val="24"/>
              </w:rPr>
            </w:pPr>
            <w:r>
              <w:rPr>
                <w:rFonts w:cs="Arial"/>
                <w:color w:val="FF0000"/>
                <w:sz w:val="24"/>
                <w:szCs w:val="24"/>
              </w:rPr>
              <w:t>Connectable directed</w:t>
            </w:r>
            <w:r>
              <w:rPr>
                <w:rFonts w:cs="Arial"/>
                <w:color w:val="FF0000"/>
                <w:sz w:val="24"/>
                <w:szCs w:val="24"/>
              </w:rPr>
              <w:br/>
              <w:t>(low duty cycle)</w:t>
            </w:r>
          </w:p>
        </w:tc>
        <w:tc>
          <w:tcPr>
            <w:tcW w:w="2520" w:type="dxa"/>
          </w:tcPr>
          <w:p w14:paraId="2F526326" w14:textId="77777777" w:rsidR="00B24EC2" w:rsidRDefault="00B24EC2" w:rsidP="00B24EC2">
            <w:pPr>
              <w:rPr>
                <w:rFonts w:cs="Arial"/>
                <w:color w:val="FF0000"/>
                <w:sz w:val="24"/>
                <w:szCs w:val="24"/>
              </w:rPr>
            </w:pPr>
            <w:r>
              <w:rPr>
                <w:rFonts w:cs="Arial"/>
                <w:color w:val="FF0000"/>
                <w:sz w:val="24"/>
                <w:szCs w:val="24"/>
              </w:rPr>
              <w:t>ADV_DIRECT_IND</w:t>
            </w:r>
          </w:p>
        </w:tc>
        <w:tc>
          <w:tcPr>
            <w:tcW w:w="2132" w:type="dxa"/>
          </w:tcPr>
          <w:p w14:paraId="06B26BF2" w14:textId="77777777" w:rsidR="00B24EC2" w:rsidRDefault="00B24EC2" w:rsidP="00B36F6A">
            <w:pPr>
              <w:rPr>
                <w:rFonts w:cs="Arial"/>
                <w:color w:val="FF0000"/>
                <w:sz w:val="24"/>
                <w:szCs w:val="24"/>
              </w:rPr>
            </w:pPr>
            <w:r>
              <w:rPr>
                <w:rFonts w:cs="Arial"/>
                <w:color w:val="FF0000"/>
                <w:sz w:val="24"/>
                <w:szCs w:val="24"/>
              </w:rPr>
              <w:t>00110101b</w:t>
            </w:r>
          </w:p>
        </w:tc>
        <w:tc>
          <w:tcPr>
            <w:tcW w:w="1823" w:type="dxa"/>
          </w:tcPr>
          <w:p w14:paraId="05E3CCCE" w14:textId="77777777" w:rsidR="00B24EC2" w:rsidRDefault="00B24EC2" w:rsidP="00B36F6A">
            <w:pPr>
              <w:rPr>
                <w:rFonts w:cs="Arial"/>
                <w:color w:val="FF0000"/>
                <w:sz w:val="24"/>
                <w:szCs w:val="24"/>
              </w:rPr>
            </w:pPr>
            <w:r>
              <w:rPr>
                <w:rFonts w:cs="Arial"/>
                <w:color w:val="FF0000"/>
                <w:sz w:val="24"/>
                <w:szCs w:val="24"/>
              </w:rPr>
              <w:t>Not allowed</w:t>
            </w:r>
          </w:p>
        </w:tc>
      </w:tr>
      <w:tr w:rsidR="00B24EC2" w14:paraId="64D8243D" w14:textId="77777777" w:rsidTr="004138C9">
        <w:tc>
          <w:tcPr>
            <w:tcW w:w="2875" w:type="dxa"/>
          </w:tcPr>
          <w:p w14:paraId="7066C362" w14:textId="77777777" w:rsidR="00B24EC2" w:rsidRDefault="00B24EC2" w:rsidP="00B24EC2">
            <w:pPr>
              <w:rPr>
                <w:rFonts w:cs="Arial"/>
                <w:color w:val="FF0000"/>
                <w:sz w:val="24"/>
                <w:szCs w:val="24"/>
              </w:rPr>
            </w:pPr>
            <w:r>
              <w:rPr>
                <w:rFonts w:cs="Arial"/>
                <w:color w:val="FF0000"/>
                <w:sz w:val="24"/>
                <w:szCs w:val="24"/>
              </w:rPr>
              <w:t>Connectable directed</w:t>
            </w:r>
            <w:r>
              <w:rPr>
                <w:rFonts w:cs="Arial"/>
                <w:color w:val="FF0000"/>
                <w:sz w:val="24"/>
                <w:szCs w:val="24"/>
              </w:rPr>
              <w:br/>
              <w:t>(high duty cycle)</w:t>
            </w:r>
          </w:p>
        </w:tc>
        <w:tc>
          <w:tcPr>
            <w:tcW w:w="2520" w:type="dxa"/>
          </w:tcPr>
          <w:p w14:paraId="3162719A" w14:textId="77777777" w:rsidR="00B24EC2" w:rsidRDefault="00B24EC2" w:rsidP="00B24EC2">
            <w:pPr>
              <w:rPr>
                <w:rFonts w:cs="Arial"/>
                <w:color w:val="FF0000"/>
                <w:sz w:val="24"/>
                <w:szCs w:val="24"/>
              </w:rPr>
            </w:pPr>
            <w:r>
              <w:rPr>
                <w:rFonts w:cs="Arial"/>
                <w:color w:val="FF0000"/>
                <w:sz w:val="24"/>
                <w:szCs w:val="24"/>
              </w:rPr>
              <w:t>ADV_DIRECT_IND</w:t>
            </w:r>
          </w:p>
        </w:tc>
        <w:tc>
          <w:tcPr>
            <w:tcW w:w="2132" w:type="dxa"/>
          </w:tcPr>
          <w:p w14:paraId="28ACE31C" w14:textId="77777777" w:rsidR="00B24EC2" w:rsidRDefault="00B24EC2" w:rsidP="00B36F6A">
            <w:pPr>
              <w:rPr>
                <w:rFonts w:cs="Arial"/>
                <w:color w:val="FF0000"/>
                <w:sz w:val="24"/>
                <w:szCs w:val="24"/>
              </w:rPr>
            </w:pPr>
            <w:r>
              <w:rPr>
                <w:rFonts w:cs="Arial"/>
                <w:color w:val="FF0000"/>
                <w:sz w:val="24"/>
                <w:szCs w:val="24"/>
              </w:rPr>
              <w:t>00111101b</w:t>
            </w:r>
          </w:p>
        </w:tc>
        <w:tc>
          <w:tcPr>
            <w:tcW w:w="1823" w:type="dxa"/>
          </w:tcPr>
          <w:p w14:paraId="0B916B90" w14:textId="77777777" w:rsidR="00B24EC2" w:rsidRDefault="00B24EC2" w:rsidP="00B36F6A">
            <w:pPr>
              <w:rPr>
                <w:rFonts w:cs="Arial"/>
                <w:color w:val="FF0000"/>
                <w:sz w:val="24"/>
                <w:szCs w:val="24"/>
              </w:rPr>
            </w:pPr>
            <w:r>
              <w:rPr>
                <w:rFonts w:cs="Arial"/>
                <w:color w:val="FF0000"/>
                <w:sz w:val="24"/>
                <w:szCs w:val="24"/>
              </w:rPr>
              <w:t>Not allowed</w:t>
            </w:r>
          </w:p>
        </w:tc>
      </w:tr>
      <w:tr w:rsidR="00B24EC2" w14:paraId="7FAB5331" w14:textId="77777777" w:rsidTr="004138C9">
        <w:tc>
          <w:tcPr>
            <w:tcW w:w="2875" w:type="dxa"/>
          </w:tcPr>
          <w:p w14:paraId="52F32973" w14:textId="77777777" w:rsidR="00B24EC2" w:rsidRDefault="00B24EC2" w:rsidP="00B36F6A">
            <w:pPr>
              <w:rPr>
                <w:rFonts w:cs="Arial"/>
                <w:color w:val="FF0000"/>
                <w:sz w:val="24"/>
                <w:szCs w:val="24"/>
              </w:rPr>
            </w:pPr>
            <w:r>
              <w:rPr>
                <w:rFonts w:cs="Arial"/>
                <w:color w:val="FF0000"/>
                <w:sz w:val="24"/>
                <w:szCs w:val="24"/>
              </w:rPr>
              <w:t>Scannable undirected</w:t>
            </w:r>
          </w:p>
        </w:tc>
        <w:tc>
          <w:tcPr>
            <w:tcW w:w="2520" w:type="dxa"/>
          </w:tcPr>
          <w:p w14:paraId="558A1331" w14:textId="77777777" w:rsidR="00B24EC2" w:rsidRDefault="00B24EC2" w:rsidP="00B36F6A">
            <w:pPr>
              <w:rPr>
                <w:rFonts w:cs="Arial"/>
                <w:color w:val="FF0000"/>
                <w:sz w:val="24"/>
                <w:szCs w:val="24"/>
              </w:rPr>
            </w:pPr>
            <w:r>
              <w:rPr>
                <w:rFonts w:cs="Arial"/>
                <w:color w:val="FF0000"/>
                <w:sz w:val="24"/>
                <w:szCs w:val="24"/>
              </w:rPr>
              <w:t>ADV_SCAN_IND</w:t>
            </w:r>
          </w:p>
        </w:tc>
        <w:tc>
          <w:tcPr>
            <w:tcW w:w="2132" w:type="dxa"/>
          </w:tcPr>
          <w:p w14:paraId="2D0F26A7" w14:textId="77777777" w:rsidR="00B24EC2" w:rsidRDefault="00B24EC2" w:rsidP="00B36F6A">
            <w:pPr>
              <w:rPr>
                <w:rFonts w:cs="Arial"/>
                <w:color w:val="FF0000"/>
                <w:sz w:val="24"/>
                <w:szCs w:val="24"/>
              </w:rPr>
            </w:pPr>
            <w:r>
              <w:rPr>
                <w:rFonts w:cs="Arial"/>
                <w:color w:val="FF0000"/>
                <w:sz w:val="24"/>
                <w:szCs w:val="24"/>
              </w:rPr>
              <w:t>00110010b</w:t>
            </w:r>
          </w:p>
        </w:tc>
        <w:tc>
          <w:tcPr>
            <w:tcW w:w="1823" w:type="dxa"/>
          </w:tcPr>
          <w:p w14:paraId="394AA511" w14:textId="77777777" w:rsidR="00B24EC2" w:rsidRDefault="00B24EC2" w:rsidP="00B36F6A">
            <w:pPr>
              <w:rPr>
                <w:rFonts w:cs="Arial"/>
                <w:color w:val="FF0000"/>
                <w:sz w:val="24"/>
                <w:szCs w:val="24"/>
              </w:rPr>
            </w:pPr>
            <w:r>
              <w:rPr>
                <w:rFonts w:cs="Arial"/>
                <w:color w:val="FF0000"/>
                <w:sz w:val="24"/>
                <w:szCs w:val="24"/>
              </w:rPr>
              <w:t>Supported</w:t>
            </w:r>
          </w:p>
        </w:tc>
      </w:tr>
      <w:tr w:rsidR="00B24EC2" w14:paraId="22876FC2" w14:textId="77777777" w:rsidTr="004138C9">
        <w:tc>
          <w:tcPr>
            <w:tcW w:w="2875" w:type="dxa"/>
          </w:tcPr>
          <w:p w14:paraId="6AA36CB8" w14:textId="77777777" w:rsidR="00B24EC2" w:rsidRDefault="00B24EC2" w:rsidP="00B36F6A">
            <w:pPr>
              <w:rPr>
                <w:rFonts w:cs="Arial"/>
                <w:color w:val="FF0000"/>
                <w:sz w:val="24"/>
                <w:szCs w:val="24"/>
              </w:rPr>
            </w:pPr>
            <w:r>
              <w:rPr>
                <w:rFonts w:cs="Arial"/>
                <w:color w:val="FF0000"/>
                <w:sz w:val="24"/>
                <w:szCs w:val="24"/>
              </w:rPr>
              <w:t>Non-connectable undirected</w:t>
            </w:r>
          </w:p>
        </w:tc>
        <w:tc>
          <w:tcPr>
            <w:tcW w:w="2520" w:type="dxa"/>
          </w:tcPr>
          <w:p w14:paraId="1A8EBAAB" w14:textId="77777777" w:rsidR="00B24EC2" w:rsidRDefault="00B24EC2" w:rsidP="00B36F6A">
            <w:pPr>
              <w:rPr>
                <w:rFonts w:cs="Arial"/>
                <w:color w:val="FF0000"/>
                <w:sz w:val="24"/>
                <w:szCs w:val="24"/>
              </w:rPr>
            </w:pPr>
            <w:r>
              <w:rPr>
                <w:rFonts w:cs="Arial"/>
                <w:color w:val="FF0000"/>
                <w:sz w:val="24"/>
                <w:szCs w:val="24"/>
              </w:rPr>
              <w:t>ADV_NONCONN_IND</w:t>
            </w:r>
          </w:p>
        </w:tc>
        <w:tc>
          <w:tcPr>
            <w:tcW w:w="2132" w:type="dxa"/>
          </w:tcPr>
          <w:p w14:paraId="709BF435" w14:textId="77777777" w:rsidR="00B24EC2" w:rsidRDefault="00B24EC2" w:rsidP="00B36F6A">
            <w:pPr>
              <w:rPr>
                <w:rFonts w:cs="Arial"/>
                <w:color w:val="FF0000"/>
                <w:sz w:val="24"/>
                <w:szCs w:val="24"/>
              </w:rPr>
            </w:pPr>
            <w:r>
              <w:rPr>
                <w:rFonts w:cs="Arial"/>
                <w:color w:val="FF0000"/>
                <w:sz w:val="24"/>
                <w:szCs w:val="24"/>
              </w:rPr>
              <w:t>00110000b</w:t>
            </w:r>
          </w:p>
        </w:tc>
        <w:tc>
          <w:tcPr>
            <w:tcW w:w="1823" w:type="dxa"/>
          </w:tcPr>
          <w:p w14:paraId="29F47709" w14:textId="77777777" w:rsidR="00B24EC2" w:rsidRDefault="00B24EC2" w:rsidP="00B36F6A">
            <w:pPr>
              <w:rPr>
                <w:rFonts w:cs="Arial"/>
                <w:color w:val="FF0000"/>
                <w:sz w:val="24"/>
                <w:szCs w:val="24"/>
              </w:rPr>
            </w:pPr>
            <w:r>
              <w:rPr>
                <w:rFonts w:cs="Arial"/>
                <w:color w:val="FF0000"/>
                <w:sz w:val="24"/>
                <w:szCs w:val="24"/>
              </w:rPr>
              <w:t>Supported</w:t>
            </w:r>
          </w:p>
        </w:tc>
      </w:tr>
    </w:tbl>
    <w:p w14:paraId="40D73700" w14:textId="77777777" w:rsidR="009A7CB2" w:rsidRPr="00392797" w:rsidRDefault="009F249F" w:rsidP="00392797">
      <w:pPr>
        <w:rPr>
          <w:rFonts w:cs="Arial"/>
          <w:i/>
          <w:color w:val="FF0000"/>
        </w:rPr>
      </w:pPr>
      <w:r w:rsidRPr="001D6680">
        <w:rPr>
          <w:rFonts w:cs="Arial"/>
          <w:i/>
          <w:color w:val="FF0000"/>
        </w:rPr>
        <w:t>Table 7.X</w:t>
      </w:r>
      <w:r>
        <w:rPr>
          <w:rFonts w:cs="Arial"/>
          <w:i/>
          <w:color w:val="FF0000"/>
        </w:rPr>
        <w:t>+1</w:t>
      </w:r>
      <w:r w:rsidRPr="001D6680">
        <w:rPr>
          <w:rFonts w:cs="Arial"/>
          <w:i/>
          <w:color w:val="FF0000"/>
        </w:rPr>
        <w:t xml:space="preserve">: </w:t>
      </w:r>
      <w:r w:rsidR="004A588B">
        <w:rPr>
          <w:rFonts w:cs="Arial"/>
          <w:i/>
          <w:color w:val="FF0000"/>
        </w:rPr>
        <w:t>Advertising Event Properties</w:t>
      </w:r>
      <w:r w:rsidRPr="001D6680">
        <w:rPr>
          <w:rFonts w:cs="Arial"/>
          <w:i/>
          <w:color w:val="FF0000"/>
        </w:rPr>
        <w:t xml:space="preserve"> values for legacy PDUs</w:t>
      </w:r>
    </w:p>
    <w:p w14:paraId="1B65C675" w14:textId="77777777" w:rsidR="009A7CB2" w:rsidRDefault="00DB7585" w:rsidP="00392797">
      <w:pPr>
        <w:pStyle w:val="ListParagraph"/>
        <w:numPr>
          <w:ilvl w:val="0"/>
          <w:numId w:val="30"/>
        </w:numPr>
        <w:rPr>
          <w:color w:val="FF0000"/>
          <w:sz w:val="24"/>
          <w:szCs w:val="24"/>
        </w:rPr>
      </w:pPr>
      <w:r>
        <w:rPr>
          <w:color w:val="FF0000"/>
          <w:sz w:val="24"/>
          <w:szCs w:val="24"/>
        </w:rPr>
        <w:t xml:space="preserve">If </w:t>
      </w:r>
      <w:r w:rsidR="00114CFA">
        <w:rPr>
          <w:color w:val="FF0000"/>
          <w:sz w:val="24"/>
          <w:szCs w:val="24"/>
        </w:rPr>
        <w:t xml:space="preserve">extended advertising </w:t>
      </w:r>
      <w:r w:rsidR="006021B6">
        <w:rPr>
          <w:color w:val="FF0000"/>
          <w:sz w:val="24"/>
          <w:szCs w:val="24"/>
        </w:rPr>
        <w:t>PDU</w:t>
      </w:r>
      <w:r>
        <w:rPr>
          <w:color w:val="FF0000"/>
          <w:sz w:val="24"/>
          <w:szCs w:val="24"/>
        </w:rPr>
        <w:t xml:space="preserve"> types are being used (bit 4 = 0) then</w:t>
      </w:r>
      <w:r w:rsidR="009A7CB2">
        <w:rPr>
          <w:color w:val="FF0000"/>
          <w:sz w:val="24"/>
          <w:szCs w:val="24"/>
        </w:rPr>
        <w:t>:</w:t>
      </w:r>
    </w:p>
    <w:p w14:paraId="2A7B269C" w14:textId="77777777" w:rsidR="00DB7585" w:rsidRDefault="00DB7585" w:rsidP="00392797">
      <w:pPr>
        <w:pStyle w:val="ListParagraph"/>
        <w:numPr>
          <w:ilvl w:val="1"/>
          <w:numId w:val="30"/>
        </w:numPr>
        <w:rPr>
          <w:color w:val="FF0000"/>
          <w:sz w:val="24"/>
          <w:szCs w:val="24"/>
        </w:rPr>
      </w:pPr>
      <w:r>
        <w:rPr>
          <w:color w:val="FF0000"/>
          <w:sz w:val="24"/>
          <w:szCs w:val="24"/>
        </w:rPr>
        <w:t>the advertisement shall not be both connectable and scannabl</w:t>
      </w:r>
      <w:r w:rsidR="009A7CB2">
        <w:rPr>
          <w:color w:val="FF0000"/>
          <w:sz w:val="24"/>
          <w:szCs w:val="24"/>
        </w:rPr>
        <w:t>e;</w:t>
      </w:r>
    </w:p>
    <w:p w14:paraId="5184F9AD" w14:textId="77777777" w:rsidR="009A7CB2" w:rsidRDefault="009F5EDB" w:rsidP="00392797">
      <w:pPr>
        <w:pStyle w:val="ListParagraph"/>
        <w:numPr>
          <w:ilvl w:val="1"/>
          <w:numId w:val="30"/>
        </w:numPr>
        <w:rPr>
          <w:color w:val="FF0000"/>
          <w:sz w:val="24"/>
          <w:szCs w:val="24"/>
        </w:rPr>
      </w:pPr>
      <w:r w:rsidRPr="00150613">
        <w:rPr>
          <w:color w:val="FF0000"/>
          <w:sz w:val="24"/>
          <w:szCs w:val="24"/>
        </w:rPr>
        <w:t xml:space="preserve">if the advertisement is </w:t>
      </w:r>
      <w:r w:rsidR="00150613" w:rsidRPr="00150613">
        <w:rPr>
          <w:color w:val="FF0000"/>
          <w:sz w:val="24"/>
          <w:szCs w:val="24"/>
        </w:rPr>
        <w:t>connectable</w:t>
      </w:r>
      <w:r w:rsidR="009A7CB2" w:rsidRPr="00150613">
        <w:rPr>
          <w:color w:val="FF0000"/>
          <w:sz w:val="24"/>
          <w:szCs w:val="24"/>
        </w:rPr>
        <w:t xml:space="preserve"> (bit </w:t>
      </w:r>
      <w:r w:rsidR="00742A16">
        <w:rPr>
          <w:color w:val="FF0000"/>
          <w:sz w:val="24"/>
          <w:szCs w:val="24"/>
        </w:rPr>
        <w:t>5</w:t>
      </w:r>
      <w:r w:rsidR="009A7CB2" w:rsidRPr="00150613">
        <w:rPr>
          <w:color w:val="FF0000"/>
          <w:sz w:val="24"/>
          <w:szCs w:val="24"/>
        </w:rPr>
        <w:t xml:space="preserve"> = </w:t>
      </w:r>
      <w:r w:rsidR="00150613" w:rsidRPr="00150613">
        <w:rPr>
          <w:color w:val="FF0000"/>
          <w:sz w:val="24"/>
          <w:szCs w:val="24"/>
        </w:rPr>
        <w:t>0</w:t>
      </w:r>
      <w:r w:rsidR="009A7CB2" w:rsidRPr="00150613">
        <w:rPr>
          <w:color w:val="FF0000"/>
          <w:sz w:val="24"/>
          <w:szCs w:val="24"/>
        </w:rPr>
        <w:t>)</w:t>
      </w:r>
      <w:r w:rsidR="007D0D36">
        <w:rPr>
          <w:color w:val="FF0000"/>
          <w:sz w:val="24"/>
          <w:szCs w:val="24"/>
        </w:rPr>
        <w:t>;</w:t>
      </w:r>
    </w:p>
    <w:p w14:paraId="756B34DE" w14:textId="1606845A" w:rsidR="009F5516" w:rsidRDefault="007D0D36" w:rsidP="00392797">
      <w:pPr>
        <w:pStyle w:val="ListParagraph"/>
        <w:numPr>
          <w:ilvl w:val="1"/>
          <w:numId w:val="30"/>
        </w:numPr>
        <w:rPr>
          <w:color w:val="FF0000"/>
          <w:sz w:val="24"/>
          <w:szCs w:val="24"/>
        </w:rPr>
      </w:pPr>
      <w:commentRangeStart w:id="156"/>
      <w:r w:rsidRPr="00150613">
        <w:rPr>
          <w:color w:val="FF0000"/>
          <w:sz w:val="24"/>
          <w:szCs w:val="24"/>
        </w:rPr>
        <w:t>if</w:t>
      </w:r>
      <w:r>
        <w:rPr>
          <w:color w:val="FF0000"/>
          <w:sz w:val="24"/>
          <w:szCs w:val="24"/>
        </w:rPr>
        <w:t xml:space="preserve"> </w:t>
      </w:r>
      <w:r w:rsidR="0043363B">
        <w:rPr>
          <w:color w:val="FF0000"/>
          <w:sz w:val="24"/>
          <w:szCs w:val="24"/>
        </w:rPr>
        <w:t xml:space="preserve">the </w:t>
      </w:r>
      <w:r>
        <w:rPr>
          <w:color w:val="FF0000"/>
          <w:sz w:val="24"/>
          <w:szCs w:val="24"/>
        </w:rPr>
        <w:t xml:space="preserve">advertising set already contains </w:t>
      </w:r>
      <w:r w:rsidRPr="00150613">
        <w:rPr>
          <w:color w:val="FF0000"/>
          <w:sz w:val="24"/>
          <w:szCs w:val="24"/>
        </w:rPr>
        <w:t>advertising data</w:t>
      </w:r>
      <w:r w:rsidR="004B2A71">
        <w:rPr>
          <w:color w:val="FF0000"/>
          <w:sz w:val="24"/>
          <w:szCs w:val="24"/>
        </w:rPr>
        <w:t xml:space="preserve"> or scan response data</w:t>
      </w:r>
      <w:r w:rsidRPr="00150613">
        <w:rPr>
          <w:color w:val="FF0000"/>
          <w:sz w:val="24"/>
          <w:szCs w:val="24"/>
        </w:rPr>
        <w:t xml:space="preserve">, the advertiser’s address shall be on the secondary advertising channel (bit </w:t>
      </w:r>
      <w:r w:rsidR="00742A16">
        <w:rPr>
          <w:color w:val="FF0000"/>
          <w:sz w:val="24"/>
          <w:szCs w:val="24"/>
        </w:rPr>
        <w:t>5</w:t>
      </w:r>
      <w:r w:rsidRPr="00150613">
        <w:rPr>
          <w:color w:val="FF0000"/>
          <w:sz w:val="24"/>
          <w:szCs w:val="24"/>
        </w:rPr>
        <w:t xml:space="preserve"> = 0)</w:t>
      </w:r>
      <w:r w:rsidR="009F5516">
        <w:rPr>
          <w:color w:val="FF0000"/>
          <w:sz w:val="24"/>
          <w:szCs w:val="24"/>
        </w:rPr>
        <w:t>;</w:t>
      </w:r>
      <w:commentRangeEnd w:id="156"/>
      <w:r w:rsidR="00FC766A">
        <w:rPr>
          <w:rStyle w:val="CommentReference"/>
          <w:rFonts w:eastAsiaTheme="minorEastAsia" w:cstheme="minorBidi"/>
          <w:bCs w:val="0"/>
          <w:noProof w:val="0"/>
          <w:snapToGrid/>
        </w:rPr>
        <w:commentReference w:id="156"/>
      </w:r>
    </w:p>
    <w:p w14:paraId="2CD80C61" w14:textId="77777777" w:rsidR="00114CFA" w:rsidRDefault="00114CFA" w:rsidP="00392797">
      <w:pPr>
        <w:pStyle w:val="ListParagraph"/>
        <w:numPr>
          <w:ilvl w:val="1"/>
          <w:numId w:val="30"/>
        </w:numPr>
        <w:rPr>
          <w:color w:val="FF0000"/>
          <w:sz w:val="24"/>
          <w:szCs w:val="24"/>
        </w:rPr>
      </w:pPr>
      <w:r>
        <w:rPr>
          <w:color w:val="FF0000"/>
          <w:sz w:val="24"/>
          <w:szCs w:val="24"/>
        </w:rPr>
        <w:t xml:space="preserve">high duty cycle </w:t>
      </w:r>
      <w:r w:rsidR="00707162">
        <w:rPr>
          <w:color w:val="FF0000"/>
          <w:sz w:val="24"/>
          <w:szCs w:val="24"/>
        </w:rPr>
        <w:t>directed connectable advertising (</w:t>
      </w:r>
      <w:r w:rsidR="00707162">
        <w:rPr>
          <w:rFonts w:cs="Arial"/>
          <w:color w:val="FF0000"/>
          <w:sz w:val="24"/>
          <w:szCs w:val="24"/>
        </w:rPr>
        <w:t>≤</w:t>
      </w:r>
      <w:r w:rsidR="00707162">
        <w:rPr>
          <w:color w:val="FF0000"/>
          <w:sz w:val="24"/>
          <w:szCs w:val="24"/>
        </w:rPr>
        <w:t xml:space="preserve"> 3.75 ms advertising interval) </w:t>
      </w:r>
      <w:r>
        <w:rPr>
          <w:color w:val="FF0000"/>
          <w:sz w:val="24"/>
          <w:szCs w:val="24"/>
        </w:rPr>
        <w:t>shall not be used (bit 3 = 0).</w:t>
      </w:r>
    </w:p>
    <w:p w14:paraId="775FB615" w14:textId="77777777" w:rsidR="007B056F" w:rsidRDefault="007B056F" w:rsidP="0002434F">
      <w:pPr>
        <w:rPr>
          <w:color w:val="FF0000"/>
          <w:sz w:val="24"/>
          <w:szCs w:val="24"/>
        </w:rPr>
      </w:pPr>
      <w:r>
        <w:rPr>
          <w:color w:val="FF0000"/>
          <w:sz w:val="24"/>
          <w:szCs w:val="24"/>
        </w:rPr>
        <w:t xml:space="preserve">If </w:t>
      </w:r>
      <w:r w:rsidR="00BA527E">
        <w:rPr>
          <w:color w:val="FF0000"/>
          <w:sz w:val="24"/>
          <w:szCs w:val="24"/>
        </w:rPr>
        <w:t>the Advertising_Event_Properties parameter does not describe an event type supported by the Controller</w:t>
      </w:r>
      <w:r w:rsidR="0043363B">
        <w:rPr>
          <w:color w:val="FF0000"/>
          <w:sz w:val="24"/>
          <w:szCs w:val="24"/>
        </w:rPr>
        <w:t xml:space="preserve">, </w:t>
      </w:r>
      <w:r w:rsidR="00BA527E">
        <w:rPr>
          <w:color w:val="FF0000"/>
          <w:sz w:val="24"/>
          <w:szCs w:val="24"/>
        </w:rPr>
        <w:t xml:space="preserve">contains an </w:t>
      </w:r>
      <w:r>
        <w:rPr>
          <w:color w:val="FF0000"/>
          <w:sz w:val="24"/>
          <w:szCs w:val="24"/>
        </w:rPr>
        <w:t>invalid bit combination</w:t>
      </w:r>
      <w:r w:rsidR="00BA527E">
        <w:rPr>
          <w:color w:val="FF0000"/>
          <w:sz w:val="24"/>
          <w:szCs w:val="24"/>
        </w:rPr>
        <w:t>,</w:t>
      </w:r>
      <w:r w:rsidR="0043363B">
        <w:rPr>
          <w:color w:val="FF0000"/>
          <w:sz w:val="24"/>
          <w:szCs w:val="24"/>
        </w:rPr>
        <w:t xml:space="preserve"> or specifies a type that does not support advertising data when the advertising set already contains some,</w:t>
      </w:r>
      <w:r w:rsidR="00BA527E">
        <w:rPr>
          <w:color w:val="FF0000"/>
          <w:sz w:val="24"/>
          <w:szCs w:val="24"/>
        </w:rPr>
        <w:t xml:space="preserve"> </w:t>
      </w:r>
      <w:r w:rsidR="00664AF3">
        <w:rPr>
          <w:color w:val="FF0000"/>
          <w:sz w:val="24"/>
          <w:szCs w:val="24"/>
        </w:rPr>
        <w:t xml:space="preserve">the </w:t>
      </w:r>
      <w:r w:rsidR="002F222C">
        <w:rPr>
          <w:color w:val="FF0000"/>
          <w:sz w:val="24"/>
          <w:szCs w:val="24"/>
        </w:rPr>
        <w:t xml:space="preserve">Controller shall return the </w:t>
      </w:r>
      <w:r w:rsidR="00664AF3">
        <w:rPr>
          <w:color w:val="FF0000"/>
          <w:sz w:val="24"/>
          <w:szCs w:val="24"/>
        </w:rPr>
        <w:t xml:space="preserve">Invalid HCI Command Parameters (0x12) </w:t>
      </w:r>
      <w:r w:rsidR="002F222C">
        <w:rPr>
          <w:color w:val="FF0000"/>
          <w:sz w:val="24"/>
          <w:szCs w:val="24"/>
        </w:rPr>
        <w:t>error code</w:t>
      </w:r>
      <w:r w:rsidR="00664AF3">
        <w:rPr>
          <w:color w:val="FF0000"/>
          <w:sz w:val="24"/>
          <w:szCs w:val="24"/>
        </w:rPr>
        <w:t>.</w:t>
      </w:r>
    </w:p>
    <w:p w14:paraId="2DD94375" w14:textId="77777777" w:rsidR="0002434F" w:rsidRDefault="0002434F" w:rsidP="005C45EA">
      <w:pPr>
        <w:rPr>
          <w:rFonts w:cs="Arial"/>
          <w:color w:val="FF0000"/>
          <w:sz w:val="24"/>
          <w:szCs w:val="24"/>
          <w:lang w:val="en-GB"/>
        </w:rPr>
      </w:pPr>
      <w:r>
        <w:rPr>
          <w:rFonts w:cs="Arial"/>
          <w:color w:val="FF0000"/>
          <w:sz w:val="24"/>
          <w:szCs w:val="24"/>
          <w:lang w:val="en-GB"/>
        </w:rPr>
        <w:t xml:space="preserve">The parameters beginning “Secondary” are only valid when </w:t>
      </w:r>
      <w:r w:rsidR="00E52FCE">
        <w:rPr>
          <w:rFonts w:cs="Arial"/>
          <w:color w:val="FF0000"/>
          <w:sz w:val="24"/>
          <w:szCs w:val="24"/>
          <w:lang w:val="en-GB"/>
        </w:rPr>
        <w:t>extended advertising PDU types are being used (bit 4 = 0)</w:t>
      </w:r>
      <w:r>
        <w:rPr>
          <w:rFonts w:cs="Arial"/>
          <w:color w:val="FF0000"/>
          <w:sz w:val="24"/>
          <w:szCs w:val="24"/>
          <w:lang w:val="en-GB"/>
        </w:rPr>
        <w:t>.</w:t>
      </w:r>
    </w:p>
    <w:p w14:paraId="02FDB4DA" w14:textId="77777777" w:rsidR="008B285C" w:rsidRPr="005641E8" w:rsidRDefault="00C821CB" w:rsidP="008B285C">
      <w:pPr>
        <w:autoSpaceDE w:val="0"/>
        <w:autoSpaceDN w:val="0"/>
        <w:adjustRightInd w:val="0"/>
        <w:spacing w:after="0" w:line="240" w:lineRule="auto"/>
        <w:rPr>
          <w:rFonts w:cs="Arial"/>
          <w:color w:val="FF0000"/>
          <w:sz w:val="24"/>
          <w:szCs w:val="24"/>
          <w:lang w:val="en-GB"/>
        </w:rPr>
      </w:pPr>
      <w:r>
        <w:rPr>
          <w:rFonts w:cs="Arial"/>
          <w:color w:val="FF0000"/>
          <w:sz w:val="24"/>
          <w:szCs w:val="24"/>
          <w:lang w:val="en-GB"/>
        </w:rPr>
        <w:t>If D</w:t>
      </w:r>
      <w:r w:rsidR="008B285C" w:rsidRPr="005641E8">
        <w:rPr>
          <w:rFonts w:cs="Arial"/>
          <w:color w:val="FF0000"/>
          <w:sz w:val="24"/>
          <w:szCs w:val="24"/>
          <w:lang w:val="en-GB"/>
        </w:rPr>
        <w:t xml:space="preserve">irected advertising is </w:t>
      </w:r>
      <w:r w:rsidR="008B285C">
        <w:rPr>
          <w:rFonts w:cs="Arial"/>
          <w:color w:val="FF0000"/>
          <w:sz w:val="24"/>
          <w:szCs w:val="24"/>
          <w:lang w:val="en-GB"/>
        </w:rPr>
        <w:t>selected</w:t>
      </w:r>
      <w:r w:rsidR="008B285C" w:rsidRPr="005641E8">
        <w:rPr>
          <w:rFonts w:cs="Arial"/>
          <w:color w:val="FF0000"/>
          <w:sz w:val="24"/>
          <w:szCs w:val="24"/>
          <w:lang w:val="en-GB"/>
        </w:rPr>
        <w:t>, the Peer_Address_Type and Peer_Address shall be valid</w:t>
      </w:r>
      <w:r w:rsidR="00997C16">
        <w:rPr>
          <w:rFonts w:cs="Arial"/>
          <w:color w:val="FF0000"/>
          <w:sz w:val="24"/>
          <w:szCs w:val="24"/>
          <w:lang w:val="en-GB"/>
        </w:rPr>
        <w:t xml:space="preserve"> and</w:t>
      </w:r>
      <w:r w:rsidR="008B285C" w:rsidRPr="005641E8">
        <w:rPr>
          <w:rFonts w:cs="Arial"/>
          <w:color w:val="FF0000"/>
          <w:sz w:val="24"/>
          <w:szCs w:val="24"/>
          <w:lang w:val="en-GB"/>
        </w:rPr>
        <w:t xml:space="preserve"> </w:t>
      </w:r>
      <w:r>
        <w:rPr>
          <w:rFonts w:cs="Arial"/>
          <w:color w:val="FF0000"/>
          <w:sz w:val="24"/>
          <w:szCs w:val="24"/>
          <w:lang w:val="en-GB"/>
        </w:rPr>
        <w:t xml:space="preserve">the </w:t>
      </w:r>
      <w:r w:rsidR="008B285C" w:rsidRPr="005641E8">
        <w:rPr>
          <w:rFonts w:cs="Arial"/>
          <w:color w:val="FF0000"/>
          <w:sz w:val="24"/>
          <w:szCs w:val="24"/>
          <w:lang w:val="en-GB"/>
        </w:rPr>
        <w:t>Advertising_Filter_Policy parameter shall be ignored</w:t>
      </w:r>
      <w:r w:rsidR="00997C16">
        <w:rPr>
          <w:rFonts w:cs="Arial"/>
          <w:color w:val="FF0000"/>
          <w:sz w:val="24"/>
          <w:szCs w:val="24"/>
          <w:lang w:val="en-GB"/>
        </w:rPr>
        <w:t>.</w:t>
      </w:r>
    </w:p>
    <w:p w14:paraId="5A0FBE66" w14:textId="77777777" w:rsidR="003D08D7" w:rsidRPr="005641E8" w:rsidRDefault="003D08D7" w:rsidP="003D08D7">
      <w:pPr>
        <w:autoSpaceDE w:val="0"/>
        <w:autoSpaceDN w:val="0"/>
        <w:adjustRightInd w:val="0"/>
        <w:spacing w:after="0" w:line="240" w:lineRule="auto"/>
        <w:rPr>
          <w:rFonts w:cs="Arial"/>
          <w:color w:val="FF0000"/>
          <w:sz w:val="24"/>
          <w:szCs w:val="24"/>
          <w:lang w:val="en-GB"/>
        </w:rPr>
      </w:pPr>
    </w:p>
    <w:p w14:paraId="29083988" w14:textId="77777777" w:rsidR="00E40CCE" w:rsidRPr="005641E8" w:rsidRDefault="00E40CCE" w:rsidP="00E40CCE">
      <w:pPr>
        <w:autoSpaceDE w:val="0"/>
        <w:autoSpaceDN w:val="0"/>
        <w:adjustRightInd w:val="0"/>
        <w:spacing w:after="0" w:line="240" w:lineRule="auto"/>
        <w:rPr>
          <w:rFonts w:cs="Arial"/>
          <w:color w:val="FF0000"/>
          <w:sz w:val="24"/>
          <w:szCs w:val="24"/>
          <w:lang w:val="en-GB"/>
        </w:rPr>
      </w:pPr>
      <w:r w:rsidRPr="005641E8">
        <w:rPr>
          <w:rFonts w:cs="Arial"/>
          <w:color w:val="FF0000"/>
          <w:sz w:val="24"/>
          <w:szCs w:val="24"/>
          <w:lang w:val="en-GB"/>
        </w:rPr>
        <w:t xml:space="preserve">The </w:t>
      </w:r>
      <w:r w:rsidR="007320F2">
        <w:rPr>
          <w:rFonts w:cs="Arial"/>
          <w:color w:val="FF0000"/>
          <w:sz w:val="24"/>
          <w:szCs w:val="24"/>
          <w:lang w:val="en-GB"/>
        </w:rPr>
        <w:t>Primary_</w:t>
      </w:r>
      <w:r w:rsidRPr="005641E8">
        <w:rPr>
          <w:rFonts w:cs="Arial"/>
          <w:color w:val="FF0000"/>
          <w:sz w:val="24"/>
          <w:szCs w:val="24"/>
          <w:lang w:val="en-GB"/>
        </w:rPr>
        <w:t xml:space="preserve">Advertising_Interval_Min </w:t>
      </w:r>
      <w:r w:rsidR="00CF5844">
        <w:rPr>
          <w:rFonts w:cs="Arial"/>
          <w:color w:val="FF0000"/>
          <w:sz w:val="24"/>
          <w:szCs w:val="24"/>
          <w:lang w:val="en-GB"/>
        </w:rPr>
        <w:t xml:space="preserve">parameter </w:t>
      </w:r>
      <w:r w:rsidRPr="005641E8">
        <w:rPr>
          <w:rFonts w:cs="Arial"/>
          <w:color w:val="FF0000"/>
          <w:sz w:val="24"/>
          <w:szCs w:val="24"/>
          <w:lang w:val="en-GB"/>
        </w:rPr>
        <w:t xml:space="preserve">shall be less than or equal to the </w:t>
      </w:r>
      <w:r w:rsidR="00C80D4B">
        <w:rPr>
          <w:rFonts w:cs="Arial"/>
          <w:color w:val="FF0000"/>
          <w:sz w:val="24"/>
          <w:szCs w:val="24"/>
          <w:lang w:val="en-GB"/>
        </w:rPr>
        <w:t>Primary_</w:t>
      </w:r>
      <w:r w:rsidRPr="005641E8">
        <w:rPr>
          <w:rFonts w:cs="Arial"/>
          <w:color w:val="FF0000"/>
          <w:sz w:val="24"/>
          <w:szCs w:val="24"/>
          <w:lang w:val="en-GB"/>
        </w:rPr>
        <w:t>Advertising_Interval_Max</w:t>
      </w:r>
      <w:r w:rsidR="00CF5844">
        <w:rPr>
          <w:rFonts w:cs="Arial"/>
          <w:color w:val="FF0000"/>
          <w:sz w:val="24"/>
          <w:szCs w:val="24"/>
          <w:lang w:val="en-GB"/>
        </w:rPr>
        <w:t xml:space="preserve"> parameter</w:t>
      </w:r>
      <w:r w:rsidRPr="005641E8">
        <w:rPr>
          <w:rFonts w:cs="Arial"/>
          <w:color w:val="FF0000"/>
          <w:sz w:val="24"/>
          <w:szCs w:val="24"/>
          <w:lang w:val="en-GB"/>
        </w:rPr>
        <w:t xml:space="preserve">. The </w:t>
      </w:r>
      <w:r w:rsidR="00C80D4B">
        <w:rPr>
          <w:rFonts w:cs="Arial"/>
          <w:color w:val="FF0000"/>
          <w:sz w:val="24"/>
          <w:szCs w:val="24"/>
          <w:lang w:val="en-GB"/>
        </w:rPr>
        <w:t>Primary_</w:t>
      </w:r>
      <w:r w:rsidRPr="005641E8">
        <w:rPr>
          <w:rFonts w:cs="Arial"/>
          <w:color w:val="FF0000"/>
          <w:sz w:val="24"/>
          <w:szCs w:val="24"/>
          <w:lang w:val="en-GB"/>
        </w:rPr>
        <w:t xml:space="preserve">Advertising_Interval_Min and </w:t>
      </w:r>
      <w:r w:rsidR="00D31092">
        <w:rPr>
          <w:rFonts w:cs="Arial"/>
          <w:color w:val="FF0000"/>
          <w:sz w:val="24"/>
          <w:szCs w:val="24"/>
          <w:lang w:val="en-GB"/>
        </w:rPr>
        <w:t>Primary_</w:t>
      </w:r>
      <w:r w:rsidRPr="005641E8">
        <w:rPr>
          <w:rFonts w:cs="Arial"/>
          <w:color w:val="FF0000"/>
          <w:sz w:val="24"/>
          <w:szCs w:val="24"/>
          <w:lang w:val="en-GB"/>
        </w:rPr>
        <w:t xml:space="preserve">Advertising_Interval_Max </w:t>
      </w:r>
      <w:r w:rsidR="00CF5844">
        <w:rPr>
          <w:rFonts w:cs="Arial"/>
          <w:color w:val="FF0000"/>
          <w:sz w:val="24"/>
          <w:szCs w:val="24"/>
          <w:lang w:val="en-GB"/>
        </w:rPr>
        <w:t xml:space="preserve">parameters </w:t>
      </w:r>
      <w:r w:rsidRPr="005641E8">
        <w:rPr>
          <w:rFonts w:cs="Arial"/>
          <w:color w:val="FF0000"/>
          <w:sz w:val="24"/>
          <w:szCs w:val="24"/>
          <w:lang w:val="en-GB"/>
        </w:rPr>
        <w:t xml:space="preserve">should not be the same value </w:t>
      </w:r>
      <w:r w:rsidR="001D6AF8">
        <w:rPr>
          <w:rFonts w:cs="Arial"/>
          <w:color w:val="FF0000"/>
          <w:sz w:val="24"/>
          <w:szCs w:val="24"/>
          <w:lang w:val="en-GB"/>
        </w:rPr>
        <w:t>so that</w:t>
      </w:r>
      <w:r w:rsidRPr="005641E8">
        <w:rPr>
          <w:rFonts w:cs="Arial"/>
          <w:color w:val="FF0000"/>
          <w:sz w:val="24"/>
          <w:szCs w:val="24"/>
          <w:lang w:val="en-GB"/>
        </w:rPr>
        <w:t xml:space="preserve"> the Controller </w:t>
      </w:r>
      <w:r w:rsidR="001D6AF8">
        <w:rPr>
          <w:rFonts w:cs="Arial"/>
          <w:color w:val="FF0000"/>
          <w:sz w:val="24"/>
          <w:szCs w:val="24"/>
          <w:lang w:val="en-GB"/>
        </w:rPr>
        <w:t>can choose</w:t>
      </w:r>
      <w:r w:rsidRPr="005641E8">
        <w:rPr>
          <w:rFonts w:cs="Arial"/>
          <w:color w:val="FF0000"/>
          <w:sz w:val="24"/>
          <w:szCs w:val="24"/>
          <w:lang w:val="en-GB"/>
        </w:rPr>
        <w:t xml:space="preserve"> the best advertising interval given other activities.</w:t>
      </w:r>
      <w:r w:rsidR="00C80D4B">
        <w:rPr>
          <w:rFonts w:cs="Arial"/>
          <w:color w:val="FF0000"/>
          <w:sz w:val="24"/>
          <w:szCs w:val="24"/>
          <w:lang w:val="en-GB"/>
        </w:rPr>
        <w:t xml:space="preserve"> </w:t>
      </w:r>
    </w:p>
    <w:p w14:paraId="3B93E528" w14:textId="77777777" w:rsidR="00E40CCE" w:rsidRPr="005641E8" w:rsidRDefault="00E40CCE" w:rsidP="00E40CCE">
      <w:pPr>
        <w:autoSpaceDE w:val="0"/>
        <w:autoSpaceDN w:val="0"/>
        <w:adjustRightInd w:val="0"/>
        <w:spacing w:after="0" w:line="240" w:lineRule="auto"/>
        <w:rPr>
          <w:rFonts w:cs="Arial"/>
          <w:color w:val="FF0000"/>
          <w:sz w:val="24"/>
          <w:szCs w:val="24"/>
          <w:lang w:val="en-GB"/>
        </w:rPr>
      </w:pPr>
    </w:p>
    <w:p w14:paraId="33CB05B3" w14:textId="77777777" w:rsidR="00E40CCE" w:rsidRPr="005641E8" w:rsidRDefault="00E40CCE" w:rsidP="00E40CCE">
      <w:pPr>
        <w:autoSpaceDE w:val="0"/>
        <w:autoSpaceDN w:val="0"/>
        <w:adjustRightInd w:val="0"/>
        <w:spacing w:after="0" w:line="240" w:lineRule="auto"/>
        <w:rPr>
          <w:rFonts w:cs="Arial"/>
          <w:color w:val="FF0000"/>
          <w:sz w:val="24"/>
          <w:szCs w:val="24"/>
          <w:lang w:val="en-GB"/>
        </w:rPr>
      </w:pPr>
      <w:r w:rsidRPr="005641E8">
        <w:rPr>
          <w:rFonts w:cs="Arial"/>
          <w:color w:val="FF0000"/>
          <w:sz w:val="24"/>
          <w:szCs w:val="24"/>
          <w:lang w:val="en-GB"/>
        </w:rPr>
        <w:t xml:space="preserve">For high duty cycle </w:t>
      </w:r>
      <w:r w:rsidR="0002434F">
        <w:rPr>
          <w:rFonts w:cs="Arial"/>
          <w:color w:val="FF0000"/>
          <w:sz w:val="24"/>
          <w:szCs w:val="24"/>
          <w:lang w:val="en-GB"/>
        </w:rPr>
        <w:t xml:space="preserve">connectable </w:t>
      </w:r>
      <w:r w:rsidR="00BB320F">
        <w:rPr>
          <w:rFonts w:cs="Arial"/>
          <w:color w:val="FF0000"/>
          <w:sz w:val="24"/>
          <w:szCs w:val="24"/>
          <w:lang w:val="en-GB"/>
        </w:rPr>
        <w:t xml:space="preserve">directed </w:t>
      </w:r>
      <w:r w:rsidRPr="005641E8">
        <w:rPr>
          <w:rFonts w:cs="Arial"/>
          <w:color w:val="FF0000"/>
          <w:sz w:val="24"/>
          <w:szCs w:val="24"/>
          <w:lang w:val="en-GB"/>
        </w:rPr>
        <w:t>advertising</w:t>
      </w:r>
      <w:r w:rsidR="00577AC4">
        <w:rPr>
          <w:rFonts w:cs="Arial"/>
          <w:color w:val="FF0000"/>
          <w:sz w:val="24"/>
          <w:szCs w:val="24"/>
          <w:lang w:val="en-GB"/>
        </w:rPr>
        <w:t xml:space="preserve"> event type</w:t>
      </w:r>
      <w:r w:rsidR="00831B87">
        <w:rPr>
          <w:rFonts w:cs="Arial"/>
          <w:color w:val="FF0000"/>
          <w:sz w:val="24"/>
          <w:szCs w:val="24"/>
          <w:lang w:val="en-GB"/>
        </w:rPr>
        <w:t xml:space="preserve"> (ADV_DIRECT_IND)</w:t>
      </w:r>
      <w:r w:rsidRPr="005641E8">
        <w:rPr>
          <w:rFonts w:cs="Arial"/>
          <w:color w:val="FF0000"/>
          <w:sz w:val="24"/>
          <w:szCs w:val="24"/>
          <w:lang w:val="en-GB"/>
        </w:rPr>
        <w:t xml:space="preserve">, the </w:t>
      </w:r>
      <w:r w:rsidR="00C80D4B">
        <w:rPr>
          <w:rFonts w:cs="Arial"/>
          <w:color w:val="FF0000"/>
          <w:sz w:val="24"/>
          <w:szCs w:val="24"/>
          <w:lang w:val="en-GB"/>
        </w:rPr>
        <w:t>Primary_</w:t>
      </w:r>
      <w:r w:rsidRPr="005641E8">
        <w:rPr>
          <w:rFonts w:cs="Arial"/>
          <w:color w:val="FF0000"/>
          <w:sz w:val="24"/>
          <w:szCs w:val="24"/>
          <w:lang w:val="en-GB"/>
        </w:rPr>
        <w:t xml:space="preserve">Advertising_Interval_Min and </w:t>
      </w:r>
      <w:r w:rsidR="00C80D4B">
        <w:rPr>
          <w:rFonts w:cs="Arial"/>
          <w:color w:val="FF0000"/>
          <w:sz w:val="24"/>
          <w:szCs w:val="24"/>
          <w:lang w:val="en-GB"/>
        </w:rPr>
        <w:t>Primary_</w:t>
      </w:r>
      <w:r w:rsidRPr="005641E8">
        <w:rPr>
          <w:rFonts w:cs="Arial"/>
          <w:color w:val="FF0000"/>
          <w:sz w:val="24"/>
          <w:szCs w:val="24"/>
          <w:lang w:val="en-GB"/>
        </w:rPr>
        <w:t>Advertising_Interval_Max parameters are not used and shall be ignored.</w:t>
      </w:r>
    </w:p>
    <w:p w14:paraId="0EA67986" w14:textId="77777777" w:rsidR="00C5091B" w:rsidRDefault="00C5091B" w:rsidP="00C5091B">
      <w:pPr>
        <w:autoSpaceDE w:val="0"/>
        <w:autoSpaceDN w:val="0"/>
        <w:adjustRightInd w:val="0"/>
        <w:spacing w:after="0" w:line="240" w:lineRule="auto"/>
        <w:rPr>
          <w:rFonts w:cs="Arial"/>
          <w:color w:val="FF0000"/>
          <w:sz w:val="24"/>
          <w:szCs w:val="24"/>
          <w:lang w:val="en-GB"/>
        </w:rPr>
      </w:pPr>
    </w:p>
    <w:p w14:paraId="2390C6D3" w14:textId="77777777" w:rsidR="00C5091B" w:rsidRPr="005641E8" w:rsidRDefault="00C5091B" w:rsidP="00C5091B">
      <w:pPr>
        <w:autoSpaceDE w:val="0"/>
        <w:autoSpaceDN w:val="0"/>
        <w:adjustRightInd w:val="0"/>
        <w:spacing w:after="0" w:line="240" w:lineRule="auto"/>
        <w:rPr>
          <w:rFonts w:cs="Arial"/>
          <w:color w:val="FF0000"/>
          <w:sz w:val="24"/>
          <w:szCs w:val="24"/>
          <w:lang w:val="en-GB"/>
        </w:rPr>
      </w:pPr>
      <w:r w:rsidRPr="00C5091B">
        <w:rPr>
          <w:rFonts w:cs="Arial"/>
          <w:color w:val="FF0000"/>
          <w:sz w:val="24"/>
          <w:szCs w:val="24"/>
          <w:lang w:val="en-GB"/>
        </w:rPr>
        <w:t>If the primary advertising inte</w:t>
      </w:r>
      <w:r>
        <w:rPr>
          <w:rFonts w:cs="Arial"/>
          <w:color w:val="FF0000"/>
          <w:sz w:val="24"/>
          <w:szCs w:val="24"/>
          <w:lang w:val="en-GB"/>
        </w:rPr>
        <w:t xml:space="preserve">rval range provided by the Host </w:t>
      </w:r>
      <w:r w:rsidRPr="00C5091B">
        <w:rPr>
          <w:rFonts w:cs="Arial"/>
          <w:color w:val="FF0000"/>
          <w:sz w:val="24"/>
          <w:szCs w:val="24"/>
          <w:lang w:val="en-GB"/>
        </w:rPr>
        <w:t>(Primary_Advertising_Interval_Min, Primary_Advertisi</w:t>
      </w:r>
      <w:r>
        <w:rPr>
          <w:rFonts w:cs="Arial"/>
          <w:color w:val="FF0000"/>
          <w:sz w:val="24"/>
          <w:szCs w:val="24"/>
          <w:lang w:val="en-GB"/>
        </w:rPr>
        <w:t xml:space="preserve">ng_Interval_Max) is outside the </w:t>
      </w:r>
      <w:r w:rsidRPr="00C5091B">
        <w:rPr>
          <w:rFonts w:cs="Arial"/>
          <w:color w:val="FF0000"/>
          <w:sz w:val="24"/>
          <w:szCs w:val="24"/>
          <w:lang w:val="en-GB"/>
        </w:rPr>
        <w:t>advertising interval range supported by the Controller, t</w:t>
      </w:r>
      <w:r>
        <w:rPr>
          <w:rFonts w:cs="Arial"/>
          <w:color w:val="FF0000"/>
          <w:sz w:val="24"/>
          <w:szCs w:val="24"/>
          <w:lang w:val="en-GB"/>
        </w:rPr>
        <w:t xml:space="preserve">hen the Controller shall return </w:t>
      </w:r>
      <w:r w:rsidRPr="00C5091B">
        <w:rPr>
          <w:rFonts w:cs="Arial"/>
          <w:color w:val="FF0000"/>
          <w:sz w:val="24"/>
          <w:szCs w:val="24"/>
          <w:lang w:val="en-GB"/>
        </w:rPr>
        <w:t>the Unsupported Feature or Parameter Value (0x11) error code.</w:t>
      </w:r>
    </w:p>
    <w:p w14:paraId="04284886" w14:textId="77777777" w:rsidR="00E40CCE" w:rsidRDefault="00E40CCE" w:rsidP="00E40CCE">
      <w:pPr>
        <w:autoSpaceDE w:val="0"/>
        <w:autoSpaceDN w:val="0"/>
        <w:adjustRightInd w:val="0"/>
        <w:spacing w:after="0" w:line="240" w:lineRule="auto"/>
        <w:rPr>
          <w:rFonts w:cs="Arial"/>
          <w:color w:val="FF0000"/>
          <w:sz w:val="24"/>
          <w:szCs w:val="24"/>
          <w:lang w:val="en-GB"/>
        </w:rPr>
      </w:pPr>
    </w:p>
    <w:p w14:paraId="1872F52E" w14:textId="77777777" w:rsidR="00EC4CD7" w:rsidRPr="001F0512" w:rsidRDefault="00EC4CD7" w:rsidP="00EC4CD7">
      <w:pPr>
        <w:autoSpaceDE w:val="0"/>
        <w:autoSpaceDN w:val="0"/>
        <w:adjustRightInd w:val="0"/>
        <w:spacing w:after="0" w:line="240" w:lineRule="auto"/>
        <w:rPr>
          <w:rFonts w:cs="Arial"/>
          <w:color w:val="FF0000"/>
          <w:sz w:val="24"/>
          <w:szCs w:val="24"/>
        </w:rPr>
      </w:pPr>
      <w:r w:rsidRPr="001F0512">
        <w:rPr>
          <w:rFonts w:cs="Arial"/>
          <w:color w:val="FF0000"/>
          <w:sz w:val="24"/>
          <w:szCs w:val="24"/>
        </w:rPr>
        <w:t>The Primary_Advertising_Channel_Map is a bit field that indicates the advertising channels that shall be used when transmitting advertising packets. At least one channel bit shall be set in the Primary_Advertising_Channel_Map parameter.</w:t>
      </w:r>
    </w:p>
    <w:p w14:paraId="0D34978B" w14:textId="77777777" w:rsidR="00EC4CD7" w:rsidRPr="005641E8" w:rsidRDefault="00EC4CD7" w:rsidP="00EC4CD7">
      <w:pPr>
        <w:autoSpaceDE w:val="0"/>
        <w:autoSpaceDN w:val="0"/>
        <w:adjustRightInd w:val="0"/>
        <w:spacing w:after="0" w:line="240" w:lineRule="auto"/>
        <w:rPr>
          <w:rFonts w:cs="Arial"/>
          <w:color w:val="FF0000"/>
          <w:sz w:val="24"/>
          <w:szCs w:val="24"/>
          <w:lang w:val="en-GB"/>
        </w:rPr>
      </w:pPr>
    </w:p>
    <w:p w14:paraId="35A65AF5" w14:textId="77777777" w:rsidR="00E40CCE" w:rsidRPr="005641E8" w:rsidRDefault="00CD6948" w:rsidP="00E40CCE">
      <w:pPr>
        <w:autoSpaceDE w:val="0"/>
        <w:autoSpaceDN w:val="0"/>
        <w:adjustRightInd w:val="0"/>
        <w:spacing w:after="0" w:line="240" w:lineRule="auto"/>
        <w:rPr>
          <w:rFonts w:cs="Arial"/>
          <w:color w:val="FF0000"/>
          <w:sz w:val="24"/>
          <w:szCs w:val="24"/>
          <w:lang w:val="en-GB"/>
        </w:rPr>
      </w:pPr>
      <w:r>
        <w:rPr>
          <w:rFonts w:cs="Arial"/>
          <w:color w:val="FF0000"/>
          <w:sz w:val="24"/>
          <w:szCs w:val="24"/>
          <w:lang w:val="en-GB"/>
        </w:rPr>
        <w:t xml:space="preserve">The </w:t>
      </w:r>
      <w:r w:rsidR="00E40CCE" w:rsidRPr="005641E8">
        <w:rPr>
          <w:rFonts w:cs="Arial"/>
          <w:color w:val="FF0000"/>
          <w:sz w:val="24"/>
          <w:szCs w:val="24"/>
          <w:lang w:val="en-GB"/>
        </w:rPr>
        <w:t xml:space="preserve">Own_Address_Type parameter </w:t>
      </w:r>
      <w:r w:rsidR="001D11CD">
        <w:rPr>
          <w:rFonts w:cs="Arial"/>
          <w:color w:val="FF0000"/>
          <w:sz w:val="24"/>
          <w:szCs w:val="24"/>
          <w:lang w:val="en-GB"/>
        </w:rPr>
        <w:t>specifies</w:t>
      </w:r>
      <w:r w:rsidR="001D11CD" w:rsidRPr="005641E8">
        <w:rPr>
          <w:rFonts w:cs="Arial"/>
          <w:color w:val="FF0000"/>
          <w:sz w:val="24"/>
          <w:szCs w:val="24"/>
          <w:lang w:val="en-GB"/>
        </w:rPr>
        <w:t xml:space="preserve"> </w:t>
      </w:r>
      <w:r w:rsidR="00E40CCE" w:rsidRPr="005641E8">
        <w:rPr>
          <w:rFonts w:cs="Arial"/>
          <w:color w:val="FF0000"/>
          <w:sz w:val="24"/>
          <w:szCs w:val="24"/>
          <w:lang w:val="en-GB"/>
        </w:rPr>
        <w:t>the type of address being used in the advertising packets.</w:t>
      </w:r>
    </w:p>
    <w:p w14:paraId="49FC29F7" w14:textId="77777777" w:rsidR="00E40CCE" w:rsidRPr="005641E8" w:rsidRDefault="00E40CCE" w:rsidP="00E40CCE">
      <w:pPr>
        <w:autoSpaceDE w:val="0"/>
        <w:autoSpaceDN w:val="0"/>
        <w:adjustRightInd w:val="0"/>
        <w:spacing w:after="0" w:line="240" w:lineRule="auto"/>
        <w:rPr>
          <w:rFonts w:cs="Arial"/>
          <w:color w:val="FF0000"/>
          <w:sz w:val="24"/>
          <w:szCs w:val="24"/>
          <w:lang w:val="en-GB"/>
        </w:rPr>
      </w:pPr>
    </w:p>
    <w:p w14:paraId="69E2D513" w14:textId="77777777" w:rsidR="00E40CCE" w:rsidRPr="005641E8" w:rsidRDefault="00E40CCE" w:rsidP="00E40CCE">
      <w:pPr>
        <w:autoSpaceDE w:val="0"/>
        <w:autoSpaceDN w:val="0"/>
        <w:adjustRightInd w:val="0"/>
        <w:spacing w:after="0" w:line="240" w:lineRule="auto"/>
        <w:rPr>
          <w:rFonts w:cs="Arial"/>
          <w:color w:val="FF0000"/>
          <w:sz w:val="24"/>
          <w:szCs w:val="24"/>
          <w:lang w:val="en-GB"/>
        </w:rPr>
      </w:pPr>
      <w:r w:rsidRPr="005641E8">
        <w:rPr>
          <w:rFonts w:cs="Arial"/>
          <w:color w:val="FF0000"/>
          <w:sz w:val="24"/>
          <w:szCs w:val="24"/>
          <w:lang w:val="en-GB"/>
        </w:rPr>
        <w:t xml:space="preserve">If Own_Address_Type equals 0x02 or 0x03, the Peer_Address parameter contains the peer’s Identity Address and the Peer_Address_Type parameter contains the </w:t>
      </w:r>
      <w:r w:rsidR="00A22E63">
        <w:rPr>
          <w:rFonts w:cs="Arial"/>
          <w:color w:val="FF0000"/>
          <w:sz w:val="24"/>
          <w:szCs w:val="24"/>
          <w:lang w:val="en-GB"/>
        </w:rPr>
        <w:t>p</w:t>
      </w:r>
      <w:r w:rsidR="00A22E63" w:rsidRPr="005641E8">
        <w:rPr>
          <w:rFonts w:cs="Arial"/>
          <w:color w:val="FF0000"/>
          <w:sz w:val="24"/>
          <w:szCs w:val="24"/>
          <w:lang w:val="en-GB"/>
        </w:rPr>
        <w:t xml:space="preserve">eer’s </w:t>
      </w:r>
      <w:r w:rsidRPr="005641E8">
        <w:rPr>
          <w:rFonts w:cs="Arial"/>
          <w:color w:val="FF0000"/>
          <w:sz w:val="24"/>
          <w:szCs w:val="24"/>
          <w:lang w:val="en-GB"/>
        </w:rPr>
        <w:t>Identity Type (i.e.</w:t>
      </w:r>
      <w:r w:rsidR="00CB5F3C">
        <w:rPr>
          <w:rFonts w:cs="Arial"/>
          <w:color w:val="FF0000"/>
          <w:sz w:val="24"/>
          <w:szCs w:val="24"/>
          <w:lang w:val="en-GB"/>
        </w:rPr>
        <w:t>,</w:t>
      </w:r>
      <w:r w:rsidRPr="005641E8">
        <w:rPr>
          <w:rFonts w:cs="Arial"/>
          <w:color w:val="FF0000"/>
          <w:sz w:val="24"/>
          <w:szCs w:val="24"/>
          <w:lang w:val="en-GB"/>
        </w:rPr>
        <w:t xml:space="preserve"> 0x00 or 0x01). These parameters are used to locate the corresponding local IRK in the resolving list</w:t>
      </w:r>
      <w:r w:rsidR="004153B7">
        <w:rPr>
          <w:rFonts w:cs="Arial"/>
          <w:color w:val="FF0000"/>
          <w:sz w:val="24"/>
          <w:szCs w:val="24"/>
          <w:lang w:val="en-GB"/>
        </w:rPr>
        <w:t>; t</w:t>
      </w:r>
      <w:r w:rsidR="00A22E63" w:rsidRPr="005641E8">
        <w:rPr>
          <w:rFonts w:cs="Arial"/>
          <w:color w:val="FF0000"/>
          <w:sz w:val="24"/>
          <w:szCs w:val="24"/>
          <w:lang w:val="en-GB"/>
        </w:rPr>
        <w:t xml:space="preserve">his </w:t>
      </w:r>
      <w:r w:rsidRPr="005641E8">
        <w:rPr>
          <w:rFonts w:cs="Arial"/>
          <w:color w:val="FF0000"/>
          <w:sz w:val="24"/>
          <w:szCs w:val="24"/>
          <w:lang w:val="en-GB"/>
        </w:rPr>
        <w:t>IRK is used to generate the own address used in the advertisement.</w:t>
      </w:r>
      <w:r w:rsidR="008B285C">
        <w:rPr>
          <w:rFonts w:cs="Arial"/>
          <w:color w:val="FF0000"/>
          <w:sz w:val="24"/>
          <w:szCs w:val="24"/>
          <w:lang w:val="en-GB"/>
        </w:rPr>
        <w:t xml:space="preserve"> </w:t>
      </w:r>
    </w:p>
    <w:p w14:paraId="3E152CC5" w14:textId="77777777" w:rsidR="00E40CCE" w:rsidRPr="005641E8" w:rsidRDefault="00E40CCE" w:rsidP="00E40CCE">
      <w:pPr>
        <w:autoSpaceDE w:val="0"/>
        <w:autoSpaceDN w:val="0"/>
        <w:adjustRightInd w:val="0"/>
        <w:spacing w:after="0" w:line="240" w:lineRule="auto"/>
        <w:rPr>
          <w:rFonts w:cs="Arial"/>
          <w:color w:val="FF0000"/>
          <w:sz w:val="24"/>
          <w:szCs w:val="24"/>
          <w:lang w:val="en-GB"/>
        </w:rPr>
      </w:pPr>
    </w:p>
    <w:p w14:paraId="4D634680" w14:textId="77777777" w:rsidR="00E40CCE" w:rsidRPr="005641E8" w:rsidRDefault="00E40CCE" w:rsidP="00E40CCE">
      <w:pPr>
        <w:autoSpaceDE w:val="0"/>
        <w:autoSpaceDN w:val="0"/>
        <w:adjustRightInd w:val="0"/>
        <w:spacing w:after="0" w:line="240" w:lineRule="auto"/>
        <w:rPr>
          <w:rFonts w:cs="Arial"/>
          <w:color w:val="FF0000"/>
          <w:sz w:val="24"/>
          <w:szCs w:val="24"/>
          <w:lang w:val="en-GB"/>
        </w:rPr>
      </w:pPr>
      <w:r w:rsidRPr="005641E8">
        <w:rPr>
          <w:rFonts w:cs="Arial"/>
          <w:color w:val="FF0000"/>
          <w:sz w:val="24"/>
          <w:szCs w:val="24"/>
          <w:lang w:val="en-GB"/>
        </w:rPr>
        <w:t xml:space="preserve">The Advertising_Tx_Power </w:t>
      </w:r>
      <w:r w:rsidR="00214F20">
        <w:rPr>
          <w:rFonts w:cs="Arial"/>
          <w:color w:val="FF0000"/>
          <w:sz w:val="24"/>
          <w:szCs w:val="24"/>
          <w:lang w:val="en-GB"/>
        </w:rPr>
        <w:t>parameter</w:t>
      </w:r>
      <w:r w:rsidRPr="005641E8">
        <w:rPr>
          <w:rFonts w:cs="Arial"/>
          <w:color w:val="FF0000"/>
          <w:sz w:val="24"/>
          <w:szCs w:val="24"/>
          <w:lang w:val="en-GB"/>
        </w:rPr>
        <w:t xml:space="preserve"> indicate</w:t>
      </w:r>
      <w:r w:rsidR="00214F20">
        <w:rPr>
          <w:rFonts w:cs="Arial"/>
          <w:color w:val="FF0000"/>
          <w:sz w:val="24"/>
          <w:szCs w:val="24"/>
          <w:lang w:val="en-GB"/>
        </w:rPr>
        <w:t>s</w:t>
      </w:r>
      <w:r w:rsidRPr="005641E8">
        <w:rPr>
          <w:rFonts w:cs="Arial"/>
          <w:color w:val="FF0000"/>
          <w:sz w:val="24"/>
          <w:szCs w:val="24"/>
          <w:lang w:val="en-GB"/>
        </w:rPr>
        <w:t xml:space="preserve"> the </w:t>
      </w:r>
      <w:r w:rsidR="008A7590">
        <w:rPr>
          <w:rFonts w:cs="Arial"/>
          <w:color w:val="FF0000"/>
          <w:sz w:val="24"/>
          <w:szCs w:val="24"/>
          <w:lang w:val="en-GB"/>
        </w:rPr>
        <w:t xml:space="preserve">maximum </w:t>
      </w:r>
      <w:r w:rsidRPr="005641E8">
        <w:rPr>
          <w:rFonts w:cs="Arial"/>
          <w:color w:val="FF0000"/>
          <w:sz w:val="24"/>
          <w:szCs w:val="24"/>
          <w:lang w:val="en-GB"/>
        </w:rPr>
        <w:t xml:space="preserve">power level at which the advertising packets </w:t>
      </w:r>
      <w:r w:rsidR="004F3D7F">
        <w:rPr>
          <w:rFonts w:cs="Arial"/>
          <w:color w:val="FF0000"/>
          <w:sz w:val="24"/>
          <w:szCs w:val="24"/>
          <w:lang w:val="en-GB"/>
        </w:rPr>
        <w:t>are</w:t>
      </w:r>
      <w:r w:rsidR="004F3D7F" w:rsidRPr="005641E8">
        <w:rPr>
          <w:rFonts w:cs="Arial"/>
          <w:color w:val="FF0000"/>
          <w:sz w:val="24"/>
          <w:szCs w:val="24"/>
          <w:lang w:val="en-GB"/>
        </w:rPr>
        <w:t xml:space="preserve"> </w:t>
      </w:r>
      <w:r w:rsidR="004F3D7F">
        <w:rPr>
          <w:rFonts w:cs="Arial"/>
          <w:color w:val="FF0000"/>
          <w:sz w:val="24"/>
          <w:szCs w:val="24"/>
          <w:lang w:val="en-GB"/>
        </w:rPr>
        <w:t xml:space="preserve">to </w:t>
      </w:r>
      <w:r w:rsidRPr="005641E8">
        <w:rPr>
          <w:rFonts w:cs="Arial"/>
          <w:color w:val="FF0000"/>
          <w:sz w:val="24"/>
          <w:szCs w:val="24"/>
          <w:lang w:val="en-GB"/>
        </w:rPr>
        <w:t>be transmitted</w:t>
      </w:r>
      <w:r w:rsidR="004F3D7F">
        <w:rPr>
          <w:rFonts w:cs="Arial"/>
          <w:color w:val="FF0000"/>
          <w:sz w:val="24"/>
          <w:szCs w:val="24"/>
          <w:lang w:val="en-GB"/>
        </w:rPr>
        <w:t xml:space="preserve"> on the advertising channels</w:t>
      </w:r>
      <w:r w:rsidRPr="005641E8">
        <w:rPr>
          <w:rFonts w:cs="Arial"/>
          <w:color w:val="FF0000"/>
          <w:sz w:val="24"/>
          <w:szCs w:val="24"/>
          <w:lang w:val="en-GB"/>
        </w:rPr>
        <w:t>.</w:t>
      </w:r>
      <w:r>
        <w:rPr>
          <w:rFonts w:cs="Arial"/>
          <w:color w:val="FF0000"/>
          <w:sz w:val="24"/>
          <w:szCs w:val="24"/>
          <w:lang w:val="en-GB"/>
        </w:rPr>
        <w:t xml:space="preserve"> The Controller shall choose a power level lower than or equal to the one specified by the Host.</w:t>
      </w:r>
    </w:p>
    <w:p w14:paraId="74947A88" w14:textId="77777777" w:rsidR="00E40CCE" w:rsidRPr="005641E8" w:rsidRDefault="00E40CCE" w:rsidP="00E40CCE">
      <w:pPr>
        <w:autoSpaceDE w:val="0"/>
        <w:autoSpaceDN w:val="0"/>
        <w:adjustRightInd w:val="0"/>
        <w:spacing w:after="0" w:line="240" w:lineRule="auto"/>
        <w:rPr>
          <w:rFonts w:cs="Arial"/>
          <w:color w:val="FF0000"/>
          <w:sz w:val="24"/>
          <w:szCs w:val="24"/>
          <w:lang w:val="en-GB"/>
        </w:rPr>
      </w:pPr>
    </w:p>
    <w:p w14:paraId="7F2DB208" w14:textId="77777777" w:rsidR="00E40CCE" w:rsidRDefault="00E40CCE" w:rsidP="00E40CCE">
      <w:pPr>
        <w:autoSpaceDE w:val="0"/>
        <w:autoSpaceDN w:val="0"/>
        <w:adjustRightInd w:val="0"/>
        <w:spacing w:after="0" w:line="240" w:lineRule="auto"/>
        <w:rPr>
          <w:rFonts w:cs="Arial"/>
          <w:color w:val="FF0000"/>
          <w:sz w:val="24"/>
          <w:szCs w:val="24"/>
        </w:rPr>
      </w:pPr>
      <w:r w:rsidRPr="005641E8">
        <w:rPr>
          <w:rFonts w:cs="Arial"/>
          <w:color w:val="FF0000"/>
          <w:sz w:val="24"/>
          <w:szCs w:val="24"/>
          <w:lang w:val="en-GB"/>
        </w:rPr>
        <w:t xml:space="preserve">The </w:t>
      </w:r>
      <w:r w:rsidR="004F3D7F">
        <w:rPr>
          <w:rFonts w:cs="Arial"/>
          <w:color w:val="FF0000"/>
          <w:sz w:val="24"/>
          <w:szCs w:val="24"/>
          <w:lang w:val="en-GB"/>
        </w:rPr>
        <w:t>Primary_</w:t>
      </w:r>
      <w:r w:rsidRPr="005641E8">
        <w:rPr>
          <w:rFonts w:cs="Arial"/>
          <w:color w:val="FF0000"/>
          <w:sz w:val="24"/>
          <w:szCs w:val="24"/>
          <w:lang w:val="en-GB"/>
        </w:rPr>
        <w:t xml:space="preserve">Advertising_PHY </w:t>
      </w:r>
      <w:r w:rsidR="00150613">
        <w:rPr>
          <w:rFonts w:cs="Arial"/>
          <w:color w:val="FF0000"/>
          <w:sz w:val="24"/>
          <w:szCs w:val="24"/>
          <w:lang w:val="en-GB"/>
        </w:rPr>
        <w:t>parameter</w:t>
      </w:r>
      <w:r w:rsidRPr="005641E8">
        <w:rPr>
          <w:rFonts w:cs="Arial"/>
          <w:color w:val="FF0000"/>
          <w:sz w:val="24"/>
          <w:szCs w:val="24"/>
          <w:lang w:val="en-GB"/>
        </w:rPr>
        <w:t xml:space="preserve"> indicates the PHY </w:t>
      </w:r>
      <w:r w:rsidR="00214F20">
        <w:rPr>
          <w:rFonts w:cs="Arial"/>
          <w:color w:val="FF0000"/>
          <w:sz w:val="24"/>
          <w:szCs w:val="24"/>
          <w:lang w:val="en-GB"/>
        </w:rPr>
        <w:t>on</w:t>
      </w:r>
      <w:r w:rsidR="00811D7C" w:rsidRPr="005641E8">
        <w:rPr>
          <w:rFonts w:cs="Arial"/>
          <w:color w:val="FF0000"/>
          <w:sz w:val="24"/>
          <w:szCs w:val="24"/>
          <w:lang w:val="en-GB"/>
        </w:rPr>
        <w:t xml:space="preserve"> </w:t>
      </w:r>
      <w:r w:rsidRPr="005641E8">
        <w:rPr>
          <w:rFonts w:cs="Arial"/>
          <w:color w:val="FF0000"/>
          <w:sz w:val="24"/>
          <w:szCs w:val="24"/>
          <w:lang w:val="en-GB"/>
        </w:rPr>
        <w:t xml:space="preserve">which the advertising packets </w:t>
      </w:r>
      <w:r w:rsidR="004F3D7F">
        <w:rPr>
          <w:rFonts w:cs="Arial"/>
          <w:color w:val="FF0000"/>
          <w:sz w:val="24"/>
          <w:szCs w:val="24"/>
          <w:lang w:val="en-GB"/>
        </w:rPr>
        <w:t>are</w:t>
      </w:r>
      <w:r w:rsidR="004F3D7F" w:rsidRPr="005641E8">
        <w:rPr>
          <w:rFonts w:cs="Arial"/>
          <w:color w:val="FF0000"/>
          <w:sz w:val="24"/>
          <w:szCs w:val="24"/>
          <w:lang w:val="en-GB"/>
        </w:rPr>
        <w:t xml:space="preserve"> </w:t>
      </w:r>
      <w:r w:rsidRPr="005641E8">
        <w:rPr>
          <w:rFonts w:cs="Arial"/>
          <w:color w:val="FF0000"/>
          <w:sz w:val="24"/>
          <w:szCs w:val="24"/>
          <w:lang w:val="en-GB"/>
        </w:rPr>
        <w:t>transmitted</w:t>
      </w:r>
      <w:r w:rsidR="004F3D7F">
        <w:rPr>
          <w:rFonts w:cs="Arial"/>
          <w:color w:val="FF0000"/>
          <w:sz w:val="24"/>
          <w:szCs w:val="24"/>
          <w:lang w:val="en-GB"/>
        </w:rPr>
        <w:t xml:space="preserve"> on the primary advertising channel</w:t>
      </w:r>
      <w:r w:rsidRPr="005641E8">
        <w:rPr>
          <w:rFonts w:cs="Arial"/>
          <w:color w:val="FF0000"/>
          <w:sz w:val="24"/>
          <w:szCs w:val="24"/>
          <w:lang w:val="en-GB"/>
        </w:rPr>
        <w:t>.</w:t>
      </w:r>
      <w:r w:rsidR="000022FC">
        <w:rPr>
          <w:rFonts w:cs="Arial"/>
          <w:color w:val="FF0000"/>
          <w:sz w:val="24"/>
          <w:szCs w:val="24"/>
          <w:lang w:val="en-GB"/>
        </w:rPr>
        <w:t xml:space="preserve"> If legacy advertising </w:t>
      </w:r>
      <w:r w:rsidR="00A87E23">
        <w:rPr>
          <w:rFonts w:cs="Arial"/>
          <w:color w:val="FF0000"/>
          <w:sz w:val="24"/>
          <w:szCs w:val="24"/>
          <w:lang w:val="en-GB"/>
        </w:rPr>
        <w:t xml:space="preserve">PDUs </w:t>
      </w:r>
      <w:r w:rsidR="000022FC">
        <w:rPr>
          <w:rFonts w:cs="Arial"/>
          <w:color w:val="FF0000"/>
          <w:sz w:val="24"/>
          <w:szCs w:val="24"/>
          <w:lang w:val="en-GB"/>
        </w:rPr>
        <w:t>are being used, the</w:t>
      </w:r>
      <w:r w:rsidRPr="005641E8">
        <w:rPr>
          <w:rFonts w:cs="Arial"/>
          <w:color w:val="FF0000"/>
          <w:sz w:val="24"/>
          <w:szCs w:val="24"/>
        </w:rPr>
        <w:t xml:space="preserve"> </w:t>
      </w:r>
      <w:r w:rsidR="004F3D7F">
        <w:rPr>
          <w:rFonts w:cs="Arial"/>
          <w:color w:val="FF0000"/>
          <w:sz w:val="24"/>
          <w:szCs w:val="24"/>
        </w:rPr>
        <w:t>Primary_</w:t>
      </w:r>
      <w:r w:rsidRPr="005641E8">
        <w:rPr>
          <w:rFonts w:cs="Arial"/>
          <w:color w:val="FF0000"/>
          <w:sz w:val="24"/>
          <w:szCs w:val="24"/>
        </w:rPr>
        <w:t>Advertising_PHY shall be set to 0x0</w:t>
      </w:r>
      <w:r>
        <w:rPr>
          <w:rFonts w:cs="Arial"/>
          <w:color w:val="FF0000"/>
          <w:sz w:val="24"/>
          <w:szCs w:val="24"/>
        </w:rPr>
        <w:t>0</w:t>
      </w:r>
      <w:r w:rsidRPr="005641E8">
        <w:rPr>
          <w:rFonts w:cs="Arial"/>
          <w:color w:val="FF0000"/>
          <w:sz w:val="24"/>
          <w:szCs w:val="24"/>
        </w:rPr>
        <w:t xml:space="preserve"> (LE </w:t>
      </w:r>
      <w:r>
        <w:rPr>
          <w:rFonts w:cs="Arial"/>
          <w:color w:val="FF0000"/>
          <w:sz w:val="24"/>
          <w:szCs w:val="24"/>
        </w:rPr>
        <w:t>1</w:t>
      </w:r>
      <w:r w:rsidRPr="005641E8">
        <w:rPr>
          <w:rFonts w:cs="Arial"/>
          <w:color w:val="FF0000"/>
          <w:sz w:val="24"/>
          <w:szCs w:val="24"/>
        </w:rPr>
        <w:t>M)</w:t>
      </w:r>
      <w:r w:rsidR="000022FC">
        <w:rPr>
          <w:rFonts w:cs="Arial"/>
          <w:color w:val="FF0000"/>
          <w:sz w:val="24"/>
          <w:szCs w:val="24"/>
        </w:rPr>
        <w:t>.</w:t>
      </w:r>
      <w:r w:rsidR="004F3D7F">
        <w:rPr>
          <w:rFonts w:cs="Arial"/>
          <w:color w:val="FF0000"/>
          <w:sz w:val="24"/>
          <w:szCs w:val="24"/>
        </w:rPr>
        <w:t xml:space="preserve"> </w:t>
      </w:r>
      <w:r w:rsidR="004F3D7F" w:rsidRPr="005641E8">
        <w:rPr>
          <w:rFonts w:cs="Arial"/>
          <w:color w:val="FF0000"/>
          <w:sz w:val="24"/>
          <w:szCs w:val="24"/>
          <w:lang w:val="en-GB"/>
        </w:rPr>
        <w:t xml:space="preserve">The </w:t>
      </w:r>
      <w:r w:rsidR="004F3D7F">
        <w:rPr>
          <w:rFonts w:cs="Arial"/>
          <w:color w:val="FF0000"/>
          <w:sz w:val="24"/>
          <w:szCs w:val="24"/>
          <w:lang w:val="en-GB"/>
        </w:rPr>
        <w:t>Secondary_</w:t>
      </w:r>
      <w:r w:rsidR="004F3D7F" w:rsidRPr="005641E8">
        <w:rPr>
          <w:rFonts w:cs="Arial"/>
          <w:color w:val="FF0000"/>
          <w:sz w:val="24"/>
          <w:szCs w:val="24"/>
          <w:lang w:val="en-GB"/>
        </w:rPr>
        <w:t xml:space="preserve">Advertising_PHY </w:t>
      </w:r>
      <w:r w:rsidR="004B17C3">
        <w:rPr>
          <w:rFonts w:cs="Arial"/>
          <w:color w:val="FF0000"/>
          <w:sz w:val="24"/>
          <w:szCs w:val="24"/>
          <w:lang w:val="en-GB"/>
        </w:rPr>
        <w:t xml:space="preserve">parameter </w:t>
      </w:r>
      <w:r w:rsidR="004F3D7F" w:rsidRPr="005641E8">
        <w:rPr>
          <w:rFonts w:cs="Arial"/>
          <w:color w:val="FF0000"/>
          <w:sz w:val="24"/>
          <w:szCs w:val="24"/>
          <w:lang w:val="en-GB"/>
        </w:rPr>
        <w:t xml:space="preserve">indicates the PHY </w:t>
      </w:r>
      <w:r w:rsidR="00811D7C">
        <w:rPr>
          <w:rFonts w:cs="Arial"/>
          <w:color w:val="FF0000"/>
          <w:sz w:val="24"/>
          <w:szCs w:val="24"/>
          <w:lang w:val="en-GB"/>
        </w:rPr>
        <w:t>on</w:t>
      </w:r>
      <w:r w:rsidR="00811D7C" w:rsidRPr="005641E8">
        <w:rPr>
          <w:rFonts w:cs="Arial"/>
          <w:color w:val="FF0000"/>
          <w:sz w:val="24"/>
          <w:szCs w:val="24"/>
          <w:lang w:val="en-GB"/>
        </w:rPr>
        <w:t xml:space="preserve"> </w:t>
      </w:r>
      <w:r w:rsidR="004F3D7F" w:rsidRPr="005641E8">
        <w:rPr>
          <w:rFonts w:cs="Arial"/>
          <w:color w:val="FF0000"/>
          <w:sz w:val="24"/>
          <w:szCs w:val="24"/>
          <w:lang w:val="en-GB"/>
        </w:rPr>
        <w:t xml:space="preserve">which the advertising packets </w:t>
      </w:r>
      <w:r w:rsidR="004F3D7F">
        <w:rPr>
          <w:rFonts w:cs="Arial"/>
          <w:color w:val="FF0000"/>
          <w:sz w:val="24"/>
          <w:szCs w:val="24"/>
          <w:lang w:val="en-GB"/>
        </w:rPr>
        <w:t>are</w:t>
      </w:r>
      <w:r w:rsidR="004F3D7F" w:rsidRPr="005641E8">
        <w:rPr>
          <w:rFonts w:cs="Arial"/>
          <w:color w:val="FF0000"/>
          <w:sz w:val="24"/>
          <w:szCs w:val="24"/>
          <w:lang w:val="en-GB"/>
        </w:rPr>
        <w:t xml:space="preserve"> be transmitted</w:t>
      </w:r>
      <w:r w:rsidR="004F3D7F">
        <w:rPr>
          <w:rFonts w:cs="Arial"/>
          <w:color w:val="FF0000"/>
          <w:sz w:val="24"/>
          <w:szCs w:val="24"/>
          <w:lang w:val="en-GB"/>
        </w:rPr>
        <w:t xml:space="preserve"> on the secondary advertising channel</w:t>
      </w:r>
      <w:r w:rsidR="004F3D7F" w:rsidRPr="005641E8">
        <w:rPr>
          <w:rFonts w:cs="Arial"/>
          <w:color w:val="FF0000"/>
          <w:sz w:val="24"/>
          <w:szCs w:val="24"/>
          <w:lang w:val="en-GB"/>
        </w:rPr>
        <w:t>.</w:t>
      </w:r>
    </w:p>
    <w:p w14:paraId="1713DC36" w14:textId="77777777" w:rsidR="00E40CCE" w:rsidRDefault="00E40CCE" w:rsidP="00E40CCE">
      <w:pPr>
        <w:autoSpaceDE w:val="0"/>
        <w:autoSpaceDN w:val="0"/>
        <w:adjustRightInd w:val="0"/>
        <w:spacing w:after="0" w:line="240" w:lineRule="auto"/>
        <w:rPr>
          <w:rFonts w:cs="Arial"/>
          <w:color w:val="FF0000"/>
          <w:sz w:val="24"/>
          <w:szCs w:val="24"/>
        </w:rPr>
      </w:pPr>
    </w:p>
    <w:p w14:paraId="6FF3CE78" w14:textId="77777777" w:rsidR="00AF33CD" w:rsidRDefault="00150613" w:rsidP="00E40CCE">
      <w:pPr>
        <w:autoSpaceDE w:val="0"/>
        <w:autoSpaceDN w:val="0"/>
        <w:adjustRightInd w:val="0"/>
        <w:spacing w:after="0" w:line="240" w:lineRule="auto"/>
        <w:rPr>
          <w:rFonts w:cs="Arial"/>
          <w:color w:val="FF0000"/>
          <w:sz w:val="24"/>
          <w:szCs w:val="24"/>
          <w:lang w:val="en-GB"/>
        </w:rPr>
      </w:pPr>
      <w:r>
        <w:rPr>
          <w:rFonts w:cs="Arial"/>
          <w:color w:val="FF0000"/>
          <w:sz w:val="24"/>
          <w:szCs w:val="24"/>
          <w:lang w:val="en-GB"/>
        </w:rPr>
        <w:t xml:space="preserve">The </w:t>
      </w:r>
      <w:r w:rsidR="00AF33CD">
        <w:rPr>
          <w:rFonts w:cs="Arial"/>
          <w:color w:val="FF0000"/>
          <w:sz w:val="24"/>
          <w:szCs w:val="24"/>
          <w:lang w:val="en-GB"/>
        </w:rPr>
        <w:t>Secondary_</w:t>
      </w:r>
      <w:r w:rsidR="005E189C">
        <w:rPr>
          <w:rFonts w:cs="Arial"/>
          <w:color w:val="FF0000"/>
          <w:sz w:val="24"/>
          <w:szCs w:val="24"/>
          <w:lang w:val="en-GB"/>
        </w:rPr>
        <w:t>Advertising_</w:t>
      </w:r>
      <w:r w:rsidR="00AF33CD">
        <w:rPr>
          <w:rFonts w:cs="Arial"/>
          <w:color w:val="FF0000"/>
          <w:sz w:val="24"/>
          <w:szCs w:val="24"/>
          <w:lang w:val="en-GB"/>
        </w:rPr>
        <w:t>Max</w:t>
      </w:r>
      <w:r w:rsidR="00997C16">
        <w:rPr>
          <w:rFonts w:cs="Arial"/>
          <w:color w:val="FF0000"/>
          <w:sz w:val="24"/>
          <w:szCs w:val="24"/>
          <w:lang w:val="en-GB"/>
        </w:rPr>
        <w:t>_Skip</w:t>
      </w:r>
      <w:r w:rsidR="00AF33CD">
        <w:rPr>
          <w:rFonts w:cs="Arial"/>
          <w:color w:val="FF0000"/>
          <w:sz w:val="24"/>
          <w:szCs w:val="24"/>
          <w:lang w:val="en-GB"/>
        </w:rPr>
        <w:t xml:space="preserve"> </w:t>
      </w:r>
      <w:r>
        <w:rPr>
          <w:rFonts w:cs="Arial"/>
          <w:color w:val="FF0000"/>
          <w:sz w:val="24"/>
          <w:szCs w:val="24"/>
          <w:lang w:val="en-GB"/>
        </w:rPr>
        <w:t>parameter</w:t>
      </w:r>
      <w:r w:rsidR="00AF33CD">
        <w:rPr>
          <w:rFonts w:cs="Arial"/>
          <w:color w:val="FF0000"/>
          <w:sz w:val="24"/>
          <w:szCs w:val="24"/>
          <w:lang w:val="en-GB"/>
        </w:rPr>
        <w:t xml:space="preserve"> is the </w:t>
      </w:r>
      <w:r w:rsidR="00997C16">
        <w:rPr>
          <w:rFonts w:cs="Arial"/>
          <w:color w:val="FF0000"/>
          <w:sz w:val="24"/>
          <w:szCs w:val="24"/>
          <w:lang w:val="en-GB"/>
        </w:rPr>
        <w:t>maximum number of advertising events that can be skipped before the AUX_ADV_IND can be sent.</w:t>
      </w:r>
    </w:p>
    <w:p w14:paraId="7744BD0A" w14:textId="77777777" w:rsidR="003C475F" w:rsidRDefault="003C475F" w:rsidP="00E40CCE">
      <w:pPr>
        <w:autoSpaceDE w:val="0"/>
        <w:autoSpaceDN w:val="0"/>
        <w:adjustRightInd w:val="0"/>
        <w:spacing w:after="0" w:line="240" w:lineRule="auto"/>
        <w:rPr>
          <w:rFonts w:cs="Arial"/>
          <w:color w:val="FF0000"/>
          <w:sz w:val="24"/>
          <w:szCs w:val="24"/>
          <w:lang w:val="en-GB"/>
        </w:rPr>
      </w:pPr>
    </w:p>
    <w:p w14:paraId="231514C2" w14:textId="77777777" w:rsidR="003C475F" w:rsidRDefault="003C475F" w:rsidP="00E40CCE">
      <w:pPr>
        <w:autoSpaceDE w:val="0"/>
        <w:autoSpaceDN w:val="0"/>
        <w:adjustRightInd w:val="0"/>
        <w:spacing w:after="0" w:line="240" w:lineRule="auto"/>
        <w:rPr>
          <w:rFonts w:cs="Arial"/>
          <w:color w:val="FF0000"/>
          <w:sz w:val="24"/>
          <w:szCs w:val="24"/>
          <w:lang w:val="en-GB"/>
        </w:rPr>
      </w:pPr>
      <w:r>
        <w:rPr>
          <w:rFonts w:cs="Arial"/>
          <w:color w:val="FF0000"/>
          <w:sz w:val="24"/>
          <w:szCs w:val="24"/>
          <w:lang w:val="en-GB"/>
        </w:rPr>
        <w:t>If the Advertising_SID parameter is not equal to 0xFF, the Advertising_SID parameter value is transmitted in the Advertising SID subfield of the ADI field of the Extended Header of advertising channel PDUs.</w:t>
      </w:r>
      <w:r w:rsidR="00E14224">
        <w:rPr>
          <w:rFonts w:cs="Arial"/>
          <w:color w:val="FF0000"/>
          <w:sz w:val="24"/>
          <w:szCs w:val="24"/>
          <w:lang w:val="en-GB"/>
        </w:rPr>
        <w:t xml:space="preserve">  For advertising sets that are used for periodic advertising, the Advertising_SID parameter shall not be equal to 0xFF.</w:t>
      </w:r>
    </w:p>
    <w:p w14:paraId="7ACA0E25" w14:textId="77777777" w:rsidR="00560211" w:rsidRDefault="00560211" w:rsidP="00E40CCE">
      <w:pPr>
        <w:autoSpaceDE w:val="0"/>
        <w:autoSpaceDN w:val="0"/>
        <w:adjustRightInd w:val="0"/>
        <w:spacing w:after="0" w:line="240" w:lineRule="auto"/>
        <w:rPr>
          <w:rFonts w:cs="Arial"/>
          <w:color w:val="FF0000"/>
          <w:sz w:val="24"/>
          <w:szCs w:val="24"/>
          <w:lang w:val="en-GB"/>
        </w:rPr>
      </w:pPr>
    </w:p>
    <w:p w14:paraId="348DA012" w14:textId="77777777" w:rsidR="00560211" w:rsidRDefault="00C8649C" w:rsidP="00E40CCE">
      <w:pPr>
        <w:autoSpaceDE w:val="0"/>
        <w:autoSpaceDN w:val="0"/>
        <w:adjustRightInd w:val="0"/>
        <w:spacing w:after="0" w:line="240" w:lineRule="auto"/>
        <w:rPr>
          <w:rFonts w:cs="Arial"/>
          <w:color w:val="FF0000"/>
          <w:sz w:val="24"/>
          <w:szCs w:val="24"/>
          <w:lang w:val="en-GB"/>
        </w:rPr>
      </w:pPr>
      <w:r>
        <w:rPr>
          <w:rFonts w:cs="Arial"/>
          <w:color w:val="FF0000"/>
          <w:sz w:val="24"/>
          <w:szCs w:val="24"/>
          <w:lang w:val="en-GB"/>
        </w:rPr>
        <w:t xml:space="preserve">The </w:t>
      </w:r>
      <w:r w:rsidR="00560211">
        <w:rPr>
          <w:rFonts w:cs="Arial"/>
          <w:color w:val="FF0000"/>
          <w:sz w:val="24"/>
          <w:szCs w:val="24"/>
          <w:lang w:val="en-GB"/>
        </w:rPr>
        <w:t>Scan_Request_Enable parameter enables the Controller to send notifications upon the receipt of a scan request PDU that is in response to an advertisement from the advertising set specified, that contains its device address, and that is from a scanner that is allowed by the advertising filter policy.</w:t>
      </w:r>
    </w:p>
    <w:p w14:paraId="3842AB7B" w14:textId="77777777" w:rsidR="00E40CCE" w:rsidRPr="005641E8" w:rsidRDefault="00E40CCE" w:rsidP="00E40CCE">
      <w:pPr>
        <w:autoSpaceDE w:val="0"/>
        <w:autoSpaceDN w:val="0"/>
        <w:adjustRightInd w:val="0"/>
        <w:spacing w:after="0" w:line="240" w:lineRule="auto"/>
        <w:rPr>
          <w:rFonts w:cs="Arial"/>
          <w:color w:val="FF0000"/>
          <w:sz w:val="24"/>
          <w:szCs w:val="24"/>
          <w:lang w:val="en-GB"/>
        </w:rPr>
      </w:pPr>
    </w:p>
    <w:p w14:paraId="70B95876" w14:textId="77777777" w:rsidR="00E40CCE" w:rsidRDefault="001B7397" w:rsidP="00E40CCE">
      <w:pPr>
        <w:autoSpaceDE w:val="0"/>
        <w:autoSpaceDN w:val="0"/>
        <w:adjustRightInd w:val="0"/>
        <w:spacing w:after="0" w:line="240" w:lineRule="auto"/>
        <w:rPr>
          <w:rFonts w:cs="Arial"/>
          <w:color w:val="FF0000"/>
          <w:sz w:val="24"/>
          <w:szCs w:val="24"/>
          <w:lang w:val="en-GB"/>
        </w:rPr>
      </w:pPr>
      <w:ins w:id="157" w:author="Clive D.W. Feather" w:date="2016-04-13T07:49:00Z">
        <w:r>
          <w:rPr>
            <w:rFonts w:cs="Arial"/>
            <w:color w:val="FF0000"/>
            <w:sz w:val="24"/>
            <w:szCs w:val="24"/>
            <w:lang w:val="en-GB"/>
          </w:rPr>
          <w:t>If t</w:t>
        </w:r>
      </w:ins>
      <w:del w:id="158" w:author="Clive D.W. Feather" w:date="2016-04-13T07:49:00Z">
        <w:r w:rsidR="00E40CCE" w:rsidRPr="005641E8" w:rsidDel="001B7397">
          <w:rPr>
            <w:rFonts w:cs="Arial"/>
            <w:color w:val="FF0000"/>
            <w:sz w:val="24"/>
            <w:szCs w:val="24"/>
            <w:lang w:val="en-GB"/>
          </w:rPr>
          <w:delText>T</w:delText>
        </w:r>
      </w:del>
      <w:r w:rsidR="00E40CCE" w:rsidRPr="005641E8">
        <w:rPr>
          <w:rFonts w:cs="Arial"/>
          <w:color w:val="FF0000"/>
          <w:sz w:val="24"/>
          <w:szCs w:val="24"/>
          <w:lang w:val="en-GB"/>
        </w:rPr>
        <w:t xml:space="preserve">he Host </w:t>
      </w:r>
      <w:del w:id="159" w:author="Clive D.W. Feather" w:date="2016-04-13T07:49:00Z">
        <w:r w:rsidR="00E40CCE" w:rsidDel="001B7397">
          <w:rPr>
            <w:rFonts w:cs="Arial"/>
            <w:color w:val="FF0000"/>
            <w:sz w:val="24"/>
            <w:szCs w:val="24"/>
            <w:lang w:val="en-GB"/>
          </w:rPr>
          <w:delText>shall not</w:delText>
        </w:r>
        <w:r w:rsidR="00E40CCE" w:rsidRPr="005641E8" w:rsidDel="001B7397">
          <w:rPr>
            <w:rFonts w:cs="Arial"/>
            <w:color w:val="FF0000"/>
            <w:sz w:val="24"/>
            <w:szCs w:val="24"/>
            <w:lang w:val="en-GB"/>
          </w:rPr>
          <w:delText xml:space="preserve"> </w:delText>
        </w:r>
      </w:del>
      <w:r w:rsidR="00E40CCE" w:rsidRPr="005641E8">
        <w:rPr>
          <w:rFonts w:cs="Arial"/>
          <w:color w:val="FF0000"/>
          <w:sz w:val="24"/>
          <w:szCs w:val="24"/>
          <w:lang w:val="en-GB"/>
        </w:rPr>
        <w:t>issue</w:t>
      </w:r>
      <w:ins w:id="160" w:author="Clive D.W. Feather" w:date="2016-04-13T07:49:00Z">
        <w:r>
          <w:rPr>
            <w:rFonts w:cs="Arial"/>
            <w:color w:val="FF0000"/>
            <w:sz w:val="24"/>
            <w:szCs w:val="24"/>
            <w:lang w:val="en-GB"/>
          </w:rPr>
          <w:t>s</w:t>
        </w:r>
      </w:ins>
      <w:r w:rsidR="00E40CCE" w:rsidRPr="005641E8">
        <w:rPr>
          <w:rFonts w:cs="Arial"/>
          <w:color w:val="FF0000"/>
          <w:sz w:val="24"/>
          <w:szCs w:val="24"/>
          <w:lang w:val="en-GB"/>
        </w:rPr>
        <w:t xml:space="preserve"> this command </w:t>
      </w:r>
      <w:r w:rsidR="00E40CCE">
        <w:rPr>
          <w:rFonts w:cs="Arial"/>
          <w:color w:val="FF0000"/>
          <w:sz w:val="24"/>
          <w:szCs w:val="24"/>
          <w:lang w:val="en-GB"/>
        </w:rPr>
        <w:t xml:space="preserve">when advertising is enabled </w:t>
      </w:r>
      <w:r w:rsidR="005358E6">
        <w:rPr>
          <w:rFonts w:cs="Arial"/>
          <w:color w:val="FF0000"/>
          <w:sz w:val="24"/>
          <w:szCs w:val="24"/>
          <w:lang w:val="en-GB"/>
        </w:rPr>
        <w:t xml:space="preserve">for the specified </w:t>
      </w:r>
      <w:r w:rsidR="00E40CCE">
        <w:rPr>
          <w:rFonts w:cs="Arial"/>
          <w:color w:val="FF0000"/>
          <w:sz w:val="24"/>
          <w:szCs w:val="24"/>
          <w:lang w:val="en-GB"/>
        </w:rPr>
        <w:t>advertising set</w:t>
      </w:r>
      <w:ins w:id="161" w:author="Clive D.W. Feather" w:date="2016-04-13T07:50:00Z">
        <w:r>
          <w:rPr>
            <w:rFonts w:cs="Arial"/>
            <w:color w:val="FF0000"/>
            <w:sz w:val="24"/>
            <w:szCs w:val="24"/>
            <w:lang w:val="en-GB"/>
          </w:rPr>
          <w:t xml:space="preserve">, </w:t>
        </w:r>
      </w:ins>
      <w:del w:id="162" w:author="Clive D.W. Feather" w:date="2016-04-13T07:50:00Z">
        <w:r w:rsidR="00E40CCE" w:rsidDel="001B7397">
          <w:rPr>
            <w:rFonts w:cs="Arial"/>
            <w:color w:val="FF0000"/>
            <w:sz w:val="24"/>
            <w:szCs w:val="24"/>
            <w:lang w:val="en-GB"/>
          </w:rPr>
          <w:delText xml:space="preserve">; if it does, </w:delText>
        </w:r>
      </w:del>
      <w:r w:rsidR="00E40CCE">
        <w:rPr>
          <w:rFonts w:cs="Arial"/>
          <w:color w:val="FF0000"/>
          <w:sz w:val="24"/>
          <w:szCs w:val="24"/>
          <w:lang w:val="en-GB"/>
        </w:rPr>
        <w:t xml:space="preserve">the </w:t>
      </w:r>
      <w:r w:rsidR="002F222C">
        <w:rPr>
          <w:rFonts w:cs="Arial"/>
          <w:color w:val="FF0000"/>
          <w:sz w:val="24"/>
          <w:szCs w:val="24"/>
          <w:lang w:val="en-GB"/>
        </w:rPr>
        <w:t xml:space="preserve">Controller shall return the </w:t>
      </w:r>
      <w:r w:rsidR="00E40CCE">
        <w:rPr>
          <w:rFonts w:cs="Arial"/>
          <w:color w:val="FF0000"/>
          <w:sz w:val="24"/>
          <w:szCs w:val="24"/>
          <w:lang w:val="en-GB"/>
        </w:rPr>
        <w:t>Command Disallowed</w:t>
      </w:r>
      <w:r w:rsidR="000B31DF">
        <w:rPr>
          <w:rFonts w:cs="Arial"/>
          <w:color w:val="FF0000"/>
          <w:sz w:val="24"/>
          <w:szCs w:val="24"/>
          <w:lang w:val="en-GB"/>
        </w:rPr>
        <w:t xml:space="preserve"> (0x0C)</w:t>
      </w:r>
      <w:r w:rsidR="00E40CCE">
        <w:rPr>
          <w:rFonts w:cs="Arial"/>
          <w:color w:val="FF0000"/>
          <w:sz w:val="24"/>
          <w:szCs w:val="24"/>
          <w:lang w:val="en-GB"/>
        </w:rPr>
        <w:t xml:space="preserve"> error code</w:t>
      </w:r>
      <w:r w:rsidR="00E40CCE" w:rsidRPr="005641E8">
        <w:rPr>
          <w:rFonts w:cs="Arial"/>
          <w:color w:val="FF0000"/>
          <w:sz w:val="24"/>
          <w:szCs w:val="24"/>
          <w:lang w:val="en-GB"/>
        </w:rPr>
        <w:t>.</w:t>
      </w:r>
    </w:p>
    <w:p w14:paraId="11838B59" w14:textId="77777777" w:rsidR="00D14417" w:rsidRDefault="00D14417" w:rsidP="00E40CCE">
      <w:pPr>
        <w:autoSpaceDE w:val="0"/>
        <w:autoSpaceDN w:val="0"/>
        <w:adjustRightInd w:val="0"/>
        <w:spacing w:after="0" w:line="240" w:lineRule="auto"/>
        <w:rPr>
          <w:rFonts w:cs="Arial"/>
          <w:color w:val="FF0000"/>
          <w:sz w:val="24"/>
          <w:szCs w:val="24"/>
          <w:lang w:val="en-GB"/>
        </w:rPr>
      </w:pPr>
    </w:p>
    <w:p w14:paraId="7E859F22" w14:textId="77777777" w:rsidR="00D14417" w:rsidRDefault="00D14417" w:rsidP="00D14417">
      <w:pPr>
        <w:rPr>
          <w:rFonts w:cs="Arial"/>
          <w:color w:val="FF0000"/>
          <w:sz w:val="24"/>
          <w:szCs w:val="24"/>
        </w:rPr>
      </w:pPr>
      <w:r w:rsidRPr="004A3BDF">
        <w:rPr>
          <w:rFonts w:cs="Arial"/>
          <w:color w:val="FF0000"/>
          <w:sz w:val="24"/>
          <w:szCs w:val="24"/>
        </w:rPr>
        <w:t xml:space="preserve">If </w:t>
      </w:r>
      <w:r>
        <w:rPr>
          <w:rFonts w:cs="Arial"/>
          <w:color w:val="FF0000"/>
          <w:sz w:val="24"/>
          <w:szCs w:val="24"/>
        </w:rPr>
        <w:t>the</w:t>
      </w:r>
      <w:r w:rsidRPr="004A3BDF">
        <w:rPr>
          <w:rFonts w:cs="Arial"/>
          <w:color w:val="FF0000"/>
          <w:sz w:val="24"/>
          <w:szCs w:val="24"/>
        </w:rPr>
        <w:t xml:space="preserve"> </w:t>
      </w:r>
      <w:r>
        <w:rPr>
          <w:rFonts w:cs="Arial"/>
          <w:color w:val="FF0000"/>
          <w:sz w:val="24"/>
          <w:szCs w:val="24"/>
        </w:rPr>
        <w:t>Advertising_Handle uses a value greater than the number of supported adve</w:t>
      </w:r>
      <w:r w:rsidR="00811362">
        <w:rPr>
          <w:rFonts w:cs="Arial"/>
          <w:color w:val="FF0000"/>
          <w:sz w:val="24"/>
          <w:szCs w:val="24"/>
        </w:rPr>
        <w:t>rtising sets returned by the LE_Read_Number_of_Supported_Advertising_</w:t>
      </w:r>
      <w:r>
        <w:rPr>
          <w:rFonts w:cs="Arial"/>
          <w:color w:val="FF0000"/>
          <w:sz w:val="24"/>
          <w:szCs w:val="24"/>
        </w:rPr>
        <w:t xml:space="preserve">Sets command, </w:t>
      </w:r>
      <w:r w:rsidRPr="004A3BDF">
        <w:rPr>
          <w:rFonts w:cs="Arial"/>
          <w:color w:val="FF0000"/>
          <w:sz w:val="24"/>
          <w:szCs w:val="24"/>
        </w:rPr>
        <w:t xml:space="preserve">the Controller shall return </w:t>
      </w:r>
      <w:r>
        <w:rPr>
          <w:rFonts w:cs="Arial"/>
          <w:color w:val="FF0000"/>
          <w:sz w:val="24"/>
          <w:szCs w:val="24"/>
        </w:rPr>
        <w:t xml:space="preserve">the </w:t>
      </w:r>
      <w:ins w:id="163" w:author="Clive D.W. Feather" w:date="2016-04-12T12:31:00Z">
        <w:r w:rsidR="00120B8C">
          <w:rPr>
            <w:rFonts w:cs="Arial"/>
            <w:color w:val="FF0000"/>
            <w:sz w:val="24"/>
            <w:szCs w:val="24"/>
          </w:rPr>
          <w:t xml:space="preserve">Request </w:t>
        </w:r>
        <w:r w:rsidR="00120B8C" w:rsidRPr="001B7397">
          <w:rPr>
            <w:rFonts w:cs="Arial"/>
            <w:color w:val="FF0000"/>
            <w:sz w:val="24"/>
            <w:szCs w:val="24"/>
            <w:rPrChange w:id="164" w:author="Clive D.W. Feather" w:date="2016-04-13T07:50:00Z">
              <w:rPr>
                <w:rFonts w:cs="Arial"/>
                <w:color w:val="000000"/>
                <w:sz w:val="24"/>
                <w:szCs w:val="24"/>
              </w:rPr>
            </w:rPrChange>
          </w:rPr>
          <w:t>Rejected Due To Limited Resources</w:t>
        </w:r>
      </w:ins>
      <w:del w:id="165" w:author="Clive D.W. Feather" w:date="2016-04-12T12:31:00Z">
        <w:r w:rsidR="00811362" w:rsidDel="00120B8C">
          <w:rPr>
            <w:rFonts w:cs="Arial"/>
            <w:color w:val="FF0000"/>
            <w:sz w:val="24"/>
            <w:szCs w:val="24"/>
          </w:rPr>
          <w:delText>Insufficient Resources</w:delText>
        </w:r>
      </w:del>
      <w:r>
        <w:rPr>
          <w:rFonts w:cs="Arial"/>
          <w:color w:val="FF0000"/>
          <w:sz w:val="24"/>
          <w:szCs w:val="24"/>
        </w:rPr>
        <w:t xml:space="preserve"> (</w:t>
      </w:r>
      <w:del w:id="166" w:author="Clive D.W. Feather" w:date="2016-04-12T12:31:00Z">
        <w:r w:rsidR="00811362" w:rsidDel="00120B8C">
          <w:rPr>
            <w:rFonts w:cs="Arial"/>
            <w:color w:val="FF0000"/>
            <w:sz w:val="24"/>
            <w:szCs w:val="24"/>
          </w:rPr>
          <w:delText>0x43</w:delText>
        </w:r>
      </w:del>
      <w:ins w:id="167" w:author="Clive D.W. Feather" w:date="2016-04-12T12:31:00Z">
        <w:r w:rsidR="00120B8C">
          <w:rPr>
            <w:rFonts w:cs="Arial"/>
            <w:color w:val="FF0000"/>
            <w:sz w:val="24"/>
            <w:szCs w:val="24"/>
          </w:rPr>
          <w:t>0x0D</w:t>
        </w:r>
      </w:ins>
      <w:r>
        <w:rPr>
          <w:rFonts w:cs="Arial"/>
          <w:color w:val="FF0000"/>
          <w:sz w:val="24"/>
          <w:szCs w:val="24"/>
        </w:rPr>
        <w:t xml:space="preserve">) </w:t>
      </w:r>
      <w:r w:rsidRPr="004A3BDF">
        <w:rPr>
          <w:rFonts w:cs="Arial"/>
          <w:color w:val="FF0000"/>
          <w:sz w:val="24"/>
          <w:szCs w:val="24"/>
        </w:rPr>
        <w:t>error code.</w:t>
      </w:r>
    </w:p>
    <w:p w14:paraId="6736D854" w14:textId="77777777" w:rsidR="00E40CCE" w:rsidRPr="004A3BDF" w:rsidRDefault="00E40CCE" w:rsidP="004138C9">
      <w:pPr>
        <w:autoSpaceDE w:val="0"/>
        <w:autoSpaceDN w:val="0"/>
        <w:adjustRightInd w:val="0"/>
        <w:spacing w:after="0" w:line="240" w:lineRule="auto"/>
        <w:rPr>
          <w:rFonts w:cs="Arial"/>
          <w:color w:val="FF0000"/>
          <w:sz w:val="24"/>
          <w:szCs w:val="24"/>
        </w:rPr>
      </w:pPr>
    </w:p>
    <w:p w14:paraId="3E160DD2" w14:textId="77777777" w:rsidR="00E40CCE" w:rsidRPr="004A3BDF" w:rsidRDefault="00E40CCE" w:rsidP="00E40CCE">
      <w:pPr>
        <w:rPr>
          <w:rFonts w:cs="Arial"/>
          <w:b/>
          <w:color w:val="FF0000"/>
          <w:sz w:val="24"/>
          <w:szCs w:val="24"/>
        </w:rPr>
      </w:pPr>
      <w:r w:rsidRPr="004A3BDF">
        <w:rPr>
          <w:rFonts w:cs="Arial"/>
          <w:b/>
          <w:color w:val="FF0000"/>
          <w:sz w:val="24"/>
          <w:szCs w:val="24"/>
        </w:rPr>
        <w:t>Command Parameters:</w:t>
      </w:r>
    </w:p>
    <w:p w14:paraId="6F1CFC11" w14:textId="77777777" w:rsidR="00E40CCE" w:rsidRPr="004A3BDF" w:rsidRDefault="00E40CCE" w:rsidP="00E40CCE">
      <w:pPr>
        <w:spacing w:after="0"/>
        <w:rPr>
          <w:rFonts w:cs="Arial"/>
          <w:i/>
          <w:color w:val="FF0000"/>
          <w:sz w:val="24"/>
          <w:szCs w:val="24"/>
        </w:rPr>
      </w:pPr>
      <w:r w:rsidRPr="004A3BDF">
        <w:rPr>
          <w:rFonts w:cs="Arial"/>
          <w:i/>
          <w:color w:val="FF0000"/>
          <w:sz w:val="24"/>
          <w:szCs w:val="24"/>
        </w:rPr>
        <w:t>Advertising_</w:t>
      </w:r>
      <w:r w:rsidR="003C475F">
        <w:rPr>
          <w:rFonts w:cs="Arial"/>
          <w:i/>
          <w:color w:val="FF0000"/>
          <w:sz w:val="24"/>
          <w:szCs w:val="24"/>
        </w:rPr>
        <w:t>Handle</w:t>
      </w:r>
      <w:r w:rsidRPr="004A3BDF">
        <w:rPr>
          <w:rFonts w:cs="Arial"/>
          <w:i/>
          <w:color w:val="FF0000"/>
          <w:sz w:val="24"/>
          <w:szCs w:val="24"/>
        </w:rPr>
        <w:t>:</w:t>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t>Size: 1 Octet</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E40CCE" w:rsidRPr="004A3BDF" w14:paraId="53BB225C" w14:textId="77777777" w:rsidTr="00E40CCE">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45FEFCA8" w14:textId="77777777" w:rsidR="00E40CCE" w:rsidRPr="004A3BDF" w:rsidRDefault="00E40CCE" w:rsidP="00E40CCE">
            <w:pPr>
              <w:pStyle w:val="Tableheading"/>
              <w:spacing w:before="96"/>
              <w:rPr>
                <w:rFonts w:cs="Arial"/>
                <w:color w:val="FF0000"/>
                <w:sz w:val="24"/>
                <w:szCs w:val="24"/>
              </w:rPr>
            </w:pPr>
            <w:r w:rsidRPr="004A3B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622F82D5" w14:textId="77777777" w:rsidR="00E40CCE" w:rsidRPr="004A3BDF" w:rsidRDefault="00E40CCE" w:rsidP="00E40CCE">
            <w:pPr>
              <w:pStyle w:val="Tableheading"/>
              <w:spacing w:before="96"/>
              <w:rPr>
                <w:rFonts w:cs="Arial"/>
                <w:color w:val="FF0000"/>
                <w:sz w:val="24"/>
                <w:szCs w:val="24"/>
              </w:rPr>
            </w:pPr>
            <w:r w:rsidRPr="004A3BDF">
              <w:rPr>
                <w:rFonts w:cs="Arial"/>
                <w:color w:val="FF0000"/>
                <w:sz w:val="24"/>
                <w:szCs w:val="24"/>
              </w:rPr>
              <w:t>Parameter Description</w:t>
            </w:r>
          </w:p>
        </w:tc>
      </w:tr>
      <w:tr w:rsidR="00E40CCE" w:rsidRPr="004A3BDF" w14:paraId="162EE6CB" w14:textId="77777777" w:rsidTr="00E40CC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4D21FC5C" w14:textId="2848332C" w:rsidR="00E40CCE" w:rsidRPr="004A3BDF" w:rsidRDefault="00E40CCE" w:rsidP="00E40CCE">
            <w:pPr>
              <w:pStyle w:val="CellBody"/>
              <w:spacing w:before="96"/>
              <w:rPr>
                <w:rFonts w:ascii="Arial" w:hAnsi="Arial" w:cs="Arial"/>
                <w:color w:val="FF0000"/>
                <w:sz w:val="24"/>
                <w:szCs w:val="24"/>
              </w:rPr>
            </w:pPr>
            <w:r w:rsidRPr="004A3BDF">
              <w:rPr>
                <w:rFonts w:ascii="Arial" w:hAnsi="Arial" w:cs="Arial"/>
                <w:color w:val="FF0000"/>
                <w:sz w:val="24"/>
                <w:szCs w:val="24"/>
              </w:rPr>
              <w:t>0x</w:t>
            </w:r>
            <w:r>
              <w:rPr>
                <w:rFonts w:ascii="Arial" w:hAnsi="Arial" w:cs="Arial"/>
                <w:color w:val="FF0000"/>
                <w:sz w:val="24"/>
                <w:szCs w:val="24"/>
              </w:rPr>
              <w:t>00</w:t>
            </w:r>
            <w:r w:rsidR="006E650B">
              <w:rPr>
                <w:rFonts w:ascii="Arial" w:hAnsi="Arial" w:cs="Arial"/>
                <w:color w:val="FF0000"/>
                <w:sz w:val="24"/>
                <w:szCs w:val="24"/>
              </w:rPr>
              <w:t xml:space="preserve"> – </w:t>
            </w:r>
            <w:commentRangeStart w:id="168"/>
            <w:r>
              <w:rPr>
                <w:rFonts w:ascii="Arial" w:hAnsi="Arial" w:cs="Arial"/>
                <w:color w:val="FF0000"/>
                <w:sz w:val="24"/>
                <w:szCs w:val="24"/>
              </w:rPr>
              <w:t>0x</w:t>
            </w:r>
            <w:r w:rsidR="00D304B5">
              <w:rPr>
                <w:rFonts w:ascii="Arial" w:hAnsi="Arial" w:cs="Arial"/>
                <w:color w:val="FF0000"/>
                <w:sz w:val="24"/>
                <w:szCs w:val="24"/>
              </w:rPr>
              <w:t>E</w:t>
            </w:r>
            <w:r>
              <w:rPr>
                <w:rFonts w:ascii="Arial" w:hAnsi="Arial" w:cs="Arial"/>
                <w:color w:val="FF0000"/>
                <w:sz w:val="24"/>
                <w:szCs w:val="24"/>
              </w:rPr>
              <w:t>F</w:t>
            </w:r>
            <w:commentRangeEnd w:id="168"/>
            <w:r w:rsidR="00886274">
              <w:rPr>
                <w:rStyle w:val="CommentReference"/>
                <w:rFonts w:ascii="Arial" w:hAnsi="Arial"/>
                <w:color w:val="auto"/>
              </w:rPr>
              <w:commentReference w:id="168"/>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2BDB4691" w14:textId="18D876D1" w:rsidR="00E40CCE" w:rsidRPr="004A3BDF" w:rsidRDefault="00E40CCE" w:rsidP="00E40CCE">
            <w:pPr>
              <w:pStyle w:val="CellBody"/>
              <w:spacing w:before="96"/>
              <w:rPr>
                <w:rFonts w:ascii="Arial" w:hAnsi="Arial" w:cs="Arial"/>
                <w:color w:val="FF0000"/>
                <w:sz w:val="24"/>
                <w:szCs w:val="24"/>
              </w:rPr>
            </w:pPr>
            <w:r w:rsidRPr="004A3BDF">
              <w:rPr>
                <w:rFonts w:ascii="Arial" w:hAnsi="Arial" w:cs="Arial"/>
                <w:color w:val="FF0000"/>
                <w:sz w:val="24"/>
                <w:szCs w:val="24"/>
              </w:rPr>
              <w:t xml:space="preserve">Used </w:t>
            </w:r>
            <w:r w:rsidR="004D4606">
              <w:rPr>
                <w:rFonts w:ascii="Arial" w:hAnsi="Arial" w:cs="Arial"/>
                <w:color w:val="FF0000"/>
                <w:sz w:val="24"/>
                <w:szCs w:val="24"/>
              </w:rPr>
              <w:t>to identify an advertising set</w:t>
            </w:r>
          </w:p>
        </w:tc>
      </w:tr>
      <w:tr w:rsidR="00D304B5" w:rsidRPr="004A3BDF" w14:paraId="692A771A" w14:textId="77777777" w:rsidTr="00E40CC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787B1D82" w14:textId="18597AF7" w:rsidR="00D304B5" w:rsidRPr="004A3BDF" w:rsidRDefault="00D304B5" w:rsidP="00E40CCE">
            <w:pPr>
              <w:pStyle w:val="CellBody"/>
              <w:spacing w:before="96"/>
              <w:rPr>
                <w:rFonts w:ascii="Arial" w:hAnsi="Arial" w:cs="Arial"/>
                <w:color w:val="FF0000"/>
                <w:sz w:val="24"/>
                <w:szCs w:val="24"/>
              </w:rPr>
            </w:pPr>
            <w:r>
              <w:rPr>
                <w:rFonts w:ascii="Arial" w:hAnsi="Arial" w:cs="Arial"/>
                <w:color w:val="FF0000"/>
                <w:sz w:val="24"/>
                <w:szCs w:val="24"/>
              </w:rPr>
              <w:t>All other values</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26280A93" w14:textId="3BCF1C8A" w:rsidR="00D304B5" w:rsidRPr="004A3BDF" w:rsidRDefault="00D304B5" w:rsidP="00E40CCE">
            <w:pPr>
              <w:pStyle w:val="CellBody"/>
              <w:spacing w:before="96"/>
              <w:rPr>
                <w:rFonts w:ascii="Arial" w:hAnsi="Arial" w:cs="Arial"/>
                <w:color w:val="FF0000"/>
                <w:sz w:val="24"/>
                <w:szCs w:val="24"/>
              </w:rPr>
            </w:pPr>
            <w:r>
              <w:rPr>
                <w:rFonts w:ascii="Arial" w:hAnsi="Arial" w:cs="Arial"/>
                <w:color w:val="FF0000"/>
                <w:sz w:val="24"/>
                <w:szCs w:val="24"/>
              </w:rPr>
              <w:t>Reserved for future use</w:t>
            </w:r>
          </w:p>
        </w:tc>
      </w:tr>
    </w:tbl>
    <w:p w14:paraId="2058C37A" w14:textId="77777777" w:rsidR="00E40CCE" w:rsidRPr="004A3BDF" w:rsidRDefault="00E40CCE" w:rsidP="00E40CCE">
      <w:pPr>
        <w:spacing w:after="0"/>
        <w:rPr>
          <w:rFonts w:cs="Arial"/>
          <w:i/>
          <w:color w:val="FF0000"/>
          <w:sz w:val="24"/>
          <w:szCs w:val="24"/>
        </w:rPr>
      </w:pPr>
      <w:bookmarkStart w:id="169" w:name="_Toc423552396"/>
    </w:p>
    <w:p w14:paraId="084FEEF9" w14:textId="77777777" w:rsidR="0002434F" w:rsidRPr="004A3BDF" w:rsidRDefault="0002434F" w:rsidP="0002434F">
      <w:pPr>
        <w:tabs>
          <w:tab w:val="right" w:pos="8732"/>
        </w:tabs>
        <w:spacing w:after="0"/>
        <w:rPr>
          <w:rFonts w:cs="Arial"/>
          <w:i/>
          <w:color w:val="FF0000"/>
          <w:sz w:val="24"/>
          <w:szCs w:val="24"/>
        </w:rPr>
      </w:pPr>
      <w:r>
        <w:rPr>
          <w:rFonts w:cs="Arial"/>
          <w:i/>
          <w:color w:val="FF0000"/>
          <w:sz w:val="24"/>
          <w:szCs w:val="24"/>
        </w:rPr>
        <w:t>Advertising_Event_Properties</w:t>
      </w:r>
      <w:r w:rsidRPr="004A3BDF">
        <w:rPr>
          <w:rFonts w:cs="Arial"/>
          <w:i/>
          <w:color w:val="FF0000"/>
          <w:sz w:val="24"/>
          <w:szCs w:val="24"/>
        </w:rPr>
        <w:t>:</w:t>
      </w:r>
      <w:r w:rsidRPr="004A3BDF">
        <w:rPr>
          <w:rFonts w:cs="Arial"/>
          <w:i/>
          <w:color w:val="FF0000"/>
          <w:sz w:val="24"/>
          <w:szCs w:val="24"/>
        </w:rPr>
        <w:tab/>
        <w:t xml:space="preserve">Size: </w:t>
      </w:r>
      <w:r>
        <w:rPr>
          <w:rFonts w:cs="Arial"/>
          <w:i/>
          <w:color w:val="FF0000"/>
          <w:sz w:val="24"/>
          <w:szCs w:val="24"/>
        </w:rPr>
        <w:t>2</w:t>
      </w:r>
      <w:r w:rsidRPr="004A3BDF">
        <w:rPr>
          <w:rFonts w:cs="Arial"/>
          <w:i/>
          <w:color w:val="FF0000"/>
          <w:sz w:val="24"/>
          <w:szCs w:val="24"/>
        </w:rPr>
        <w:t xml:space="preserve"> Octet</w:t>
      </w:r>
      <w:r>
        <w:rPr>
          <w:rFonts w:cs="Arial"/>
          <w:i/>
          <w:color w:val="FF0000"/>
          <w:sz w:val="24"/>
          <w:szCs w:val="24"/>
        </w:rPr>
        <w:t>s</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02434F" w:rsidRPr="004A3BDF" w14:paraId="02A585E7" w14:textId="77777777" w:rsidTr="00AA3FD1">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7D8F7D27" w14:textId="77777777" w:rsidR="0002434F" w:rsidRPr="004A3BDF" w:rsidRDefault="0002434F" w:rsidP="00AA3FD1">
            <w:pPr>
              <w:pStyle w:val="Tableheading"/>
              <w:spacing w:before="96"/>
              <w:rPr>
                <w:rFonts w:cs="Arial"/>
                <w:color w:val="FF0000"/>
                <w:sz w:val="24"/>
                <w:szCs w:val="24"/>
              </w:rPr>
            </w:pPr>
            <w:r>
              <w:rPr>
                <w:rFonts w:cs="Arial"/>
                <w:color w:val="FF0000"/>
                <w:sz w:val="24"/>
                <w:szCs w:val="24"/>
              </w:rPr>
              <w:t>Bit number</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04C131F0" w14:textId="77777777" w:rsidR="0002434F" w:rsidRPr="004A3BDF" w:rsidRDefault="0002434F" w:rsidP="00AA3FD1">
            <w:pPr>
              <w:pStyle w:val="Tableheading"/>
              <w:spacing w:before="96"/>
              <w:rPr>
                <w:rFonts w:cs="Arial"/>
                <w:color w:val="FF0000"/>
                <w:sz w:val="24"/>
                <w:szCs w:val="24"/>
              </w:rPr>
            </w:pPr>
            <w:r w:rsidRPr="004A3BDF">
              <w:rPr>
                <w:rFonts w:cs="Arial"/>
                <w:color w:val="FF0000"/>
                <w:sz w:val="24"/>
                <w:szCs w:val="24"/>
              </w:rPr>
              <w:t>Parameter Description</w:t>
            </w:r>
          </w:p>
        </w:tc>
      </w:tr>
      <w:tr w:rsidR="0002434F" w:rsidRPr="004A3BDF" w14:paraId="34A6FF73" w14:textId="77777777" w:rsidTr="00AA3FD1">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230EADDC" w14:textId="77777777" w:rsidR="0002434F" w:rsidRPr="004A3BDF" w:rsidRDefault="0002434F" w:rsidP="00AA3FD1">
            <w:pPr>
              <w:pStyle w:val="CellBody"/>
              <w:spacing w:before="96"/>
              <w:rPr>
                <w:rFonts w:ascii="Arial" w:hAnsi="Arial" w:cs="Arial"/>
                <w:color w:val="FF0000"/>
                <w:sz w:val="24"/>
                <w:szCs w:val="24"/>
              </w:rPr>
            </w:pPr>
            <w:r>
              <w:rPr>
                <w:rFonts w:ascii="Arial" w:hAnsi="Arial" w:cs="Arial"/>
                <w:color w:val="FF0000"/>
                <w:sz w:val="24"/>
                <w:szCs w:val="24"/>
              </w:rPr>
              <w:t>0</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05309A95" w14:textId="77777777" w:rsidR="0002434F" w:rsidRPr="004A3BDF" w:rsidRDefault="0002434F" w:rsidP="00AA3FD1">
            <w:pPr>
              <w:pStyle w:val="CellBody"/>
              <w:spacing w:before="96"/>
              <w:rPr>
                <w:rFonts w:ascii="Arial" w:hAnsi="Arial" w:cs="Arial"/>
                <w:color w:val="FF0000"/>
                <w:sz w:val="24"/>
                <w:szCs w:val="24"/>
              </w:rPr>
            </w:pPr>
            <w:r w:rsidRPr="004A3BDF">
              <w:rPr>
                <w:rFonts w:ascii="Arial" w:hAnsi="Arial" w:cs="Arial"/>
                <w:color w:val="FF0000"/>
                <w:sz w:val="24"/>
                <w:szCs w:val="24"/>
              </w:rPr>
              <w:t xml:space="preserve">Connectable </w:t>
            </w:r>
            <w:r>
              <w:rPr>
                <w:rFonts w:ascii="Arial" w:hAnsi="Arial" w:cs="Arial"/>
                <w:color w:val="FF0000"/>
                <w:sz w:val="24"/>
                <w:szCs w:val="24"/>
              </w:rPr>
              <w:t>advertising</w:t>
            </w:r>
          </w:p>
        </w:tc>
      </w:tr>
      <w:tr w:rsidR="0002434F" w:rsidRPr="004A3BDF" w14:paraId="5072A371" w14:textId="77777777" w:rsidTr="00AA3FD1">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05A2B6E6" w14:textId="77777777" w:rsidR="0002434F" w:rsidRPr="004A3BDF" w:rsidRDefault="0002434F" w:rsidP="00AA3FD1">
            <w:pPr>
              <w:pStyle w:val="CellBody"/>
              <w:spacing w:before="96"/>
              <w:rPr>
                <w:rFonts w:ascii="Arial" w:hAnsi="Arial" w:cs="Arial"/>
                <w:color w:val="FF0000"/>
                <w:sz w:val="24"/>
                <w:szCs w:val="24"/>
              </w:rPr>
            </w:pPr>
            <w:r>
              <w:rPr>
                <w:rFonts w:ascii="Arial" w:hAnsi="Arial" w:cs="Arial"/>
                <w:color w:val="FF0000"/>
                <w:sz w:val="24"/>
                <w:szCs w:val="24"/>
              </w:rPr>
              <w:t>1</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4E4F3A0B" w14:textId="77777777" w:rsidR="0002434F" w:rsidRPr="004A3BDF" w:rsidRDefault="0002434F" w:rsidP="00AA3FD1">
            <w:pPr>
              <w:pStyle w:val="CellBody"/>
              <w:spacing w:before="96"/>
              <w:rPr>
                <w:rFonts w:ascii="Arial" w:hAnsi="Arial" w:cs="Arial"/>
                <w:color w:val="FF0000"/>
                <w:sz w:val="24"/>
                <w:szCs w:val="24"/>
              </w:rPr>
            </w:pPr>
            <w:r>
              <w:rPr>
                <w:rFonts w:ascii="Arial" w:hAnsi="Arial" w:cs="Arial"/>
                <w:color w:val="FF0000"/>
                <w:sz w:val="24"/>
                <w:szCs w:val="24"/>
              </w:rPr>
              <w:t>Scannable advertising</w:t>
            </w:r>
          </w:p>
        </w:tc>
      </w:tr>
      <w:tr w:rsidR="0002434F" w:rsidRPr="004A3BDF" w14:paraId="2CC8E46E" w14:textId="77777777" w:rsidTr="00AA3FD1">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58F51205" w14:textId="77777777" w:rsidR="0002434F" w:rsidRPr="004A3BDF" w:rsidRDefault="0002434F" w:rsidP="00AA3FD1">
            <w:pPr>
              <w:pStyle w:val="CellBody"/>
              <w:spacing w:before="96"/>
              <w:rPr>
                <w:rFonts w:ascii="Arial" w:hAnsi="Arial" w:cs="Arial"/>
                <w:color w:val="FF0000"/>
                <w:sz w:val="24"/>
                <w:szCs w:val="24"/>
              </w:rPr>
            </w:pPr>
            <w:r>
              <w:rPr>
                <w:rFonts w:ascii="Arial" w:hAnsi="Arial" w:cs="Arial"/>
                <w:color w:val="FF0000"/>
                <w:sz w:val="24"/>
                <w:szCs w:val="24"/>
              </w:rPr>
              <w:t>2</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4CC14034" w14:textId="77777777" w:rsidR="0002434F" w:rsidRPr="004A3BDF" w:rsidRDefault="0002434F" w:rsidP="00AA3FD1">
            <w:pPr>
              <w:pStyle w:val="CellBody"/>
              <w:spacing w:before="96"/>
              <w:rPr>
                <w:rFonts w:ascii="Arial" w:hAnsi="Arial" w:cs="Arial"/>
                <w:color w:val="FF0000"/>
                <w:sz w:val="24"/>
                <w:szCs w:val="24"/>
              </w:rPr>
            </w:pPr>
            <w:r>
              <w:rPr>
                <w:rFonts w:ascii="Arial" w:hAnsi="Arial" w:cs="Arial"/>
                <w:color w:val="FF0000"/>
                <w:sz w:val="24"/>
                <w:szCs w:val="24"/>
              </w:rPr>
              <w:t>D</w:t>
            </w:r>
            <w:r w:rsidRPr="004A3BDF">
              <w:rPr>
                <w:rFonts w:ascii="Arial" w:hAnsi="Arial" w:cs="Arial"/>
                <w:color w:val="FF0000"/>
                <w:sz w:val="24"/>
                <w:szCs w:val="24"/>
              </w:rPr>
              <w:t>irected advertising</w:t>
            </w:r>
          </w:p>
        </w:tc>
      </w:tr>
      <w:tr w:rsidR="0002434F" w:rsidRPr="004A3BDF" w14:paraId="65BB8A70" w14:textId="77777777" w:rsidTr="00AA3FD1">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31F02C20" w14:textId="77777777" w:rsidR="0002434F" w:rsidRPr="004A3BDF" w:rsidRDefault="0002434F" w:rsidP="00AA3FD1">
            <w:pPr>
              <w:pStyle w:val="CellBody"/>
              <w:spacing w:before="96"/>
              <w:rPr>
                <w:rFonts w:ascii="Arial" w:hAnsi="Arial" w:cs="Arial"/>
                <w:color w:val="FF0000"/>
                <w:sz w:val="24"/>
                <w:szCs w:val="24"/>
              </w:rPr>
            </w:pPr>
            <w:r>
              <w:rPr>
                <w:rFonts w:ascii="Arial" w:hAnsi="Arial" w:cs="Arial"/>
                <w:color w:val="FF0000"/>
                <w:sz w:val="24"/>
                <w:szCs w:val="24"/>
              </w:rPr>
              <w:t>3</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65D98B22" w14:textId="77777777" w:rsidR="0002434F" w:rsidRPr="004A3BDF" w:rsidRDefault="0002434F" w:rsidP="00AA3FD1">
            <w:pPr>
              <w:pStyle w:val="CellBody"/>
              <w:spacing w:before="96"/>
              <w:rPr>
                <w:rFonts w:ascii="Arial" w:hAnsi="Arial" w:cs="Arial"/>
                <w:color w:val="FF0000"/>
                <w:sz w:val="24"/>
                <w:szCs w:val="24"/>
              </w:rPr>
            </w:pPr>
            <w:r>
              <w:rPr>
                <w:rFonts w:ascii="Arial" w:hAnsi="Arial" w:cs="Arial"/>
                <w:color w:val="FF0000"/>
                <w:sz w:val="24"/>
                <w:szCs w:val="24"/>
              </w:rPr>
              <w:t xml:space="preserve">High Duty Cycle </w:t>
            </w:r>
            <w:r w:rsidR="00707162">
              <w:rPr>
                <w:rFonts w:ascii="Arial" w:hAnsi="Arial" w:cs="Arial"/>
                <w:color w:val="FF0000"/>
                <w:sz w:val="24"/>
                <w:szCs w:val="24"/>
              </w:rPr>
              <w:t xml:space="preserve">Directed Connectable </w:t>
            </w:r>
            <w:r>
              <w:rPr>
                <w:rFonts w:ascii="Arial" w:hAnsi="Arial" w:cs="Arial"/>
                <w:color w:val="FF0000"/>
                <w:sz w:val="24"/>
                <w:szCs w:val="24"/>
              </w:rPr>
              <w:t>advertising</w:t>
            </w:r>
            <w:r w:rsidR="004F11A4">
              <w:rPr>
                <w:rFonts w:ascii="Arial" w:hAnsi="Arial" w:cs="Arial"/>
                <w:color w:val="FF0000"/>
                <w:sz w:val="24"/>
                <w:szCs w:val="24"/>
              </w:rPr>
              <w:t xml:space="preserve"> (</w:t>
            </w:r>
            <w:r w:rsidR="00707162">
              <w:rPr>
                <w:rFonts w:ascii="Arial" w:hAnsi="Arial" w:cs="Arial"/>
                <w:color w:val="FF0000"/>
                <w:sz w:val="24"/>
                <w:szCs w:val="24"/>
              </w:rPr>
              <w:t xml:space="preserve">≤ </w:t>
            </w:r>
            <w:r w:rsidR="004F11A4">
              <w:rPr>
                <w:rFonts w:ascii="Arial" w:hAnsi="Arial" w:cs="Arial"/>
                <w:color w:val="FF0000"/>
                <w:sz w:val="24"/>
                <w:szCs w:val="24"/>
              </w:rPr>
              <w:t>3</w:t>
            </w:r>
            <w:r w:rsidR="00707162">
              <w:rPr>
                <w:rFonts w:ascii="Arial" w:hAnsi="Arial" w:cs="Arial"/>
                <w:color w:val="FF0000"/>
                <w:sz w:val="24"/>
                <w:szCs w:val="24"/>
              </w:rPr>
              <w:t xml:space="preserve">.75 </w:t>
            </w:r>
            <w:r w:rsidR="004F11A4">
              <w:rPr>
                <w:rFonts w:ascii="Arial" w:hAnsi="Arial" w:cs="Arial"/>
                <w:color w:val="FF0000"/>
                <w:sz w:val="24"/>
                <w:szCs w:val="24"/>
              </w:rPr>
              <w:t>ms Advertising Interval)</w:t>
            </w:r>
          </w:p>
        </w:tc>
      </w:tr>
      <w:tr w:rsidR="0002434F" w:rsidRPr="004A3BDF" w14:paraId="321D4DE4" w14:textId="77777777" w:rsidTr="00AA3FD1">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66BAEAE3" w14:textId="77777777" w:rsidR="0002434F" w:rsidRPr="004A3BDF" w:rsidRDefault="0002434F" w:rsidP="00AA3FD1">
            <w:pPr>
              <w:pStyle w:val="CellBody"/>
              <w:spacing w:before="96"/>
              <w:rPr>
                <w:rFonts w:ascii="Arial" w:hAnsi="Arial" w:cs="Arial"/>
                <w:color w:val="FF0000"/>
                <w:sz w:val="24"/>
                <w:szCs w:val="24"/>
              </w:rPr>
            </w:pPr>
            <w:r>
              <w:rPr>
                <w:rFonts w:ascii="Arial" w:hAnsi="Arial" w:cs="Arial"/>
                <w:color w:val="FF0000"/>
                <w:sz w:val="24"/>
                <w:szCs w:val="24"/>
              </w:rPr>
              <w:t>4</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2BD1FE80" w14:textId="77777777" w:rsidR="0002434F" w:rsidRPr="004A3BDF" w:rsidRDefault="0002434F" w:rsidP="00675F9D">
            <w:pPr>
              <w:pStyle w:val="CellBody"/>
              <w:spacing w:before="96"/>
              <w:rPr>
                <w:rFonts w:ascii="Arial" w:hAnsi="Arial" w:cs="Arial"/>
                <w:color w:val="FF0000"/>
                <w:sz w:val="24"/>
                <w:szCs w:val="24"/>
              </w:rPr>
            </w:pPr>
            <w:r>
              <w:rPr>
                <w:rFonts w:ascii="Arial" w:hAnsi="Arial" w:cs="Arial"/>
                <w:color w:val="FF0000"/>
                <w:sz w:val="24"/>
                <w:szCs w:val="24"/>
              </w:rPr>
              <w:t xml:space="preserve">Use legacy advertising </w:t>
            </w:r>
            <w:r w:rsidR="008D7CEC">
              <w:rPr>
                <w:rFonts w:ascii="Arial" w:hAnsi="Arial" w:cs="Arial"/>
                <w:color w:val="FF0000"/>
                <w:sz w:val="24"/>
                <w:szCs w:val="24"/>
              </w:rPr>
              <w:t>PDUs</w:t>
            </w:r>
          </w:p>
        </w:tc>
      </w:tr>
      <w:tr w:rsidR="0002434F" w:rsidRPr="004A3BDF" w14:paraId="47DEDA15" w14:textId="77777777" w:rsidTr="00AA3FD1">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2941F20E" w14:textId="77777777" w:rsidR="0002434F" w:rsidRPr="004A3BDF" w:rsidRDefault="00742A16" w:rsidP="00AA3FD1">
            <w:pPr>
              <w:pStyle w:val="CellBody"/>
              <w:spacing w:before="96"/>
              <w:rPr>
                <w:rFonts w:ascii="Arial" w:hAnsi="Arial" w:cs="Arial"/>
                <w:color w:val="FF0000"/>
                <w:sz w:val="24"/>
                <w:szCs w:val="24"/>
              </w:rPr>
            </w:pPr>
            <w:r>
              <w:rPr>
                <w:rFonts w:ascii="Arial" w:hAnsi="Arial" w:cs="Arial"/>
                <w:color w:val="FF0000"/>
                <w:sz w:val="24"/>
                <w:szCs w:val="24"/>
              </w:rPr>
              <w:t>5</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61EFCED6" w14:textId="77777777" w:rsidR="0002434F" w:rsidRPr="004A3BDF" w:rsidRDefault="0002434F" w:rsidP="00AA3FD1">
            <w:pPr>
              <w:pStyle w:val="CellBody"/>
              <w:spacing w:before="96"/>
              <w:rPr>
                <w:rFonts w:ascii="Arial" w:hAnsi="Arial" w:cs="Arial"/>
                <w:color w:val="FF0000"/>
                <w:sz w:val="24"/>
                <w:szCs w:val="24"/>
              </w:rPr>
            </w:pPr>
            <w:r>
              <w:rPr>
                <w:rFonts w:ascii="Arial" w:hAnsi="Arial" w:cs="Arial"/>
                <w:color w:val="FF0000"/>
                <w:sz w:val="24"/>
                <w:szCs w:val="24"/>
              </w:rPr>
              <w:t>Include advertiser’s address</w:t>
            </w:r>
            <w:r w:rsidR="00BD0CED">
              <w:rPr>
                <w:rFonts w:ascii="Arial" w:hAnsi="Arial" w:cs="Arial"/>
                <w:color w:val="FF0000"/>
                <w:sz w:val="24"/>
                <w:szCs w:val="24"/>
              </w:rPr>
              <w:t xml:space="preserve"> on the primary advertising channel</w:t>
            </w:r>
          </w:p>
        </w:tc>
      </w:tr>
      <w:tr w:rsidR="0002434F" w:rsidRPr="004A3BDF" w14:paraId="050CDDD2" w14:textId="77777777" w:rsidTr="00AA3FD1">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4B613883" w14:textId="77777777" w:rsidR="0002434F" w:rsidRPr="004A3BDF" w:rsidRDefault="00742A16" w:rsidP="00AA3FD1">
            <w:pPr>
              <w:pStyle w:val="CellBody"/>
              <w:spacing w:before="96"/>
              <w:rPr>
                <w:rFonts w:ascii="Arial" w:hAnsi="Arial" w:cs="Arial"/>
                <w:color w:val="FF0000"/>
                <w:sz w:val="24"/>
                <w:szCs w:val="24"/>
              </w:rPr>
            </w:pPr>
            <w:r>
              <w:rPr>
                <w:rFonts w:ascii="Arial" w:hAnsi="Arial" w:cs="Arial"/>
                <w:color w:val="FF0000"/>
                <w:sz w:val="24"/>
                <w:szCs w:val="24"/>
              </w:rPr>
              <w:t>6</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6BC1CE1B" w14:textId="77777777" w:rsidR="0002434F" w:rsidRPr="004A3BDF" w:rsidRDefault="0002434F" w:rsidP="00AA3FD1">
            <w:pPr>
              <w:pStyle w:val="CellBody"/>
              <w:spacing w:before="96"/>
              <w:rPr>
                <w:rFonts w:ascii="Arial" w:hAnsi="Arial" w:cs="Arial"/>
                <w:color w:val="FF0000"/>
                <w:sz w:val="24"/>
                <w:szCs w:val="24"/>
              </w:rPr>
            </w:pPr>
            <w:r>
              <w:rPr>
                <w:rFonts w:ascii="Arial" w:hAnsi="Arial" w:cs="Arial"/>
                <w:color w:val="FF0000"/>
                <w:sz w:val="24"/>
                <w:szCs w:val="24"/>
              </w:rPr>
              <w:t>Include Advertising Data Information</w:t>
            </w:r>
            <w:r w:rsidR="004B17C3">
              <w:rPr>
                <w:rFonts w:ascii="Arial" w:hAnsi="Arial" w:cs="Arial"/>
                <w:color w:val="FF0000"/>
                <w:sz w:val="24"/>
                <w:szCs w:val="24"/>
              </w:rPr>
              <w:t xml:space="preserve"> in the advertising PDU</w:t>
            </w:r>
          </w:p>
        </w:tc>
      </w:tr>
      <w:tr w:rsidR="0002434F" w:rsidRPr="004A3BDF" w14:paraId="220DDC32" w14:textId="77777777" w:rsidTr="00AA3FD1">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59A66614" w14:textId="77777777" w:rsidR="0002434F" w:rsidRDefault="00742A16" w:rsidP="00AA3FD1">
            <w:pPr>
              <w:pStyle w:val="CellBody"/>
              <w:spacing w:before="96"/>
              <w:rPr>
                <w:rFonts w:ascii="Arial" w:hAnsi="Arial" w:cs="Arial"/>
                <w:color w:val="FF0000"/>
                <w:sz w:val="24"/>
                <w:szCs w:val="24"/>
              </w:rPr>
            </w:pPr>
            <w:r>
              <w:rPr>
                <w:rFonts w:ascii="Arial" w:hAnsi="Arial" w:cs="Arial"/>
                <w:color w:val="FF0000"/>
                <w:sz w:val="24"/>
                <w:szCs w:val="24"/>
              </w:rPr>
              <w:t>7</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5FA6EE39" w14:textId="77777777" w:rsidR="0002434F" w:rsidRDefault="0002434F" w:rsidP="00AA3FD1">
            <w:pPr>
              <w:pStyle w:val="CellBody"/>
              <w:spacing w:before="96"/>
              <w:rPr>
                <w:rFonts w:ascii="Arial" w:hAnsi="Arial" w:cs="Arial"/>
                <w:color w:val="FF0000"/>
                <w:sz w:val="24"/>
                <w:szCs w:val="24"/>
              </w:rPr>
            </w:pPr>
            <w:r>
              <w:rPr>
                <w:rFonts w:ascii="Arial" w:hAnsi="Arial" w:cs="Arial"/>
                <w:color w:val="FF0000"/>
                <w:sz w:val="24"/>
                <w:szCs w:val="24"/>
              </w:rPr>
              <w:t>Include TxPower</w:t>
            </w:r>
            <w:r w:rsidR="004B17C3">
              <w:rPr>
                <w:rFonts w:ascii="Arial" w:hAnsi="Arial" w:cs="Arial"/>
                <w:color w:val="FF0000"/>
                <w:sz w:val="24"/>
                <w:szCs w:val="24"/>
              </w:rPr>
              <w:t xml:space="preserve"> in the </w:t>
            </w:r>
            <w:r w:rsidR="00FA28F4">
              <w:rPr>
                <w:rFonts w:ascii="Arial" w:hAnsi="Arial" w:cs="Arial"/>
                <w:color w:val="FF0000"/>
                <w:sz w:val="24"/>
                <w:szCs w:val="24"/>
              </w:rPr>
              <w:t xml:space="preserve">extended header of the </w:t>
            </w:r>
            <w:r w:rsidR="004B17C3">
              <w:rPr>
                <w:rFonts w:ascii="Arial" w:hAnsi="Arial" w:cs="Arial"/>
                <w:color w:val="FF0000"/>
                <w:sz w:val="24"/>
                <w:szCs w:val="24"/>
              </w:rPr>
              <w:t>advertising PDU</w:t>
            </w:r>
          </w:p>
        </w:tc>
      </w:tr>
      <w:tr w:rsidR="0002434F" w:rsidRPr="004A3BDF" w14:paraId="4D22C4CB" w14:textId="77777777" w:rsidTr="00AA3FD1">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08C53BB1" w14:textId="77777777" w:rsidR="0002434F" w:rsidRDefault="000F6295" w:rsidP="00C8649C">
            <w:pPr>
              <w:pStyle w:val="CellBody"/>
              <w:spacing w:before="96"/>
              <w:rPr>
                <w:rFonts w:ascii="Arial" w:hAnsi="Arial" w:cs="Arial"/>
                <w:color w:val="FF0000"/>
                <w:sz w:val="24"/>
                <w:szCs w:val="24"/>
              </w:rPr>
            </w:pPr>
            <w:r>
              <w:rPr>
                <w:rFonts w:ascii="Arial" w:hAnsi="Arial" w:cs="Arial"/>
                <w:color w:val="FF0000"/>
                <w:sz w:val="24"/>
                <w:szCs w:val="24"/>
              </w:rPr>
              <w:t xml:space="preserve">All other </w:t>
            </w:r>
            <w:r w:rsidR="00C8649C">
              <w:rPr>
                <w:rFonts w:ascii="Arial" w:hAnsi="Arial" w:cs="Arial"/>
                <w:color w:val="FF0000"/>
                <w:sz w:val="24"/>
                <w:szCs w:val="24"/>
              </w:rPr>
              <w:t>bits</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118F9A65" w14:textId="77777777" w:rsidR="0002434F" w:rsidRDefault="0002434F" w:rsidP="00AA3FD1">
            <w:pPr>
              <w:pStyle w:val="CellBody"/>
              <w:spacing w:before="96"/>
              <w:rPr>
                <w:rFonts w:ascii="Arial" w:hAnsi="Arial" w:cs="Arial"/>
                <w:color w:val="FF0000"/>
                <w:sz w:val="24"/>
                <w:szCs w:val="24"/>
              </w:rPr>
            </w:pPr>
            <w:r>
              <w:rPr>
                <w:rFonts w:ascii="Arial" w:hAnsi="Arial" w:cs="Arial"/>
                <w:color w:val="FF0000"/>
                <w:sz w:val="24"/>
                <w:szCs w:val="24"/>
              </w:rPr>
              <w:t>Reserved for future use</w:t>
            </w:r>
          </w:p>
        </w:tc>
      </w:tr>
    </w:tbl>
    <w:p w14:paraId="49E4911D" w14:textId="77777777" w:rsidR="0002434F" w:rsidRDefault="0002434F" w:rsidP="00E40CCE">
      <w:pPr>
        <w:spacing w:after="0"/>
        <w:rPr>
          <w:rFonts w:cs="Arial"/>
          <w:i/>
          <w:color w:val="FF0000"/>
          <w:sz w:val="24"/>
          <w:szCs w:val="24"/>
        </w:rPr>
      </w:pPr>
    </w:p>
    <w:p w14:paraId="609FD88E" w14:textId="77777777" w:rsidR="00E40CCE" w:rsidRPr="004A3BDF" w:rsidRDefault="00AB385B" w:rsidP="00E40CCE">
      <w:pPr>
        <w:spacing w:after="0"/>
        <w:rPr>
          <w:rFonts w:cs="Arial"/>
          <w:i/>
          <w:color w:val="FF0000"/>
          <w:sz w:val="24"/>
          <w:szCs w:val="24"/>
        </w:rPr>
      </w:pPr>
      <w:r>
        <w:rPr>
          <w:rFonts w:cs="Arial"/>
          <w:i/>
          <w:color w:val="FF0000"/>
          <w:sz w:val="24"/>
          <w:szCs w:val="24"/>
        </w:rPr>
        <w:t>Primary_</w:t>
      </w:r>
      <w:r w:rsidR="00E40CCE" w:rsidRPr="004A3BDF">
        <w:rPr>
          <w:rFonts w:cs="Arial"/>
          <w:i/>
          <w:color w:val="FF0000"/>
          <w:sz w:val="24"/>
          <w:szCs w:val="24"/>
        </w:rPr>
        <w:t>Advertising_Interval_Min:</w:t>
      </w:r>
      <w:r w:rsidR="00E40CCE" w:rsidRPr="004A3BDF">
        <w:rPr>
          <w:rFonts w:cs="Arial"/>
          <w:i/>
          <w:color w:val="FF0000"/>
          <w:sz w:val="24"/>
          <w:szCs w:val="24"/>
        </w:rPr>
        <w:tab/>
      </w:r>
      <w:r w:rsidR="00E40CCE" w:rsidRPr="004A3BDF">
        <w:rPr>
          <w:rFonts w:cs="Arial"/>
          <w:i/>
          <w:color w:val="FF0000"/>
          <w:sz w:val="24"/>
          <w:szCs w:val="24"/>
        </w:rPr>
        <w:tab/>
      </w:r>
      <w:r w:rsidR="00E40CCE" w:rsidRPr="004A3BDF">
        <w:rPr>
          <w:rFonts w:cs="Arial"/>
          <w:i/>
          <w:color w:val="FF0000"/>
          <w:sz w:val="24"/>
          <w:szCs w:val="24"/>
        </w:rPr>
        <w:tab/>
      </w:r>
      <w:r w:rsidR="00E40CCE" w:rsidRPr="004A3BDF">
        <w:rPr>
          <w:rFonts w:cs="Arial"/>
          <w:i/>
          <w:color w:val="FF0000"/>
          <w:sz w:val="24"/>
          <w:szCs w:val="24"/>
        </w:rPr>
        <w:tab/>
      </w:r>
      <w:r w:rsidR="00E40CCE" w:rsidRPr="004A3BDF">
        <w:rPr>
          <w:rFonts w:cs="Arial"/>
          <w:i/>
          <w:color w:val="FF0000"/>
          <w:sz w:val="24"/>
          <w:szCs w:val="24"/>
        </w:rPr>
        <w:tab/>
        <w:t xml:space="preserve">Size: </w:t>
      </w:r>
      <w:r w:rsidR="009238B6">
        <w:rPr>
          <w:rFonts w:cs="Arial"/>
          <w:i/>
          <w:color w:val="FF0000"/>
          <w:sz w:val="24"/>
          <w:szCs w:val="24"/>
        </w:rPr>
        <w:t>3</w:t>
      </w:r>
      <w:r w:rsidR="00E40CCE" w:rsidRPr="004A3BDF">
        <w:rPr>
          <w:rFonts w:cs="Arial"/>
          <w:i/>
          <w:color w:val="FF0000"/>
          <w:sz w:val="24"/>
          <w:szCs w:val="24"/>
        </w:rPr>
        <w:t xml:space="preserve"> Octets</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E40CCE" w:rsidRPr="004A3BDF" w14:paraId="0FCF162D" w14:textId="77777777" w:rsidTr="00E40CCE">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6F43A350" w14:textId="77777777" w:rsidR="00E40CCE" w:rsidRPr="004A3BDF" w:rsidRDefault="00E40CCE" w:rsidP="00E40CCE">
            <w:pPr>
              <w:pStyle w:val="Tableheading"/>
              <w:spacing w:before="96"/>
              <w:rPr>
                <w:rFonts w:cs="Arial"/>
                <w:color w:val="FF0000"/>
                <w:sz w:val="24"/>
                <w:szCs w:val="24"/>
              </w:rPr>
            </w:pPr>
            <w:r w:rsidRPr="004A3B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10DD2B34" w14:textId="77777777" w:rsidR="00E40CCE" w:rsidRPr="004A3BDF" w:rsidRDefault="00E40CCE" w:rsidP="00E40CCE">
            <w:pPr>
              <w:pStyle w:val="Tableheading"/>
              <w:spacing w:before="96"/>
              <w:rPr>
                <w:rFonts w:cs="Arial"/>
                <w:color w:val="FF0000"/>
                <w:sz w:val="24"/>
                <w:szCs w:val="24"/>
              </w:rPr>
            </w:pPr>
            <w:r w:rsidRPr="004A3BDF">
              <w:rPr>
                <w:rFonts w:cs="Arial"/>
                <w:color w:val="FF0000"/>
                <w:sz w:val="24"/>
                <w:szCs w:val="24"/>
              </w:rPr>
              <w:t>Parameter Description</w:t>
            </w:r>
          </w:p>
        </w:tc>
      </w:tr>
      <w:tr w:rsidR="00E40CCE" w:rsidRPr="004A3BDF" w14:paraId="00F7379A" w14:textId="77777777" w:rsidTr="00E40CC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16927D3D" w14:textId="77777777" w:rsidR="00E40CCE" w:rsidRPr="004A3BDF" w:rsidRDefault="00E40CCE" w:rsidP="00E40CCE">
            <w:pPr>
              <w:pStyle w:val="CellBody"/>
              <w:spacing w:before="96"/>
              <w:rPr>
                <w:rFonts w:ascii="Arial" w:hAnsi="Arial" w:cs="Arial"/>
                <w:color w:val="FF0000"/>
                <w:sz w:val="24"/>
                <w:szCs w:val="24"/>
              </w:rPr>
            </w:pPr>
            <w:r w:rsidRPr="004A3BDF">
              <w:rPr>
                <w:rFonts w:ascii="Arial" w:hAnsi="Arial" w:cs="Arial"/>
                <w:color w:val="FF0000"/>
                <w:sz w:val="24"/>
                <w:szCs w:val="24"/>
              </w:rPr>
              <w:t>N = 0xXXXX</w:t>
            </w:r>
            <w:r w:rsidR="009238B6">
              <w:rPr>
                <w:rFonts w:ascii="Arial" w:hAnsi="Arial" w:cs="Arial"/>
                <w:color w:val="FF0000"/>
                <w:sz w:val="24"/>
                <w:szCs w:val="24"/>
              </w:rPr>
              <w:t>XX</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0CDB4C2E" w14:textId="77777777" w:rsidR="00E40CCE" w:rsidRPr="004A3BDF" w:rsidRDefault="00E40CCE" w:rsidP="00E40CCE">
            <w:pPr>
              <w:pStyle w:val="CellBody"/>
              <w:spacing w:before="96"/>
              <w:rPr>
                <w:rFonts w:ascii="Arial" w:hAnsi="Arial" w:cs="Arial"/>
                <w:color w:val="FF0000"/>
                <w:sz w:val="24"/>
                <w:szCs w:val="24"/>
                <w:lang w:val="en-GB"/>
              </w:rPr>
            </w:pPr>
            <w:r w:rsidRPr="004A3BDF">
              <w:rPr>
                <w:rFonts w:ascii="Arial" w:hAnsi="Arial" w:cs="Arial"/>
                <w:color w:val="FF0000"/>
                <w:sz w:val="24"/>
                <w:szCs w:val="24"/>
                <w:lang w:val="en-GB"/>
              </w:rPr>
              <w:t>Minimum advertising interval for undirected and low duty cycle directed advertising.</w:t>
            </w:r>
          </w:p>
          <w:p w14:paraId="54062AF8" w14:textId="77777777" w:rsidR="00E40CCE" w:rsidRPr="004A3BDF" w:rsidRDefault="00E40CCE" w:rsidP="00E40CCE">
            <w:pPr>
              <w:pStyle w:val="CellBody"/>
              <w:spacing w:before="96"/>
              <w:rPr>
                <w:rFonts w:ascii="Arial" w:hAnsi="Arial" w:cs="Arial"/>
                <w:color w:val="FF0000"/>
                <w:sz w:val="24"/>
                <w:szCs w:val="24"/>
                <w:lang w:val="en-GB"/>
              </w:rPr>
            </w:pPr>
            <w:r w:rsidRPr="004A3BDF">
              <w:rPr>
                <w:rFonts w:ascii="Arial" w:hAnsi="Arial" w:cs="Arial"/>
                <w:color w:val="FF0000"/>
                <w:sz w:val="24"/>
                <w:szCs w:val="24"/>
                <w:lang w:val="en-GB"/>
              </w:rPr>
              <w:t>Range: 0x</w:t>
            </w:r>
            <w:r w:rsidR="009C53CA">
              <w:rPr>
                <w:rFonts w:ascii="Arial" w:hAnsi="Arial" w:cs="Arial"/>
                <w:color w:val="FF0000"/>
                <w:sz w:val="24"/>
                <w:szCs w:val="24"/>
                <w:lang w:val="en-GB"/>
              </w:rPr>
              <w:t>00</w:t>
            </w:r>
            <w:r w:rsidRPr="004A3BDF">
              <w:rPr>
                <w:rFonts w:ascii="Arial" w:hAnsi="Arial" w:cs="Arial"/>
                <w:color w:val="FF0000"/>
                <w:sz w:val="24"/>
                <w:szCs w:val="24"/>
                <w:lang w:val="en-GB"/>
              </w:rPr>
              <w:t>0020 to 0x</w:t>
            </w:r>
            <w:r w:rsidR="009C53CA">
              <w:rPr>
                <w:rFonts w:ascii="Arial" w:hAnsi="Arial" w:cs="Arial"/>
                <w:color w:val="FF0000"/>
                <w:sz w:val="24"/>
                <w:szCs w:val="24"/>
                <w:lang w:val="en-GB"/>
              </w:rPr>
              <w:t>FFFFFF</w:t>
            </w:r>
          </w:p>
          <w:p w14:paraId="0BAB5705" w14:textId="77777777" w:rsidR="00E40CCE" w:rsidRPr="004A3BDF" w:rsidRDefault="00E40CCE" w:rsidP="00E40CCE">
            <w:pPr>
              <w:pStyle w:val="CellBody"/>
              <w:spacing w:before="96"/>
              <w:rPr>
                <w:rFonts w:ascii="Arial" w:hAnsi="Arial" w:cs="Arial"/>
                <w:color w:val="FF0000"/>
                <w:sz w:val="24"/>
                <w:szCs w:val="24"/>
                <w:lang w:val="en-GB"/>
              </w:rPr>
            </w:pPr>
            <w:r w:rsidRPr="004A3BDF">
              <w:rPr>
                <w:rFonts w:ascii="Arial" w:hAnsi="Arial" w:cs="Arial"/>
                <w:color w:val="FF0000"/>
                <w:sz w:val="24"/>
                <w:szCs w:val="24"/>
                <w:lang w:val="en-GB"/>
              </w:rPr>
              <w:t>Time = N * 0.625 ms</w:t>
            </w:r>
          </w:p>
          <w:p w14:paraId="47361602" w14:textId="77777777" w:rsidR="00E40CCE" w:rsidRPr="004A3BDF" w:rsidRDefault="00E40CCE" w:rsidP="00E43B58">
            <w:pPr>
              <w:pStyle w:val="CellBody"/>
              <w:spacing w:before="96"/>
              <w:rPr>
                <w:rFonts w:ascii="Arial" w:hAnsi="Arial" w:cs="Arial"/>
                <w:color w:val="FF0000"/>
                <w:sz w:val="24"/>
                <w:szCs w:val="24"/>
              </w:rPr>
            </w:pPr>
            <w:r w:rsidRPr="004A3BDF">
              <w:rPr>
                <w:rFonts w:ascii="Arial" w:hAnsi="Arial" w:cs="Arial"/>
                <w:color w:val="FF0000"/>
                <w:sz w:val="24"/>
                <w:szCs w:val="24"/>
                <w:lang w:val="en-GB"/>
              </w:rPr>
              <w:t xml:space="preserve">Time Range: 20 ms to </w:t>
            </w:r>
            <w:r w:rsidR="00E43B58">
              <w:rPr>
                <w:rFonts w:ascii="Arial" w:hAnsi="Arial" w:cs="Arial"/>
                <w:color w:val="FF0000"/>
                <w:sz w:val="24"/>
                <w:szCs w:val="24"/>
                <w:lang w:val="en-GB"/>
              </w:rPr>
              <w:t xml:space="preserve">10,486759 </w:t>
            </w:r>
            <w:r w:rsidRPr="004A3BDF">
              <w:rPr>
                <w:rFonts w:ascii="Arial" w:hAnsi="Arial" w:cs="Arial"/>
                <w:color w:val="FF0000"/>
                <w:sz w:val="24"/>
                <w:szCs w:val="24"/>
                <w:lang w:val="en-GB"/>
              </w:rPr>
              <w:t>s</w:t>
            </w:r>
          </w:p>
        </w:tc>
      </w:tr>
    </w:tbl>
    <w:p w14:paraId="271CBF80" w14:textId="77777777" w:rsidR="00E40CCE" w:rsidRPr="004A3BDF" w:rsidRDefault="00E40CCE" w:rsidP="00E40CCE">
      <w:pPr>
        <w:spacing w:after="0"/>
        <w:rPr>
          <w:rFonts w:cs="Arial"/>
          <w:i/>
          <w:color w:val="FF0000"/>
          <w:sz w:val="24"/>
          <w:szCs w:val="24"/>
        </w:rPr>
      </w:pPr>
    </w:p>
    <w:p w14:paraId="14EB5FF4" w14:textId="77777777" w:rsidR="00E40CCE" w:rsidRPr="004A3BDF" w:rsidRDefault="00AB385B" w:rsidP="00E40CCE">
      <w:pPr>
        <w:spacing w:after="0"/>
        <w:rPr>
          <w:rFonts w:cs="Arial"/>
          <w:i/>
          <w:color w:val="FF0000"/>
          <w:sz w:val="24"/>
          <w:szCs w:val="24"/>
        </w:rPr>
      </w:pPr>
      <w:r>
        <w:rPr>
          <w:rFonts w:cs="Arial"/>
          <w:i/>
          <w:color w:val="FF0000"/>
          <w:sz w:val="24"/>
          <w:szCs w:val="24"/>
        </w:rPr>
        <w:t>Primary_</w:t>
      </w:r>
      <w:r w:rsidR="00E40CCE" w:rsidRPr="004A3BDF">
        <w:rPr>
          <w:rFonts w:cs="Arial"/>
          <w:i/>
          <w:color w:val="FF0000"/>
          <w:sz w:val="24"/>
          <w:szCs w:val="24"/>
        </w:rPr>
        <w:t>Advertising_Interval_Max:</w:t>
      </w:r>
      <w:r w:rsidR="00E40CCE" w:rsidRPr="004A3BDF">
        <w:rPr>
          <w:rFonts w:cs="Arial"/>
          <w:i/>
          <w:color w:val="FF0000"/>
          <w:sz w:val="24"/>
          <w:szCs w:val="24"/>
        </w:rPr>
        <w:tab/>
      </w:r>
      <w:r w:rsidR="00E40CCE" w:rsidRPr="004A3BDF">
        <w:rPr>
          <w:rFonts w:cs="Arial"/>
          <w:i/>
          <w:color w:val="FF0000"/>
          <w:sz w:val="24"/>
          <w:szCs w:val="24"/>
        </w:rPr>
        <w:tab/>
      </w:r>
      <w:r w:rsidR="00E40CCE" w:rsidRPr="004A3BDF">
        <w:rPr>
          <w:rFonts w:cs="Arial"/>
          <w:i/>
          <w:color w:val="FF0000"/>
          <w:sz w:val="24"/>
          <w:szCs w:val="24"/>
        </w:rPr>
        <w:tab/>
      </w:r>
      <w:r w:rsidR="00E40CCE" w:rsidRPr="004A3BDF">
        <w:rPr>
          <w:rFonts w:cs="Arial"/>
          <w:i/>
          <w:color w:val="FF0000"/>
          <w:sz w:val="24"/>
          <w:szCs w:val="24"/>
        </w:rPr>
        <w:tab/>
      </w:r>
      <w:r w:rsidR="00E40CCE" w:rsidRPr="004A3BDF">
        <w:rPr>
          <w:rFonts w:cs="Arial"/>
          <w:i/>
          <w:color w:val="FF0000"/>
          <w:sz w:val="24"/>
          <w:szCs w:val="24"/>
        </w:rPr>
        <w:tab/>
        <w:t xml:space="preserve">Size: </w:t>
      </w:r>
      <w:r w:rsidR="009238B6">
        <w:rPr>
          <w:rFonts w:cs="Arial"/>
          <w:i/>
          <w:color w:val="FF0000"/>
          <w:sz w:val="24"/>
          <w:szCs w:val="24"/>
        </w:rPr>
        <w:t>3</w:t>
      </w:r>
      <w:r w:rsidR="00BF1B30" w:rsidRPr="004A3BDF">
        <w:rPr>
          <w:rFonts w:cs="Arial"/>
          <w:i/>
          <w:color w:val="FF0000"/>
          <w:sz w:val="24"/>
          <w:szCs w:val="24"/>
        </w:rPr>
        <w:t xml:space="preserve"> </w:t>
      </w:r>
      <w:r w:rsidR="00E40CCE" w:rsidRPr="004A3BDF">
        <w:rPr>
          <w:rFonts w:cs="Arial"/>
          <w:i/>
          <w:color w:val="FF0000"/>
          <w:sz w:val="24"/>
          <w:szCs w:val="24"/>
        </w:rPr>
        <w:t>Octets</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E40CCE" w:rsidRPr="004A3BDF" w14:paraId="61402BB2" w14:textId="77777777" w:rsidTr="00E40CCE">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24CCD970" w14:textId="77777777" w:rsidR="00E40CCE" w:rsidRPr="004A3BDF" w:rsidRDefault="00E40CCE" w:rsidP="00E40CCE">
            <w:pPr>
              <w:pStyle w:val="Tableheading"/>
              <w:spacing w:before="96"/>
              <w:rPr>
                <w:rFonts w:cs="Arial"/>
                <w:color w:val="FF0000"/>
                <w:sz w:val="24"/>
                <w:szCs w:val="24"/>
              </w:rPr>
            </w:pPr>
            <w:r w:rsidRPr="004A3B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61BE6BF3" w14:textId="77777777" w:rsidR="00E40CCE" w:rsidRPr="004A3BDF" w:rsidRDefault="00E40CCE" w:rsidP="00E40CCE">
            <w:pPr>
              <w:pStyle w:val="Tableheading"/>
              <w:spacing w:before="96"/>
              <w:rPr>
                <w:rFonts w:cs="Arial"/>
                <w:color w:val="FF0000"/>
                <w:sz w:val="24"/>
                <w:szCs w:val="24"/>
              </w:rPr>
            </w:pPr>
            <w:r w:rsidRPr="004A3BDF">
              <w:rPr>
                <w:rFonts w:cs="Arial"/>
                <w:color w:val="FF0000"/>
                <w:sz w:val="24"/>
                <w:szCs w:val="24"/>
              </w:rPr>
              <w:t>Parameter Description</w:t>
            </w:r>
          </w:p>
        </w:tc>
      </w:tr>
      <w:tr w:rsidR="00E40CCE" w:rsidRPr="004A3BDF" w14:paraId="5A15F69C" w14:textId="77777777" w:rsidTr="00E40CC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75D928B9" w14:textId="77777777" w:rsidR="00E40CCE" w:rsidRPr="004A3BDF" w:rsidRDefault="00E40CCE" w:rsidP="00E40CCE">
            <w:pPr>
              <w:pStyle w:val="CellBody"/>
              <w:spacing w:before="96"/>
              <w:rPr>
                <w:rFonts w:ascii="Arial" w:hAnsi="Arial" w:cs="Arial"/>
                <w:color w:val="FF0000"/>
                <w:sz w:val="24"/>
                <w:szCs w:val="24"/>
              </w:rPr>
            </w:pPr>
            <w:r w:rsidRPr="004A3BDF">
              <w:rPr>
                <w:rFonts w:ascii="Arial" w:hAnsi="Arial" w:cs="Arial"/>
                <w:color w:val="FF0000"/>
                <w:sz w:val="24"/>
                <w:szCs w:val="24"/>
              </w:rPr>
              <w:t>N = 0xXXXX</w:t>
            </w:r>
            <w:r w:rsidR="009238B6">
              <w:rPr>
                <w:rFonts w:ascii="Arial" w:hAnsi="Arial" w:cs="Arial"/>
                <w:color w:val="FF0000"/>
                <w:sz w:val="24"/>
                <w:szCs w:val="24"/>
              </w:rPr>
              <w:t>XX</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26FC31FA" w14:textId="77777777" w:rsidR="00E40CCE" w:rsidRPr="004A3BDF" w:rsidRDefault="00E40CCE" w:rsidP="00E40CCE">
            <w:pPr>
              <w:pStyle w:val="CellBody"/>
              <w:spacing w:before="96"/>
              <w:rPr>
                <w:rFonts w:ascii="Arial" w:hAnsi="Arial" w:cs="Arial"/>
                <w:color w:val="FF0000"/>
                <w:sz w:val="24"/>
                <w:szCs w:val="24"/>
                <w:lang w:val="en-GB"/>
              </w:rPr>
            </w:pPr>
            <w:r w:rsidRPr="004A3BDF">
              <w:rPr>
                <w:rFonts w:ascii="Arial" w:hAnsi="Arial" w:cs="Arial"/>
                <w:color w:val="FF0000"/>
                <w:sz w:val="24"/>
                <w:szCs w:val="24"/>
                <w:lang w:val="en-GB"/>
              </w:rPr>
              <w:t>Maximum advertising interval for undirected and low duty cycle directed advertising.</w:t>
            </w:r>
          </w:p>
          <w:p w14:paraId="34160589" w14:textId="77777777" w:rsidR="00E40CCE" w:rsidRPr="004A3BDF" w:rsidRDefault="00E40CCE" w:rsidP="00E40CCE">
            <w:pPr>
              <w:pStyle w:val="CellBody"/>
              <w:spacing w:before="96"/>
              <w:rPr>
                <w:rFonts w:ascii="Arial" w:hAnsi="Arial" w:cs="Arial"/>
                <w:color w:val="FF0000"/>
                <w:sz w:val="24"/>
                <w:szCs w:val="24"/>
                <w:lang w:val="en-GB"/>
              </w:rPr>
            </w:pPr>
            <w:r w:rsidRPr="004A3BDF">
              <w:rPr>
                <w:rFonts w:ascii="Arial" w:hAnsi="Arial" w:cs="Arial"/>
                <w:color w:val="FF0000"/>
                <w:sz w:val="24"/>
                <w:szCs w:val="24"/>
                <w:lang w:val="en-GB"/>
              </w:rPr>
              <w:t>Range: 0x00</w:t>
            </w:r>
            <w:r w:rsidR="009238B6">
              <w:rPr>
                <w:rFonts w:ascii="Arial" w:hAnsi="Arial" w:cs="Arial"/>
                <w:color w:val="FF0000"/>
                <w:sz w:val="24"/>
                <w:szCs w:val="24"/>
                <w:lang w:val="en-GB"/>
              </w:rPr>
              <w:t>00</w:t>
            </w:r>
            <w:r w:rsidRPr="004A3BDF">
              <w:rPr>
                <w:rFonts w:ascii="Arial" w:hAnsi="Arial" w:cs="Arial"/>
                <w:color w:val="FF0000"/>
                <w:sz w:val="24"/>
                <w:szCs w:val="24"/>
                <w:lang w:val="en-GB"/>
              </w:rPr>
              <w:t xml:space="preserve">20 to </w:t>
            </w:r>
            <w:r w:rsidR="00BF1B30" w:rsidRPr="004A3BDF">
              <w:rPr>
                <w:rFonts w:ascii="Arial" w:hAnsi="Arial" w:cs="Arial"/>
                <w:color w:val="FF0000"/>
                <w:sz w:val="24"/>
                <w:szCs w:val="24"/>
                <w:lang w:val="en-GB"/>
              </w:rPr>
              <w:t>0x</w:t>
            </w:r>
            <w:r w:rsidR="00BF1B30">
              <w:rPr>
                <w:rFonts w:ascii="Arial" w:hAnsi="Arial" w:cs="Arial"/>
                <w:color w:val="FF0000"/>
                <w:sz w:val="24"/>
                <w:szCs w:val="24"/>
                <w:lang w:val="en-GB"/>
              </w:rPr>
              <w:t>FFFFFF</w:t>
            </w:r>
          </w:p>
          <w:p w14:paraId="4BDF17B5" w14:textId="77777777" w:rsidR="00E40CCE" w:rsidRPr="004A3BDF" w:rsidRDefault="00E40CCE" w:rsidP="00E40CCE">
            <w:pPr>
              <w:pStyle w:val="CellBody"/>
              <w:spacing w:before="96"/>
              <w:rPr>
                <w:rFonts w:ascii="Arial" w:hAnsi="Arial" w:cs="Arial"/>
                <w:color w:val="FF0000"/>
                <w:sz w:val="24"/>
                <w:szCs w:val="24"/>
                <w:lang w:val="en-GB"/>
              </w:rPr>
            </w:pPr>
            <w:r w:rsidRPr="004A3BDF">
              <w:rPr>
                <w:rFonts w:ascii="Arial" w:hAnsi="Arial" w:cs="Arial"/>
                <w:color w:val="FF0000"/>
                <w:sz w:val="24"/>
                <w:szCs w:val="24"/>
                <w:lang w:val="en-GB"/>
              </w:rPr>
              <w:t>Time = N * 0.625 ms</w:t>
            </w:r>
          </w:p>
          <w:p w14:paraId="489D6AC6" w14:textId="77777777" w:rsidR="00E40CCE" w:rsidRPr="004A3BDF" w:rsidRDefault="00E40CCE" w:rsidP="00E43B58">
            <w:pPr>
              <w:pStyle w:val="CellBody"/>
              <w:spacing w:before="96"/>
              <w:rPr>
                <w:rFonts w:ascii="Arial" w:hAnsi="Arial" w:cs="Arial"/>
                <w:color w:val="FF0000"/>
                <w:sz w:val="24"/>
                <w:szCs w:val="24"/>
              </w:rPr>
            </w:pPr>
            <w:r w:rsidRPr="004A3BDF">
              <w:rPr>
                <w:rFonts w:ascii="Arial" w:hAnsi="Arial" w:cs="Arial"/>
                <w:color w:val="FF0000"/>
                <w:sz w:val="24"/>
                <w:szCs w:val="24"/>
                <w:lang w:val="en-GB"/>
              </w:rPr>
              <w:t xml:space="preserve">Time Range: 20 ms to </w:t>
            </w:r>
            <w:r w:rsidR="00E43B58">
              <w:rPr>
                <w:rFonts w:ascii="Arial" w:hAnsi="Arial" w:cs="Arial"/>
                <w:color w:val="FF0000"/>
                <w:sz w:val="24"/>
                <w:szCs w:val="24"/>
                <w:lang w:val="en-GB"/>
              </w:rPr>
              <w:t xml:space="preserve">10,486759 </w:t>
            </w:r>
            <w:r w:rsidRPr="004A3BDF">
              <w:rPr>
                <w:rFonts w:ascii="Arial" w:hAnsi="Arial" w:cs="Arial"/>
                <w:color w:val="FF0000"/>
                <w:sz w:val="24"/>
                <w:szCs w:val="24"/>
                <w:lang w:val="en-GB"/>
              </w:rPr>
              <w:t>s</w:t>
            </w:r>
          </w:p>
        </w:tc>
      </w:tr>
    </w:tbl>
    <w:p w14:paraId="17A29FDB" w14:textId="77777777" w:rsidR="00E40CCE" w:rsidRPr="004A3BDF" w:rsidRDefault="00E40CCE" w:rsidP="00E40CCE">
      <w:pPr>
        <w:spacing w:after="0"/>
        <w:rPr>
          <w:rFonts w:cs="Arial"/>
          <w:i/>
          <w:color w:val="FF0000"/>
          <w:sz w:val="24"/>
          <w:szCs w:val="24"/>
        </w:rPr>
      </w:pPr>
    </w:p>
    <w:p w14:paraId="54DB5E96" w14:textId="77777777" w:rsidR="00E40CCE" w:rsidRPr="004A3BDF" w:rsidRDefault="00E40CCE" w:rsidP="00AA7EAA"/>
    <w:p w14:paraId="7EC88C03" w14:textId="77777777" w:rsidR="00AF2F66" w:rsidRPr="004A3BDF" w:rsidRDefault="00AF2F66" w:rsidP="00AF2F66">
      <w:pPr>
        <w:spacing w:after="0"/>
        <w:rPr>
          <w:rFonts w:cs="Arial"/>
          <w:i/>
          <w:color w:val="FF0000"/>
          <w:sz w:val="24"/>
          <w:szCs w:val="24"/>
        </w:rPr>
      </w:pPr>
      <w:r>
        <w:rPr>
          <w:rFonts w:cs="Arial"/>
          <w:i/>
          <w:color w:val="FF0000"/>
          <w:sz w:val="24"/>
          <w:szCs w:val="24"/>
        </w:rPr>
        <w:t>Primary_Advertising_Channel_Map</w:t>
      </w:r>
      <w:r w:rsidRPr="004A3BDF">
        <w:rPr>
          <w:rFonts w:cs="Arial"/>
          <w:i/>
          <w:color w:val="FF0000"/>
          <w:sz w:val="24"/>
          <w:szCs w:val="24"/>
        </w:rPr>
        <w:t>:</w:t>
      </w:r>
      <w:r w:rsidRPr="004A3BDF">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sidRPr="004A3BDF">
        <w:rPr>
          <w:rFonts w:cs="Arial"/>
          <w:i/>
          <w:color w:val="FF0000"/>
          <w:sz w:val="24"/>
          <w:szCs w:val="24"/>
        </w:rPr>
        <w:t>Size: 1 Octet</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AF2F66" w:rsidRPr="004A3BDF" w14:paraId="4A18B6EE" w14:textId="77777777" w:rsidTr="00E02FEF">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6EB04207" w14:textId="77777777" w:rsidR="00AF2F66" w:rsidRPr="004A3BDF" w:rsidRDefault="00147771" w:rsidP="00E02FEF">
            <w:pPr>
              <w:pStyle w:val="Tableheading"/>
              <w:spacing w:before="96"/>
              <w:rPr>
                <w:rFonts w:cs="Arial"/>
                <w:color w:val="FF0000"/>
                <w:sz w:val="24"/>
                <w:szCs w:val="24"/>
              </w:rPr>
            </w:pPr>
            <w:r w:rsidRPr="004A3BDF">
              <w:rPr>
                <w:rFonts w:cs="Arial"/>
                <w:color w:val="FF0000"/>
                <w:sz w:val="24"/>
                <w:szCs w:val="24"/>
              </w:rPr>
              <w:t>Bit number</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7AE1F8F5" w14:textId="77777777" w:rsidR="00AF2F66" w:rsidRPr="004A3BDF" w:rsidRDefault="00AF2F66" w:rsidP="00E02FEF">
            <w:pPr>
              <w:pStyle w:val="Tableheading"/>
              <w:spacing w:before="96"/>
              <w:rPr>
                <w:rFonts w:cs="Arial"/>
                <w:color w:val="FF0000"/>
                <w:sz w:val="24"/>
                <w:szCs w:val="24"/>
              </w:rPr>
            </w:pPr>
            <w:r w:rsidRPr="004A3BDF">
              <w:rPr>
                <w:rFonts w:cs="Arial"/>
                <w:color w:val="FF0000"/>
                <w:sz w:val="24"/>
                <w:szCs w:val="24"/>
              </w:rPr>
              <w:t>Parameter Description</w:t>
            </w:r>
          </w:p>
        </w:tc>
      </w:tr>
      <w:tr w:rsidR="00AF2F66" w:rsidRPr="004A3BDF" w14:paraId="30EA97D5" w14:textId="77777777" w:rsidTr="00E02FEF">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312E9FE7" w14:textId="77777777" w:rsidR="00AF2F66" w:rsidRPr="004A3BDF" w:rsidRDefault="00147771" w:rsidP="00E02FEF">
            <w:pPr>
              <w:pStyle w:val="CellBody"/>
              <w:spacing w:before="96"/>
              <w:rPr>
                <w:rFonts w:ascii="Arial" w:hAnsi="Arial" w:cs="Arial"/>
                <w:color w:val="FF0000"/>
                <w:sz w:val="24"/>
                <w:szCs w:val="24"/>
              </w:rPr>
            </w:pPr>
            <w:r>
              <w:rPr>
                <w:rFonts w:ascii="Arial" w:hAnsi="Arial" w:cs="Arial"/>
                <w:color w:val="FF0000"/>
                <w:sz w:val="24"/>
                <w:szCs w:val="24"/>
              </w:rPr>
              <w:t>0</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64B939C8" w14:textId="77777777" w:rsidR="00AF2F66" w:rsidRPr="004A3BDF" w:rsidRDefault="00AF2F66" w:rsidP="00E02FEF">
            <w:pPr>
              <w:pStyle w:val="CellBody"/>
              <w:spacing w:before="96"/>
              <w:rPr>
                <w:rFonts w:ascii="Arial" w:hAnsi="Arial" w:cs="Arial"/>
                <w:color w:val="FF0000"/>
                <w:sz w:val="24"/>
                <w:szCs w:val="24"/>
              </w:rPr>
            </w:pPr>
            <w:r>
              <w:rPr>
                <w:rFonts w:ascii="Arial" w:hAnsi="Arial" w:cs="Arial"/>
                <w:color w:val="FF0000"/>
                <w:sz w:val="24"/>
                <w:szCs w:val="24"/>
              </w:rPr>
              <w:t>Channel 37 shall be used</w:t>
            </w:r>
          </w:p>
        </w:tc>
      </w:tr>
      <w:tr w:rsidR="00AF2F66" w:rsidRPr="004A3BDF" w14:paraId="75466548" w14:textId="77777777" w:rsidTr="00E02FEF">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32CF889E" w14:textId="77777777" w:rsidR="00AF2F66" w:rsidRPr="004A3BDF" w:rsidRDefault="00147771" w:rsidP="00E02FEF">
            <w:pPr>
              <w:pStyle w:val="CellBody"/>
              <w:spacing w:before="96"/>
              <w:rPr>
                <w:rFonts w:ascii="Arial" w:hAnsi="Arial" w:cs="Arial"/>
                <w:color w:val="FF0000"/>
                <w:sz w:val="24"/>
                <w:szCs w:val="24"/>
              </w:rPr>
            </w:pPr>
            <w:r>
              <w:rPr>
                <w:rFonts w:ascii="Arial" w:hAnsi="Arial" w:cs="Arial"/>
                <w:color w:val="FF0000"/>
                <w:sz w:val="24"/>
                <w:szCs w:val="24"/>
              </w:rPr>
              <w:t>1</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5EB8DEC0" w14:textId="77777777" w:rsidR="00AF2F66" w:rsidRPr="004A3BDF" w:rsidRDefault="00AF2F66" w:rsidP="00E02FEF">
            <w:pPr>
              <w:pStyle w:val="CellBody"/>
              <w:spacing w:before="96"/>
              <w:rPr>
                <w:rFonts w:ascii="Arial" w:hAnsi="Arial" w:cs="Arial"/>
                <w:color w:val="FF0000"/>
                <w:sz w:val="24"/>
                <w:szCs w:val="24"/>
                <w:lang w:val="en-GB"/>
              </w:rPr>
            </w:pPr>
            <w:r>
              <w:rPr>
                <w:rFonts w:ascii="Arial" w:hAnsi="Arial" w:cs="Arial"/>
                <w:color w:val="FF0000"/>
                <w:sz w:val="24"/>
                <w:szCs w:val="24"/>
                <w:lang w:val="en-GB"/>
              </w:rPr>
              <w:t>Channel 38 shall be used</w:t>
            </w:r>
          </w:p>
        </w:tc>
      </w:tr>
      <w:tr w:rsidR="00AF2F66" w:rsidRPr="004A3BDF" w14:paraId="697AF530" w14:textId="77777777" w:rsidTr="00E02FEF">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28A86CD3" w14:textId="77777777" w:rsidR="00AF2F66" w:rsidRPr="004A3BDF" w:rsidRDefault="00147771" w:rsidP="00E02FEF">
            <w:pPr>
              <w:pStyle w:val="CellBody"/>
              <w:spacing w:before="96"/>
              <w:rPr>
                <w:rFonts w:ascii="Arial" w:hAnsi="Arial" w:cs="Arial"/>
                <w:color w:val="FF0000"/>
                <w:sz w:val="24"/>
                <w:szCs w:val="24"/>
              </w:rPr>
            </w:pPr>
            <w:r>
              <w:rPr>
                <w:rFonts w:ascii="Arial" w:hAnsi="Arial" w:cs="Arial"/>
                <w:color w:val="FF0000"/>
                <w:sz w:val="24"/>
                <w:szCs w:val="24"/>
              </w:rPr>
              <w:t>2</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6063A342" w14:textId="77777777" w:rsidR="00AF2F66" w:rsidRPr="004A3BDF" w:rsidRDefault="00AF2F66" w:rsidP="00E02FEF">
            <w:pPr>
              <w:pStyle w:val="CellBody"/>
              <w:spacing w:before="96"/>
              <w:rPr>
                <w:rFonts w:ascii="Arial" w:hAnsi="Arial" w:cs="Arial"/>
                <w:color w:val="FF0000"/>
                <w:sz w:val="24"/>
                <w:szCs w:val="24"/>
                <w:lang w:val="en-GB"/>
              </w:rPr>
            </w:pPr>
            <w:r>
              <w:rPr>
                <w:rFonts w:ascii="Arial" w:hAnsi="Arial" w:cs="Arial"/>
                <w:color w:val="FF0000"/>
                <w:sz w:val="24"/>
                <w:szCs w:val="24"/>
                <w:lang w:val="en-GB"/>
              </w:rPr>
              <w:t>Channel 39 shall be used</w:t>
            </w:r>
          </w:p>
        </w:tc>
      </w:tr>
      <w:tr w:rsidR="00C8649C" w:rsidRPr="004A3BDF" w14:paraId="1997DCB3" w14:textId="77777777" w:rsidTr="00E02FEF">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2D1D26F4" w14:textId="77777777" w:rsidR="00C8649C" w:rsidRDefault="00C8649C" w:rsidP="00E02FEF">
            <w:pPr>
              <w:pStyle w:val="CellBody"/>
              <w:spacing w:before="96"/>
              <w:rPr>
                <w:rFonts w:ascii="Arial" w:hAnsi="Arial" w:cs="Arial"/>
                <w:color w:val="FF0000"/>
                <w:sz w:val="24"/>
                <w:szCs w:val="24"/>
              </w:rPr>
            </w:pPr>
            <w:r>
              <w:rPr>
                <w:rFonts w:ascii="Arial" w:hAnsi="Arial" w:cs="Arial"/>
                <w:color w:val="FF0000"/>
                <w:sz w:val="24"/>
                <w:szCs w:val="24"/>
              </w:rPr>
              <w:t>All other bits</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526C236D" w14:textId="77777777" w:rsidR="00C8649C" w:rsidRDefault="00C8649C" w:rsidP="00E02FEF">
            <w:pPr>
              <w:pStyle w:val="CellBody"/>
              <w:spacing w:before="96"/>
              <w:rPr>
                <w:rFonts w:ascii="Arial" w:hAnsi="Arial" w:cs="Arial"/>
                <w:color w:val="FF0000"/>
                <w:sz w:val="24"/>
                <w:szCs w:val="24"/>
                <w:lang w:val="en-GB"/>
              </w:rPr>
            </w:pPr>
            <w:r>
              <w:rPr>
                <w:rFonts w:ascii="Arial" w:hAnsi="Arial" w:cs="Arial"/>
                <w:color w:val="FF0000"/>
                <w:sz w:val="24"/>
                <w:szCs w:val="24"/>
                <w:lang w:val="en-GB"/>
              </w:rPr>
              <w:t>Reserved for future use</w:t>
            </w:r>
          </w:p>
        </w:tc>
      </w:tr>
    </w:tbl>
    <w:p w14:paraId="71FA792B" w14:textId="77777777" w:rsidR="00AF2F66" w:rsidRDefault="00AF2F66" w:rsidP="00E40CCE">
      <w:pPr>
        <w:spacing w:after="0"/>
        <w:rPr>
          <w:rFonts w:cs="Arial"/>
          <w:i/>
          <w:color w:val="FF0000"/>
          <w:sz w:val="24"/>
          <w:szCs w:val="24"/>
        </w:rPr>
      </w:pPr>
    </w:p>
    <w:p w14:paraId="31076507" w14:textId="77777777" w:rsidR="00AF2F66" w:rsidRDefault="00AF2F66" w:rsidP="00E40CCE">
      <w:pPr>
        <w:spacing w:after="0"/>
        <w:rPr>
          <w:rFonts w:cs="Arial"/>
          <w:i/>
          <w:color w:val="FF0000"/>
          <w:sz w:val="24"/>
          <w:szCs w:val="24"/>
        </w:rPr>
      </w:pPr>
    </w:p>
    <w:p w14:paraId="03BB8182" w14:textId="77777777" w:rsidR="00E40CCE" w:rsidRPr="004A3BDF" w:rsidRDefault="00E40CCE" w:rsidP="00E40CCE">
      <w:pPr>
        <w:spacing w:after="0"/>
        <w:rPr>
          <w:rFonts w:cs="Arial"/>
          <w:i/>
          <w:color w:val="FF0000"/>
          <w:sz w:val="24"/>
          <w:szCs w:val="24"/>
        </w:rPr>
      </w:pPr>
      <w:r w:rsidRPr="004A3BDF">
        <w:rPr>
          <w:rFonts w:cs="Arial"/>
          <w:i/>
          <w:color w:val="FF0000"/>
          <w:sz w:val="24"/>
          <w:szCs w:val="24"/>
        </w:rPr>
        <w:t>Own_Address_Type:</w:t>
      </w:r>
      <w:r w:rsidRPr="004A3BDF">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sidRPr="004A3BDF">
        <w:rPr>
          <w:rFonts w:cs="Arial"/>
          <w:i/>
          <w:color w:val="FF0000"/>
          <w:sz w:val="24"/>
          <w:szCs w:val="24"/>
        </w:rPr>
        <w:t>Size: 1 Octet</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E40CCE" w:rsidRPr="004A3BDF" w14:paraId="11D6454F" w14:textId="77777777" w:rsidTr="00E40CCE">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4B640209" w14:textId="77777777" w:rsidR="00E40CCE" w:rsidRPr="004A3BDF" w:rsidRDefault="00E40CCE" w:rsidP="00E40CCE">
            <w:pPr>
              <w:pStyle w:val="Tableheading"/>
              <w:spacing w:before="96"/>
              <w:rPr>
                <w:rFonts w:cs="Arial"/>
                <w:color w:val="FF0000"/>
                <w:sz w:val="24"/>
                <w:szCs w:val="24"/>
              </w:rPr>
            </w:pPr>
            <w:r w:rsidRPr="004A3B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56AEFABF" w14:textId="77777777" w:rsidR="00E40CCE" w:rsidRPr="004A3BDF" w:rsidRDefault="00E40CCE" w:rsidP="00E40CCE">
            <w:pPr>
              <w:pStyle w:val="Tableheading"/>
              <w:spacing w:before="96"/>
              <w:rPr>
                <w:rFonts w:cs="Arial"/>
                <w:color w:val="FF0000"/>
                <w:sz w:val="24"/>
                <w:szCs w:val="24"/>
              </w:rPr>
            </w:pPr>
            <w:r w:rsidRPr="004A3BDF">
              <w:rPr>
                <w:rFonts w:cs="Arial"/>
                <w:color w:val="FF0000"/>
                <w:sz w:val="24"/>
                <w:szCs w:val="24"/>
              </w:rPr>
              <w:t>Parameter Description</w:t>
            </w:r>
          </w:p>
        </w:tc>
      </w:tr>
      <w:tr w:rsidR="00E40CCE" w:rsidRPr="004A3BDF" w14:paraId="4E6343B7" w14:textId="77777777" w:rsidTr="00E40CC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642DABF5" w14:textId="77777777" w:rsidR="00E40CCE" w:rsidRPr="004A3BDF" w:rsidRDefault="00E40CCE" w:rsidP="00E40CCE">
            <w:pPr>
              <w:pStyle w:val="CellBody"/>
              <w:spacing w:before="96"/>
              <w:rPr>
                <w:rFonts w:ascii="Arial" w:hAnsi="Arial" w:cs="Arial"/>
                <w:color w:val="FF0000"/>
                <w:sz w:val="24"/>
                <w:szCs w:val="24"/>
              </w:rPr>
            </w:pPr>
            <w:r w:rsidRPr="004A3BDF">
              <w:rPr>
                <w:rFonts w:ascii="Arial" w:hAnsi="Arial" w:cs="Arial"/>
                <w:color w:val="FF0000"/>
                <w:sz w:val="24"/>
                <w:szCs w:val="24"/>
              </w:rPr>
              <w:t>0x00</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472AC20D" w14:textId="77777777" w:rsidR="00E40CCE" w:rsidRPr="004A3BDF" w:rsidRDefault="00E40CCE" w:rsidP="00E40CCE">
            <w:pPr>
              <w:pStyle w:val="CellBody"/>
              <w:spacing w:before="96"/>
              <w:rPr>
                <w:rFonts w:ascii="Arial" w:hAnsi="Arial" w:cs="Arial"/>
                <w:color w:val="FF0000"/>
                <w:sz w:val="24"/>
                <w:szCs w:val="24"/>
              </w:rPr>
            </w:pPr>
            <w:r w:rsidRPr="004A3BDF">
              <w:rPr>
                <w:rFonts w:ascii="Arial" w:hAnsi="Arial" w:cs="Arial"/>
                <w:color w:val="FF0000"/>
                <w:sz w:val="24"/>
                <w:szCs w:val="24"/>
              </w:rPr>
              <w:t>Public Device Address</w:t>
            </w:r>
          </w:p>
        </w:tc>
      </w:tr>
      <w:tr w:rsidR="00E40CCE" w:rsidRPr="004A3BDF" w14:paraId="589A34B5" w14:textId="77777777" w:rsidTr="00E40CC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512998E6" w14:textId="77777777" w:rsidR="00E40CCE" w:rsidRPr="004A3BDF" w:rsidRDefault="00E40CCE" w:rsidP="00E40CCE">
            <w:pPr>
              <w:pStyle w:val="CellBody"/>
              <w:spacing w:before="96"/>
              <w:rPr>
                <w:rFonts w:ascii="Arial" w:hAnsi="Arial" w:cs="Arial"/>
                <w:color w:val="FF0000"/>
                <w:sz w:val="24"/>
                <w:szCs w:val="24"/>
              </w:rPr>
            </w:pPr>
            <w:r w:rsidRPr="004A3BDF">
              <w:rPr>
                <w:rFonts w:ascii="Arial" w:hAnsi="Arial" w:cs="Arial"/>
                <w:color w:val="FF0000"/>
                <w:sz w:val="24"/>
                <w:szCs w:val="24"/>
              </w:rPr>
              <w:t>0x01</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43DB8C17" w14:textId="77777777" w:rsidR="00E40CCE" w:rsidRPr="004A3BDF" w:rsidRDefault="00E40CCE" w:rsidP="00E40CCE">
            <w:pPr>
              <w:pStyle w:val="CellBody"/>
              <w:spacing w:before="96"/>
              <w:rPr>
                <w:rFonts w:ascii="Arial" w:hAnsi="Arial" w:cs="Arial"/>
                <w:color w:val="FF0000"/>
                <w:sz w:val="24"/>
                <w:szCs w:val="24"/>
              </w:rPr>
            </w:pPr>
            <w:r w:rsidRPr="004A3BDF">
              <w:rPr>
                <w:rFonts w:ascii="Arial" w:hAnsi="Arial" w:cs="Arial"/>
                <w:color w:val="FF0000"/>
                <w:sz w:val="24"/>
                <w:szCs w:val="24"/>
              </w:rPr>
              <w:t>Random Device Address</w:t>
            </w:r>
          </w:p>
        </w:tc>
      </w:tr>
      <w:tr w:rsidR="00E40CCE" w:rsidRPr="004A3BDF" w14:paraId="20956671" w14:textId="77777777" w:rsidTr="00E40CC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2EE4E23D" w14:textId="77777777" w:rsidR="00E40CCE" w:rsidRPr="004A3BDF" w:rsidRDefault="00E40CCE" w:rsidP="00E40CCE">
            <w:pPr>
              <w:pStyle w:val="CellBody"/>
              <w:spacing w:before="96"/>
              <w:rPr>
                <w:rFonts w:ascii="Arial" w:hAnsi="Arial" w:cs="Arial"/>
                <w:color w:val="FF0000"/>
                <w:sz w:val="24"/>
                <w:szCs w:val="24"/>
              </w:rPr>
            </w:pPr>
            <w:r w:rsidRPr="004A3BDF">
              <w:rPr>
                <w:rFonts w:ascii="Arial" w:hAnsi="Arial" w:cs="Arial"/>
                <w:color w:val="FF0000"/>
                <w:sz w:val="24"/>
                <w:szCs w:val="24"/>
              </w:rPr>
              <w:t>0x02</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1DC819E0" w14:textId="77777777" w:rsidR="00E40CCE" w:rsidRPr="004A3BDF" w:rsidRDefault="00E40CCE" w:rsidP="00E40CCE">
            <w:pPr>
              <w:pStyle w:val="CellBody"/>
              <w:spacing w:before="96"/>
              <w:rPr>
                <w:rFonts w:ascii="Arial" w:hAnsi="Arial" w:cs="Arial"/>
                <w:color w:val="FF0000"/>
                <w:sz w:val="24"/>
                <w:szCs w:val="24"/>
                <w:lang w:val="en-GB"/>
              </w:rPr>
            </w:pPr>
            <w:r w:rsidRPr="004A3BDF">
              <w:rPr>
                <w:rFonts w:ascii="Arial" w:hAnsi="Arial" w:cs="Arial"/>
                <w:color w:val="FF0000"/>
                <w:sz w:val="24"/>
                <w:szCs w:val="24"/>
                <w:lang w:val="en-GB"/>
              </w:rPr>
              <w:t xml:space="preserve">Controller generates </w:t>
            </w:r>
            <w:r w:rsidR="005358E6">
              <w:rPr>
                <w:rFonts w:ascii="Arial" w:hAnsi="Arial" w:cs="Arial"/>
                <w:color w:val="FF0000"/>
                <w:sz w:val="24"/>
                <w:szCs w:val="24"/>
                <w:lang w:val="en-GB"/>
              </w:rPr>
              <w:t xml:space="preserve">the </w:t>
            </w:r>
            <w:r w:rsidRPr="004A3BDF">
              <w:rPr>
                <w:rFonts w:ascii="Arial" w:hAnsi="Arial" w:cs="Arial"/>
                <w:color w:val="FF0000"/>
                <w:sz w:val="24"/>
                <w:szCs w:val="24"/>
                <w:lang w:val="en-GB"/>
              </w:rPr>
              <w:t xml:space="preserve">Resolvable Private Address based on the local IRK from </w:t>
            </w:r>
            <w:r w:rsidR="005358E6">
              <w:rPr>
                <w:rFonts w:ascii="Arial" w:hAnsi="Arial" w:cs="Arial"/>
                <w:color w:val="FF0000"/>
                <w:sz w:val="24"/>
                <w:szCs w:val="24"/>
                <w:lang w:val="en-GB"/>
              </w:rPr>
              <w:t xml:space="preserve">the </w:t>
            </w:r>
            <w:r w:rsidRPr="004A3BDF">
              <w:rPr>
                <w:rFonts w:ascii="Arial" w:hAnsi="Arial" w:cs="Arial"/>
                <w:color w:val="FF0000"/>
                <w:sz w:val="24"/>
                <w:szCs w:val="24"/>
                <w:lang w:val="en-GB"/>
              </w:rPr>
              <w:t xml:space="preserve">resolving list. If </w:t>
            </w:r>
            <w:r w:rsidR="005358E6">
              <w:rPr>
                <w:rFonts w:ascii="Arial" w:hAnsi="Arial" w:cs="Arial"/>
                <w:color w:val="FF0000"/>
                <w:sz w:val="24"/>
                <w:szCs w:val="24"/>
                <w:lang w:val="en-GB"/>
              </w:rPr>
              <w:t xml:space="preserve">the </w:t>
            </w:r>
            <w:r w:rsidRPr="004A3BDF">
              <w:rPr>
                <w:rFonts w:ascii="Arial" w:hAnsi="Arial" w:cs="Arial"/>
                <w:color w:val="FF0000"/>
                <w:sz w:val="24"/>
                <w:szCs w:val="24"/>
                <w:lang w:val="en-GB"/>
              </w:rPr>
              <w:t xml:space="preserve">resolving list contains no matching entry, use </w:t>
            </w:r>
            <w:r w:rsidR="005358E6">
              <w:rPr>
                <w:rFonts w:ascii="Arial" w:hAnsi="Arial" w:cs="Arial"/>
                <w:color w:val="FF0000"/>
                <w:sz w:val="24"/>
                <w:szCs w:val="24"/>
                <w:lang w:val="en-GB"/>
              </w:rPr>
              <w:t xml:space="preserve">the </w:t>
            </w:r>
            <w:r w:rsidRPr="004A3BDF">
              <w:rPr>
                <w:rFonts w:ascii="Arial" w:hAnsi="Arial" w:cs="Arial"/>
                <w:color w:val="FF0000"/>
                <w:sz w:val="24"/>
                <w:szCs w:val="24"/>
                <w:lang w:val="en-GB"/>
              </w:rPr>
              <w:t>public address.</w:t>
            </w:r>
          </w:p>
        </w:tc>
      </w:tr>
      <w:tr w:rsidR="00E40CCE" w:rsidRPr="004A3BDF" w14:paraId="180CEEED" w14:textId="77777777" w:rsidTr="00E40CC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1E87BC25" w14:textId="77777777" w:rsidR="00E40CCE" w:rsidRPr="004A3BDF" w:rsidRDefault="00E40CCE" w:rsidP="00E40CCE">
            <w:pPr>
              <w:pStyle w:val="CellBody"/>
              <w:spacing w:before="96"/>
              <w:rPr>
                <w:rFonts w:ascii="Arial" w:hAnsi="Arial" w:cs="Arial"/>
                <w:color w:val="FF0000"/>
                <w:sz w:val="24"/>
                <w:szCs w:val="24"/>
              </w:rPr>
            </w:pPr>
            <w:r w:rsidRPr="004A3BDF">
              <w:rPr>
                <w:rFonts w:ascii="Arial" w:hAnsi="Arial" w:cs="Arial"/>
                <w:color w:val="FF0000"/>
                <w:sz w:val="24"/>
                <w:szCs w:val="24"/>
              </w:rPr>
              <w:t>0x03</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584988AB" w14:textId="77777777" w:rsidR="00E40CCE" w:rsidRPr="004A3BDF" w:rsidRDefault="00E40CCE" w:rsidP="00E40CCE">
            <w:pPr>
              <w:pStyle w:val="CellBody"/>
              <w:spacing w:before="96"/>
              <w:rPr>
                <w:rFonts w:ascii="Arial" w:hAnsi="Arial" w:cs="Arial"/>
                <w:color w:val="FF0000"/>
                <w:sz w:val="24"/>
                <w:szCs w:val="24"/>
                <w:lang w:val="en-GB"/>
              </w:rPr>
            </w:pPr>
            <w:r w:rsidRPr="004A3BDF">
              <w:rPr>
                <w:rFonts w:ascii="Arial" w:hAnsi="Arial" w:cs="Arial"/>
                <w:color w:val="FF0000"/>
                <w:sz w:val="24"/>
                <w:szCs w:val="24"/>
                <w:lang w:val="en-GB"/>
              </w:rPr>
              <w:t xml:space="preserve">Controller generates </w:t>
            </w:r>
            <w:r w:rsidR="005358E6">
              <w:rPr>
                <w:rFonts w:ascii="Arial" w:hAnsi="Arial" w:cs="Arial"/>
                <w:color w:val="FF0000"/>
                <w:sz w:val="24"/>
                <w:szCs w:val="24"/>
                <w:lang w:val="en-GB"/>
              </w:rPr>
              <w:t xml:space="preserve">the </w:t>
            </w:r>
            <w:r w:rsidRPr="004A3BDF">
              <w:rPr>
                <w:rFonts w:ascii="Arial" w:hAnsi="Arial" w:cs="Arial"/>
                <w:color w:val="FF0000"/>
                <w:sz w:val="24"/>
                <w:szCs w:val="24"/>
                <w:lang w:val="en-GB"/>
              </w:rPr>
              <w:t xml:space="preserve">Resolvable Private Address based on the local IRK from </w:t>
            </w:r>
            <w:r w:rsidR="005358E6">
              <w:rPr>
                <w:rFonts w:ascii="Arial" w:hAnsi="Arial" w:cs="Arial"/>
                <w:color w:val="FF0000"/>
                <w:sz w:val="24"/>
                <w:szCs w:val="24"/>
                <w:lang w:val="en-GB"/>
              </w:rPr>
              <w:t xml:space="preserve">the </w:t>
            </w:r>
            <w:r w:rsidRPr="004A3BDF">
              <w:rPr>
                <w:rFonts w:ascii="Arial" w:hAnsi="Arial" w:cs="Arial"/>
                <w:color w:val="FF0000"/>
                <w:sz w:val="24"/>
                <w:szCs w:val="24"/>
                <w:lang w:val="en-GB"/>
              </w:rPr>
              <w:t xml:space="preserve">resolving list. If </w:t>
            </w:r>
            <w:r w:rsidR="005358E6">
              <w:rPr>
                <w:rFonts w:ascii="Arial" w:hAnsi="Arial" w:cs="Arial"/>
                <w:color w:val="FF0000"/>
                <w:sz w:val="24"/>
                <w:szCs w:val="24"/>
                <w:lang w:val="en-GB"/>
              </w:rPr>
              <w:t xml:space="preserve">the </w:t>
            </w:r>
            <w:r w:rsidRPr="004A3BDF">
              <w:rPr>
                <w:rFonts w:ascii="Arial" w:hAnsi="Arial" w:cs="Arial"/>
                <w:color w:val="FF0000"/>
                <w:sz w:val="24"/>
                <w:szCs w:val="24"/>
                <w:lang w:val="en-GB"/>
              </w:rPr>
              <w:t xml:space="preserve">resolving list contains no matching entry, use </w:t>
            </w:r>
            <w:r w:rsidR="005358E6">
              <w:rPr>
                <w:rFonts w:ascii="Arial" w:hAnsi="Arial" w:cs="Arial"/>
                <w:color w:val="FF0000"/>
                <w:sz w:val="24"/>
                <w:szCs w:val="24"/>
                <w:lang w:val="en-GB"/>
              </w:rPr>
              <w:t xml:space="preserve">the </w:t>
            </w:r>
            <w:r w:rsidRPr="004A3BDF">
              <w:rPr>
                <w:rFonts w:ascii="Arial" w:hAnsi="Arial" w:cs="Arial"/>
                <w:color w:val="FF0000"/>
                <w:sz w:val="24"/>
                <w:szCs w:val="24"/>
                <w:lang w:val="en-GB"/>
              </w:rPr>
              <w:t>random address from LE_Set_</w:t>
            </w:r>
            <w:r w:rsidR="00B02932">
              <w:rPr>
                <w:rFonts w:ascii="Arial" w:hAnsi="Arial" w:cs="Arial"/>
                <w:color w:val="FF0000"/>
                <w:sz w:val="24"/>
                <w:szCs w:val="24"/>
                <w:lang w:val="en-GB"/>
              </w:rPr>
              <w:t>Advertising_</w:t>
            </w:r>
            <w:r w:rsidRPr="004A3BDF">
              <w:rPr>
                <w:rFonts w:ascii="Arial" w:hAnsi="Arial" w:cs="Arial"/>
                <w:color w:val="FF0000"/>
                <w:sz w:val="24"/>
                <w:szCs w:val="24"/>
                <w:lang w:val="en-GB"/>
              </w:rPr>
              <w:t>Random_Address.</w:t>
            </w:r>
          </w:p>
        </w:tc>
      </w:tr>
      <w:tr w:rsidR="00E40CCE" w:rsidRPr="004A3BDF" w14:paraId="5F4A087B" w14:textId="77777777" w:rsidTr="00E40CC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4336B5AA" w14:textId="77777777" w:rsidR="00E40CCE" w:rsidRPr="004A3BDF" w:rsidRDefault="000F6295" w:rsidP="00E40CCE">
            <w:pPr>
              <w:pStyle w:val="CellBody"/>
              <w:spacing w:before="96"/>
              <w:rPr>
                <w:rFonts w:ascii="Arial" w:hAnsi="Arial" w:cs="Arial"/>
                <w:color w:val="FF0000"/>
                <w:sz w:val="24"/>
                <w:szCs w:val="24"/>
              </w:rPr>
            </w:pPr>
            <w:r>
              <w:rPr>
                <w:rFonts w:ascii="Arial" w:hAnsi="Arial" w:cs="Arial"/>
                <w:color w:val="FF0000"/>
                <w:sz w:val="24"/>
                <w:szCs w:val="24"/>
              </w:rPr>
              <w:t>All other values</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24E4241C" w14:textId="77777777" w:rsidR="00E40CCE" w:rsidRPr="004A3BDF" w:rsidRDefault="00E40CCE" w:rsidP="00E40CCE">
            <w:pPr>
              <w:pStyle w:val="CellBody"/>
              <w:spacing w:before="96"/>
              <w:rPr>
                <w:rFonts w:ascii="Arial" w:hAnsi="Arial" w:cs="Arial"/>
                <w:color w:val="FF0000"/>
                <w:sz w:val="24"/>
                <w:szCs w:val="24"/>
              </w:rPr>
            </w:pPr>
            <w:r w:rsidRPr="004A3BDF">
              <w:rPr>
                <w:rFonts w:ascii="Arial" w:hAnsi="Arial" w:cs="Arial"/>
                <w:color w:val="FF0000"/>
                <w:sz w:val="24"/>
                <w:szCs w:val="24"/>
              </w:rPr>
              <w:t>Reserved for future use</w:t>
            </w:r>
          </w:p>
        </w:tc>
      </w:tr>
    </w:tbl>
    <w:p w14:paraId="36344D5F" w14:textId="77777777" w:rsidR="00E40CCE" w:rsidRPr="004A3BDF" w:rsidRDefault="00E40CCE" w:rsidP="00E40CCE">
      <w:pPr>
        <w:rPr>
          <w:rFonts w:cs="Arial"/>
          <w:sz w:val="24"/>
          <w:szCs w:val="24"/>
        </w:rPr>
      </w:pPr>
    </w:p>
    <w:p w14:paraId="0F890490" w14:textId="77777777" w:rsidR="00E40CCE" w:rsidRPr="004A3BDF" w:rsidRDefault="00E40CCE" w:rsidP="00E40CCE">
      <w:pPr>
        <w:rPr>
          <w:rFonts w:cs="Arial"/>
          <w:sz w:val="24"/>
          <w:szCs w:val="24"/>
        </w:rPr>
      </w:pPr>
    </w:p>
    <w:p w14:paraId="1680D3FE" w14:textId="77777777" w:rsidR="00E40CCE" w:rsidRPr="004A3BDF" w:rsidRDefault="00E40CCE" w:rsidP="00E40CCE">
      <w:pPr>
        <w:spacing w:after="0"/>
        <w:rPr>
          <w:rFonts w:cs="Arial"/>
          <w:i/>
          <w:color w:val="FF0000"/>
          <w:sz w:val="24"/>
          <w:szCs w:val="24"/>
        </w:rPr>
      </w:pPr>
      <w:r w:rsidRPr="004A3BDF">
        <w:rPr>
          <w:rFonts w:cs="Arial"/>
          <w:i/>
          <w:color w:val="FF0000"/>
          <w:sz w:val="24"/>
          <w:szCs w:val="24"/>
        </w:rPr>
        <w:t>Peer_Address_Type:</w:t>
      </w:r>
      <w:r w:rsidRPr="004A3BDF">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sidRPr="004A3BDF">
        <w:rPr>
          <w:rFonts w:cs="Arial"/>
          <w:i/>
          <w:color w:val="FF0000"/>
          <w:sz w:val="24"/>
          <w:szCs w:val="24"/>
        </w:rPr>
        <w:t>Size: 1 Octet</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E40CCE" w:rsidRPr="004A3BDF" w14:paraId="422DE80A" w14:textId="77777777" w:rsidTr="00E40CCE">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67517C48" w14:textId="77777777" w:rsidR="00E40CCE" w:rsidRPr="004A3BDF" w:rsidRDefault="00E40CCE" w:rsidP="00E40CCE">
            <w:pPr>
              <w:pStyle w:val="Tableheading"/>
              <w:spacing w:before="96"/>
              <w:rPr>
                <w:rFonts w:cs="Arial"/>
                <w:color w:val="FF0000"/>
                <w:sz w:val="24"/>
                <w:szCs w:val="24"/>
              </w:rPr>
            </w:pPr>
            <w:r w:rsidRPr="004A3B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3C19BB29" w14:textId="77777777" w:rsidR="00E40CCE" w:rsidRPr="004A3BDF" w:rsidRDefault="00E40CCE" w:rsidP="00E40CCE">
            <w:pPr>
              <w:pStyle w:val="Tableheading"/>
              <w:spacing w:before="96"/>
              <w:rPr>
                <w:rFonts w:cs="Arial"/>
                <w:color w:val="FF0000"/>
                <w:sz w:val="24"/>
                <w:szCs w:val="24"/>
              </w:rPr>
            </w:pPr>
            <w:r w:rsidRPr="004A3BDF">
              <w:rPr>
                <w:rFonts w:cs="Arial"/>
                <w:color w:val="FF0000"/>
                <w:sz w:val="24"/>
                <w:szCs w:val="24"/>
              </w:rPr>
              <w:t>Parameter Description</w:t>
            </w:r>
          </w:p>
        </w:tc>
      </w:tr>
      <w:tr w:rsidR="00E40CCE" w:rsidRPr="004A3BDF" w14:paraId="4A19F0F0" w14:textId="77777777" w:rsidTr="00E40CC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762BA0CB" w14:textId="77777777" w:rsidR="00E40CCE" w:rsidRPr="004A3BDF" w:rsidRDefault="00E40CCE" w:rsidP="00E40CCE">
            <w:pPr>
              <w:pStyle w:val="CellBody"/>
              <w:spacing w:before="96"/>
              <w:rPr>
                <w:rFonts w:ascii="Arial" w:hAnsi="Arial" w:cs="Arial"/>
                <w:color w:val="FF0000"/>
                <w:sz w:val="24"/>
                <w:szCs w:val="24"/>
              </w:rPr>
            </w:pPr>
            <w:r w:rsidRPr="004A3BDF">
              <w:rPr>
                <w:rFonts w:ascii="Arial" w:hAnsi="Arial" w:cs="Arial"/>
                <w:color w:val="FF0000"/>
                <w:sz w:val="24"/>
                <w:szCs w:val="24"/>
              </w:rPr>
              <w:t>0x00</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02C491CC" w14:textId="77777777" w:rsidR="00E40CCE" w:rsidRPr="004A3BDF" w:rsidRDefault="00E40CCE" w:rsidP="00E40CCE">
            <w:pPr>
              <w:pStyle w:val="CellBody"/>
              <w:spacing w:before="96"/>
              <w:rPr>
                <w:rFonts w:ascii="Arial" w:hAnsi="Arial" w:cs="Arial"/>
                <w:color w:val="FF0000"/>
                <w:sz w:val="24"/>
                <w:szCs w:val="24"/>
              </w:rPr>
            </w:pPr>
            <w:r w:rsidRPr="004A3BDF">
              <w:rPr>
                <w:rFonts w:ascii="Arial" w:hAnsi="Arial" w:cs="Arial"/>
                <w:color w:val="FF0000"/>
                <w:sz w:val="24"/>
                <w:szCs w:val="24"/>
              </w:rPr>
              <w:t>Public Device Address or Public Identity Address</w:t>
            </w:r>
          </w:p>
        </w:tc>
      </w:tr>
      <w:tr w:rsidR="00E40CCE" w:rsidRPr="004A3BDF" w14:paraId="42B9BC5E" w14:textId="77777777" w:rsidTr="00E40CC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603CF903" w14:textId="77777777" w:rsidR="00E40CCE" w:rsidRPr="004A3BDF" w:rsidRDefault="00E40CCE" w:rsidP="00E40CCE">
            <w:pPr>
              <w:pStyle w:val="CellBody"/>
              <w:spacing w:before="96"/>
              <w:rPr>
                <w:rFonts w:ascii="Arial" w:hAnsi="Arial" w:cs="Arial"/>
                <w:color w:val="FF0000"/>
                <w:sz w:val="24"/>
                <w:szCs w:val="24"/>
              </w:rPr>
            </w:pPr>
            <w:r w:rsidRPr="004A3BDF">
              <w:rPr>
                <w:rFonts w:ascii="Arial" w:hAnsi="Arial" w:cs="Arial"/>
                <w:color w:val="FF0000"/>
                <w:sz w:val="24"/>
                <w:szCs w:val="24"/>
              </w:rPr>
              <w:t>0x01</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1E29C00F" w14:textId="77777777" w:rsidR="00E40CCE" w:rsidRPr="004A3BDF" w:rsidRDefault="00E40CCE" w:rsidP="00E40CCE">
            <w:pPr>
              <w:pStyle w:val="CellBody"/>
              <w:spacing w:before="96"/>
              <w:rPr>
                <w:rFonts w:ascii="Arial" w:hAnsi="Arial" w:cs="Arial"/>
                <w:color w:val="FF0000"/>
                <w:sz w:val="24"/>
                <w:szCs w:val="24"/>
              </w:rPr>
            </w:pPr>
            <w:r w:rsidRPr="004A3BDF">
              <w:rPr>
                <w:rFonts w:ascii="Arial" w:hAnsi="Arial" w:cs="Arial"/>
                <w:color w:val="FF0000"/>
                <w:sz w:val="24"/>
                <w:szCs w:val="24"/>
              </w:rPr>
              <w:t>Random Device Address or Random (static) Identity Address</w:t>
            </w:r>
          </w:p>
        </w:tc>
      </w:tr>
      <w:tr w:rsidR="00E40CCE" w:rsidRPr="004A3BDF" w14:paraId="6C7D5BC6" w14:textId="77777777" w:rsidTr="00E40CC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6A7C2F79" w14:textId="77777777" w:rsidR="00E40CCE" w:rsidRPr="004A3BDF" w:rsidRDefault="000F6295" w:rsidP="00E40CCE">
            <w:pPr>
              <w:pStyle w:val="CellBody"/>
              <w:spacing w:before="96"/>
              <w:rPr>
                <w:rFonts w:ascii="Arial" w:hAnsi="Arial" w:cs="Arial"/>
                <w:color w:val="FF0000"/>
                <w:sz w:val="24"/>
                <w:szCs w:val="24"/>
              </w:rPr>
            </w:pPr>
            <w:r>
              <w:rPr>
                <w:rFonts w:ascii="Arial" w:hAnsi="Arial" w:cs="Arial"/>
                <w:color w:val="FF0000"/>
                <w:sz w:val="24"/>
                <w:szCs w:val="24"/>
              </w:rPr>
              <w:t>All other values</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3936202E" w14:textId="77777777" w:rsidR="00E40CCE" w:rsidRPr="004A3BDF" w:rsidRDefault="00E40CCE" w:rsidP="00E40CCE">
            <w:pPr>
              <w:pStyle w:val="CellBody"/>
              <w:spacing w:before="96"/>
              <w:rPr>
                <w:rFonts w:ascii="Arial" w:hAnsi="Arial" w:cs="Arial"/>
                <w:color w:val="FF0000"/>
                <w:sz w:val="24"/>
                <w:szCs w:val="24"/>
              </w:rPr>
            </w:pPr>
            <w:r w:rsidRPr="004A3BDF">
              <w:rPr>
                <w:rFonts w:ascii="Arial" w:hAnsi="Arial" w:cs="Arial"/>
                <w:color w:val="FF0000"/>
                <w:sz w:val="24"/>
                <w:szCs w:val="24"/>
              </w:rPr>
              <w:t>Reserved for future use</w:t>
            </w:r>
          </w:p>
        </w:tc>
      </w:tr>
    </w:tbl>
    <w:p w14:paraId="2036BDAF" w14:textId="77777777" w:rsidR="00E40CCE" w:rsidRPr="004A3BDF" w:rsidRDefault="00E40CCE" w:rsidP="00E40CCE">
      <w:pPr>
        <w:rPr>
          <w:rFonts w:cs="Arial"/>
          <w:sz w:val="24"/>
          <w:szCs w:val="24"/>
        </w:rPr>
      </w:pPr>
    </w:p>
    <w:p w14:paraId="6F1794B3" w14:textId="77777777" w:rsidR="00E40CCE" w:rsidRPr="004A3BDF" w:rsidRDefault="00E40CCE" w:rsidP="00E40CCE">
      <w:pPr>
        <w:spacing w:after="0"/>
        <w:rPr>
          <w:rFonts w:cs="Arial"/>
          <w:i/>
          <w:color w:val="FF0000"/>
          <w:sz w:val="24"/>
          <w:szCs w:val="24"/>
        </w:rPr>
      </w:pPr>
      <w:r w:rsidRPr="004A3BDF">
        <w:rPr>
          <w:rFonts w:cs="Arial"/>
          <w:i/>
          <w:color w:val="FF0000"/>
          <w:sz w:val="24"/>
          <w:szCs w:val="24"/>
        </w:rPr>
        <w:t>Peer_Address:</w:t>
      </w:r>
      <w:r w:rsidRPr="004A3BDF">
        <w:rPr>
          <w:rFonts w:cs="Arial"/>
          <w:i/>
          <w:color w:val="FF0000"/>
          <w:sz w:val="24"/>
          <w:szCs w:val="24"/>
        </w:rPr>
        <w:tab/>
      </w:r>
      <w:r w:rsidRPr="004A3BDF">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sidRPr="004A3BDF">
        <w:rPr>
          <w:rFonts w:cs="Arial"/>
          <w:i/>
          <w:color w:val="FF0000"/>
          <w:sz w:val="24"/>
          <w:szCs w:val="24"/>
        </w:rPr>
        <w:t>Size: 6 Octets</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2525"/>
        <w:gridCol w:w="6290"/>
      </w:tblGrid>
      <w:tr w:rsidR="00E40CCE" w:rsidRPr="004A3BDF" w14:paraId="7C36AE47" w14:textId="77777777" w:rsidTr="00E40CCE">
        <w:trPr>
          <w:cnfStyle w:val="100000000000" w:firstRow="1" w:lastRow="0" w:firstColumn="0" w:lastColumn="0" w:oddVBand="0" w:evenVBand="0" w:oddHBand="0" w:evenHBand="0" w:firstRowFirstColumn="0" w:firstRowLastColumn="0" w:lastRowFirstColumn="0" w:lastRowLastColumn="0"/>
          <w:cantSplit/>
          <w:trHeight w:val="579"/>
        </w:trPr>
        <w:tc>
          <w:tcPr>
            <w:tcW w:w="2525" w:type="dxa"/>
            <w:tcBorders>
              <w:top w:val="single" w:sz="4" w:space="0" w:color="auto"/>
              <w:left w:val="single" w:sz="4" w:space="0" w:color="auto"/>
              <w:bottom w:val="single" w:sz="4" w:space="0" w:color="auto"/>
              <w:right w:val="single" w:sz="4" w:space="0" w:color="auto"/>
            </w:tcBorders>
            <w:shd w:val="clear" w:color="auto" w:fill="BBFAFD"/>
          </w:tcPr>
          <w:p w14:paraId="76B084B8" w14:textId="77777777" w:rsidR="00E40CCE" w:rsidRPr="004A3BDF" w:rsidRDefault="00E40CCE" w:rsidP="00E40CCE">
            <w:pPr>
              <w:pStyle w:val="Tableheading"/>
              <w:spacing w:before="96"/>
              <w:rPr>
                <w:rFonts w:cs="Arial"/>
                <w:color w:val="FF0000"/>
                <w:sz w:val="24"/>
                <w:szCs w:val="24"/>
              </w:rPr>
            </w:pPr>
            <w:r w:rsidRPr="004A3BDF">
              <w:rPr>
                <w:rFonts w:cs="Arial"/>
                <w:color w:val="FF0000"/>
                <w:sz w:val="24"/>
                <w:szCs w:val="24"/>
              </w:rPr>
              <w:t>Value</w:t>
            </w:r>
          </w:p>
        </w:tc>
        <w:tc>
          <w:tcPr>
            <w:tcW w:w="6290" w:type="dxa"/>
            <w:tcBorders>
              <w:top w:val="single" w:sz="4" w:space="0" w:color="auto"/>
              <w:left w:val="single" w:sz="4" w:space="0" w:color="auto"/>
              <w:bottom w:val="single" w:sz="4" w:space="0" w:color="auto"/>
              <w:right w:val="single" w:sz="4" w:space="0" w:color="auto"/>
            </w:tcBorders>
            <w:shd w:val="clear" w:color="auto" w:fill="BBFAFD"/>
            <w:hideMark/>
          </w:tcPr>
          <w:p w14:paraId="6CE0840C" w14:textId="77777777" w:rsidR="00E40CCE" w:rsidRPr="004A3BDF" w:rsidRDefault="00E40CCE" w:rsidP="00E40CCE">
            <w:pPr>
              <w:pStyle w:val="Tableheading"/>
              <w:spacing w:before="96"/>
              <w:rPr>
                <w:rFonts w:cs="Arial"/>
                <w:color w:val="FF0000"/>
                <w:sz w:val="24"/>
                <w:szCs w:val="24"/>
              </w:rPr>
            </w:pPr>
            <w:r w:rsidRPr="004A3BDF">
              <w:rPr>
                <w:rFonts w:cs="Arial"/>
                <w:color w:val="FF0000"/>
                <w:sz w:val="24"/>
                <w:szCs w:val="24"/>
              </w:rPr>
              <w:t>Parameter Description</w:t>
            </w:r>
          </w:p>
        </w:tc>
      </w:tr>
      <w:tr w:rsidR="00E40CCE" w:rsidRPr="004A3BDF" w14:paraId="49EC56B3" w14:textId="77777777" w:rsidTr="00E40CCE">
        <w:trPr>
          <w:trHeight w:val="184"/>
        </w:trPr>
        <w:tc>
          <w:tcPr>
            <w:tcW w:w="252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58C8C59D" w14:textId="77777777" w:rsidR="00E40CCE" w:rsidRPr="004A3BDF" w:rsidRDefault="00E40CCE" w:rsidP="00E40CCE">
            <w:pPr>
              <w:pStyle w:val="CellBody"/>
              <w:spacing w:before="96"/>
              <w:rPr>
                <w:rFonts w:ascii="Arial" w:hAnsi="Arial" w:cs="Arial"/>
                <w:color w:val="FF0000"/>
                <w:sz w:val="24"/>
                <w:szCs w:val="24"/>
              </w:rPr>
            </w:pPr>
            <w:r w:rsidRPr="004A3BDF">
              <w:rPr>
                <w:rFonts w:ascii="Arial" w:hAnsi="Arial" w:cs="Arial"/>
                <w:color w:val="FF0000"/>
                <w:sz w:val="24"/>
                <w:szCs w:val="24"/>
              </w:rPr>
              <w:t>0xXXXXXXXXXXXX</w:t>
            </w:r>
          </w:p>
        </w:tc>
        <w:tc>
          <w:tcPr>
            <w:tcW w:w="629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29520090" w14:textId="77777777" w:rsidR="00E40CCE" w:rsidRPr="004A3BDF" w:rsidRDefault="00E40CCE" w:rsidP="00E40CCE">
            <w:pPr>
              <w:pStyle w:val="CellBody"/>
              <w:spacing w:before="96"/>
              <w:rPr>
                <w:rFonts w:ascii="Arial" w:hAnsi="Arial" w:cs="Arial"/>
                <w:color w:val="FF0000"/>
                <w:sz w:val="24"/>
                <w:szCs w:val="24"/>
                <w:lang w:val="en-GB"/>
              </w:rPr>
            </w:pPr>
            <w:r w:rsidRPr="004A3BDF">
              <w:rPr>
                <w:rFonts w:ascii="Arial" w:hAnsi="Arial" w:cs="Arial"/>
                <w:color w:val="FF0000"/>
                <w:sz w:val="24"/>
                <w:szCs w:val="24"/>
                <w:lang w:val="en-GB"/>
              </w:rPr>
              <w:t>Public Device Address, Random Device Address, Public Identity Address, or Random (static) Identity Address of the device to be connected.</w:t>
            </w:r>
          </w:p>
        </w:tc>
      </w:tr>
    </w:tbl>
    <w:p w14:paraId="0AC6E853" w14:textId="77777777" w:rsidR="00E40CCE" w:rsidRPr="004A3BDF" w:rsidRDefault="00E40CCE" w:rsidP="00E40CCE">
      <w:pPr>
        <w:rPr>
          <w:rFonts w:cs="Arial"/>
          <w:sz w:val="24"/>
          <w:szCs w:val="24"/>
        </w:rPr>
      </w:pPr>
    </w:p>
    <w:p w14:paraId="0BCB5CB9" w14:textId="77777777" w:rsidR="00E40CCE" w:rsidRPr="004A3BDF" w:rsidRDefault="00E40CCE" w:rsidP="00E40CCE">
      <w:pPr>
        <w:spacing w:after="0"/>
        <w:rPr>
          <w:rFonts w:cs="Arial"/>
          <w:i/>
          <w:color w:val="FF0000"/>
          <w:sz w:val="24"/>
          <w:szCs w:val="24"/>
        </w:rPr>
      </w:pPr>
      <w:r w:rsidRPr="004A3BDF">
        <w:rPr>
          <w:rFonts w:cs="Arial"/>
          <w:i/>
          <w:color w:val="FF0000"/>
          <w:sz w:val="24"/>
          <w:szCs w:val="24"/>
        </w:rPr>
        <w:t>Advertising_Filter_Policy:</w:t>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t>Size: 1 Octet</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E40CCE" w:rsidRPr="004A3BDF" w14:paraId="2E9CC565" w14:textId="77777777" w:rsidTr="00E40CCE">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13B0CAE6" w14:textId="77777777" w:rsidR="00E40CCE" w:rsidRPr="004A3BDF" w:rsidRDefault="00E40CCE" w:rsidP="00E40CCE">
            <w:pPr>
              <w:pStyle w:val="Tableheading"/>
              <w:spacing w:before="96"/>
              <w:rPr>
                <w:rFonts w:cs="Arial"/>
                <w:color w:val="FF0000"/>
                <w:sz w:val="24"/>
                <w:szCs w:val="24"/>
              </w:rPr>
            </w:pPr>
            <w:r w:rsidRPr="004A3B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00649B0C" w14:textId="77777777" w:rsidR="00E40CCE" w:rsidRPr="004A3BDF" w:rsidRDefault="00E40CCE" w:rsidP="00E40CCE">
            <w:pPr>
              <w:pStyle w:val="Tableheading"/>
              <w:spacing w:before="96"/>
              <w:rPr>
                <w:rFonts w:cs="Arial"/>
                <w:color w:val="FF0000"/>
                <w:sz w:val="24"/>
                <w:szCs w:val="24"/>
              </w:rPr>
            </w:pPr>
            <w:r w:rsidRPr="004A3BDF">
              <w:rPr>
                <w:rFonts w:cs="Arial"/>
                <w:color w:val="FF0000"/>
                <w:sz w:val="24"/>
                <w:szCs w:val="24"/>
              </w:rPr>
              <w:t>Parameter Description</w:t>
            </w:r>
          </w:p>
        </w:tc>
      </w:tr>
      <w:tr w:rsidR="00E40CCE" w:rsidRPr="004A3BDF" w14:paraId="25CEE367" w14:textId="77777777" w:rsidTr="00E40CC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4F4D89B6" w14:textId="77777777" w:rsidR="00E40CCE" w:rsidRPr="004A3BDF" w:rsidRDefault="00E40CCE" w:rsidP="00E40CCE">
            <w:pPr>
              <w:pStyle w:val="CellBody"/>
              <w:spacing w:before="96"/>
              <w:rPr>
                <w:rFonts w:ascii="Arial" w:hAnsi="Arial" w:cs="Arial"/>
                <w:color w:val="FF0000"/>
                <w:sz w:val="24"/>
                <w:szCs w:val="24"/>
              </w:rPr>
            </w:pPr>
            <w:r w:rsidRPr="004A3BDF">
              <w:rPr>
                <w:rFonts w:ascii="Arial" w:hAnsi="Arial" w:cs="Arial"/>
                <w:color w:val="FF0000"/>
                <w:sz w:val="24"/>
                <w:szCs w:val="24"/>
              </w:rPr>
              <w:t>0x00</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6CA8E10F" w14:textId="77777777" w:rsidR="00E40CCE" w:rsidRPr="004A3BDF" w:rsidRDefault="00E40CCE" w:rsidP="00E40CCE">
            <w:pPr>
              <w:pStyle w:val="CellBody"/>
              <w:spacing w:before="96"/>
              <w:rPr>
                <w:rFonts w:ascii="Arial" w:hAnsi="Arial" w:cs="Arial"/>
                <w:color w:val="FF0000"/>
                <w:sz w:val="24"/>
                <w:szCs w:val="24"/>
                <w:lang w:val="en-GB"/>
              </w:rPr>
            </w:pPr>
            <w:r w:rsidRPr="004A3BDF">
              <w:rPr>
                <w:rFonts w:ascii="Arial" w:hAnsi="Arial" w:cs="Arial"/>
                <w:color w:val="FF0000"/>
                <w:sz w:val="24"/>
                <w:szCs w:val="24"/>
                <w:lang w:val="en-GB"/>
              </w:rPr>
              <w:t>Process scan and connection requests from all devices (i.e., the White List is not in use).</w:t>
            </w:r>
          </w:p>
        </w:tc>
      </w:tr>
      <w:tr w:rsidR="00E40CCE" w:rsidRPr="004A3BDF" w14:paraId="5F56E24F" w14:textId="77777777" w:rsidTr="00E40CC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0CF6B013" w14:textId="77777777" w:rsidR="00E40CCE" w:rsidRPr="004A3BDF" w:rsidRDefault="00E40CCE" w:rsidP="00E40CCE">
            <w:pPr>
              <w:pStyle w:val="CellBody"/>
              <w:spacing w:before="96"/>
              <w:rPr>
                <w:rFonts w:ascii="Arial" w:hAnsi="Arial" w:cs="Arial"/>
                <w:color w:val="FF0000"/>
                <w:sz w:val="24"/>
                <w:szCs w:val="24"/>
              </w:rPr>
            </w:pPr>
            <w:r w:rsidRPr="004A3BDF">
              <w:rPr>
                <w:rFonts w:ascii="Arial" w:hAnsi="Arial" w:cs="Arial"/>
                <w:color w:val="FF0000"/>
                <w:sz w:val="24"/>
                <w:szCs w:val="24"/>
              </w:rPr>
              <w:t>0x01</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6ECD9195" w14:textId="77777777" w:rsidR="00E40CCE" w:rsidRPr="004A3BDF" w:rsidRDefault="00E40CCE" w:rsidP="00E40CCE">
            <w:pPr>
              <w:pStyle w:val="CellBody"/>
              <w:spacing w:before="96"/>
              <w:rPr>
                <w:rFonts w:ascii="Arial" w:hAnsi="Arial" w:cs="Arial"/>
                <w:color w:val="FF0000"/>
                <w:sz w:val="24"/>
                <w:szCs w:val="24"/>
                <w:lang w:val="en-GB"/>
              </w:rPr>
            </w:pPr>
            <w:r w:rsidRPr="004A3BDF">
              <w:rPr>
                <w:rFonts w:ascii="Arial" w:hAnsi="Arial" w:cs="Arial"/>
                <w:color w:val="FF0000"/>
                <w:sz w:val="24"/>
                <w:szCs w:val="24"/>
                <w:lang w:val="en-GB"/>
              </w:rPr>
              <w:t>Process connection requests from all devices and only scan requests from devices that are in the White List.</w:t>
            </w:r>
          </w:p>
        </w:tc>
      </w:tr>
      <w:tr w:rsidR="00E40CCE" w:rsidRPr="004A3BDF" w14:paraId="59D66034" w14:textId="77777777" w:rsidTr="00E40CC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2334E12B" w14:textId="77777777" w:rsidR="00E40CCE" w:rsidRPr="004A3BDF" w:rsidRDefault="00E40CCE" w:rsidP="00E40CCE">
            <w:pPr>
              <w:pStyle w:val="CellBody"/>
              <w:spacing w:before="96"/>
              <w:rPr>
                <w:rFonts w:ascii="Arial" w:hAnsi="Arial" w:cs="Arial"/>
                <w:color w:val="FF0000"/>
                <w:sz w:val="24"/>
                <w:szCs w:val="24"/>
              </w:rPr>
            </w:pPr>
            <w:r w:rsidRPr="004A3BDF">
              <w:rPr>
                <w:rFonts w:ascii="Arial" w:hAnsi="Arial" w:cs="Arial"/>
                <w:color w:val="FF0000"/>
                <w:sz w:val="24"/>
                <w:szCs w:val="24"/>
              </w:rPr>
              <w:t>0x02</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3EAEFAC0" w14:textId="77777777" w:rsidR="00E40CCE" w:rsidRPr="004A3BDF" w:rsidRDefault="00E40CCE" w:rsidP="00E40CCE">
            <w:pPr>
              <w:pStyle w:val="CellBody"/>
              <w:spacing w:before="96"/>
              <w:rPr>
                <w:rFonts w:ascii="Arial" w:hAnsi="Arial" w:cs="Arial"/>
                <w:color w:val="FF0000"/>
                <w:sz w:val="24"/>
                <w:szCs w:val="24"/>
                <w:lang w:val="en-GB"/>
              </w:rPr>
            </w:pPr>
            <w:r w:rsidRPr="004A3BDF">
              <w:rPr>
                <w:rFonts w:ascii="Arial" w:hAnsi="Arial" w:cs="Arial"/>
                <w:color w:val="FF0000"/>
                <w:sz w:val="24"/>
                <w:szCs w:val="24"/>
                <w:lang w:val="en-GB"/>
              </w:rPr>
              <w:t>Process scan requests from all devices and only connection requests from devices that are in the White List.</w:t>
            </w:r>
          </w:p>
        </w:tc>
      </w:tr>
      <w:tr w:rsidR="00E40CCE" w:rsidRPr="004A3BDF" w14:paraId="5667BC82" w14:textId="77777777" w:rsidTr="00E40CC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10359D89" w14:textId="77777777" w:rsidR="00E40CCE" w:rsidRPr="004A3BDF" w:rsidRDefault="00E40CCE" w:rsidP="00E40CCE">
            <w:pPr>
              <w:pStyle w:val="CellBody"/>
              <w:spacing w:before="96"/>
              <w:rPr>
                <w:rFonts w:ascii="Arial" w:hAnsi="Arial" w:cs="Arial"/>
                <w:color w:val="FF0000"/>
                <w:sz w:val="24"/>
                <w:szCs w:val="24"/>
              </w:rPr>
            </w:pPr>
            <w:r w:rsidRPr="004A3BDF">
              <w:rPr>
                <w:rFonts w:ascii="Arial" w:hAnsi="Arial" w:cs="Arial"/>
                <w:color w:val="FF0000"/>
                <w:sz w:val="24"/>
                <w:szCs w:val="24"/>
              </w:rPr>
              <w:t>0x03</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73E940CC" w14:textId="77777777" w:rsidR="00E40CCE" w:rsidRPr="004A3BDF" w:rsidRDefault="00E40CCE" w:rsidP="00E40CCE">
            <w:pPr>
              <w:pStyle w:val="CellBody"/>
              <w:spacing w:before="96"/>
              <w:rPr>
                <w:rFonts w:ascii="Arial" w:hAnsi="Arial" w:cs="Arial"/>
                <w:color w:val="FF0000"/>
                <w:sz w:val="24"/>
                <w:szCs w:val="24"/>
              </w:rPr>
            </w:pPr>
            <w:r w:rsidRPr="004A3BDF">
              <w:rPr>
                <w:rFonts w:ascii="Arial" w:hAnsi="Arial" w:cs="Arial"/>
                <w:color w:val="FF0000"/>
                <w:sz w:val="24"/>
                <w:szCs w:val="24"/>
                <w:lang w:val="en-GB"/>
              </w:rPr>
              <w:t>Process scan and connection requests only from devices in the White List.</w:t>
            </w:r>
          </w:p>
        </w:tc>
      </w:tr>
      <w:tr w:rsidR="00E40CCE" w:rsidRPr="004A3BDF" w14:paraId="7AB3AC28" w14:textId="77777777" w:rsidTr="00E40CC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64B79E5E" w14:textId="77777777" w:rsidR="00E40CCE" w:rsidRPr="004A3BDF" w:rsidRDefault="000F6295" w:rsidP="00E40CCE">
            <w:pPr>
              <w:pStyle w:val="CellBody"/>
              <w:spacing w:before="96"/>
              <w:rPr>
                <w:rFonts w:ascii="Arial" w:hAnsi="Arial" w:cs="Arial"/>
                <w:color w:val="FF0000"/>
                <w:sz w:val="24"/>
                <w:szCs w:val="24"/>
              </w:rPr>
            </w:pPr>
            <w:r>
              <w:rPr>
                <w:rFonts w:ascii="Arial" w:hAnsi="Arial" w:cs="Arial"/>
                <w:color w:val="FF0000"/>
                <w:sz w:val="24"/>
                <w:szCs w:val="24"/>
              </w:rPr>
              <w:t>All other values</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73435F80" w14:textId="77777777" w:rsidR="00E40CCE" w:rsidRPr="004A3BDF" w:rsidRDefault="00E40CCE" w:rsidP="00E40CCE">
            <w:pPr>
              <w:pStyle w:val="CellBody"/>
              <w:spacing w:before="96"/>
              <w:rPr>
                <w:rFonts w:ascii="Arial" w:hAnsi="Arial" w:cs="Arial"/>
                <w:color w:val="FF0000"/>
                <w:sz w:val="24"/>
                <w:szCs w:val="24"/>
              </w:rPr>
            </w:pPr>
            <w:r w:rsidRPr="004A3BDF">
              <w:rPr>
                <w:rFonts w:ascii="Arial" w:hAnsi="Arial" w:cs="Arial"/>
                <w:color w:val="FF0000"/>
                <w:sz w:val="24"/>
                <w:szCs w:val="24"/>
              </w:rPr>
              <w:t>Reserved for future use</w:t>
            </w:r>
          </w:p>
        </w:tc>
      </w:tr>
    </w:tbl>
    <w:p w14:paraId="59E061B5" w14:textId="77777777" w:rsidR="00E40CCE" w:rsidRPr="004A3BDF" w:rsidRDefault="00E40CCE" w:rsidP="00E40CCE">
      <w:pPr>
        <w:rPr>
          <w:rFonts w:cs="Arial"/>
          <w:sz w:val="24"/>
          <w:szCs w:val="24"/>
        </w:rPr>
      </w:pPr>
    </w:p>
    <w:p w14:paraId="10113B3E" w14:textId="77777777" w:rsidR="00E40CCE" w:rsidRPr="004A3BDF" w:rsidRDefault="00E40CCE" w:rsidP="00E40CCE">
      <w:pPr>
        <w:spacing w:after="0"/>
        <w:rPr>
          <w:rFonts w:cs="Arial"/>
          <w:i/>
          <w:color w:val="FF0000"/>
          <w:sz w:val="24"/>
          <w:szCs w:val="24"/>
        </w:rPr>
      </w:pPr>
      <w:r>
        <w:rPr>
          <w:rFonts w:cs="Arial"/>
          <w:i/>
          <w:color w:val="FF0000"/>
          <w:sz w:val="24"/>
          <w:szCs w:val="24"/>
        </w:rPr>
        <w:t>Advertising_</w:t>
      </w:r>
      <w:r w:rsidRPr="004A3BDF">
        <w:rPr>
          <w:rFonts w:cs="Arial"/>
          <w:i/>
          <w:color w:val="FF0000"/>
          <w:sz w:val="24"/>
          <w:szCs w:val="24"/>
        </w:rPr>
        <w:t>Tx</w:t>
      </w:r>
      <w:r>
        <w:rPr>
          <w:rFonts w:cs="Arial"/>
          <w:i/>
          <w:color w:val="FF0000"/>
          <w:sz w:val="24"/>
          <w:szCs w:val="24"/>
        </w:rPr>
        <w:t>_</w:t>
      </w:r>
      <w:r w:rsidRPr="004A3BDF">
        <w:rPr>
          <w:rFonts w:cs="Arial"/>
          <w:i/>
          <w:color w:val="FF0000"/>
          <w:sz w:val="24"/>
          <w:szCs w:val="24"/>
        </w:rPr>
        <w:t>Power:</w:t>
      </w:r>
      <w:r w:rsidRPr="004A3BDF">
        <w:rPr>
          <w:rFonts w:cs="Arial"/>
          <w:i/>
          <w:color w:val="FF0000"/>
          <w:sz w:val="24"/>
          <w:szCs w:val="24"/>
        </w:rPr>
        <w:tab/>
      </w:r>
      <w:r w:rsidR="009D4423">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t>Size: 1 Octet</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E40CCE" w:rsidRPr="004A3BDF" w14:paraId="04ED7925" w14:textId="77777777" w:rsidTr="00E40CCE">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001A6EE0" w14:textId="77777777" w:rsidR="00E40CCE" w:rsidRPr="004A3BDF" w:rsidRDefault="00E40CCE" w:rsidP="00E40CCE">
            <w:pPr>
              <w:pStyle w:val="Tableheading"/>
              <w:spacing w:before="96"/>
              <w:rPr>
                <w:rFonts w:cs="Arial"/>
                <w:color w:val="FF0000"/>
                <w:sz w:val="24"/>
                <w:szCs w:val="24"/>
              </w:rPr>
            </w:pPr>
            <w:r w:rsidRPr="004A3B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111C4771" w14:textId="77777777" w:rsidR="00E40CCE" w:rsidRPr="004A3BDF" w:rsidRDefault="00E40CCE" w:rsidP="00E40CCE">
            <w:pPr>
              <w:pStyle w:val="Tableheading"/>
              <w:spacing w:before="96"/>
              <w:rPr>
                <w:rFonts w:cs="Arial"/>
                <w:color w:val="FF0000"/>
                <w:sz w:val="24"/>
                <w:szCs w:val="24"/>
              </w:rPr>
            </w:pPr>
            <w:r w:rsidRPr="004A3BDF">
              <w:rPr>
                <w:rFonts w:cs="Arial"/>
                <w:color w:val="FF0000"/>
                <w:sz w:val="24"/>
                <w:szCs w:val="24"/>
              </w:rPr>
              <w:t>Parameter Description</w:t>
            </w:r>
          </w:p>
        </w:tc>
      </w:tr>
      <w:tr w:rsidR="00E40CCE" w:rsidRPr="004A3BDF" w14:paraId="2AD0ECF6" w14:textId="77777777" w:rsidTr="00E40CC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254D400A" w14:textId="77777777" w:rsidR="00E40CCE" w:rsidRPr="004A3BDF" w:rsidRDefault="00E40CCE" w:rsidP="00E40CCE">
            <w:pPr>
              <w:pStyle w:val="CellBody"/>
              <w:spacing w:before="96"/>
              <w:rPr>
                <w:rFonts w:ascii="Arial" w:hAnsi="Arial" w:cs="Arial"/>
                <w:color w:val="FF0000"/>
                <w:sz w:val="24"/>
                <w:szCs w:val="24"/>
              </w:rPr>
            </w:pPr>
            <w:r w:rsidRPr="004A3BDF">
              <w:rPr>
                <w:rFonts w:ascii="Arial" w:hAnsi="Arial" w:cs="Arial"/>
                <w:color w:val="FF0000"/>
                <w:sz w:val="24"/>
                <w:szCs w:val="24"/>
              </w:rPr>
              <w:t>N</w:t>
            </w:r>
            <w:r w:rsidR="002879A5">
              <w:rPr>
                <w:rFonts w:ascii="Arial" w:hAnsi="Arial" w:cs="Arial"/>
                <w:color w:val="FF0000"/>
                <w:sz w:val="24"/>
                <w:szCs w:val="24"/>
              </w:rPr>
              <w:t xml:space="preserve"> </w:t>
            </w:r>
            <w:r w:rsidRPr="004A3BDF">
              <w:rPr>
                <w:rFonts w:ascii="Arial" w:hAnsi="Arial" w:cs="Arial"/>
                <w:color w:val="FF0000"/>
                <w:sz w:val="24"/>
                <w:szCs w:val="24"/>
              </w:rPr>
              <w:t>=</w:t>
            </w:r>
            <w:r w:rsidR="002879A5">
              <w:rPr>
                <w:rFonts w:ascii="Arial" w:hAnsi="Arial" w:cs="Arial"/>
                <w:color w:val="FF0000"/>
                <w:sz w:val="24"/>
                <w:szCs w:val="24"/>
              </w:rPr>
              <w:t xml:space="preserve"> </w:t>
            </w:r>
            <w:r w:rsidRPr="004A3BDF">
              <w:rPr>
                <w:rFonts w:ascii="Arial" w:hAnsi="Arial" w:cs="Arial"/>
                <w:color w:val="FF0000"/>
                <w:sz w:val="24"/>
                <w:szCs w:val="24"/>
              </w:rPr>
              <w:t>0xXX</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1F9E8320" w14:textId="77777777" w:rsidR="00E40CCE" w:rsidRPr="004A3BDF" w:rsidRDefault="00E40CCE" w:rsidP="00E40CCE">
            <w:pPr>
              <w:pStyle w:val="CellBody"/>
              <w:spacing w:before="96"/>
              <w:rPr>
                <w:rFonts w:ascii="Arial" w:hAnsi="Arial" w:cs="Arial"/>
                <w:color w:val="FF0000"/>
                <w:sz w:val="24"/>
                <w:szCs w:val="24"/>
                <w:lang w:val="en-GB"/>
              </w:rPr>
            </w:pPr>
            <w:r w:rsidRPr="004A3BDF">
              <w:rPr>
                <w:rFonts w:ascii="Arial" w:hAnsi="Arial" w:cs="Arial"/>
                <w:color w:val="FF0000"/>
                <w:sz w:val="24"/>
                <w:szCs w:val="24"/>
                <w:lang w:val="en-GB"/>
              </w:rPr>
              <w:t>Size: 1 Octet (signed integer)</w:t>
            </w:r>
          </w:p>
          <w:p w14:paraId="1F193739" w14:textId="77777777" w:rsidR="00E40CCE" w:rsidRPr="004A3BDF" w:rsidRDefault="00E40CCE" w:rsidP="00E40CCE">
            <w:pPr>
              <w:pStyle w:val="CellBody"/>
              <w:spacing w:before="96"/>
              <w:rPr>
                <w:rFonts w:ascii="Arial" w:hAnsi="Arial" w:cs="Arial"/>
                <w:color w:val="FF0000"/>
                <w:sz w:val="24"/>
                <w:szCs w:val="24"/>
                <w:lang w:val="en-GB"/>
              </w:rPr>
            </w:pPr>
            <w:r w:rsidRPr="004A3BDF">
              <w:rPr>
                <w:rFonts w:ascii="Arial" w:hAnsi="Arial" w:cs="Arial"/>
                <w:color w:val="FF0000"/>
                <w:sz w:val="24"/>
                <w:szCs w:val="24"/>
                <w:lang w:val="en-GB"/>
              </w:rPr>
              <w:t>Range: -</w:t>
            </w:r>
            <w:r w:rsidR="004A588B">
              <w:rPr>
                <w:rFonts w:ascii="Arial" w:hAnsi="Arial" w:cs="Arial"/>
                <w:color w:val="FF0000"/>
                <w:sz w:val="24"/>
                <w:szCs w:val="24"/>
                <w:lang w:val="en-GB"/>
              </w:rPr>
              <w:t>127</w:t>
            </w:r>
            <w:r w:rsidRPr="004A3BDF">
              <w:rPr>
                <w:rFonts w:ascii="Arial" w:hAnsi="Arial" w:cs="Arial"/>
                <w:color w:val="FF0000"/>
                <w:sz w:val="24"/>
                <w:szCs w:val="24"/>
                <w:lang w:val="en-GB"/>
              </w:rPr>
              <w:t xml:space="preserve"> ≤ N ≤ </w:t>
            </w:r>
            <w:r w:rsidR="004A588B">
              <w:rPr>
                <w:rFonts w:ascii="Arial" w:hAnsi="Arial" w:cs="Arial"/>
                <w:color w:val="FF0000"/>
                <w:sz w:val="24"/>
                <w:szCs w:val="24"/>
                <w:lang w:val="en-GB"/>
              </w:rPr>
              <w:t>+126</w:t>
            </w:r>
          </w:p>
          <w:p w14:paraId="25683BF5" w14:textId="77777777" w:rsidR="00E40CCE" w:rsidRPr="004A3BDF" w:rsidRDefault="00E40CCE" w:rsidP="00E40CCE">
            <w:pPr>
              <w:pStyle w:val="CellBody"/>
              <w:spacing w:before="96"/>
              <w:rPr>
                <w:rFonts w:ascii="Arial" w:hAnsi="Arial" w:cs="Arial"/>
                <w:color w:val="FF0000"/>
                <w:sz w:val="24"/>
                <w:szCs w:val="24"/>
                <w:lang w:val="en-GB"/>
              </w:rPr>
            </w:pPr>
            <w:r w:rsidRPr="004A3BDF">
              <w:rPr>
                <w:rFonts w:ascii="Arial" w:hAnsi="Arial" w:cs="Arial"/>
                <w:color w:val="FF0000"/>
                <w:sz w:val="24"/>
                <w:szCs w:val="24"/>
                <w:lang w:val="en-GB"/>
              </w:rPr>
              <w:t>Units: dBm</w:t>
            </w:r>
          </w:p>
        </w:tc>
      </w:tr>
      <w:tr w:rsidR="00E40CCE" w:rsidRPr="004A3BDF" w14:paraId="340C07B9" w14:textId="77777777" w:rsidTr="00E40CC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2C1F73BB" w14:textId="77777777" w:rsidR="00E40CCE" w:rsidRPr="004A3BDF" w:rsidRDefault="00E40CCE" w:rsidP="00E40CCE">
            <w:pPr>
              <w:pStyle w:val="CellBody"/>
              <w:spacing w:before="96"/>
              <w:rPr>
                <w:rFonts w:ascii="Arial" w:hAnsi="Arial" w:cs="Arial"/>
                <w:color w:val="FF0000"/>
                <w:sz w:val="24"/>
                <w:szCs w:val="24"/>
              </w:rPr>
            </w:pPr>
            <w:r>
              <w:rPr>
                <w:rFonts w:ascii="Arial" w:hAnsi="Arial" w:cs="Arial"/>
                <w:color w:val="FF0000"/>
                <w:sz w:val="24"/>
                <w:szCs w:val="24"/>
              </w:rPr>
              <w:t>127</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4DA7A905" w14:textId="77777777" w:rsidR="00E40CCE" w:rsidRPr="004A3BDF" w:rsidRDefault="00E40CCE" w:rsidP="00E40CCE">
            <w:pPr>
              <w:pStyle w:val="CellBody"/>
              <w:spacing w:before="96"/>
              <w:rPr>
                <w:rFonts w:ascii="Arial" w:hAnsi="Arial" w:cs="Arial"/>
                <w:color w:val="FF0000"/>
                <w:sz w:val="24"/>
                <w:szCs w:val="24"/>
                <w:lang w:val="en-GB"/>
              </w:rPr>
            </w:pPr>
            <w:r>
              <w:rPr>
                <w:rFonts w:ascii="Arial" w:hAnsi="Arial" w:cs="Arial"/>
                <w:color w:val="FF0000"/>
                <w:sz w:val="24"/>
                <w:szCs w:val="24"/>
                <w:lang w:val="en-GB"/>
              </w:rPr>
              <w:t>Host has no preference.</w:t>
            </w:r>
          </w:p>
        </w:tc>
      </w:tr>
    </w:tbl>
    <w:p w14:paraId="4C91150E" w14:textId="77777777" w:rsidR="00E40CCE" w:rsidRPr="004A3BDF" w:rsidRDefault="00E40CCE" w:rsidP="00E40CCE">
      <w:pPr>
        <w:rPr>
          <w:rFonts w:cs="Arial"/>
          <w:sz w:val="24"/>
          <w:szCs w:val="24"/>
        </w:rPr>
      </w:pPr>
    </w:p>
    <w:p w14:paraId="74E1938C" w14:textId="77777777" w:rsidR="00E40CCE" w:rsidRDefault="00F46850" w:rsidP="00E40CCE">
      <w:pPr>
        <w:spacing w:after="0"/>
        <w:rPr>
          <w:rFonts w:cs="Arial"/>
          <w:i/>
          <w:color w:val="FF0000"/>
          <w:sz w:val="24"/>
          <w:szCs w:val="24"/>
        </w:rPr>
      </w:pPr>
      <w:r>
        <w:rPr>
          <w:rFonts w:cs="Arial"/>
          <w:i/>
          <w:color w:val="FF0000"/>
          <w:sz w:val="24"/>
          <w:szCs w:val="24"/>
        </w:rPr>
        <w:t>Primary_</w:t>
      </w:r>
      <w:r w:rsidR="00E40CCE">
        <w:rPr>
          <w:rFonts w:cs="Arial"/>
          <w:i/>
          <w:color w:val="FF0000"/>
          <w:sz w:val="24"/>
          <w:szCs w:val="24"/>
        </w:rPr>
        <w:t>Advertising_</w:t>
      </w:r>
      <w:r w:rsidR="00E40CCE" w:rsidRPr="004A3BDF">
        <w:rPr>
          <w:rFonts w:cs="Arial"/>
          <w:i/>
          <w:color w:val="FF0000"/>
          <w:sz w:val="24"/>
          <w:szCs w:val="24"/>
        </w:rPr>
        <w:t>PHY:</w:t>
      </w:r>
      <w:r w:rsidR="00E40CCE" w:rsidRPr="004A3BDF">
        <w:rPr>
          <w:rFonts w:cs="Arial"/>
          <w:i/>
          <w:color w:val="FF0000"/>
          <w:sz w:val="24"/>
          <w:szCs w:val="24"/>
        </w:rPr>
        <w:tab/>
      </w:r>
      <w:r w:rsidR="00E40CCE" w:rsidRPr="004A3BDF">
        <w:rPr>
          <w:rFonts w:cs="Arial"/>
          <w:i/>
          <w:color w:val="FF0000"/>
          <w:sz w:val="24"/>
          <w:szCs w:val="24"/>
        </w:rPr>
        <w:tab/>
      </w:r>
      <w:r w:rsidR="00E40CCE" w:rsidRPr="004A3BDF">
        <w:rPr>
          <w:rFonts w:cs="Arial"/>
          <w:i/>
          <w:color w:val="FF0000"/>
          <w:sz w:val="24"/>
          <w:szCs w:val="24"/>
        </w:rPr>
        <w:tab/>
      </w:r>
      <w:r w:rsidR="00E40CCE" w:rsidRPr="004A3BDF">
        <w:rPr>
          <w:rFonts w:cs="Arial"/>
          <w:i/>
          <w:color w:val="FF0000"/>
          <w:sz w:val="24"/>
          <w:szCs w:val="24"/>
        </w:rPr>
        <w:tab/>
      </w:r>
      <w:r w:rsidR="00E40CCE" w:rsidRPr="004A3BDF">
        <w:rPr>
          <w:rFonts w:cs="Arial"/>
          <w:i/>
          <w:color w:val="FF0000"/>
          <w:sz w:val="24"/>
          <w:szCs w:val="24"/>
        </w:rPr>
        <w:tab/>
      </w:r>
      <w:r w:rsidR="00E40CCE" w:rsidRPr="004A3BDF">
        <w:rPr>
          <w:rFonts w:cs="Arial"/>
          <w:i/>
          <w:color w:val="FF0000"/>
          <w:sz w:val="24"/>
          <w:szCs w:val="24"/>
        </w:rPr>
        <w:tab/>
      </w:r>
      <w:r w:rsidR="00E40CCE">
        <w:rPr>
          <w:rFonts w:cs="Arial"/>
          <w:i/>
          <w:color w:val="FF0000"/>
          <w:sz w:val="24"/>
          <w:szCs w:val="24"/>
        </w:rPr>
        <w:tab/>
      </w:r>
      <w:r w:rsidR="00E40CCE" w:rsidRPr="004A3BDF">
        <w:rPr>
          <w:rFonts w:cs="Arial"/>
          <w:i/>
          <w:color w:val="FF0000"/>
          <w:sz w:val="24"/>
          <w:szCs w:val="24"/>
        </w:rPr>
        <w:t>Size: 1 Octet</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AA3FD1" w:rsidRPr="004A3BDF" w14:paraId="52029616" w14:textId="77777777" w:rsidTr="00AA3FD1">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0CE65D6B" w14:textId="77777777" w:rsidR="00AA3FD1" w:rsidRPr="004A3BDF" w:rsidRDefault="009D4423" w:rsidP="00AA3FD1">
            <w:pPr>
              <w:pStyle w:val="Tableheading"/>
              <w:spacing w:before="96"/>
              <w:rPr>
                <w:rFonts w:cs="Arial"/>
                <w:color w:val="FF0000"/>
                <w:sz w:val="24"/>
                <w:szCs w:val="24"/>
              </w:rPr>
            </w:pPr>
            <w:r>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7C9A9993" w14:textId="77777777" w:rsidR="00AA3FD1" w:rsidRPr="004A3BDF" w:rsidRDefault="00AA3FD1" w:rsidP="00AA3FD1">
            <w:pPr>
              <w:pStyle w:val="Tableheading"/>
              <w:spacing w:before="96"/>
              <w:rPr>
                <w:rFonts w:cs="Arial"/>
                <w:color w:val="FF0000"/>
                <w:sz w:val="24"/>
                <w:szCs w:val="24"/>
              </w:rPr>
            </w:pPr>
            <w:r w:rsidRPr="004A3BDF">
              <w:rPr>
                <w:rFonts w:cs="Arial"/>
                <w:color w:val="FF0000"/>
                <w:sz w:val="24"/>
                <w:szCs w:val="24"/>
              </w:rPr>
              <w:t>Parameter Description</w:t>
            </w:r>
          </w:p>
        </w:tc>
      </w:tr>
      <w:tr w:rsidR="00AA3FD1" w:rsidRPr="004A3BDF" w14:paraId="336520FD" w14:textId="77777777" w:rsidTr="00AA3FD1">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4844A33B" w14:textId="77777777" w:rsidR="00AA3FD1" w:rsidRPr="004A3BDF" w:rsidRDefault="009D4423" w:rsidP="00AA3FD1">
            <w:pPr>
              <w:pStyle w:val="CellBody"/>
              <w:spacing w:before="96"/>
              <w:rPr>
                <w:rFonts w:ascii="Arial" w:hAnsi="Arial" w:cs="Arial"/>
                <w:color w:val="FF0000"/>
                <w:sz w:val="24"/>
                <w:szCs w:val="24"/>
              </w:rPr>
            </w:pPr>
            <w:r>
              <w:rPr>
                <w:rFonts w:ascii="Arial" w:hAnsi="Arial" w:cs="Arial"/>
                <w:color w:val="FF0000"/>
                <w:sz w:val="24"/>
                <w:szCs w:val="24"/>
              </w:rPr>
              <w:t>0x</w:t>
            </w:r>
            <w:r w:rsidR="007C423F">
              <w:rPr>
                <w:rFonts w:ascii="Arial" w:hAnsi="Arial" w:cs="Arial"/>
                <w:color w:val="FF0000"/>
                <w:sz w:val="24"/>
                <w:szCs w:val="24"/>
              </w:rPr>
              <w:t>0</w:t>
            </w:r>
            <w:r w:rsidR="00C8649C">
              <w:rPr>
                <w:rFonts w:ascii="Arial" w:hAnsi="Arial" w:cs="Arial"/>
                <w:color w:val="FF0000"/>
                <w:sz w:val="24"/>
                <w:szCs w:val="24"/>
              </w:rPr>
              <w:t>1</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0C36F517" w14:textId="77777777" w:rsidR="00AA3FD1" w:rsidRPr="004A3BDF" w:rsidRDefault="00AA3FD1" w:rsidP="00AA3FD1">
            <w:pPr>
              <w:pStyle w:val="CellBody"/>
              <w:spacing w:before="96"/>
              <w:rPr>
                <w:rFonts w:ascii="Arial" w:hAnsi="Arial" w:cs="Arial"/>
                <w:color w:val="FF0000"/>
                <w:sz w:val="24"/>
                <w:szCs w:val="24"/>
                <w:lang w:val="en-GB"/>
              </w:rPr>
            </w:pPr>
            <w:r>
              <w:rPr>
                <w:rFonts w:ascii="Arial" w:hAnsi="Arial" w:cs="Arial"/>
                <w:color w:val="FF0000"/>
                <w:sz w:val="24"/>
                <w:szCs w:val="24"/>
                <w:lang w:val="en-GB"/>
              </w:rPr>
              <w:t>Primary advertisement</w:t>
            </w:r>
            <w:r w:rsidRPr="001D0927">
              <w:rPr>
                <w:rFonts w:ascii="Arial" w:hAnsi="Arial" w:cs="Arial"/>
                <w:color w:val="FF0000"/>
                <w:sz w:val="24"/>
                <w:szCs w:val="24"/>
                <w:lang w:val="en-GB"/>
              </w:rPr>
              <w:t xml:space="preserve"> </w:t>
            </w:r>
            <w:r w:rsidR="00C8649C">
              <w:rPr>
                <w:rFonts w:ascii="Arial" w:hAnsi="Arial" w:cs="Arial"/>
                <w:color w:val="FF0000"/>
                <w:sz w:val="24"/>
                <w:szCs w:val="24"/>
                <w:lang w:val="en-GB"/>
              </w:rPr>
              <w:t xml:space="preserve">PHY </w:t>
            </w:r>
            <w:r w:rsidRPr="001D0927">
              <w:rPr>
                <w:rFonts w:ascii="Arial" w:hAnsi="Arial" w:cs="Arial"/>
                <w:color w:val="FF0000"/>
                <w:sz w:val="24"/>
                <w:szCs w:val="24"/>
                <w:lang w:val="en-GB"/>
              </w:rPr>
              <w:t>is LE 1M</w:t>
            </w:r>
          </w:p>
        </w:tc>
      </w:tr>
      <w:tr w:rsidR="00AA3FD1" w:rsidRPr="004A3BDF" w14:paraId="59CBF5F1" w14:textId="77777777" w:rsidTr="00AA3FD1">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49AF5523" w14:textId="77777777" w:rsidR="00AA3FD1" w:rsidRPr="004A3BDF" w:rsidRDefault="009D4423" w:rsidP="00AA3FD1">
            <w:pPr>
              <w:pStyle w:val="CellBody"/>
              <w:spacing w:before="96"/>
              <w:rPr>
                <w:rFonts w:ascii="Arial" w:hAnsi="Arial" w:cs="Arial"/>
                <w:color w:val="FF0000"/>
                <w:sz w:val="24"/>
                <w:szCs w:val="24"/>
              </w:rPr>
            </w:pPr>
            <w:r>
              <w:rPr>
                <w:rFonts w:ascii="Arial" w:hAnsi="Arial" w:cs="Arial"/>
                <w:color w:val="FF0000"/>
                <w:sz w:val="24"/>
                <w:szCs w:val="24"/>
              </w:rPr>
              <w:t>0x</w:t>
            </w:r>
            <w:r w:rsidR="007C423F">
              <w:rPr>
                <w:rFonts w:ascii="Arial" w:hAnsi="Arial" w:cs="Arial"/>
                <w:color w:val="FF0000"/>
                <w:sz w:val="24"/>
                <w:szCs w:val="24"/>
              </w:rPr>
              <w:t>0</w:t>
            </w:r>
            <w:r w:rsidR="00C8649C">
              <w:rPr>
                <w:rFonts w:ascii="Arial" w:hAnsi="Arial" w:cs="Arial"/>
                <w:color w:val="FF0000"/>
                <w:sz w:val="24"/>
                <w:szCs w:val="24"/>
              </w:rPr>
              <w:t>3</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666207A3" w14:textId="77777777" w:rsidR="00AA3FD1" w:rsidRPr="004A3BDF" w:rsidRDefault="00AA3FD1" w:rsidP="00AA3FD1">
            <w:pPr>
              <w:pStyle w:val="CellBody"/>
              <w:spacing w:before="96"/>
              <w:rPr>
                <w:rFonts w:ascii="Arial" w:hAnsi="Arial" w:cs="Arial"/>
                <w:color w:val="FF0000"/>
                <w:sz w:val="24"/>
                <w:szCs w:val="24"/>
                <w:lang w:val="en-GB"/>
              </w:rPr>
            </w:pPr>
            <w:r>
              <w:rPr>
                <w:rFonts w:ascii="Arial" w:hAnsi="Arial" w:cs="Arial"/>
                <w:color w:val="FF0000"/>
                <w:sz w:val="24"/>
                <w:szCs w:val="24"/>
                <w:lang w:val="en-GB"/>
              </w:rPr>
              <w:t>Primary advertisement</w:t>
            </w:r>
            <w:r w:rsidRPr="001D0927">
              <w:rPr>
                <w:rFonts w:ascii="Arial" w:hAnsi="Arial" w:cs="Arial"/>
                <w:color w:val="FF0000"/>
                <w:sz w:val="24"/>
                <w:szCs w:val="24"/>
                <w:lang w:val="en-GB"/>
              </w:rPr>
              <w:t xml:space="preserve"> </w:t>
            </w:r>
            <w:r w:rsidR="00C8649C">
              <w:rPr>
                <w:rFonts w:ascii="Arial" w:hAnsi="Arial" w:cs="Arial"/>
                <w:color w:val="FF0000"/>
                <w:sz w:val="24"/>
                <w:szCs w:val="24"/>
                <w:lang w:val="en-GB"/>
              </w:rPr>
              <w:t xml:space="preserve">PHY </w:t>
            </w:r>
            <w:r w:rsidRPr="001D0927">
              <w:rPr>
                <w:rFonts w:ascii="Arial" w:hAnsi="Arial" w:cs="Arial"/>
                <w:color w:val="FF0000"/>
                <w:sz w:val="24"/>
                <w:szCs w:val="24"/>
                <w:lang w:val="en-GB"/>
              </w:rPr>
              <w:t>is LE Coded</w:t>
            </w:r>
          </w:p>
        </w:tc>
      </w:tr>
      <w:tr w:rsidR="00AA3FD1" w:rsidRPr="004A3BDF" w14:paraId="48975700" w14:textId="77777777" w:rsidTr="00AA3FD1">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00A716D1" w14:textId="77777777" w:rsidR="00AA3FD1" w:rsidRPr="004A3BDF" w:rsidRDefault="00AA3FD1" w:rsidP="00AA3FD1">
            <w:pPr>
              <w:pStyle w:val="CellBody"/>
              <w:spacing w:before="96"/>
              <w:rPr>
                <w:rFonts w:ascii="Arial" w:hAnsi="Arial" w:cs="Arial"/>
                <w:color w:val="FF0000"/>
                <w:sz w:val="24"/>
                <w:szCs w:val="24"/>
              </w:rPr>
            </w:pPr>
            <w:r>
              <w:rPr>
                <w:rFonts w:ascii="Arial" w:hAnsi="Arial" w:cs="Arial"/>
                <w:color w:val="FF0000"/>
                <w:sz w:val="24"/>
                <w:szCs w:val="24"/>
              </w:rPr>
              <w:t>All other values</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2522F17F" w14:textId="77777777" w:rsidR="00AA3FD1" w:rsidRPr="004A3BDF" w:rsidRDefault="00AA3FD1" w:rsidP="00AA3FD1">
            <w:pPr>
              <w:pStyle w:val="CellBody"/>
              <w:spacing w:before="96"/>
              <w:rPr>
                <w:rFonts w:ascii="Arial" w:hAnsi="Arial" w:cs="Arial"/>
                <w:color w:val="FF0000"/>
                <w:sz w:val="24"/>
                <w:szCs w:val="24"/>
              </w:rPr>
            </w:pPr>
            <w:r w:rsidRPr="004A3BDF">
              <w:rPr>
                <w:rFonts w:ascii="Arial" w:hAnsi="Arial" w:cs="Arial"/>
                <w:color w:val="FF0000"/>
                <w:sz w:val="24"/>
                <w:szCs w:val="24"/>
              </w:rPr>
              <w:t>Reserved for future use</w:t>
            </w:r>
          </w:p>
        </w:tc>
      </w:tr>
    </w:tbl>
    <w:p w14:paraId="70F17360" w14:textId="77777777" w:rsidR="00F46850" w:rsidRDefault="00F46850" w:rsidP="00F46850">
      <w:pPr>
        <w:spacing w:after="0"/>
        <w:rPr>
          <w:rFonts w:cs="Arial"/>
          <w:i/>
          <w:color w:val="FF0000"/>
          <w:sz w:val="24"/>
          <w:szCs w:val="24"/>
        </w:rPr>
      </w:pPr>
    </w:p>
    <w:p w14:paraId="79E42042" w14:textId="77777777" w:rsidR="00F46850" w:rsidRPr="004A3BDF" w:rsidRDefault="00F46850" w:rsidP="00F46850">
      <w:pPr>
        <w:spacing w:after="0"/>
        <w:rPr>
          <w:rFonts w:cs="Arial"/>
          <w:i/>
          <w:color w:val="FF0000"/>
          <w:sz w:val="24"/>
          <w:szCs w:val="24"/>
        </w:rPr>
      </w:pPr>
    </w:p>
    <w:p w14:paraId="3FB683E1" w14:textId="77777777" w:rsidR="00F46850" w:rsidRPr="004A3BDF" w:rsidRDefault="000C61BD" w:rsidP="00F46850">
      <w:pPr>
        <w:spacing w:after="0"/>
        <w:rPr>
          <w:rFonts w:cs="Arial"/>
          <w:i/>
          <w:color w:val="FF0000"/>
          <w:sz w:val="24"/>
          <w:szCs w:val="24"/>
        </w:rPr>
      </w:pPr>
      <w:r>
        <w:rPr>
          <w:rFonts w:cs="Arial"/>
          <w:i/>
          <w:color w:val="FF0000"/>
          <w:sz w:val="24"/>
          <w:szCs w:val="24"/>
        </w:rPr>
        <w:t>Secondary</w:t>
      </w:r>
      <w:r w:rsidR="00F46850">
        <w:rPr>
          <w:rFonts w:cs="Arial"/>
          <w:i/>
          <w:color w:val="FF0000"/>
          <w:sz w:val="24"/>
          <w:szCs w:val="24"/>
        </w:rPr>
        <w:t>_</w:t>
      </w:r>
      <w:r w:rsidR="00F46850" w:rsidRPr="004A3BDF">
        <w:rPr>
          <w:rFonts w:cs="Arial"/>
          <w:i/>
          <w:color w:val="FF0000"/>
          <w:sz w:val="24"/>
          <w:szCs w:val="24"/>
        </w:rPr>
        <w:t>Advertising_</w:t>
      </w:r>
      <w:r w:rsidR="00997C16">
        <w:rPr>
          <w:rFonts w:cs="Arial"/>
          <w:i/>
          <w:color w:val="FF0000"/>
          <w:sz w:val="24"/>
          <w:szCs w:val="24"/>
        </w:rPr>
        <w:t>Max_Skip</w:t>
      </w:r>
      <w:r w:rsidR="00F46850" w:rsidRPr="004A3BDF">
        <w:rPr>
          <w:rFonts w:cs="Arial"/>
          <w:i/>
          <w:color w:val="FF0000"/>
          <w:sz w:val="24"/>
          <w:szCs w:val="24"/>
        </w:rPr>
        <w:t>:</w:t>
      </w:r>
      <w:r w:rsidR="00F46850" w:rsidRPr="004A3BDF">
        <w:rPr>
          <w:rFonts w:cs="Arial"/>
          <w:i/>
          <w:color w:val="FF0000"/>
          <w:sz w:val="24"/>
          <w:szCs w:val="24"/>
        </w:rPr>
        <w:tab/>
      </w:r>
      <w:r w:rsidR="00F46850" w:rsidRPr="004A3BDF">
        <w:rPr>
          <w:rFonts w:cs="Arial"/>
          <w:i/>
          <w:color w:val="FF0000"/>
          <w:sz w:val="24"/>
          <w:szCs w:val="24"/>
        </w:rPr>
        <w:tab/>
      </w:r>
      <w:r w:rsidR="00F46850" w:rsidRPr="004A3BDF">
        <w:rPr>
          <w:rFonts w:cs="Arial"/>
          <w:i/>
          <w:color w:val="FF0000"/>
          <w:sz w:val="24"/>
          <w:szCs w:val="24"/>
        </w:rPr>
        <w:tab/>
      </w:r>
      <w:r w:rsidR="00F46850" w:rsidRPr="004A3BDF">
        <w:rPr>
          <w:rFonts w:cs="Arial"/>
          <w:i/>
          <w:color w:val="FF0000"/>
          <w:sz w:val="24"/>
          <w:szCs w:val="24"/>
        </w:rPr>
        <w:tab/>
      </w:r>
      <w:r w:rsidR="00F46850" w:rsidRPr="004A3BDF">
        <w:rPr>
          <w:rFonts w:cs="Arial"/>
          <w:i/>
          <w:color w:val="FF0000"/>
          <w:sz w:val="24"/>
          <w:szCs w:val="24"/>
        </w:rPr>
        <w:tab/>
        <w:t xml:space="preserve">Size: </w:t>
      </w:r>
      <w:r w:rsidR="00997C16">
        <w:rPr>
          <w:rFonts w:cs="Arial"/>
          <w:i/>
          <w:color w:val="FF0000"/>
          <w:sz w:val="24"/>
          <w:szCs w:val="24"/>
        </w:rPr>
        <w:t>1</w:t>
      </w:r>
      <w:r w:rsidR="00997C16" w:rsidRPr="004A3BDF">
        <w:rPr>
          <w:rFonts w:cs="Arial"/>
          <w:i/>
          <w:color w:val="FF0000"/>
          <w:sz w:val="24"/>
          <w:szCs w:val="24"/>
        </w:rPr>
        <w:t xml:space="preserve"> </w:t>
      </w:r>
      <w:r w:rsidR="00F46850" w:rsidRPr="004A3BDF">
        <w:rPr>
          <w:rFonts w:cs="Arial"/>
          <w:i/>
          <w:color w:val="FF0000"/>
          <w:sz w:val="24"/>
          <w:szCs w:val="24"/>
        </w:rPr>
        <w:t>Octet</w:t>
      </w:r>
      <w:del w:id="170" w:author="Brian A. Redding" w:date="2016-04-15T11:41:00Z">
        <w:r w:rsidR="00F46850" w:rsidRPr="004A3BDF" w:rsidDel="002C14C3">
          <w:rPr>
            <w:rFonts w:cs="Arial"/>
            <w:i/>
            <w:color w:val="FF0000"/>
            <w:sz w:val="24"/>
            <w:szCs w:val="24"/>
          </w:rPr>
          <w:delText>s</w:delText>
        </w:r>
      </w:del>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F46850" w:rsidRPr="004A3BDF" w14:paraId="2700E994" w14:textId="77777777" w:rsidTr="00BE61B9">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57EE2AF9" w14:textId="77777777" w:rsidR="00F46850" w:rsidRPr="004A3BDF" w:rsidRDefault="00F46850" w:rsidP="00BE61B9">
            <w:pPr>
              <w:pStyle w:val="Tableheading"/>
              <w:spacing w:before="96"/>
              <w:rPr>
                <w:rFonts w:cs="Arial"/>
                <w:color w:val="FF0000"/>
                <w:sz w:val="24"/>
                <w:szCs w:val="24"/>
              </w:rPr>
            </w:pPr>
            <w:r w:rsidRPr="004A3B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66F3834C" w14:textId="77777777" w:rsidR="00F46850" w:rsidRPr="004A3BDF" w:rsidRDefault="00F46850" w:rsidP="00BE61B9">
            <w:pPr>
              <w:pStyle w:val="Tableheading"/>
              <w:spacing w:before="96"/>
              <w:rPr>
                <w:rFonts w:cs="Arial"/>
                <w:color w:val="FF0000"/>
                <w:sz w:val="24"/>
                <w:szCs w:val="24"/>
              </w:rPr>
            </w:pPr>
            <w:r w:rsidRPr="004A3BDF">
              <w:rPr>
                <w:rFonts w:cs="Arial"/>
                <w:color w:val="FF0000"/>
                <w:sz w:val="24"/>
                <w:szCs w:val="24"/>
              </w:rPr>
              <w:t>Parameter Description</w:t>
            </w:r>
          </w:p>
        </w:tc>
      </w:tr>
      <w:tr w:rsidR="00BA1141" w:rsidRPr="004A3BDF" w14:paraId="60049306" w14:textId="77777777" w:rsidTr="00BE61B9">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690DACFA" w14:textId="77777777" w:rsidR="00BA1141" w:rsidRPr="004A3BDF" w:rsidDel="00BA1141" w:rsidRDefault="00BA1141" w:rsidP="00BA1141">
            <w:pPr>
              <w:pStyle w:val="CellBody"/>
              <w:spacing w:before="96"/>
              <w:rPr>
                <w:rFonts w:ascii="Arial" w:hAnsi="Arial" w:cs="Arial"/>
                <w:color w:val="FF0000"/>
                <w:sz w:val="24"/>
                <w:szCs w:val="24"/>
              </w:rPr>
            </w:pPr>
            <w:r>
              <w:rPr>
                <w:rFonts w:ascii="Arial" w:hAnsi="Arial" w:cs="Arial"/>
                <w:color w:val="FF0000"/>
                <w:sz w:val="24"/>
                <w:szCs w:val="24"/>
              </w:rPr>
              <w:t>0x</w:t>
            </w:r>
            <w:r w:rsidR="007C423F">
              <w:rPr>
                <w:rFonts w:ascii="Arial" w:hAnsi="Arial" w:cs="Arial"/>
                <w:color w:val="FF0000"/>
                <w:sz w:val="24"/>
                <w:szCs w:val="24"/>
              </w:rPr>
              <w:t>0</w:t>
            </w:r>
            <w:r>
              <w:rPr>
                <w:rFonts w:ascii="Arial" w:hAnsi="Arial" w:cs="Arial"/>
                <w:color w:val="FF0000"/>
                <w:sz w:val="24"/>
                <w:szCs w:val="24"/>
              </w:rPr>
              <w:t>0</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4CB1E755" w14:textId="77777777" w:rsidR="00BA1141" w:rsidRPr="004A3BDF" w:rsidRDefault="00BA1141" w:rsidP="00BA1141">
            <w:pPr>
              <w:pStyle w:val="CellBody"/>
              <w:spacing w:before="96"/>
              <w:rPr>
                <w:rFonts w:ascii="Arial" w:hAnsi="Arial" w:cs="Arial"/>
                <w:color w:val="FF0000"/>
                <w:sz w:val="24"/>
                <w:szCs w:val="24"/>
                <w:lang w:val="en-GB"/>
              </w:rPr>
            </w:pPr>
            <w:r>
              <w:rPr>
                <w:rFonts w:ascii="Arial" w:hAnsi="Arial" w:cs="Arial"/>
                <w:color w:val="FF0000"/>
                <w:sz w:val="24"/>
                <w:szCs w:val="24"/>
                <w:lang w:val="en-GB"/>
              </w:rPr>
              <w:t>AUX_ADV_IND shall be sent prior to the next advertising event.</w:t>
            </w:r>
          </w:p>
        </w:tc>
      </w:tr>
      <w:tr w:rsidR="00F46850" w:rsidRPr="004A3BDF" w14:paraId="401FE309" w14:textId="77777777" w:rsidTr="00BE61B9">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2A8943A5" w14:textId="77777777" w:rsidR="00F46850" w:rsidRPr="004A3BDF" w:rsidRDefault="00BA1141" w:rsidP="00EB2A15">
            <w:pPr>
              <w:pStyle w:val="CellBody"/>
              <w:spacing w:before="96"/>
              <w:rPr>
                <w:rFonts w:ascii="Arial" w:hAnsi="Arial" w:cs="Arial"/>
                <w:color w:val="FF0000"/>
                <w:sz w:val="24"/>
                <w:szCs w:val="24"/>
              </w:rPr>
            </w:pPr>
            <w:r w:rsidRPr="004A3BDF">
              <w:rPr>
                <w:rFonts w:ascii="Arial" w:hAnsi="Arial" w:cs="Arial"/>
                <w:color w:val="FF0000"/>
                <w:sz w:val="24"/>
                <w:szCs w:val="24"/>
              </w:rPr>
              <w:t>0x</w:t>
            </w:r>
            <w:r w:rsidR="007C423F">
              <w:rPr>
                <w:rFonts w:ascii="Arial" w:hAnsi="Arial" w:cs="Arial"/>
                <w:color w:val="FF0000"/>
                <w:sz w:val="24"/>
                <w:szCs w:val="24"/>
              </w:rPr>
              <w:t>0</w:t>
            </w:r>
            <w:r>
              <w:rPr>
                <w:rFonts w:ascii="Arial" w:hAnsi="Arial" w:cs="Arial"/>
                <w:color w:val="FF0000"/>
                <w:sz w:val="24"/>
                <w:szCs w:val="24"/>
              </w:rPr>
              <w:t>1-0xFF</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6EF4CB15" w14:textId="77777777" w:rsidR="00F46850" w:rsidRPr="004A3BDF" w:rsidRDefault="00F46850" w:rsidP="00B06467">
            <w:pPr>
              <w:pStyle w:val="CellBody"/>
              <w:spacing w:before="96"/>
              <w:rPr>
                <w:rFonts w:ascii="Arial" w:hAnsi="Arial" w:cs="Arial"/>
                <w:color w:val="FF0000"/>
                <w:sz w:val="24"/>
                <w:szCs w:val="24"/>
              </w:rPr>
            </w:pPr>
            <w:r w:rsidRPr="004A3BDF">
              <w:rPr>
                <w:rFonts w:ascii="Arial" w:hAnsi="Arial" w:cs="Arial"/>
                <w:color w:val="FF0000"/>
                <w:sz w:val="24"/>
                <w:szCs w:val="24"/>
                <w:lang w:val="en-GB"/>
              </w:rPr>
              <w:t xml:space="preserve">Maximum </w:t>
            </w:r>
            <w:r w:rsidR="000C61BD" w:rsidRPr="004A3BDF">
              <w:rPr>
                <w:rFonts w:ascii="Arial" w:hAnsi="Arial" w:cs="Arial"/>
                <w:color w:val="FF0000"/>
                <w:sz w:val="24"/>
                <w:szCs w:val="24"/>
                <w:lang w:val="en-GB"/>
              </w:rPr>
              <w:t xml:space="preserve">advertising </w:t>
            </w:r>
            <w:r w:rsidR="00BA1141">
              <w:rPr>
                <w:rFonts w:ascii="Arial" w:hAnsi="Arial" w:cs="Arial"/>
                <w:color w:val="FF0000"/>
                <w:sz w:val="24"/>
                <w:szCs w:val="24"/>
                <w:lang w:val="en-GB"/>
              </w:rPr>
              <w:t>events the Controller can skip before sending the AUX_ADV_IND</w:t>
            </w:r>
            <w:r w:rsidR="000C61BD">
              <w:rPr>
                <w:rFonts w:ascii="Arial" w:hAnsi="Arial" w:cs="Arial"/>
                <w:color w:val="FF0000"/>
                <w:sz w:val="24"/>
                <w:szCs w:val="24"/>
                <w:lang w:val="en-GB"/>
              </w:rPr>
              <w:t xml:space="preserve"> packets on the secondary advertising channel.</w:t>
            </w:r>
            <w:r w:rsidR="00BA1141" w:rsidRPr="004A3BDF" w:rsidDel="00BA1141">
              <w:rPr>
                <w:rFonts w:ascii="Arial" w:hAnsi="Arial" w:cs="Arial"/>
                <w:color w:val="FF0000"/>
                <w:sz w:val="24"/>
                <w:szCs w:val="24"/>
                <w:lang w:val="en-GB"/>
              </w:rPr>
              <w:t xml:space="preserve"> </w:t>
            </w:r>
          </w:p>
        </w:tc>
      </w:tr>
    </w:tbl>
    <w:p w14:paraId="2255943B" w14:textId="77777777" w:rsidR="00F46850" w:rsidRDefault="00F46850" w:rsidP="00F46850">
      <w:pPr>
        <w:spacing w:after="0"/>
        <w:rPr>
          <w:rFonts w:cs="Arial"/>
          <w:i/>
          <w:color w:val="FF0000"/>
          <w:sz w:val="24"/>
          <w:szCs w:val="24"/>
        </w:rPr>
      </w:pPr>
    </w:p>
    <w:p w14:paraId="48246B9B" w14:textId="77777777" w:rsidR="00AA3FD1" w:rsidRPr="004A3BDF" w:rsidRDefault="00AA3FD1" w:rsidP="00AA3FD1">
      <w:pPr>
        <w:rPr>
          <w:rFonts w:cs="Arial"/>
          <w:sz w:val="24"/>
          <w:szCs w:val="24"/>
        </w:rPr>
      </w:pPr>
    </w:p>
    <w:p w14:paraId="384100C9" w14:textId="77777777" w:rsidR="00AA3FD1" w:rsidRDefault="00AA3FD1" w:rsidP="00AA3FD1">
      <w:pPr>
        <w:spacing w:after="0"/>
        <w:rPr>
          <w:rFonts w:cs="Arial"/>
          <w:i/>
          <w:color w:val="FF0000"/>
          <w:sz w:val="24"/>
          <w:szCs w:val="24"/>
        </w:rPr>
      </w:pPr>
      <w:r>
        <w:rPr>
          <w:rFonts w:cs="Arial"/>
          <w:i/>
          <w:color w:val="FF0000"/>
          <w:sz w:val="24"/>
          <w:szCs w:val="24"/>
        </w:rPr>
        <w:t>Secondary_Advertising_</w:t>
      </w:r>
      <w:r w:rsidRPr="004A3BDF">
        <w:rPr>
          <w:rFonts w:cs="Arial"/>
          <w:i/>
          <w:color w:val="FF0000"/>
          <w:sz w:val="24"/>
          <w:szCs w:val="24"/>
        </w:rPr>
        <w:t>PHY</w:t>
      </w:r>
      <w:r>
        <w:rPr>
          <w:rFonts w:cs="Arial"/>
          <w:i/>
          <w:color w:val="FF0000"/>
          <w:sz w:val="24"/>
          <w:szCs w:val="24"/>
        </w:rPr>
        <w:t>:</w:t>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sidRPr="004A3BDF">
        <w:rPr>
          <w:rFonts w:cs="Arial"/>
          <w:i/>
          <w:color w:val="FF0000"/>
          <w:sz w:val="24"/>
          <w:szCs w:val="24"/>
        </w:rPr>
        <w:t>Size: 1 Octet</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AA3FD1" w:rsidRPr="004A3BDF" w14:paraId="35FAB03F" w14:textId="77777777" w:rsidTr="00AA3FD1">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30C7F2F1" w14:textId="77777777" w:rsidR="00AA3FD1" w:rsidRPr="004A3BDF" w:rsidRDefault="009D4423" w:rsidP="00AA3FD1">
            <w:pPr>
              <w:pStyle w:val="Tableheading"/>
              <w:spacing w:before="96"/>
              <w:rPr>
                <w:rFonts w:cs="Arial"/>
                <w:color w:val="FF0000"/>
                <w:sz w:val="24"/>
                <w:szCs w:val="24"/>
              </w:rPr>
            </w:pPr>
            <w:r>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01BFCBD1" w14:textId="77777777" w:rsidR="00AA3FD1" w:rsidRPr="004A3BDF" w:rsidRDefault="00AA3FD1" w:rsidP="00AA3FD1">
            <w:pPr>
              <w:pStyle w:val="Tableheading"/>
              <w:spacing w:before="96"/>
              <w:rPr>
                <w:rFonts w:cs="Arial"/>
                <w:color w:val="FF0000"/>
                <w:sz w:val="24"/>
                <w:szCs w:val="24"/>
              </w:rPr>
            </w:pPr>
            <w:r w:rsidRPr="004A3BDF">
              <w:rPr>
                <w:rFonts w:cs="Arial"/>
                <w:color w:val="FF0000"/>
                <w:sz w:val="24"/>
                <w:szCs w:val="24"/>
              </w:rPr>
              <w:t>Parameter Description</w:t>
            </w:r>
          </w:p>
        </w:tc>
      </w:tr>
      <w:tr w:rsidR="00AA3FD1" w:rsidRPr="004A3BDF" w14:paraId="0EAABB71" w14:textId="77777777" w:rsidTr="00AA3FD1">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6D4837E1" w14:textId="77777777" w:rsidR="00AA3FD1" w:rsidRPr="004A3BDF" w:rsidRDefault="009D4423" w:rsidP="00AA3FD1">
            <w:pPr>
              <w:pStyle w:val="CellBody"/>
              <w:spacing w:before="96"/>
              <w:rPr>
                <w:rFonts w:ascii="Arial" w:hAnsi="Arial" w:cs="Arial"/>
                <w:color w:val="FF0000"/>
                <w:sz w:val="24"/>
                <w:szCs w:val="24"/>
              </w:rPr>
            </w:pPr>
            <w:r>
              <w:rPr>
                <w:rFonts w:ascii="Arial" w:hAnsi="Arial" w:cs="Arial"/>
                <w:color w:val="FF0000"/>
                <w:sz w:val="24"/>
                <w:szCs w:val="24"/>
              </w:rPr>
              <w:t>0x</w:t>
            </w:r>
            <w:r w:rsidR="007C423F">
              <w:rPr>
                <w:rFonts w:ascii="Arial" w:hAnsi="Arial" w:cs="Arial"/>
                <w:color w:val="FF0000"/>
                <w:sz w:val="24"/>
                <w:szCs w:val="24"/>
              </w:rPr>
              <w:t>0</w:t>
            </w:r>
            <w:r w:rsidR="00C8649C">
              <w:rPr>
                <w:rFonts w:ascii="Arial" w:hAnsi="Arial" w:cs="Arial"/>
                <w:color w:val="FF0000"/>
                <w:sz w:val="24"/>
                <w:szCs w:val="24"/>
              </w:rPr>
              <w:t>1</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06949F2A" w14:textId="77777777" w:rsidR="00AA3FD1" w:rsidRPr="004A3BDF" w:rsidRDefault="00AA3FD1" w:rsidP="00AA3FD1">
            <w:pPr>
              <w:pStyle w:val="CellBody"/>
              <w:spacing w:before="96"/>
              <w:rPr>
                <w:rFonts w:ascii="Arial" w:hAnsi="Arial" w:cs="Arial"/>
                <w:color w:val="FF0000"/>
                <w:sz w:val="24"/>
                <w:szCs w:val="24"/>
                <w:lang w:val="en-GB"/>
              </w:rPr>
            </w:pPr>
            <w:r>
              <w:rPr>
                <w:rFonts w:ascii="Arial" w:hAnsi="Arial" w:cs="Arial"/>
                <w:color w:val="FF0000"/>
                <w:sz w:val="24"/>
                <w:szCs w:val="24"/>
                <w:lang w:val="en-GB"/>
              </w:rPr>
              <w:t>Secondary advertisement</w:t>
            </w:r>
            <w:r w:rsidR="00C8649C">
              <w:rPr>
                <w:rFonts w:ascii="Arial" w:hAnsi="Arial" w:cs="Arial"/>
                <w:color w:val="FF0000"/>
                <w:sz w:val="24"/>
                <w:szCs w:val="24"/>
                <w:lang w:val="en-GB"/>
              </w:rPr>
              <w:t xml:space="preserve"> PHY</w:t>
            </w:r>
            <w:r w:rsidRPr="001D0927">
              <w:rPr>
                <w:rFonts w:ascii="Arial" w:hAnsi="Arial" w:cs="Arial"/>
                <w:color w:val="FF0000"/>
                <w:sz w:val="24"/>
                <w:szCs w:val="24"/>
                <w:lang w:val="en-GB"/>
              </w:rPr>
              <w:t xml:space="preserve"> is LE 1M</w:t>
            </w:r>
          </w:p>
        </w:tc>
      </w:tr>
      <w:tr w:rsidR="00AA3FD1" w:rsidRPr="004A3BDF" w14:paraId="6FC7933D" w14:textId="77777777" w:rsidTr="00AA3FD1">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46E5A5D5" w14:textId="77777777" w:rsidR="00AA3FD1" w:rsidRPr="004A3BDF" w:rsidRDefault="009D4423" w:rsidP="00AA3FD1">
            <w:pPr>
              <w:pStyle w:val="CellBody"/>
              <w:spacing w:before="96"/>
              <w:rPr>
                <w:rFonts w:ascii="Arial" w:hAnsi="Arial" w:cs="Arial"/>
                <w:color w:val="FF0000"/>
                <w:sz w:val="24"/>
                <w:szCs w:val="24"/>
              </w:rPr>
            </w:pPr>
            <w:r>
              <w:rPr>
                <w:rFonts w:ascii="Arial" w:hAnsi="Arial" w:cs="Arial"/>
                <w:color w:val="FF0000"/>
                <w:sz w:val="24"/>
                <w:szCs w:val="24"/>
              </w:rPr>
              <w:t>0x</w:t>
            </w:r>
            <w:r w:rsidR="007C423F">
              <w:rPr>
                <w:rFonts w:ascii="Arial" w:hAnsi="Arial" w:cs="Arial"/>
                <w:color w:val="FF0000"/>
                <w:sz w:val="24"/>
                <w:szCs w:val="24"/>
              </w:rPr>
              <w:t>0</w:t>
            </w:r>
            <w:r w:rsidR="00C8649C">
              <w:rPr>
                <w:rFonts w:ascii="Arial" w:hAnsi="Arial" w:cs="Arial"/>
                <w:color w:val="FF0000"/>
                <w:sz w:val="24"/>
                <w:szCs w:val="24"/>
              </w:rPr>
              <w:t>2</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7317B6AA" w14:textId="77777777" w:rsidR="00AA3FD1" w:rsidRPr="004A3BDF" w:rsidRDefault="00AA3FD1" w:rsidP="00AA3FD1">
            <w:pPr>
              <w:pStyle w:val="CellBody"/>
              <w:spacing w:before="96"/>
              <w:rPr>
                <w:rFonts w:ascii="Arial" w:hAnsi="Arial" w:cs="Arial"/>
                <w:color w:val="FF0000"/>
                <w:sz w:val="24"/>
                <w:szCs w:val="24"/>
                <w:lang w:val="en-GB"/>
              </w:rPr>
            </w:pPr>
            <w:r>
              <w:rPr>
                <w:rFonts w:ascii="Arial" w:hAnsi="Arial" w:cs="Arial"/>
                <w:color w:val="FF0000"/>
                <w:sz w:val="24"/>
                <w:szCs w:val="24"/>
                <w:lang w:val="en-GB"/>
              </w:rPr>
              <w:t xml:space="preserve">Secondary advertisement </w:t>
            </w:r>
            <w:r w:rsidR="00C8649C">
              <w:rPr>
                <w:rFonts w:ascii="Arial" w:hAnsi="Arial" w:cs="Arial"/>
                <w:color w:val="FF0000"/>
                <w:sz w:val="24"/>
                <w:szCs w:val="24"/>
                <w:lang w:val="en-GB"/>
              </w:rPr>
              <w:t xml:space="preserve">PHY </w:t>
            </w:r>
            <w:r>
              <w:rPr>
                <w:rFonts w:ascii="Arial" w:hAnsi="Arial" w:cs="Arial"/>
                <w:color w:val="FF0000"/>
                <w:sz w:val="24"/>
                <w:szCs w:val="24"/>
                <w:lang w:val="en-GB"/>
              </w:rPr>
              <w:t>is LE 2</w:t>
            </w:r>
            <w:r w:rsidRPr="001D0927">
              <w:rPr>
                <w:rFonts w:ascii="Arial" w:hAnsi="Arial" w:cs="Arial"/>
                <w:color w:val="FF0000"/>
                <w:sz w:val="24"/>
                <w:szCs w:val="24"/>
                <w:lang w:val="en-GB"/>
              </w:rPr>
              <w:t>M</w:t>
            </w:r>
          </w:p>
        </w:tc>
      </w:tr>
      <w:tr w:rsidR="00AA3FD1" w:rsidRPr="004A3BDF" w14:paraId="6BC88680" w14:textId="77777777" w:rsidTr="00AA3FD1">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5668722F" w14:textId="77777777" w:rsidR="00AA3FD1" w:rsidRPr="004A3BDF" w:rsidRDefault="009D4423" w:rsidP="00AA3FD1">
            <w:pPr>
              <w:pStyle w:val="CellBody"/>
              <w:spacing w:before="96"/>
              <w:rPr>
                <w:rFonts w:ascii="Arial" w:hAnsi="Arial" w:cs="Arial"/>
                <w:color w:val="FF0000"/>
                <w:sz w:val="24"/>
                <w:szCs w:val="24"/>
              </w:rPr>
            </w:pPr>
            <w:r>
              <w:rPr>
                <w:rFonts w:ascii="Arial" w:hAnsi="Arial" w:cs="Arial"/>
                <w:color w:val="FF0000"/>
                <w:sz w:val="24"/>
                <w:szCs w:val="24"/>
              </w:rPr>
              <w:t>0x</w:t>
            </w:r>
            <w:r w:rsidR="007C423F">
              <w:rPr>
                <w:rFonts w:ascii="Arial" w:hAnsi="Arial" w:cs="Arial"/>
                <w:color w:val="FF0000"/>
                <w:sz w:val="24"/>
                <w:szCs w:val="24"/>
              </w:rPr>
              <w:t>0</w:t>
            </w:r>
            <w:r w:rsidR="00C8649C">
              <w:rPr>
                <w:rFonts w:ascii="Arial" w:hAnsi="Arial" w:cs="Arial"/>
                <w:color w:val="FF0000"/>
                <w:sz w:val="24"/>
                <w:szCs w:val="24"/>
              </w:rPr>
              <w:t>3</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7FF16BFB" w14:textId="77777777" w:rsidR="00AA3FD1" w:rsidRPr="004A3BDF" w:rsidRDefault="00AA3FD1" w:rsidP="00AA3FD1">
            <w:pPr>
              <w:pStyle w:val="CellBody"/>
              <w:spacing w:before="96"/>
              <w:rPr>
                <w:rFonts w:ascii="Arial" w:hAnsi="Arial" w:cs="Arial"/>
                <w:color w:val="FF0000"/>
                <w:sz w:val="24"/>
                <w:szCs w:val="24"/>
                <w:lang w:val="en-GB"/>
              </w:rPr>
            </w:pPr>
            <w:r>
              <w:rPr>
                <w:rFonts w:ascii="Arial" w:hAnsi="Arial" w:cs="Arial"/>
                <w:color w:val="FF0000"/>
                <w:sz w:val="24"/>
                <w:szCs w:val="24"/>
                <w:lang w:val="en-GB"/>
              </w:rPr>
              <w:t>Secondary advertisement</w:t>
            </w:r>
            <w:r w:rsidRPr="001D0927">
              <w:rPr>
                <w:rFonts w:ascii="Arial" w:hAnsi="Arial" w:cs="Arial"/>
                <w:color w:val="FF0000"/>
                <w:sz w:val="24"/>
                <w:szCs w:val="24"/>
                <w:lang w:val="en-GB"/>
              </w:rPr>
              <w:t xml:space="preserve"> </w:t>
            </w:r>
            <w:r w:rsidR="00C8649C">
              <w:rPr>
                <w:rFonts w:ascii="Arial" w:hAnsi="Arial" w:cs="Arial"/>
                <w:color w:val="FF0000"/>
                <w:sz w:val="24"/>
                <w:szCs w:val="24"/>
                <w:lang w:val="en-GB"/>
              </w:rPr>
              <w:t xml:space="preserve">PHY </w:t>
            </w:r>
            <w:r w:rsidRPr="001D0927">
              <w:rPr>
                <w:rFonts w:ascii="Arial" w:hAnsi="Arial" w:cs="Arial"/>
                <w:color w:val="FF0000"/>
                <w:sz w:val="24"/>
                <w:szCs w:val="24"/>
                <w:lang w:val="en-GB"/>
              </w:rPr>
              <w:t>is LE Coded</w:t>
            </w:r>
          </w:p>
        </w:tc>
      </w:tr>
      <w:tr w:rsidR="00AA3FD1" w:rsidRPr="004A3BDF" w14:paraId="55AC008F" w14:textId="77777777" w:rsidTr="00AA3FD1">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06DCC255" w14:textId="77777777" w:rsidR="00AA3FD1" w:rsidRPr="004A3BDF" w:rsidRDefault="00AA3FD1" w:rsidP="00AA3FD1">
            <w:pPr>
              <w:pStyle w:val="CellBody"/>
              <w:spacing w:before="96"/>
              <w:rPr>
                <w:rFonts w:ascii="Arial" w:hAnsi="Arial" w:cs="Arial"/>
                <w:color w:val="FF0000"/>
                <w:sz w:val="24"/>
                <w:szCs w:val="24"/>
              </w:rPr>
            </w:pPr>
            <w:r>
              <w:rPr>
                <w:rFonts w:ascii="Arial" w:hAnsi="Arial" w:cs="Arial"/>
                <w:color w:val="FF0000"/>
                <w:sz w:val="24"/>
                <w:szCs w:val="24"/>
              </w:rPr>
              <w:t>All other values</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5E17E4A9" w14:textId="77777777" w:rsidR="00AA3FD1" w:rsidRPr="004A3BDF" w:rsidRDefault="00AA3FD1" w:rsidP="00AA3FD1">
            <w:pPr>
              <w:pStyle w:val="CellBody"/>
              <w:spacing w:before="96"/>
              <w:rPr>
                <w:rFonts w:ascii="Arial" w:hAnsi="Arial" w:cs="Arial"/>
                <w:color w:val="FF0000"/>
                <w:sz w:val="24"/>
                <w:szCs w:val="24"/>
              </w:rPr>
            </w:pPr>
            <w:r w:rsidRPr="004A3BDF">
              <w:rPr>
                <w:rFonts w:ascii="Arial" w:hAnsi="Arial" w:cs="Arial"/>
                <w:color w:val="FF0000"/>
                <w:sz w:val="24"/>
                <w:szCs w:val="24"/>
              </w:rPr>
              <w:t>Reserved for future use</w:t>
            </w:r>
          </w:p>
        </w:tc>
      </w:tr>
    </w:tbl>
    <w:p w14:paraId="429E4DA2" w14:textId="77777777" w:rsidR="00AA3FD1" w:rsidRDefault="00AA3FD1" w:rsidP="00F46850">
      <w:pPr>
        <w:spacing w:after="0"/>
        <w:rPr>
          <w:rFonts w:cs="Arial"/>
          <w:i/>
          <w:color w:val="FF0000"/>
          <w:sz w:val="24"/>
          <w:szCs w:val="24"/>
        </w:rPr>
      </w:pPr>
    </w:p>
    <w:p w14:paraId="4E1517F7" w14:textId="77777777" w:rsidR="003C475F" w:rsidRPr="009211DF" w:rsidRDefault="003C475F" w:rsidP="003C475F">
      <w:pPr>
        <w:spacing w:after="0"/>
        <w:rPr>
          <w:rFonts w:cs="Arial"/>
          <w:i/>
          <w:color w:val="FF0000"/>
          <w:sz w:val="24"/>
          <w:szCs w:val="24"/>
        </w:rPr>
      </w:pPr>
      <w:r>
        <w:rPr>
          <w:rFonts w:cs="Arial"/>
          <w:i/>
          <w:color w:val="FF0000"/>
          <w:sz w:val="24"/>
          <w:szCs w:val="24"/>
        </w:rPr>
        <w:t>Advertising_SID[i]:</w:t>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sidR="00D14417">
        <w:rPr>
          <w:rFonts w:cs="Arial"/>
          <w:i/>
          <w:color w:val="FF0000"/>
          <w:sz w:val="24"/>
          <w:szCs w:val="24"/>
        </w:rPr>
        <w:tab/>
      </w:r>
      <w:r w:rsidR="00D14417">
        <w:rPr>
          <w:rFonts w:cs="Arial"/>
          <w:i/>
          <w:color w:val="FF0000"/>
          <w:sz w:val="24"/>
          <w:szCs w:val="24"/>
        </w:rPr>
        <w:tab/>
      </w:r>
      <w:r w:rsidRPr="009211DF">
        <w:rPr>
          <w:rFonts w:cs="Arial"/>
          <w:i/>
          <w:color w:val="FF0000"/>
          <w:sz w:val="24"/>
          <w:szCs w:val="24"/>
        </w:rPr>
        <w:t>Size: 1 Octet</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3C475F" w:rsidRPr="009211DF" w14:paraId="05B0CF66" w14:textId="77777777" w:rsidTr="003E772E">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1A454FF3" w14:textId="77777777" w:rsidR="003C475F" w:rsidRPr="009211DF" w:rsidRDefault="003C475F" w:rsidP="003E772E">
            <w:pPr>
              <w:pStyle w:val="Tableheading"/>
              <w:spacing w:before="96"/>
              <w:rPr>
                <w:rFonts w:cs="Arial"/>
                <w:color w:val="FF0000"/>
                <w:sz w:val="24"/>
                <w:szCs w:val="24"/>
              </w:rPr>
            </w:pPr>
            <w:r w:rsidRPr="009211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7018E25C" w14:textId="77777777" w:rsidR="003C475F" w:rsidRPr="009211DF" w:rsidRDefault="003C475F" w:rsidP="003E772E">
            <w:pPr>
              <w:pStyle w:val="Tableheading"/>
              <w:spacing w:before="96"/>
              <w:rPr>
                <w:rFonts w:cs="Arial"/>
                <w:color w:val="FF0000"/>
                <w:sz w:val="24"/>
                <w:szCs w:val="24"/>
              </w:rPr>
            </w:pPr>
            <w:r w:rsidRPr="009211DF">
              <w:rPr>
                <w:rFonts w:cs="Arial"/>
                <w:color w:val="FF0000"/>
                <w:sz w:val="24"/>
                <w:szCs w:val="24"/>
              </w:rPr>
              <w:t>Parameter Description</w:t>
            </w:r>
          </w:p>
        </w:tc>
      </w:tr>
      <w:tr w:rsidR="003C475F" w:rsidRPr="009211DF" w14:paraId="352080DF" w14:textId="77777777" w:rsidTr="003E772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auto"/>
            <w:vAlign w:val="top"/>
          </w:tcPr>
          <w:p w14:paraId="6B1125CA" w14:textId="77777777" w:rsidR="003C475F" w:rsidRPr="009211DF" w:rsidRDefault="003C475F" w:rsidP="003E772E">
            <w:pPr>
              <w:pStyle w:val="CellBody"/>
              <w:spacing w:before="96"/>
              <w:rPr>
                <w:rFonts w:ascii="Arial" w:hAnsi="Arial" w:cs="Arial"/>
                <w:color w:val="FF0000"/>
                <w:sz w:val="24"/>
                <w:szCs w:val="24"/>
              </w:rPr>
            </w:pPr>
            <w:r>
              <w:rPr>
                <w:rFonts w:ascii="Arial" w:hAnsi="Arial" w:cs="Arial"/>
                <w:color w:val="FF0000"/>
                <w:sz w:val="24"/>
                <w:szCs w:val="24"/>
              </w:rPr>
              <w:t>0x00 – 0x0F</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top"/>
          </w:tcPr>
          <w:p w14:paraId="0BE396E5" w14:textId="77777777" w:rsidR="003C475F" w:rsidRPr="009211DF" w:rsidRDefault="003C475F" w:rsidP="003E772E">
            <w:pPr>
              <w:pStyle w:val="CellBody"/>
              <w:spacing w:before="96"/>
              <w:rPr>
                <w:rFonts w:ascii="Arial" w:hAnsi="Arial" w:cs="Arial"/>
                <w:color w:val="FF0000"/>
                <w:sz w:val="24"/>
                <w:szCs w:val="24"/>
              </w:rPr>
            </w:pPr>
            <w:r>
              <w:rPr>
                <w:rFonts w:ascii="Arial" w:hAnsi="Arial" w:cs="Arial"/>
                <w:color w:val="FF0000"/>
                <w:sz w:val="24"/>
                <w:szCs w:val="24"/>
              </w:rPr>
              <w:t>Value of the Advertising SID subfield in the ADI field of the PDU</w:t>
            </w:r>
          </w:p>
        </w:tc>
      </w:tr>
      <w:tr w:rsidR="003C475F" w:rsidRPr="009211DF" w14:paraId="2DAEDC13" w14:textId="77777777" w:rsidTr="003E772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auto"/>
            <w:vAlign w:val="top"/>
          </w:tcPr>
          <w:p w14:paraId="3AFCAEE6" w14:textId="77777777" w:rsidR="003C475F" w:rsidRDefault="003C475F" w:rsidP="003E772E">
            <w:pPr>
              <w:pStyle w:val="CellBody"/>
              <w:spacing w:before="96"/>
              <w:rPr>
                <w:rFonts w:ascii="Arial" w:hAnsi="Arial" w:cs="Arial"/>
                <w:color w:val="FF0000"/>
                <w:sz w:val="24"/>
                <w:szCs w:val="24"/>
              </w:rPr>
            </w:pPr>
            <w:r>
              <w:rPr>
                <w:rFonts w:ascii="Arial" w:hAnsi="Arial" w:cs="Arial"/>
                <w:color w:val="FF0000"/>
                <w:sz w:val="24"/>
                <w:szCs w:val="24"/>
              </w:rPr>
              <w:t>0xFF</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top"/>
          </w:tcPr>
          <w:p w14:paraId="0ACE76C3" w14:textId="77777777" w:rsidR="003C475F" w:rsidRDefault="003C475F" w:rsidP="003E772E">
            <w:pPr>
              <w:pStyle w:val="CellBody"/>
              <w:spacing w:before="96"/>
              <w:rPr>
                <w:rFonts w:ascii="Arial" w:hAnsi="Arial" w:cs="Arial"/>
                <w:color w:val="FF0000"/>
                <w:sz w:val="24"/>
                <w:szCs w:val="24"/>
              </w:rPr>
            </w:pPr>
            <w:r>
              <w:rPr>
                <w:rFonts w:ascii="Arial" w:hAnsi="Arial" w:cs="Arial"/>
                <w:color w:val="FF0000"/>
                <w:sz w:val="24"/>
                <w:szCs w:val="24"/>
              </w:rPr>
              <w:t>No Advertising SID</w:t>
            </w:r>
          </w:p>
        </w:tc>
      </w:tr>
      <w:tr w:rsidR="003C475F" w:rsidRPr="009211DF" w14:paraId="630FB73C" w14:textId="77777777" w:rsidTr="003E772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auto"/>
            <w:vAlign w:val="top"/>
          </w:tcPr>
          <w:p w14:paraId="283D9873" w14:textId="77777777" w:rsidR="003C475F" w:rsidRDefault="003C475F" w:rsidP="003E772E">
            <w:pPr>
              <w:pStyle w:val="CellBody"/>
              <w:spacing w:before="96"/>
              <w:rPr>
                <w:rFonts w:ascii="Arial" w:hAnsi="Arial" w:cs="Arial"/>
                <w:color w:val="FF0000"/>
                <w:sz w:val="24"/>
                <w:szCs w:val="24"/>
              </w:rPr>
            </w:pPr>
            <w:r>
              <w:rPr>
                <w:rFonts w:ascii="Arial" w:hAnsi="Arial" w:cs="Arial"/>
                <w:color w:val="FF0000"/>
                <w:sz w:val="24"/>
                <w:szCs w:val="24"/>
              </w:rPr>
              <w:t>All other values</w:t>
            </w:r>
          </w:p>
        </w:tc>
        <w:tc>
          <w:tcPr>
            <w:tcW w:w="7140" w:type="dxa"/>
            <w:tcBorders>
              <w:top w:val="single" w:sz="4" w:space="0" w:color="auto"/>
              <w:left w:val="single" w:sz="4" w:space="0" w:color="auto"/>
              <w:bottom w:val="single" w:sz="4" w:space="0" w:color="auto"/>
              <w:right w:val="single" w:sz="4" w:space="0" w:color="auto"/>
            </w:tcBorders>
            <w:shd w:val="clear" w:color="auto" w:fill="auto"/>
            <w:vAlign w:val="top"/>
          </w:tcPr>
          <w:p w14:paraId="5E0E3B8F" w14:textId="77777777" w:rsidR="003C475F" w:rsidRDefault="003C475F" w:rsidP="003E772E">
            <w:pPr>
              <w:pStyle w:val="CellBody"/>
              <w:spacing w:before="96"/>
              <w:rPr>
                <w:rFonts w:ascii="Arial" w:hAnsi="Arial" w:cs="Arial"/>
                <w:color w:val="FF0000"/>
                <w:sz w:val="24"/>
                <w:szCs w:val="24"/>
              </w:rPr>
            </w:pPr>
            <w:r>
              <w:rPr>
                <w:rFonts w:ascii="Arial" w:hAnsi="Arial" w:cs="Arial"/>
                <w:color w:val="FF0000"/>
                <w:sz w:val="24"/>
                <w:szCs w:val="24"/>
              </w:rPr>
              <w:t>Reserved for future use</w:t>
            </w:r>
          </w:p>
        </w:tc>
      </w:tr>
    </w:tbl>
    <w:p w14:paraId="6CF57447" w14:textId="77777777" w:rsidR="003C475F" w:rsidRPr="004A3BDF" w:rsidRDefault="003C475F" w:rsidP="00F46850">
      <w:pPr>
        <w:spacing w:after="0"/>
        <w:rPr>
          <w:rFonts w:cs="Arial"/>
          <w:i/>
          <w:color w:val="FF0000"/>
          <w:sz w:val="24"/>
          <w:szCs w:val="24"/>
        </w:rPr>
      </w:pPr>
    </w:p>
    <w:p w14:paraId="1F7AAED2" w14:textId="77777777" w:rsidR="00560211" w:rsidRPr="004A3BDF" w:rsidRDefault="00560211" w:rsidP="00560211">
      <w:pPr>
        <w:spacing w:after="0"/>
        <w:rPr>
          <w:rFonts w:cs="Arial"/>
          <w:i/>
          <w:color w:val="FF0000"/>
          <w:sz w:val="24"/>
          <w:szCs w:val="24"/>
        </w:rPr>
      </w:pPr>
      <w:r>
        <w:rPr>
          <w:rFonts w:cs="Arial"/>
          <w:i/>
          <w:color w:val="FF0000"/>
          <w:sz w:val="24"/>
          <w:szCs w:val="24"/>
        </w:rPr>
        <w:t>Scan_Request_Notification_Enable</w:t>
      </w:r>
      <w:r w:rsidRPr="004A3BDF">
        <w:rPr>
          <w:rFonts w:cs="Arial"/>
          <w:i/>
          <w:color w:val="FF0000"/>
          <w:sz w:val="24"/>
          <w:szCs w:val="24"/>
        </w:rPr>
        <w:t>:</w:t>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t>Size: 1 Octet</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560211" w:rsidRPr="004A3BDF" w14:paraId="451C8157" w14:textId="77777777" w:rsidTr="00F32D6A">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40917ED6" w14:textId="77777777" w:rsidR="00560211" w:rsidRPr="004A3BDF" w:rsidRDefault="00560211" w:rsidP="00F32D6A">
            <w:pPr>
              <w:pStyle w:val="Tableheading"/>
              <w:spacing w:before="96"/>
              <w:rPr>
                <w:rFonts w:cs="Arial"/>
                <w:color w:val="FF0000"/>
                <w:sz w:val="24"/>
                <w:szCs w:val="24"/>
              </w:rPr>
            </w:pPr>
            <w:r w:rsidRPr="004A3B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28BBBBB3" w14:textId="77777777" w:rsidR="00560211" w:rsidRPr="004A3BDF" w:rsidRDefault="00560211" w:rsidP="00F32D6A">
            <w:pPr>
              <w:pStyle w:val="Tableheading"/>
              <w:spacing w:before="96"/>
              <w:rPr>
                <w:rFonts w:cs="Arial"/>
                <w:color w:val="FF0000"/>
                <w:sz w:val="24"/>
                <w:szCs w:val="24"/>
              </w:rPr>
            </w:pPr>
            <w:r w:rsidRPr="004A3BDF">
              <w:rPr>
                <w:rFonts w:cs="Arial"/>
                <w:color w:val="FF0000"/>
                <w:sz w:val="24"/>
                <w:szCs w:val="24"/>
              </w:rPr>
              <w:t>Parameter Description</w:t>
            </w:r>
          </w:p>
        </w:tc>
      </w:tr>
      <w:tr w:rsidR="00560211" w:rsidRPr="004A3BDF" w14:paraId="59F4CF3B" w14:textId="77777777" w:rsidTr="00F32D6A">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719AD319" w14:textId="77777777" w:rsidR="00560211" w:rsidRPr="004A3BDF" w:rsidRDefault="00560211" w:rsidP="00F32D6A">
            <w:pPr>
              <w:pStyle w:val="CellBody"/>
              <w:spacing w:before="96"/>
              <w:rPr>
                <w:rFonts w:ascii="Arial" w:hAnsi="Arial" w:cs="Arial"/>
                <w:color w:val="FF0000"/>
                <w:sz w:val="24"/>
                <w:szCs w:val="24"/>
              </w:rPr>
            </w:pPr>
            <w:r>
              <w:rPr>
                <w:rFonts w:ascii="Arial" w:hAnsi="Arial" w:cs="Arial"/>
                <w:color w:val="FF0000"/>
                <w:sz w:val="24"/>
                <w:szCs w:val="24"/>
              </w:rPr>
              <w:t>0x00</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5BA166E2" w14:textId="77777777" w:rsidR="00560211" w:rsidRPr="004A3BDF" w:rsidRDefault="00560211" w:rsidP="00F32D6A">
            <w:pPr>
              <w:pStyle w:val="CellBody"/>
              <w:spacing w:before="96"/>
              <w:rPr>
                <w:rFonts w:ascii="Arial" w:hAnsi="Arial" w:cs="Arial"/>
                <w:color w:val="FF0000"/>
                <w:sz w:val="24"/>
                <w:szCs w:val="24"/>
              </w:rPr>
            </w:pPr>
            <w:r>
              <w:rPr>
                <w:rFonts w:ascii="Arial" w:hAnsi="Arial" w:cs="Arial"/>
                <w:color w:val="FF0000"/>
                <w:sz w:val="24"/>
                <w:szCs w:val="24"/>
              </w:rPr>
              <w:t xml:space="preserve">Scan request notifications disabled </w:t>
            </w:r>
            <w:r w:rsidRPr="002B7788">
              <w:rPr>
                <w:rFonts w:ascii="Arial" w:hAnsi="Arial" w:cs="Arial"/>
                <w:color w:val="FF0000"/>
                <w:sz w:val="24"/>
                <w:szCs w:val="24"/>
              </w:rPr>
              <w:t>(</w:t>
            </w:r>
            <w:r w:rsidRPr="005C45EA">
              <w:rPr>
                <w:rFonts w:ascii="Arial" w:hAnsi="Arial" w:cs="Arial"/>
                <w:color w:val="FF0000"/>
                <w:sz w:val="24"/>
                <w:szCs w:val="24"/>
              </w:rPr>
              <w:t>default</w:t>
            </w:r>
            <w:r w:rsidRPr="002B7788">
              <w:rPr>
                <w:rFonts w:ascii="Arial" w:hAnsi="Arial" w:cs="Arial"/>
                <w:color w:val="FF0000"/>
                <w:sz w:val="24"/>
                <w:szCs w:val="24"/>
              </w:rPr>
              <w:t>)</w:t>
            </w:r>
          </w:p>
        </w:tc>
      </w:tr>
      <w:tr w:rsidR="00560211" w:rsidRPr="004A3BDF" w14:paraId="5D333A73" w14:textId="77777777" w:rsidTr="00F32D6A">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1FBEF030" w14:textId="77777777" w:rsidR="00560211" w:rsidRDefault="00560211" w:rsidP="00F32D6A">
            <w:pPr>
              <w:pStyle w:val="CellBody"/>
              <w:spacing w:before="96"/>
              <w:rPr>
                <w:rFonts w:ascii="Arial" w:hAnsi="Arial" w:cs="Arial"/>
                <w:color w:val="FF0000"/>
                <w:sz w:val="24"/>
                <w:szCs w:val="24"/>
              </w:rPr>
            </w:pPr>
            <w:r>
              <w:rPr>
                <w:rFonts w:ascii="Arial" w:hAnsi="Arial" w:cs="Arial"/>
                <w:color w:val="FF0000"/>
                <w:sz w:val="24"/>
                <w:szCs w:val="24"/>
              </w:rPr>
              <w:t>0x01</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7B112E89" w14:textId="77777777" w:rsidR="00560211" w:rsidRDefault="00560211" w:rsidP="00F32D6A">
            <w:pPr>
              <w:pStyle w:val="CellBody"/>
              <w:spacing w:before="96"/>
              <w:rPr>
                <w:rFonts w:ascii="Arial" w:hAnsi="Arial" w:cs="Arial"/>
                <w:color w:val="FF0000"/>
                <w:sz w:val="24"/>
                <w:szCs w:val="24"/>
              </w:rPr>
            </w:pPr>
            <w:r>
              <w:rPr>
                <w:rFonts w:ascii="Arial" w:hAnsi="Arial" w:cs="Arial"/>
                <w:color w:val="FF0000"/>
                <w:sz w:val="24"/>
                <w:szCs w:val="24"/>
              </w:rPr>
              <w:t>Scan request notifications enabled</w:t>
            </w:r>
          </w:p>
        </w:tc>
      </w:tr>
      <w:tr w:rsidR="00560211" w:rsidRPr="004A3BDF" w14:paraId="55D03FEF" w14:textId="77777777" w:rsidTr="00F32D6A">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11563136" w14:textId="77777777" w:rsidR="00560211" w:rsidRDefault="00560211" w:rsidP="00F32D6A">
            <w:pPr>
              <w:pStyle w:val="CellBody"/>
              <w:spacing w:before="96"/>
              <w:rPr>
                <w:rFonts w:ascii="Arial" w:hAnsi="Arial" w:cs="Arial"/>
                <w:color w:val="FF0000"/>
                <w:sz w:val="24"/>
                <w:szCs w:val="24"/>
              </w:rPr>
            </w:pPr>
            <w:r>
              <w:rPr>
                <w:rFonts w:ascii="Arial" w:hAnsi="Arial" w:cs="Arial"/>
                <w:color w:val="FF0000"/>
                <w:sz w:val="24"/>
                <w:szCs w:val="24"/>
              </w:rPr>
              <w:t>All other values</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32AA9985" w14:textId="77777777" w:rsidR="00560211" w:rsidRDefault="00560211" w:rsidP="00F32D6A">
            <w:pPr>
              <w:pStyle w:val="CellBody"/>
              <w:spacing w:before="96"/>
              <w:rPr>
                <w:rFonts w:ascii="Arial" w:hAnsi="Arial" w:cs="Arial"/>
                <w:color w:val="FF0000"/>
                <w:sz w:val="24"/>
                <w:szCs w:val="24"/>
              </w:rPr>
            </w:pPr>
            <w:r>
              <w:rPr>
                <w:rFonts w:ascii="Arial" w:hAnsi="Arial" w:cs="Arial"/>
                <w:color w:val="FF0000"/>
                <w:sz w:val="24"/>
                <w:szCs w:val="24"/>
              </w:rPr>
              <w:t>Reserved for future use</w:t>
            </w:r>
          </w:p>
        </w:tc>
      </w:tr>
    </w:tbl>
    <w:p w14:paraId="31318BA4" w14:textId="77777777" w:rsidR="00DB4C0C" w:rsidRPr="004A3BDF" w:rsidRDefault="00DB4C0C" w:rsidP="00E40CCE">
      <w:pPr>
        <w:rPr>
          <w:rFonts w:cs="Arial"/>
          <w:sz w:val="24"/>
          <w:szCs w:val="24"/>
        </w:rPr>
      </w:pPr>
    </w:p>
    <w:bookmarkEnd w:id="169"/>
    <w:p w14:paraId="54C6E7EC" w14:textId="77777777" w:rsidR="00E40CCE" w:rsidRPr="00760353" w:rsidRDefault="00E40CCE" w:rsidP="00E40CCE">
      <w:pPr>
        <w:rPr>
          <w:b/>
          <w:color w:val="FF0000"/>
        </w:rPr>
      </w:pPr>
      <w:r w:rsidRPr="00760353">
        <w:rPr>
          <w:b/>
          <w:color w:val="FF0000"/>
        </w:rPr>
        <w:t>Return Parameters:</w:t>
      </w:r>
    </w:p>
    <w:p w14:paraId="6DBC1E4D" w14:textId="77777777" w:rsidR="00E40CCE" w:rsidRPr="004A3BDF" w:rsidRDefault="00E40CCE" w:rsidP="00E40CCE">
      <w:pPr>
        <w:spacing w:after="0"/>
        <w:rPr>
          <w:rFonts w:cs="Arial"/>
          <w:i/>
          <w:color w:val="FF0000"/>
          <w:sz w:val="24"/>
          <w:szCs w:val="24"/>
        </w:rPr>
      </w:pPr>
      <w:r w:rsidRPr="004A3BDF">
        <w:rPr>
          <w:rFonts w:cs="Arial"/>
          <w:i/>
          <w:color w:val="FF0000"/>
          <w:sz w:val="24"/>
          <w:szCs w:val="24"/>
        </w:rPr>
        <w:t>Status:</w:t>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t>Size: 1 Octet</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E40CCE" w:rsidRPr="004A3BDF" w14:paraId="1D0AC4C9" w14:textId="77777777" w:rsidTr="00E40CCE">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64E35A72" w14:textId="77777777" w:rsidR="00E40CCE" w:rsidRPr="004A3BDF" w:rsidRDefault="00E40CCE" w:rsidP="00E40CCE">
            <w:pPr>
              <w:pStyle w:val="Tableheading"/>
              <w:spacing w:before="96"/>
              <w:rPr>
                <w:rFonts w:cs="Arial"/>
                <w:color w:val="FF0000"/>
                <w:sz w:val="24"/>
                <w:szCs w:val="24"/>
              </w:rPr>
            </w:pPr>
            <w:r w:rsidRPr="004A3B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0111A59A" w14:textId="77777777" w:rsidR="00E40CCE" w:rsidRPr="004A3BDF" w:rsidRDefault="00E40CCE" w:rsidP="00E40CCE">
            <w:pPr>
              <w:pStyle w:val="Tableheading"/>
              <w:spacing w:before="96"/>
              <w:rPr>
                <w:rFonts w:cs="Arial"/>
                <w:color w:val="FF0000"/>
                <w:sz w:val="24"/>
                <w:szCs w:val="24"/>
              </w:rPr>
            </w:pPr>
            <w:r w:rsidRPr="004A3BDF">
              <w:rPr>
                <w:rFonts w:cs="Arial"/>
                <w:color w:val="FF0000"/>
                <w:sz w:val="24"/>
                <w:szCs w:val="24"/>
              </w:rPr>
              <w:t>Parameter Description</w:t>
            </w:r>
          </w:p>
        </w:tc>
      </w:tr>
      <w:tr w:rsidR="00E40CCE" w:rsidRPr="004A3BDF" w14:paraId="7A642346" w14:textId="77777777" w:rsidTr="00E40CC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412C2392" w14:textId="77777777" w:rsidR="00E40CCE" w:rsidRPr="004A3BDF" w:rsidRDefault="00E40CCE" w:rsidP="00E40CCE">
            <w:pPr>
              <w:pStyle w:val="CellBody"/>
              <w:spacing w:before="96"/>
              <w:rPr>
                <w:rFonts w:ascii="Arial" w:hAnsi="Arial" w:cs="Arial"/>
                <w:color w:val="FF0000"/>
                <w:sz w:val="24"/>
                <w:szCs w:val="24"/>
              </w:rPr>
            </w:pPr>
            <w:r w:rsidRPr="004A3BDF">
              <w:rPr>
                <w:rFonts w:ascii="Arial" w:hAnsi="Arial" w:cs="Arial"/>
                <w:color w:val="FF0000"/>
                <w:sz w:val="24"/>
                <w:szCs w:val="24"/>
              </w:rPr>
              <w:t>0x00</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555D6121" w14:textId="77777777" w:rsidR="00E40CCE" w:rsidRPr="004A3BDF" w:rsidRDefault="00E40CCE" w:rsidP="00E40CCE">
            <w:pPr>
              <w:pStyle w:val="CellBody"/>
              <w:spacing w:before="96"/>
              <w:rPr>
                <w:rFonts w:ascii="Arial" w:hAnsi="Arial" w:cs="Arial"/>
                <w:color w:val="FF0000"/>
                <w:sz w:val="24"/>
                <w:szCs w:val="24"/>
              </w:rPr>
            </w:pPr>
            <w:r w:rsidRPr="004A3BDF">
              <w:rPr>
                <w:rFonts w:ascii="Arial" w:hAnsi="Arial" w:cs="Arial"/>
                <w:color w:val="FF0000"/>
                <w:sz w:val="24"/>
                <w:szCs w:val="24"/>
              </w:rPr>
              <w:t>HCI_LE_Set_Extended_Advertising_Parameters command succeeded</w:t>
            </w:r>
          </w:p>
        </w:tc>
      </w:tr>
      <w:tr w:rsidR="00E40CCE" w:rsidRPr="004A3BDF" w14:paraId="24007F44" w14:textId="77777777" w:rsidTr="00E40CC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6EAA3108" w14:textId="77777777" w:rsidR="00E40CCE" w:rsidRPr="004A3BDF" w:rsidRDefault="00E40CCE" w:rsidP="00E40CCE">
            <w:pPr>
              <w:pStyle w:val="CellBody"/>
              <w:spacing w:before="96"/>
              <w:rPr>
                <w:rFonts w:ascii="Arial" w:hAnsi="Arial" w:cs="Arial"/>
                <w:color w:val="FF0000"/>
                <w:sz w:val="24"/>
                <w:szCs w:val="24"/>
              </w:rPr>
            </w:pPr>
            <w:r w:rsidRPr="004A3BDF">
              <w:rPr>
                <w:rFonts w:ascii="Arial" w:hAnsi="Arial" w:cs="Arial"/>
                <w:color w:val="FF0000"/>
                <w:sz w:val="24"/>
                <w:szCs w:val="24"/>
              </w:rPr>
              <w:t>0x01</w:t>
            </w:r>
            <w:r w:rsidR="006E650B">
              <w:rPr>
                <w:rFonts w:ascii="Arial" w:hAnsi="Arial" w:cs="Arial"/>
                <w:color w:val="FF0000"/>
                <w:sz w:val="24"/>
                <w:szCs w:val="24"/>
              </w:rPr>
              <w:t xml:space="preserve"> – </w:t>
            </w:r>
            <w:r w:rsidRPr="004A3BDF">
              <w:rPr>
                <w:rFonts w:ascii="Arial" w:hAnsi="Arial" w:cs="Arial"/>
                <w:color w:val="FF0000"/>
                <w:sz w:val="24"/>
                <w:szCs w:val="24"/>
              </w:rPr>
              <w:t>0xFF</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122802CF" w14:textId="77777777" w:rsidR="00E40CCE" w:rsidRPr="004A3BDF" w:rsidRDefault="00E40CCE" w:rsidP="00E40CCE">
            <w:pPr>
              <w:pStyle w:val="CellBody"/>
              <w:spacing w:before="96"/>
              <w:rPr>
                <w:rFonts w:ascii="Arial" w:hAnsi="Arial" w:cs="Arial"/>
                <w:color w:val="FF0000"/>
                <w:sz w:val="24"/>
                <w:szCs w:val="24"/>
                <w:lang w:val="en-GB"/>
              </w:rPr>
            </w:pPr>
            <w:r w:rsidRPr="004A3BDF">
              <w:rPr>
                <w:rFonts w:ascii="Arial" w:hAnsi="Arial" w:cs="Arial"/>
                <w:color w:val="FF0000"/>
                <w:sz w:val="24"/>
                <w:szCs w:val="24"/>
              </w:rPr>
              <w:t xml:space="preserve">HCI_LE_Set_Extended_Advertising_Parameters command failed. </w:t>
            </w:r>
            <w:r w:rsidRPr="004A3BDF">
              <w:rPr>
                <w:rFonts w:ascii="Arial" w:hAnsi="Arial" w:cs="Arial"/>
                <w:color w:val="FF0000"/>
                <w:sz w:val="24"/>
                <w:szCs w:val="24"/>
                <w:lang w:val="en-GB"/>
              </w:rPr>
              <w:t>See [Vol 2] Part D, Error Codes for a list of error codes and descriptions</w:t>
            </w:r>
          </w:p>
        </w:tc>
      </w:tr>
    </w:tbl>
    <w:p w14:paraId="421F12CB" w14:textId="77777777" w:rsidR="00E40CCE" w:rsidRDefault="00E40CCE" w:rsidP="00E40CCE">
      <w:pPr>
        <w:autoSpaceDE w:val="0"/>
        <w:autoSpaceDN w:val="0"/>
        <w:adjustRightInd w:val="0"/>
        <w:spacing w:after="0" w:line="240" w:lineRule="auto"/>
        <w:rPr>
          <w:rFonts w:cs="Arial"/>
          <w:b/>
          <w:bCs/>
          <w:sz w:val="24"/>
          <w:szCs w:val="24"/>
          <w:lang w:val="en-GB"/>
        </w:rPr>
      </w:pPr>
    </w:p>
    <w:p w14:paraId="3D20CD56" w14:textId="77777777" w:rsidR="00E40CCE" w:rsidRPr="004A3BDF" w:rsidRDefault="00E40CCE" w:rsidP="00E40CCE">
      <w:pPr>
        <w:spacing w:after="0"/>
        <w:rPr>
          <w:rFonts w:cs="Arial"/>
          <w:i/>
          <w:color w:val="FF0000"/>
          <w:sz w:val="24"/>
          <w:szCs w:val="24"/>
        </w:rPr>
      </w:pPr>
      <w:r>
        <w:rPr>
          <w:rFonts w:cs="Arial"/>
          <w:i/>
          <w:color w:val="FF0000"/>
          <w:sz w:val="24"/>
          <w:szCs w:val="24"/>
        </w:rPr>
        <w:t>Selected_</w:t>
      </w:r>
      <w:r w:rsidRPr="004A3BDF">
        <w:rPr>
          <w:rFonts w:cs="Arial"/>
          <w:i/>
          <w:color w:val="FF0000"/>
          <w:sz w:val="24"/>
          <w:szCs w:val="24"/>
        </w:rPr>
        <w:t>Tx</w:t>
      </w:r>
      <w:r>
        <w:rPr>
          <w:rFonts w:cs="Arial"/>
          <w:i/>
          <w:color w:val="FF0000"/>
          <w:sz w:val="24"/>
          <w:szCs w:val="24"/>
        </w:rPr>
        <w:t>_</w:t>
      </w:r>
      <w:r w:rsidRPr="004A3BDF">
        <w:rPr>
          <w:rFonts w:cs="Arial"/>
          <w:i/>
          <w:color w:val="FF0000"/>
          <w:sz w:val="24"/>
          <w:szCs w:val="24"/>
        </w:rPr>
        <w:t>Power:</w:t>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t>Size: 1 Octet</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E40CCE" w:rsidRPr="004A3BDF" w14:paraId="67AF1372" w14:textId="77777777" w:rsidTr="00E40CCE">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2E72430C" w14:textId="77777777" w:rsidR="00E40CCE" w:rsidRPr="004A3BDF" w:rsidRDefault="00E40CCE" w:rsidP="00E40CCE">
            <w:pPr>
              <w:pStyle w:val="Tableheading"/>
              <w:spacing w:before="96"/>
              <w:rPr>
                <w:rFonts w:cs="Arial"/>
                <w:color w:val="FF0000"/>
                <w:sz w:val="24"/>
                <w:szCs w:val="24"/>
              </w:rPr>
            </w:pPr>
            <w:r w:rsidRPr="004A3B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7082DEED" w14:textId="77777777" w:rsidR="00E40CCE" w:rsidRPr="004A3BDF" w:rsidRDefault="00E40CCE" w:rsidP="00E40CCE">
            <w:pPr>
              <w:pStyle w:val="Tableheading"/>
              <w:spacing w:before="96"/>
              <w:rPr>
                <w:rFonts w:cs="Arial"/>
                <w:color w:val="FF0000"/>
                <w:sz w:val="24"/>
                <w:szCs w:val="24"/>
              </w:rPr>
            </w:pPr>
            <w:r w:rsidRPr="004A3BDF">
              <w:rPr>
                <w:rFonts w:cs="Arial"/>
                <w:color w:val="FF0000"/>
                <w:sz w:val="24"/>
                <w:szCs w:val="24"/>
              </w:rPr>
              <w:t>Parameter Description</w:t>
            </w:r>
          </w:p>
        </w:tc>
      </w:tr>
      <w:tr w:rsidR="00E40CCE" w:rsidRPr="004A3BDF" w14:paraId="1658A291" w14:textId="77777777" w:rsidTr="00E40CC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4289E53D" w14:textId="77777777" w:rsidR="00E40CCE" w:rsidRPr="004A3BDF" w:rsidRDefault="00E40CCE" w:rsidP="00E40CCE">
            <w:pPr>
              <w:pStyle w:val="CellBody"/>
              <w:spacing w:before="96"/>
              <w:rPr>
                <w:rFonts w:ascii="Arial" w:hAnsi="Arial" w:cs="Arial"/>
                <w:color w:val="FF0000"/>
                <w:sz w:val="24"/>
                <w:szCs w:val="24"/>
              </w:rPr>
            </w:pPr>
            <w:r w:rsidRPr="004A3BDF">
              <w:rPr>
                <w:rFonts w:ascii="Arial" w:hAnsi="Arial" w:cs="Arial"/>
                <w:color w:val="FF0000"/>
                <w:sz w:val="24"/>
                <w:szCs w:val="24"/>
              </w:rPr>
              <w:t>N</w:t>
            </w:r>
            <w:r w:rsidR="009654A7">
              <w:rPr>
                <w:rFonts w:ascii="Arial" w:hAnsi="Arial" w:cs="Arial"/>
                <w:color w:val="FF0000"/>
                <w:sz w:val="24"/>
                <w:szCs w:val="24"/>
              </w:rPr>
              <w:t xml:space="preserve"> </w:t>
            </w:r>
            <w:r w:rsidRPr="004A3BDF">
              <w:rPr>
                <w:rFonts w:ascii="Arial" w:hAnsi="Arial" w:cs="Arial"/>
                <w:color w:val="FF0000"/>
                <w:sz w:val="24"/>
                <w:szCs w:val="24"/>
              </w:rPr>
              <w:t>=</w:t>
            </w:r>
            <w:r w:rsidR="009654A7">
              <w:rPr>
                <w:rFonts w:ascii="Arial" w:hAnsi="Arial" w:cs="Arial"/>
                <w:color w:val="FF0000"/>
                <w:sz w:val="24"/>
                <w:szCs w:val="24"/>
              </w:rPr>
              <w:t xml:space="preserve"> </w:t>
            </w:r>
            <w:r w:rsidRPr="004A3BDF">
              <w:rPr>
                <w:rFonts w:ascii="Arial" w:hAnsi="Arial" w:cs="Arial"/>
                <w:color w:val="FF0000"/>
                <w:sz w:val="24"/>
                <w:szCs w:val="24"/>
              </w:rPr>
              <w:t>0xXX</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3F2C336C" w14:textId="77777777" w:rsidR="00E40CCE" w:rsidRPr="004A3BDF" w:rsidRDefault="00E40CCE" w:rsidP="00E40CCE">
            <w:pPr>
              <w:pStyle w:val="CellBody"/>
              <w:spacing w:before="96"/>
              <w:rPr>
                <w:rFonts w:ascii="Arial" w:hAnsi="Arial" w:cs="Arial"/>
                <w:color w:val="FF0000"/>
                <w:sz w:val="24"/>
                <w:szCs w:val="24"/>
                <w:lang w:val="en-GB"/>
              </w:rPr>
            </w:pPr>
            <w:r w:rsidRPr="004A3BDF">
              <w:rPr>
                <w:rFonts w:ascii="Arial" w:hAnsi="Arial" w:cs="Arial"/>
                <w:color w:val="FF0000"/>
                <w:sz w:val="24"/>
                <w:szCs w:val="24"/>
                <w:lang w:val="en-GB"/>
              </w:rPr>
              <w:t>Size: 1 Octet (signed integer)</w:t>
            </w:r>
          </w:p>
          <w:p w14:paraId="1DBD7D0B" w14:textId="77777777" w:rsidR="00E40CCE" w:rsidRPr="004A3BDF" w:rsidRDefault="00E40CCE" w:rsidP="00E40CCE">
            <w:pPr>
              <w:pStyle w:val="CellBody"/>
              <w:spacing w:before="96"/>
              <w:rPr>
                <w:rFonts w:ascii="Arial" w:hAnsi="Arial" w:cs="Arial"/>
                <w:color w:val="FF0000"/>
                <w:sz w:val="24"/>
                <w:szCs w:val="24"/>
                <w:lang w:val="en-GB"/>
              </w:rPr>
            </w:pPr>
            <w:r w:rsidRPr="004A3BDF">
              <w:rPr>
                <w:rFonts w:ascii="Arial" w:hAnsi="Arial" w:cs="Arial"/>
                <w:color w:val="FF0000"/>
                <w:sz w:val="24"/>
                <w:szCs w:val="24"/>
                <w:lang w:val="en-GB"/>
              </w:rPr>
              <w:t>Range: -</w:t>
            </w:r>
            <w:r w:rsidR="004A588B">
              <w:rPr>
                <w:rFonts w:ascii="Arial" w:hAnsi="Arial" w:cs="Arial"/>
                <w:color w:val="FF0000"/>
                <w:sz w:val="24"/>
                <w:szCs w:val="24"/>
                <w:lang w:val="en-GB"/>
              </w:rPr>
              <w:t>127</w:t>
            </w:r>
            <w:r w:rsidRPr="004A3BDF">
              <w:rPr>
                <w:rFonts w:ascii="Arial" w:hAnsi="Arial" w:cs="Arial"/>
                <w:color w:val="FF0000"/>
                <w:sz w:val="24"/>
                <w:szCs w:val="24"/>
                <w:lang w:val="en-GB"/>
              </w:rPr>
              <w:t xml:space="preserve"> ≤ N ≤ </w:t>
            </w:r>
            <w:r w:rsidR="004A588B">
              <w:rPr>
                <w:rFonts w:ascii="Arial" w:hAnsi="Arial" w:cs="Arial"/>
                <w:color w:val="FF0000"/>
                <w:sz w:val="24"/>
                <w:szCs w:val="24"/>
                <w:lang w:val="en-GB"/>
              </w:rPr>
              <w:t>+126</w:t>
            </w:r>
          </w:p>
          <w:p w14:paraId="0972DB6D" w14:textId="77777777" w:rsidR="00E40CCE" w:rsidRPr="004A3BDF" w:rsidRDefault="00E40CCE" w:rsidP="00E40CCE">
            <w:pPr>
              <w:pStyle w:val="CellBody"/>
              <w:spacing w:before="96"/>
              <w:rPr>
                <w:rFonts w:ascii="Arial" w:hAnsi="Arial" w:cs="Arial"/>
                <w:color w:val="FF0000"/>
                <w:sz w:val="24"/>
                <w:szCs w:val="24"/>
                <w:lang w:val="en-GB"/>
              </w:rPr>
            </w:pPr>
            <w:r w:rsidRPr="004A3BDF">
              <w:rPr>
                <w:rFonts w:ascii="Arial" w:hAnsi="Arial" w:cs="Arial"/>
                <w:color w:val="FF0000"/>
                <w:sz w:val="24"/>
                <w:szCs w:val="24"/>
                <w:lang w:val="en-GB"/>
              </w:rPr>
              <w:t>Units: dBm</w:t>
            </w:r>
          </w:p>
        </w:tc>
      </w:tr>
    </w:tbl>
    <w:p w14:paraId="61615078" w14:textId="77777777" w:rsidR="00E40CCE" w:rsidRDefault="00E40CCE" w:rsidP="00E40CCE">
      <w:pPr>
        <w:autoSpaceDE w:val="0"/>
        <w:autoSpaceDN w:val="0"/>
        <w:adjustRightInd w:val="0"/>
        <w:spacing w:after="0" w:line="240" w:lineRule="auto"/>
        <w:rPr>
          <w:rFonts w:cs="Arial"/>
          <w:b/>
          <w:bCs/>
          <w:sz w:val="24"/>
          <w:szCs w:val="24"/>
          <w:lang w:val="en-GB"/>
        </w:rPr>
      </w:pPr>
    </w:p>
    <w:p w14:paraId="6D58E37B" w14:textId="77777777" w:rsidR="00E40CCE" w:rsidRPr="00605C7F" w:rsidRDefault="00E40CCE" w:rsidP="00E40CCE">
      <w:pPr>
        <w:autoSpaceDE w:val="0"/>
        <w:autoSpaceDN w:val="0"/>
        <w:adjustRightInd w:val="0"/>
        <w:spacing w:after="0" w:line="240" w:lineRule="auto"/>
        <w:rPr>
          <w:rFonts w:cs="Arial"/>
          <w:b/>
          <w:bCs/>
          <w:color w:val="FF0000"/>
          <w:sz w:val="24"/>
          <w:szCs w:val="24"/>
          <w:lang w:val="en-GB"/>
        </w:rPr>
      </w:pPr>
      <w:r w:rsidRPr="00605C7F">
        <w:rPr>
          <w:rFonts w:cs="Arial"/>
          <w:b/>
          <w:bCs/>
          <w:color w:val="FF0000"/>
          <w:sz w:val="24"/>
          <w:szCs w:val="24"/>
          <w:lang w:val="en-GB"/>
        </w:rPr>
        <w:t>Event(s) Generated (unless masked away):</w:t>
      </w:r>
    </w:p>
    <w:p w14:paraId="061BE85D" w14:textId="77777777" w:rsidR="00E40CCE" w:rsidRPr="00605C7F" w:rsidRDefault="00E40CCE" w:rsidP="00E40CCE">
      <w:pPr>
        <w:autoSpaceDE w:val="0"/>
        <w:autoSpaceDN w:val="0"/>
        <w:adjustRightInd w:val="0"/>
        <w:spacing w:after="0" w:line="240" w:lineRule="auto"/>
        <w:rPr>
          <w:rFonts w:cs="Arial"/>
          <w:color w:val="FF0000"/>
          <w:sz w:val="24"/>
          <w:szCs w:val="24"/>
        </w:rPr>
      </w:pPr>
      <w:r w:rsidRPr="00605C7F">
        <w:rPr>
          <w:rFonts w:cs="Arial"/>
          <w:color w:val="FF0000"/>
          <w:sz w:val="24"/>
          <w:szCs w:val="24"/>
          <w:lang w:val="en-GB"/>
        </w:rPr>
        <w:t>When the LE_Set_</w:t>
      </w:r>
      <w:r>
        <w:rPr>
          <w:rFonts w:cs="Arial"/>
          <w:color w:val="FF0000"/>
          <w:sz w:val="24"/>
          <w:szCs w:val="24"/>
          <w:lang w:val="en-GB"/>
        </w:rPr>
        <w:t>Extended_</w:t>
      </w:r>
      <w:r w:rsidRPr="00605C7F">
        <w:rPr>
          <w:rFonts w:cs="Arial"/>
          <w:color w:val="FF0000"/>
          <w:sz w:val="24"/>
          <w:szCs w:val="24"/>
          <w:lang w:val="en-GB"/>
        </w:rPr>
        <w:t>Advertising_Parameters command has completed, a Command Complete event shall be generated.</w:t>
      </w:r>
      <w:r>
        <w:rPr>
          <w:rFonts w:cs="Arial"/>
          <w:color w:val="FF0000"/>
          <w:sz w:val="24"/>
          <w:szCs w:val="24"/>
          <w:lang w:val="en-GB"/>
        </w:rPr>
        <w:t xml:space="preserve"> The Selected_Tx_Power return parameter indicates the transmit power selected by the Controller.</w:t>
      </w:r>
      <w:r w:rsidR="00806913">
        <w:rPr>
          <w:rFonts w:cs="Arial"/>
          <w:color w:val="FF0000"/>
          <w:sz w:val="24"/>
          <w:szCs w:val="24"/>
          <w:lang w:val="en-GB"/>
        </w:rPr>
        <w:t xml:space="preserve">  The Controller shall not change the transmit power for this advertising set without being directed to by the Host.</w:t>
      </w:r>
    </w:p>
    <w:p w14:paraId="77ADE2DE" w14:textId="77777777" w:rsidR="00F01967" w:rsidRPr="00F03F8D" w:rsidRDefault="00F01967" w:rsidP="00F03F8D">
      <w:pPr>
        <w:pStyle w:val="Heading3"/>
      </w:pPr>
      <w:bookmarkStart w:id="171" w:name="_Toc432709667"/>
      <w:bookmarkStart w:id="172" w:name="_Toc443590338"/>
      <w:bookmarkStart w:id="173" w:name="_Toc448771392"/>
      <w:r w:rsidRPr="00B03027">
        <w:t xml:space="preserve">[New Section] </w:t>
      </w:r>
      <w:r w:rsidRPr="00F03F8D">
        <w:t>7.8.X LE Set Extended Advertising Data Command</w:t>
      </w:r>
      <w:bookmarkEnd w:id="173"/>
    </w:p>
    <w:tbl>
      <w:tblPr>
        <w:tblStyle w:val="Bluetoothgrid"/>
        <w:tblW w:w="8620" w:type="dxa"/>
        <w:tblInd w:w="0" w:type="dxa"/>
        <w:tblLayout w:type="fixed"/>
        <w:tblCellMar>
          <w:left w:w="115" w:type="dxa"/>
          <w:right w:w="115" w:type="dxa"/>
        </w:tblCellMar>
        <w:tblLook w:val="04A0" w:firstRow="1" w:lastRow="0" w:firstColumn="1" w:lastColumn="0" w:noHBand="0" w:noVBand="1"/>
      </w:tblPr>
      <w:tblGrid>
        <w:gridCol w:w="2515"/>
        <w:gridCol w:w="1080"/>
        <w:gridCol w:w="3420"/>
        <w:gridCol w:w="1605"/>
      </w:tblGrid>
      <w:tr w:rsidR="00F01967" w:rsidRPr="004A3BDF" w14:paraId="268950EB" w14:textId="77777777" w:rsidTr="004138C9">
        <w:trPr>
          <w:cnfStyle w:val="100000000000" w:firstRow="1" w:lastRow="0" w:firstColumn="0" w:lastColumn="0" w:oddVBand="0" w:evenVBand="0" w:oddHBand="0" w:evenHBand="0" w:firstRowFirstColumn="0" w:firstRowLastColumn="0" w:lastRowFirstColumn="0" w:lastRowLastColumn="0"/>
          <w:cantSplit/>
          <w:trHeight w:val="579"/>
        </w:trPr>
        <w:tc>
          <w:tcPr>
            <w:tcW w:w="2515" w:type="dxa"/>
            <w:tcBorders>
              <w:top w:val="single" w:sz="4" w:space="0" w:color="auto"/>
              <w:left w:val="single" w:sz="4" w:space="0" w:color="auto"/>
              <w:bottom w:val="single" w:sz="4" w:space="0" w:color="auto"/>
              <w:right w:val="single" w:sz="4" w:space="0" w:color="auto"/>
            </w:tcBorders>
            <w:shd w:val="clear" w:color="auto" w:fill="BBFAFD"/>
          </w:tcPr>
          <w:p w14:paraId="64E5497F" w14:textId="77777777" w:rsidR="00F01967" w:rsidRPr="004A3BDF" w:rsidRDefault="00F01967" w:rsidP="00F32D6A">
            <w:pPr>
              <w:pStyle w:val="Tableheading"/>
              <w:spacing w:before="96"/>
              <w:rPr>
                <w:rFonts w:cs="Arial"/>
                <w:color w:val="FF0000"/>
                <w:sz w:val="24"/>
                <w:szCs w:val="24"/>
              </w:rPr>
            </w:pPr>
            <w:r w:rsidRPr="004A3BDF">
              <w:rPr>
                <w:rFonts w:cs="Arial"/>
                <w:color w:val="FF0000"/>
                <w:sz w:val="24"/>
                <w:szCs w:val="24"/>
              </w:rPr>
              <w:t>Command</w:t>
            </w:r>
          </w:p>
        </w:tc>
        <w:tc>
          <w:tcPr>
            <w:tcW w:w="1080" w:type="dxa"/>
            <w:tcBorders>
              <w:top w:val="single" w:sz="4" w:space="0" w:color="auto"/>
              <w:left w:val="single" w:sz="4" w:space="0" w:color="auto"/>
              <w:bottom w:val="single" w:sz="4" w:space="0" w:color="auto"/>
              <w:right w:val="single" w:sz="4" w:space="0" w:color="auto"/>
            </w:tcBorders>
            <w:shd w:val="clear" w:color="auto" w:fill="BBFAFD"/>
            <w:hideMark/>
          </w:tcPr>
          <w:p w14:paraId="4B4167E0" w14:textId="77777777" w:rsidR="00F01967" w:rsidRPr="004A3BDF" w:rsidRDefault="00F01967" w:rsidP="00F32D6A">
            <w:pPr>
              <w:pStyle w:val="Tableheading"/>
              <w:spacing w:before="96"/>
              <w:rPr>
                <w:rFonts w:cs="Arial"/>
                <w:color w:val="FF0000"/>
                <w:sz w:val="24"/>
                <w:szCs w:val="24"/>
              </w:rPr>
            </w:pPr>
            <w:r w:rsidRPr="004A3BDF">
              <w:rPr>
                <w:rFonts w:cs="Arial"/>
                <w:color w:val="FF0000"/>
                <w:sz w:val="24"/>
                <w:szCs w:val="24"/>
              </w:rPr>
              <w:t>OCF</w:t>
            </w:r>
          </w:p>
        </w:tc>
        <w:tc>
          <w:tcPr>
            <w:tcW w:w="3420" w:type="dxa"/>
            <w:tcBorders>
              <w:top w:val="single" w:sz="4" w:space="0" w:color="auto"/>
              <w:left w:val="single" w:sz="4" w:space="0" w:color="auto"/>
              <w:bottom w:val="single" w:sz="4" w:space="0" w:color="auto"/>
              <w:right w:val="single" w:sz="4" w:space="0" w:color="auto"/>
            </w:tcBorders>
            <w:shd w:val="clear" w:color="auto" w:fill="BBFAFD"/>
          </w:tcPr>
          <w:p w14:paraId="273AD4F1" w14:textId="77777777" w:rsidR="00F01967" w:rsidRPr="004A3BDF" w:rsidRDefault="00F01967" w:rsidP="00F32D6A">
            <w:pPr>
              <w:pStyle w:val="Tableheading"/>
              <w:spacing w:before="96"/>
              <w:rPr>
                <w:rFonts w:cs="Arial"/>
                <w:color w:val="FF0000"/>
                <w:sz w:val="24"/>
                <w:szCs w:val="24"/>
              </w:rPr>
            </w:pPr>
            <w:r w:rsidRPr="004A3BDF">
              <w:rPr>
                <w:rFonts w:cs="Arial"/>
                <w:color w:val="FF0000"/>
                <w:sz w:val="24"/>
                <w:szCs w:val="24"/>
              </w:rPr>
              <w:t>Command Parameters</w:t>
            </w:r>
          </w:p>
        </w:tc>
        <w:tc>
          <w:tcPr>
            <w:tcW w:w="1605" w:type="dxa"/>
            <w:tcBorders>
              <w:top w:val="single" w:sz="4" w:space="0" w:color="auto"/>
              <w:left w:val="single" w:sz="4" w:space="0" w:color="auto"/>
              <w:bottom w:val="single" w:sz="4" w:space="0" w:color="auto"/>
              <w:right w:val="single" w:sz="4" w:space="0" w:color="auto"/>
            </w:tcBorders>
            <w:shd w:val="clear" w:color="auto" w:fill="BBFAFD"/>
          </w:tcPr>
          <w:p w14:paraId="1707EFDB" w14:textId="77777777" w:rsidR="00F01967" w:rsidRPr="004A3BDF" w:rsidRDefault="00F01967" w:rsidP="00F32D6A">
            <w:pPr>
              <w:pStyle w:val="Tableheading"/>
              <w:spacing w:before="96"/>
              <w:rPr>
                <w:rFonts w:cs="Arial"/>
                <w:color w:val="FF0000"/>
                <w:sz w:val="24"/>
                <w:szCs w:val="24"/>
              </w:rPr>
            </w:pPr>
            <w:r w:rsidRPr="004A3BDF">
              <w:rPr>
                <w:rFonts w:cs="Arial"/>
                <w:color w:val="FF0000"/>
                <w:sz w:val="24"/>
                <w:szCs w:val="24"/>
              </w:rPr>
              <w:t>Return Parameters</w:t>
            </w:r>
          </w:p>
        </w:tc>
      </w:tr>
      <w:tr w:rsidR="00F01967" w:rsidRPr="004A3BDF" w14:paraId="4BC7D079" w14:textId="77777777" w:rsidTr="004138C9">
        <w:trPr>
          <w:trHeight w:val="184"/>
        </w:trPr>
        <w:tc>
          <w:tcPr>
            <w:tcW w:w="251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7CF20F39" w14:textId="77777777" w:rsidR="00F01967" w:rsidRPr="004A3BDF" w:rsidRDefault="00F01967" w:rsidP="00F32D6A">
            <w:pPr>
              <w:pStyle w:val="CellBody"/>
              <w:spacing w:before="96"/>
              <w:rPr>
                <w:rFonts w:ascii="Arial" w:hAnsi="Arial" w:cs="Arial"/>
                <w:color w:val="FF0000"/>
                <w:sz w:val="24"/>
                <w:szCs w:val="24"/>
              </w:rPr>
            </w:pPr>
            <w:r w:rsidRPr="004A3BDF">
              <w:rPr>
                <w:rFonts w:ascii="Arial" w:hAnsi="Arial" w:cs="Arial"/>
                <w:color w:val="FF0000"/>
                <w:sz w:val="24"/>
                <w:szCs w:val="24"/>
              </w:rPr>
              <w:t>HCI_LE_Set_Extended_Advertising_Data</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6D3F0553" w14:textId="77777777" w:rsidR="00F01967" w:rsidRPr="004A3BDF" w:rsidRDefault="00C81C3B" w:rsidP="00F32D6A">
            <w:pPr>
              <w:pStyle w:val="CellBody"/>
              <w:spacing w:before="96"/>
              <w:rPr>
                <w:rFonts w:ascii="Arial" w:hAnsi="Arial" w:cs="Arial"/>
                <w:color w:val="FF0000"/>
                <w:sz w:val="24"/>
                <w:szCs w:val="24"/>
              </w:rPr>
            </w:pPr>
            <w:r>
              <w:rPr>
                <w:rFonts w:ascii="Arial" w:hAnsi="Arial" w:cs="Arial"/>
                <w:color w:val="FF0000"/>
                <w:sz w:val="24"/>
                <w:szCs w:val="24"/>
              </w:rPr>
              <w:t>0x</w:t>
            </w:r>
            <w:r w:rsidR="003E772E">
              <w:rPr>
                <w:rFonts w:ascii="Arial" w:hAnsi="Arial" w:cs="Arial"/>
                <w:color w:val="FF0000"/>
                <w:sz w:val="24"/>
                <w:szCs w:val="24"/>
              </w:rPr>
              <w:t>00</w:t>
            </w:r>
            <w:r>
              <w:rPr>
                <w:rFonts w:ascii="Arial" w:hAnsi="Arial" w:cs="Arial"/>
                <w:color w:val="FF0000"/>
                <w:sz w:val="24"/>
                <w:szCs w:val="24"/>
              </w:rPr>
              <w:t>37</w:t>
            </w:r>
          </w:p>
        </w:tc>
        <w:tc>
          <w:tcPr>
            <w:tcW w:w="342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25BC38AA" w14:textId="77777777" w:rsidR="00F01967" w:rsidRDefault="00F01967" w:rsidP="00F32D6A">
            <w:pPr>
              <w:pStyle w:val="CellBody"/>
              <w:spacing w:before="96"/>
              <w:rPr>
                <w:rFonts w:ascii="Arial" w:hAnsi="Arial" w:cs="Arial"/>
                <w:color w:val="FF0000"/>
                <w:sz w:val="24"/>
                <w:szCs w:val="24"/>
              </w:rPr>
            </w:pPr>
            <w:r w:rsidRPr="004A3BDF">
              <w:rPr>
                <w:rFonts w:ascii="Arial" w:hAnsi="Arial" w:cs="Arial"/>
                <w:color w:val="FF0000"/>
                <w:sz w:val="24"/>
                <w:szCs w:val="24"/>
              </w:rPr>
              <w:t>Advertising_</w:t>
            </w:r>
            <w:r w:rsidR="00811362">
              <w:rPr>
                <w:rFonts w:ascii="Arial" w:hAnsi="Arial" w:cs="Arial"/>
                <w:color w:val="FF0000"/>
                <w:sz w:val="24"/>
                <w:szCs w:val="24"/>
              </w:rPr>
              <w:t>Handle</w:t>
            </w:r>
            <w:r w:rsidRPr="004A3BDF">
              <w:rPr>
                <w:rFonts w:ascii="Arial" w:hAnsi="Arial" w:cs="Arial"/>
                <w:color w:val="FF0000"/>
                <w:sz w:val="24"/>
                <w:szCs w:val="24"/>
              </w:rPr>
              <w:t>,</w:t>
            </w:r>
          </w:p>
          <w:p w14:paraId="40D6A0CF" w14:textId="77777777" w:rsidR="00F01967" w:rsidRPr="004A3BDF" w:rsidRDefault="00F01967" w:rsidP="00F32D6A">
            <w:pPr>
              <w:pStyle w:val="CellBody"/>
              <w:spacing w:before="96"/>
              <w:rPr>
                <w:rFonts w:ascii="Arial" w:hAnsi="Arial" w:cs="Arial"/>
                <w:color w:val="FF0000"/>
                <w:sz w:val="24"/>
                <w:szCs w:val="24"/>
              </w:rPr>
            </w:pPr>
            <w:r>
              <w:rPr>
                <w:rFonts w:ascii="Arial" w:hAnsi="Arial" w:cs="Arial"/>
                <w:color w:val="FF0000"/>
                <w:sz w:val="24"/>
                <w:szCs w:val="24"/>
              </w:rPr>
              <w:t>Operation,</w:t>
            </w:r>
          </w:p>
          <w:p w14:paraId="04E3F0E1" w14:textId="77777777" w:rsidR="00F01967" w:rsidRPr="004A3BDF" w:rsidRDefault="00F01967" w:rsidP="00F32D6A">
            <w:pPr>
              <w:pStyle w:val="CellBody"/>
              <w:spacing w:before="96"/>
              <w:rPr>
                <w:rFonts w:ascii="Arial" w:hAnsi="Arial" w:cs="Arial"/>
                <w:color w:val="FF0000"/>
                <w:sz w:val="24"/>
                <w:szCs w:val="24"/>
              </w:rPr>
            </w:pPr>
            <w:r w:rsidRPr="004A3BDF">
              <w:rPr>
                <w:rFonts w:ascii="Arial" w:hAnsi="Arial" w:cs="Arial"/>
                <w:color w:val="FF0000"/>
                <w:sz w:val="24"/>
                <w:szCs w:val="24"/>
              </w:rPr>
              <w:t>Advertising_Data_Length,</w:t>
            </w:r>
          </w:p>
          <w:p w14:paraId="379CACC0" w14:textId="77777777" w:rsidR="00F01967" w:rsidRPr="004A3BDF" w:rsidRDefault="00F01967" w:rsidP="00F32D6A">
            <w:pPr>
              <w:pStyle w:val="CellBody"/>
              <w:spacing w:before="96"/>
              <w:rPr>
                <w:rFonts w:ascii="Arial" w:hAnsi="Arial" w:cs="Arial"/>
                <w:color w:val="FF0000"/>
                <w:sz w:val="24"/>
                <w:szCs w:val="24"/>
              </w:rPr>
            </w:pPr>
            <w:r w:rsidRPr="004A3BDF">
              <w:rPr>
                <w:rFonts w:ascii="Arial" w:hAnsi="Arial" w:cs="Arial"/>
                <w:color w:val="FF0000"/>
                <w:sz w:val="24"/>
                <w:szCs w:val="24"/>
              </w:rPr>
              <w:t>Advertising_Data</w:t>
            </w:r>
          </w:p>
        </w:tc>
        <w:tc>
          <w:tcPr>
            <w:tcW w:w="160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109C0065" w14:textId="77777777" w:rsidR="00F01967" w:rsidRPr="004A3BDF" w:rsidRDefault="00F01967" w:rsidP="00F32D6A">
            <w:pPr>
              <w:pStyle w:val="CellBody"/>
              <w:spacing w:before="96"/>
              <w:rPr>
                <w:rFonts w:ascii="Arial" w:hAnsi="Arial" w:cs="Arial"/>
                <w:color w:val="FF0000"/>
                <w:sz w:val="24"/>
                <w:szCs w:val="24"/>
              </w:rPr>
            </w:pPr>
            <w:r w:rsidRPr="004A3BDF">
              <w:rPr>
                <w:rFonts w:ascii="Arial" w:hAnsi="Arial" w:cs="Arial"/>
                <w:color w:val="FF0000"/>
                <w:sz w:val="24"/>
                <w:szCs w:val="24"/>
              </w:rPr>
              <w:t>Status</w:t>
            </w:r>
          </w:p>
        </w:tc>
      </w:tr>
    </w:tbl>
    <w:p w14:paraId="4B958B1F" w14:textId="77777777" w:rsidR="00F01967" w:rsidRPr="004A3BDF" w:rsidRDefault="00F01967" w:rsidP="00F01967">
      <w:pPr>
        <w:rPr>
          <w:rFonts w:cs="Arial"/>
          <w:b/>
          <w:color w:val="FF0000"/>
          <w:sz w:val="24"/>
          <w:szCs w:val="24"/>
        </w:rPr>
      </w:pPr>
    </w:p>
    <w:p w14:paraId="430703F2" w14:textId="77777777" w:rsidR="00F01967" w:rsidRPr="004A3BDF" w:rsidRDefault="00F01967" w:rsidP="00F01967">
      <w:pPr>
        <w:rPr>
          <w:rFonts w:cs="Arial"/>
          <w:b/>
          <w:color w:val="FF0000"/>
          <w:sz w:val="24"/>
          <w:szCs w:val="24"/>
        </w:rPr>
      </w:pPr>
      <w:r w:rsidRPr="004A3BDF">
        <w:rPr>
          <w:rFonts w:cs="Arial"/>
          <w:b/>
          <w:color w:val="FF0000"/>
          <w:sz w:val="24"/>
          <w:szCs w:val="24"/>
        </w:rPr>
        <w:t>Description:</w:t>
      </w:r>
    </w:p>
    <w:p w14:paraId="7F2F3307" w14:textId="77777777" w:rsidR="00F01967" w:rsidRDefault="00F01967" w:rsidP="00F01967">
      <w:pPr>
        <w:autoSpaceDE w:val="0"/>
        <w:autoSpaceDN w:val="0"/>
        <w:adjustRightInd w:val="0"/>
        <w:spacing w:after="0" w:line="240" w:lineRule="auto"/>
        <w:rPr>
          <w:rFonts w:cs="Arial"/>
          <w:color w:val="FF0000"/>
          <w:sz w:val="24"/>
          <w:szCs w:val="24"/>
          <w:lang w:val="en-GB"/>
        </w:rPr>
      </w:pPr>
      <w:r w:rsidRPr="00187361">
        <w:rPr>
          <w:rFonts w:cs="Arial"/>
          <w:color w:val="FF0000"/>
          <w:sz w:val="24"/>
          <w:szCs w:val="24"/>
          <w:lang w:val="en-GB"/>
        </w:rPr>
        <w:t>The LE_Set_</w:t>
      </w:r>
      <w:r>
        <w:rPr>
          <w:rFonts w:cs="Arial"/>
          <w:color w:val="FF0000"/>
          <w:sz w:val="24"/>
          <w:szCs w:val="24"/>
          <w:lang w:val="en-GB"/>
        </w:rPr>
        <w:t>Extended_</w:t>
      </w:r>
      <w:r w:rsidRPr="00187361">
        <w:rPr>
          <w:rFonts w:cs="Arial"/>
          <w:color w:val="FF0000"/>
          <w:sz w:val="24"/>
          <w:szCs w:val="24"/>
          <w:lang w:val="en-GB"/>
        </w:rPr>
        <w:t xml:space="preserve">Advertising_Data command is used to set the data used in advertising </w:t>
      </w:r>
      <w:r w:rsidR="00E97FAF">
        <w:rPr>
          <w:rFonts w:cs="Arial"/>
          <w:color w:val="FF0000"/>
          <w:sz w:val="24"/>
          <w:szCs w:val="24"/>
          <w:lang w:val="en-GB"/>
        </w:rPr>
        <w:t>PDUs that have a data field</w:t>
      </w:r>
      <w:r w:rsidRPr="00187361">
        <w:rPr>
          <w:rFonts w:cs="Arial"/>
          <w:color w:val="FF0000"/>
          <w:sz w:val="24"/>
          <w:szCs w:val="24"/>
          <w:lang w:val="en-GB"/>
        </w:rPr>
        <w:t>.</w:t>
      </w:r>
      <w:r>
        <w:rPr>
          <w:rFonts w:cs="Arial"/>
          <w:color w:val="FF0000"/>
          <w:sz w:val="24"/>
          <w:szCs w:val="24"/>
          <w:lang w:val="en-GB"/>
        </w:rPr>
        <w:t xml:space="preserve"> This command may be issued at any time after an advertising set identified by the Advertising_</w:t>
      </w:r>
      <w:r w:rsidR="00811362">
        <w:rPr>
          <w:rFonts w:cs="Arial"/>
          <w:color w:val="FF0000"/>
          <w:sz w:val="24"/>
          <w:szCs w:val="24"/>
          <w:lang w:val="en-GB"/>
        </w:rPr>
        <w:t>Handle</w:t>
      </w:r>
      <w:r>
        <w:rPr>
          <w:rFonts w:cs="Arial"/>
          <w:color w:val="FF0000"/>
          <w:sz w:val="24"/>
          <w:szCs w:val="24"/>
          <w:lang w:val="en-GB"/>
        </w:rPr>
        <w:t xml:space="preserve"> parameter has been created using the LE Set Extended Advertising Parameters command (see Section 7.8.X), regardless of whether advertising in that set is enabled or disabled.</w:t>
      </w:r>
    </w:p>
    <w:p w14:paraId="50C584C2" w14:textId="77777777" w:rsidR="00F01967" w:rsidRDefault="00F01967" w:rsidP="00F01967">
      <w:pPr>
        <w:autoSpaceDE w:val="0"/>
        <w:autoSpaceDN w:val="0"/>
        <w:adjustRightInd w:val="0"/>
        <w:spacing w:after="0" w:line="240" w:lineRule="auto"/>
        <w:rPr>
          <w:rFonts w:cs="Arial"/>
          <w:color w:val="FF0000"/>
          <w:sz w:val="24"/>
          <w:szCs w:val="24"/>
          <w:lang w:val="en-GB"/>
        </w:rPr>
      </w:pPr>
    </w:p>
    <w:p w14:paraId="4482F200" w14:textId="77777777" w:rsidR="00F01967" w:rsidRDefault="00F01967" w:rsidP="00F01967">
      <w:pPr>
        <w:autoSpaceDE w:val="0"/>
        <w:autoSpaceDN w:val="0"/>
        <w:adjustRightInd w:val="0"/>
        <w:spacing w:after="0" w:line="240" w:lineRule="auto"/>
        <w:rPr>
          <w:rFonts w:cs="Arial"/>
          <w:color w:val="FF0000"/>
          <w:sz w:val="24"/>
          <w:szCs w:val="24"/>
          <w:lang w:val="en-GB"/>
        </w:rPr>
      </w:pPr>
      <w:r>
        <w:rPr>
          <w:rFonts w:cs="Arial"/>
          <w:color w:val="FF0000"/>
          <w:sz w:val="24"/>
          <w:szCs w:val="24"/>
          <w:lang w:val="en-GB"/>
        </w:rPr>
        <w:t xml:space="preserve">If advertising </w:t>
      </w:r>
      <w:r w:rsidR="00094079">
        <w:rPr>
          <w:rFonts w:cs="Arial"/>
          <w:color w:val="FF0000"/>
          <w:sz w:val="24"/>
          <w:szCs w:val="24"/>
          <w:lang w:val="en-GB"/>
        </w:rPr>
        <w:t xml:space="preserve">is currently disabled for the specified </w:t>
      </w:r>
      <w:r>
        <w:rPr>
          <w:rFonts w:cs="Arial"/>
          <w:color w:val="FF0000"/>
          <w:sz w:val="24"/>
          <w:szCs w:val="24"/>
          <w:lang w:val="en-GB"/>
        </w:rPr>
        <w:t xml:space="preserve">advertising set </w:t>
      </w:r>
      <w:r w:rsidR="00094079">
        <w:rPr>
          <w:rFonts w:cs="Arial"/>
          <w:color w:val="FF0000"/>
          <w:sz w:val="24"/>
          <w:szCs w:val="24"/>
          <w:lang w:val="en-GB"/>
        </w:rPr>
        <w:t>the</w:t>
      </w:r>
      <w:r>
        <w:rPr>
          <w:rFonts w:cs="Arial"/>
          <w:color w:val="FF0000"/>
          <w:sz w:val="24"/>
          <w:szCs w:val="24"/>
          <w:lang w:val="en-GB"/>
        </w:rPr>
        <w:t xml:space="preserve"> data shall be kept by the Controller and used once advertising is enabled for that set. The data shall be discarded when the advertising set is removed.</w:t>
      </w:r>
    </w:p>
    <w:p w14:paraId="6E8AB693" w14:textId="77777777" w:rsidR="00F01967" w:rsidRDefault="00F01967" w:rsidP="00F01967">
      <w:pPr>
        <w:autoSpaceDE w:val="0"/>
        <w:autoSpaceDN w:val="0"/>
        <w:adjustRightInd w:val="0"/>
        <w:spacing w:after="0" w:line="240" w:lineRule="auto"/>
        <w:rPr>
          <w:rFonts w:cs="Arial"/>
          <w:color w:val="FF0000"/>
          <w:sz w:val="24"/>
          <w:szCs w:val="24"/>
          <w:lang w:val="en-GB"/>
        </w:rPr>
      </w:pPr>
    </w:p>
    <w:p w14:paraId="5A8B17AB" w14:textId="7BBEFDC1" w:rsidR="00F01967" w:rsidRDefault="00F01967" w:rsidP="00F01967">
      <w:pPr>
        <w:autoSpaceDE w:val="0"/>
        <w:autoSpaceDN w:val="0"/>
        <w:adjustRightInd w:val="0"/>
        <w:spacing w:after="0" w:line="240" w:lineRule="auto"/>
        <w:rPr>
          <w:rFonts w:cs="Arial"/>
          <w:color w:val="FF0000"/>
          <w:sz w:val="24"/>
          <w:szCs w:val="24"/>
          <w:lang w:val="en-GB"/>
        </w:rPr>
      </w:pPr>
      <w:r w:rsidRPr="00187361">
        <w:rPr>
          <w:rFonts w:cs="Arial"/>
          <w:color w:val="FF0000"/>
          <w:sz w:val="24"/>
          <w:szCs w:val="24"/>
          <w:lang w:val="en-GB"/>
        </w:rPr>
        <w:t xml:space="preserve">Only the significant part of the </w:t>
      </w:r>
      <w:r w:rsidR="00457719">
        <w:rPr>
          <w:rFonts w:cs="Arial"/>
          <w:color w:val="FF0000"/>
          <w:sz w:val="24"/>
          <w:szCs w:val="24"/>
          <w:lang w:val="en-GB"/>
        </w:rPr>
        <w:t>A</w:t>
      </w:r>
      <w:r w:rsidR="00457719" w:rsidRPr="00187361">
        <w:rPr>
          <w:rFonts w:cs="Arial"/>
          <w:color w:val="FF0000"/>
          <w:sz w:val="24"/>
          <w:szCs w:val="24"/>
          <w:lang w:val="en-GB"/>
        </w:rPr>
        <w:t>dvertising</w:t>
      </w:r>
      <w:r w:rsidR="00457719">
        <w:rPr>
          <w:rFonts w:cs="Arial"/>
          <w:color w:val="FF0000"/>
          <w:sz w:val="24"/>
          <w:szCs w:val="24"/>
          <w:lang w:val="en-GB"/>
        </w:rPr>
        <w:t>_D</w:t>
      </w:r>
      <w:r w:rsidRPr="00187361">
        <w:rPr>
          <w:rFonts w:cs="Arial"/>
          <w:color w:val="FF0000"/>
          <w:sz w:val="24"/>
          <w:szCs w:val="24"/>
          <w:lang w:val="en-GB"/>
        </w:rPr>
        <w:t>ata</w:t>
      </w:r>
      <w:r w:rsidR="00457719">
        <w:rPr>
          <w:rFonts w:cs="Arial"/>
          <w:color w:val="FF0000"/>
          <w:sz w:val="24"/>
          <w:szCs w:val="24"/>
          <w:lang w:val="en-GB"/>
        </w:rPr>
        <w:t xml:space="preserve"> </w:t>
      </w:r>
      <w:del w:id="174" w:author="Brian A. Redding" w:date="2016-04-15T14:10:00Z">
        <w:r w:rsidR="00457719" w:rsidDel="008F7A95">
          <w:rPr>
            <w:rFonts w:cs="Arial"/>
            <w:color w:val="FF0000"/>
            <w:sz w:val="24"/>
            <w:szCs w:val="24"/>
            <w:lang w:val="en-GB"/>
          </w:rPr>
          <w:delText xml:space="preserve">may </w:delText>
        </w:r>
      </w:del>
      <w:ins w:id="175" w:author="Brian A. Redding" w:date="2016-04-15T14:10:00Z">
        <w:r w:rsidR="008F7A95">
          <w:rPr>
            <w:rFonts w:cs="Arial"/>
            <w:color w:val="FF0000"/>
            <w:sz w:val="24"/>
            <w:szCs w:val="24"/>
            <w:lang w:val="en-GB"/>
          </w:rPr>
          <w:t xml:space="preserve">should </w:t>
        </w:r>
      </w:ins>
      <w:r w:rsidR="00457719">
        <w:rPr>
          <w:rFonts w:cs="Arial"/>
          <w:color w:val="FF0000"/>
          <w:sz w:val="24"/>
          <w:szCs w:val="24"/>
          <w:lang w:val="en-GB"/>
        </w:rPr>
        <w:t xml:space="preserve">be transmitted in the advertising packets </w:t>
      </w:r>
      <w:r w:rsidRPr="00187361">
        <w:rPr>
          <w:rFonts w:cs="Arial"/>
          <w:color w:val="FF0000"/>
          <w:sz w:val="24"/>
          <w:szCs w:val="24"/>
          <w:lang w:val="en-GB"/>
        </w:rPr>
        <w:t>as defined in [Vol 3] Part C, Section 11.</w:t>
      </w:r>
    </w:p>
    <w:p w14:paraId="2517D51D" w14:textId="77777777" w:rsidR="00F01967" w:rsidRDefault="00F01967" w:rsidP="00F01967">
      <w:pPr>
        <w:autoSpaceDE w:val="0"/>
        <w:autoSpaceDN w:val="0"/>
        <w:adjustRightInd w:val="0"/>
        <w:spacing w:after="0" w:line="240" w:lineRule="auto"/>
        <w:rPr>
          <w:rFonts w:cs="Arial"/>
          <w:color w:val="FF0000"/>
          <w:sz w:val="24"/>
          <w:szCs w:val="24"/>
          <w:lang w:val="en-GB"/>
        </w:rPr>
      </w:pPr>
    </w:p>
    <w:p w14:paraId="1E5772C8" w14:textId="77777777" w:rsidR="009F320F" w:rsidRDefault="00F01967" w:rsidP="00B03027">
      <w:pPr>
        <w:autoSpaceDE w:val="0"/>
        <w:autoSpaceDN w:val="0"/>
        <w:adjustRightInd w:val="0"/>
        <w:spacing w:after="240" w:line="240" w:lineRule="auto"/>
        <w:rPr>
          <w:rFonts w:cs="Arial"/>
          <w:color w:val="FF0000"/>
          <w:sz w:val="24"/>
          <w:szCs w:val="24"/>
        </w:rPr>
      </w:pPr>
      <w:r>
        <w:rPr>
          <w:rFonts w:cs="Arial"/>
          <w:color w:val="FF0000"/>
          <w:sz w:val="24"/>
          <w:szCs w:val="24"/>
          <w:lang w:val="en-GB"/>
        </w:rPr>
        <w:t>The Host may set the advertising data in one or more operations using the Operation parameter in the command. If the combined length of the data exceeds the capacity of the advertising set identified by the Advertising_</w:t>
      </w:r>
      <w:r w:rsidR="00811362">
        <w:rPr>
          <w:rFonts w:cs="Arial"/>
          <w:color w:val="FF0000"/>
          <w:sz w:val="24"/>
          <w:szCs w:val="24"/>
          <w:lang w:val="en-GB"/>
        </w:rPr>
        <w:t>Handle</w:t>
      </w:r>
      <w:r>
        <w:rPr>
          <w:rFonts w:cs="Arial"/>
          <w:color w:val="FF0000"/>
          <w:sz w:val="24"/>
          <w:szCs w:val="24"/>
          <w:lang w:val="en-GB"/>
        </w:rPr>
        <w:t xml:space="preserve"> parameter (see Section 7.3.X </w:t>
      </w:r>
      <w:r>
        <w:rPr>
          <w:rFonts w:cs="Arial"/>
          <w:color w:val="FF0000"/>
          <w:sz w:val="24"/>
          <w:szCs w:val="24"/>
        </w:rPr>
        <w:t>LE R</w:t>
      </w:r>
      <w:r w:rsidRPr="004A3BDF">
        <w:rPr>
          <w:rFonts w:cs="Arial"/>
          <w:color w:val="FF0000"/>
          <w:sz w:val="24"/>
          <w:szCs w:val="24"/>
        </w:rPr>
        <w:t>ead</w:t>
      </w:r>
      <w:r>
        <w:rPr>
          <w:rFonts w:cs="Arial"/>
          <w:color w:val="FF0000"/>
          <w:sz w:val="24"/>
          <w:szCs w:val="24"/>
        </w:rPr>
        <w:t xml:space="preserve"> </w:t>
      </w:r>
      <w:r w:rsidRPr="004A3BDF">
        <w:rPr>
          <w:rFonts w:cs="Arial"/>
          <w:color w:val="FF0000"/>
          <w:sz w:val="24"/>
          <w:szCs w:val="24"/>
        </w:rPr>
        <w:t>Maximum</w:t>
      </w:r>
      <w:r>
        <w:rPr>
          <w:rFonts w:cs="Arial"/>
          <w:color w:val="FF0000"/>
          <w:sz w:val="24"/>
          <w:szCs w:val="24"/>
        </w:rPr>
        <w:t xml:space="preserve"> </w:t>
      </w:r>
      <w:r w:rsidRPr="004A3BDF">
        <w:rPr>
          <w:rFonts w:cs="Arial"/>
          <w:color w:val="FF0000"/>
          <w:sz w:val="24"/>
          <w:szCs w:val="24"/>
        </w:rPr>
        <w:t>Advertising</w:t>
      </w:r>
      <w:r>
        <w:rPr>
          <w:rFonts w:cs="Arial"/>
          <w:color w:val="FF0000"/>
          <w:sz w:val="24"/>
          <w:szCs w:val="24"/>
        </w:rPr>
        <w:t xml:space="preserve"> </w:t>
      </w:r>
      <w:r w:rsidRPr="004A3BDF">
        <w:rPr>
          <w:rFonts w:cs="Arial"/>
          <w:color w:val="FF0000"/>
          <w:sz w:val="24"/>
          <w:szCs w:val="24"/>
        </w:rPr>
        <w:t>Data</w:t>
      </w:r>
      <w:r>
        <w:rPr>
          <w:rFonts w:cs="Arial"/>
          <w:color w:val="FF0000"/>
          <w:sz w:val="24"/>
          <w:szCs w:val="24"/>
        </w:rPr>
        <w:t xml:space="preserve"> </w:t>
      </w:r>
      <w:r w:rsidRPr="004A3BDF">
        <w:rPr>
          <w:rFonts w:cs="Arial"/>
          <w:color w:val="FF0000"/>
          <w:sz w:val="24"/>
          <w:szCs w:val="24"/>
        </w:rPr>
        <w:t>Length</w:t>
      </w:r>
      <w:r>
        <w:rPr>
          <w:rFonts w:cs="Arial"/>
          <w:color w:val="FF0000"/>
          <w:sz w:val="24"/>
          <w:szCs w:val="24"/>
        </w:rPr>
        <w:t>), all the data shall be discarded and the Controller shall return the Invalid HCI Command Parameters (0x12) error code.</w:t>
      </w:r>
    </w:p>
    <w:p w14:paraId="1BDB33CE" w14:textId="3CC94C40" w:rsidR="00AE6198" w:rsidRDefault="00F01967" w:rsidP="00AE6198">
      <w:pPr>
        <w:autoSpaceDE w:val="0"/>
        <w:autoSpaceDN w:val="0"/>
        <w:adjustRightInd w:val="0"/>
        <w:spacing w:after="240" w:line="240" w:lineRule="auto"/>
        <w:rPr>
          <w:rFonts w:cs="Arial"/>
          <w:color w:val="FF0000"/>
          <w:sz w:val="24"/>
          <w:szCs w:val="24"/>
        </w:rPr>
      </w:pPr>
      <w:r>
        <w:rPr>
          <w:rFonts w:cs="Arial"/>
          <w:color w:val="FF0000"/>
          <w:sz w:val="24"/>
          <w:szCs w:val="24"/>
        </w:rPr>
        <w:t>If Operation indicates the</w:t>
      </w:r>
      <w:r w:rsidR="007A7A63">
        <w:rPr>
          <w:rFonts w:cs="Arial"/>
          <w:color w:val="FF0000"/>
          <w:sz w:val="24"/>
          <w:szCs w:val="24"/>
        </w:rPr>
        <w:t xml:space="preserve"> start of new data (values 0x01 or</w:t>
      </w:r>
      <w:r>
        <w:rPr>
          <w:rFonts w:cs="Arial"/>
          <w:color w:val="FF0000"/>
          <w:sz w:val="24"/>
          <w:szCs w:val="24"/>
        </w:rPr>
        <w:t xml:space="preserve"> 0x03), then any existing partial or complete advertising data shall be discarded.</w:t>
      </w:r>
      <w:r w:rsidR="00AE6198">
        <w:rPr>
          <w:rFonts w:cs="Arial"/>
          <w:color w:val="FF0000"/>
          <w:sz w:val="24"/>
          <w:szCs w:val="24"/>
        </w:rPr>
        <w:t xml:space="preserve"> If the Advertising_Data_Length parameter is zero then Operation shall</w:t>
      </w:r>
      <w:r w:rsidR="007A7A63">
        <w:rPr>
          <w:rFonts w:cs="Arial"/>
          <w:color w:val="FF0000"/>
          <w:sz w:val="24"/>
          <w:szCs w:val="24"/>
        </w:rPr>
        <w:t xml:space="preserve"> be 0x03</w:t>
      </w:r>
      <w:r w:rsidR="00AE6198">
        <w:rPr>
          <w:rFonts w:cs="Arial"/>
          <w:color w:val="FF0000"/>
          <w:sz w:val="24"/>
          <w:szCs w:val="24"/>
        </w:rPr>
        <w:t>; this indicates that any existing partial or complete data shall be deleted and no new data provided.</w:t>
      </w:r>
    </w:p>
    <w:p w14:paraId="435F34CF" w14:textId="77777777" w:rsidR="00F01967" w:rsidRDefault="00F01967" w:rsidP="00B03027">
      <w:pPr>
        <w:autoSpaceDE w:val="0"/>
        <w:autoSpaceDN w:val="0"/>
        <w:adjustRightInd w:val="0"/>
        <w:spacing w:after="240" w:line="240" w:lineRule="auto"/>
        <w:rPr>
          <w:rFonts w:cs="Arial"/>
          <w:color w:val="FF0000"/>
          <w:sz w:val="24"/>
          <w:szCs w:val="24"/>
        </w:rPr>
      </w:pPr>
      <w:r>
        <w:rPr>
          <w:rFonts w:cs="Arial"/>
          <w:color w:val="FF0000"/>
          <w:sz w:val="24"/>
          <w:szCs w:val="24"/>
        </w:rPr>
        <w:t xml:space="preserve">If the advertising set is </w:t>
      </w:r>
      <w:r w:rsidRPr="00D6138B">
        <w:rPr>
          <w:rFonts w:cs="Arial"/>
          <w:color w:val="FF0000"/>
          <w:sz w:val="24"/>
          <w:szCs w:val="24"/>
        </w:rPr>
        <w:t>scannable</w:t>
      </w:r>
      <w:r>
        <w:rPr>
          <w:rFonts w:cs="Arial"/>
          <w:color w:val="FF0000"/>
          <w:sz w:val="24"/>
          <w:szCs w:val="24"/>
        </w:rPr>
        <w:t xml:space="preserve"> with</w:t>
      </w:r>
      <w:r w:rsidRPr="00D6138B">
        <w:rPr>
          <w:rFonts w:cs="Arial"/>
          <w:color w:val="FF0000"/>
          <w:sz w:val="24"/>
          <w:szCs w:val="24"/>
        </w:rPr>
        <w:t xml:space="preserve"> the advertiser’s address on the </w:t>
      </w:r>
      <w:r>
        <w:rPr>
          <w:rFonts w:cs="Arial"/>
          <w:color w:val="FF0000"/>
          <w:sz w:val="24"/>
          <w:szCs w:val="24"/>
        </w:rPr>
        <w:t>prim</w:t>
      </w:r>
      <w:r w:rsidRPr="00D6138B">
        <w:rPr>
          <w:rFonts w:cs="Arial"/>
          <w:color w:val="FF0000"/>
          <w:sz w:val="24"/>
          <w:szCs w:val="24"/>
        </w:rPr>
        <w:t>ary advertising channel</w:t>
      </w:r>
      <w:r w:rsidR="00B24EC2">
        <w:rPr>
          <w:rFonts w:cs="Arial"/>
          <w:color w:val="FF0000"/>
          <w:sz w:val="24"/>
          <w:szCs w:val="24"/>
        </w:rPr>
        <w:t xml:space="preserve"> or specifies the ADV_DIRECT_IND legacy advertising PDU</w:t>
      </w:r>
      <w:r w:rsidR="0043363B">
        <w:rPr>
          <w:rFonts w:cs="Arial"/>
          <w:color w:val="FF0000"/>
          <w:sz w:val="24"/>
          <w:szCs w:val="24"/>
        </w:rPr>
        <w:t>,</w:t>
      </w:r>
      <w:ins w:id="176" w:author="Clive D.W. Feather" w:date="2016-04-13T07:51:00Z">
        <w:r w:rsidR="001B7397">
          <w:rPr>
            <w:rFonts w:cs="Arial"/>
            <w:color w:val="FF0000"/>
            <w:sz w:val="24"/>
            <w:szCs w:val="24"/>
          </w:rPr>
          <w:t xml:space="preserve"> and the Host uses</w:t>
        </w:r>
      </w:ins>
      <w:r>
        <w:rPr>
          <w:rFonts w:cs="Arial"/>
          <w:color w:val="FF0000"/>
          <w:sz w:val="24"/>
          <w:szCs w:val="24"/>
        </w:rPr>
        <w:t xml:space="preserve"> </w:t>
      </w:r>
      <w:r w:rsidR="009F320F">
        <w:rPr>
          <w:rFonts w:cs="Arial"/>
          <w:color w:val="FF0000"/>
          <w:sz w:val="24"/>
          <w:szCs w:val="24"/>
        </w:rPr>
        <w:t xml:space="preserve">this command </w:t>
      </w:r>
      <w:del w:id="177" w:author="Clive D.W. Feather" w:date="2016-04-13T07:51:00Z">
        <w:r w:rsidR="009F320F" w:rsidDel="001B7397">
          <w:rPr>
            <w:rFonts w:cs="Arial"/>
            <w:color w:val="FF0000"/>
            <w:sz w:val="24"/>
            <w:szCs w:val="24"/>
          </w:rPr>
          <w:delText>shall only be used</w:delText>
        </w:r>
      </w:del>
      <w:ins w:id="178" w:author="Clive D.W. Feather" w:date="2016-04-13T07:51:00Z">
        <w:r w:rsidR="001B7397">
          <w:rPr>
            <w:rFonts w:cs="Arial"/>
            <w:color w:val="FF0000"/>
            <w:sz w:val="24"/>
            <w:szCs w:val="24"/>
          </w:rPr>
          <w:t>other than</w:t>
        </w:r>
      </w:ins>
      <w:r w:rsidR="009F320F">
        <w:rPr>
          <w:rFonts w:cs="Arial"/>
          <w:color w:val="FF0000"/>
          <w:sz w:val="24"/>
          <w:szCs w:val="24"/>
        </w:rPr>
        <w:t xml:space="preserve"> to delete existing data</w:t>
      </w:r>
      <w:del w:id="179" w:author="Clive D.W. Feather" w:date="2016-04-13T07:51:00Z">
        <w:r w:rsidDel="001B7397">
          <w:rPr>
            <w:rFonts w:cs="Arial"/>
            <w:color w:val="FF0000"/>
            <w:sz w:val="24"/>
            <w:szCs w:val="24"/>
          </w:rPr>
          <w:delText>; otherwise</w:delText>
        </w:r>
      </w:del>
      <w:ins w:id="180" w:author="Clive D.W. Feather" w:date="2016-04-13T07:51:00Z">
        <w:r w:rsidR="001B7397">
          <w:rPr>
            <w:rFonts w:cs="Arial"/>
            <w:color w:val="FF0000"/>
            <w:sz w:val="24"/>
            <w:szCs w:val="24"/>
          </w:rPr>
          <w:t>,</w:t>
        </w:r>
      </w:ins>
      <w:r>
        <w:rPr>
          <w:rFonts w:cs="Arial"/>
          <w:color w:val="FF0000"/>
          <w:sz w:val="24"/>
          <w:szCs w:val="24"/>
        </w:rPr>
        <w:t xml:space="preserve"> the Controller shall return the Invalid HCI Parameters (0x12) error code</w:t>
      </w:r>
      <w:r w:rsidRPr="00D6138B">
        <w:rPr>
          <w:rFonts w:cs="Arial"/>
          <w:color w:val="FF0000"/>
          <w:sz w:val="24"/>
          <w:szCs w:val="24"/>
        </w:rPr>
        <w:t>.</w:t>
      </w:r>
    </w:p>
    <w:p w14:paraId="4A263494" w14:textId="579AFDF3" w:rsidR="00F01967" w:rsidRPr="007A7A63" w:rsidRDefault="00F01967" w:rsidP="007A7A63">
      <w:pPr>
        <w:autoSpaceDE w:val="0"/>
        <w:autoSpaceDN w:val="0"/>
        <w:adjustRightInd w:val="0"/>
        <w:spacing w:after="240" w:line="240" w:lineRule="auto"/>
        <w:rPr>
          <w:rFonts w:cs="Arial"/>
          <w:color w:val="FF0000"/>
          <w:sz w:val="24"/>
          <w:szCs w:val="24"/>
          <w:lang w:val="en-GB"/>
        </w:rPr>
      </w:pPr>
      <w:r>
        <w:rPr>
          <w:rFonts w:cs="Arial"/>
          <w:color w:val="FF0000"/>
          <w:sz w:val="24"/>
          <w:szCs w:val="24"/>
          <w:lang w:val="en-GB"/>
        </w:rPr>
        <w:t>If the advertising set uses legacy advertising PDUs that support advertising data</w:t>
      </w:r>
      <w:ins w:id="181" w:author="Clive D.W. Feather" w:date="2016-04-13T07:51:00Z">
        <w:r w:rsidR="001B7397">
          <w:rPr>
            <w:rFonts w:cs="Arial"/>
            <w:color w:val="FF0000"/>
            <w:sz w:val="24"/>
            <w:szCs w:val="24"/>
            <w:lang w:val="en-GB"/>
          </w:rPr>
          <w:t xml:space="preserve"> and either</w:t>
        </w:r>
      </w:ins>
      <w:del w:id="182" w:author="Clive D.W. Feather" w:date="2016-04-13T07:52:00Z">
        <w:r w:rsidDel="001B7397">
          <w:rPr>
            <w:rFonts w:cs="Arial"/>
            <w:color w:val="FF0000"/>
            <w:sz w:val="24"/>
            <w:szCs w:val="24"/>
            <w:lang w:val="en-GB"/>
          </w:rPr>
          <w:delText>,</w:delText>
        </w:r>
      </w:del>
      <w:r>
        <w:rPr>
          <w:rFonts w:cs="Arial"/>
          <w:color w:val="FF0000"/>
          <w:sz w:val="24"/>
          <w:szCs w:val="24"/>
          <w:lang w:val="en-GB"/>
        </w:rPr>
        <w:t xml:space="preserve"> </w:t>
      </w:r>
      <w:r w:rsidR="00B24EC2">
        <w:rPr>
          <w:rFonts w:cs="Arial"/>
          <w:color w:val="FF0000"/>
          <w:sz w:val="24"/>
          <w:szCs w:val="24"/>
          <w:lang w:val="en-GB"/>
        </w:rPr>
        <w:t xml:space="preserve">Operation </w:t>
      </w:r>
      <w:del w:id="183" w:author="Clive D.W. Feather" w:date="2016-04-13T07:52:00Z">
        <w:r w:rsidR="00B24EC2" w:rsidDel="001B7397">
          <w:rPr>
            <w:rFonts w:cs="Arial"/>
            <w:color w:val="FF0000"/>
            <w:sz w:val="24"/>
            <w:szCs w:val="24"/>
            <w:lang w:val="en-GB"/>
          </w:rPr>
          <w:delText>shall be</w:delText>
        </w:r>
      </w:del>
      <w:ins w:id="184" w:author="Clive D.W. Feather" w:date="2016-04-13T07:52:00Z">
        <w:r w:rsidR="001B7397">
          <w:rPr>
            <w:rFonts w:cs="Arial"/>
            <w:color w:val="FF0000"/>
            <w:sz w:val="24"/>
            <w:szCs w:val="24"/>
            <w:lang w:val="en-GB"/>
          </w:rPr>
          <w:t>is not</w:t>
        </w:r>
      </w:ins>
      <w:r>
        <w:rPr>
          <w:rFonts w:cs="Arial"/>
          <w:color w:val="FF0000"/>
          <w:sz w:val="24"/>
          <w:szCs w:val="24"/>
          <w:lang w:val="en-GB"/>
        </w:rPr>
        <w:t xml:space="preserve"> 0x</w:t>
      </w:r>
      <w:r w:rsidR="007C423F">
        <w:rPr>
          <w:rFonts w:cs="Arial"/>
          <w:color w:val="FF0000"/>
          <w:sz w:val="24"/>
          <w:szCs w:val="24"/>
          <w:lang w:val="en-GB"/>
        </w:rPr>
        <w:t>0</w:t>
      </w:r>
      <w:r w:rsidR="00C12FA0">
        <w:rPr>
          <w:rFonts w:cs="Arial"/>
          <w:color w:val="FF0000"/>
          <w:sz w:val="24"/>
          <w:szCs w:val="24"/>
          <w:lang w:val="en-GB"/>
        </w:rPr>
        <w:t>3</w:t>
      </w:r>
      <w:r w:rsidR="0043363B">
        <w:rPr>
          <w:rFonts w:cs="Arial"/>
          <w:color w:val="FF0000"/>
          <w:sz w:val="24"/>
          <w:szCs w:val="24"/>
          <w:lang w:val="en-GB"/>
        </w:rPr>
        <w:t xml:space="preserve"> </w:t>
      </w:r>
      <w:del w:id="185" w:author="Clive D.W. Feather" w:date="2016-04-13T07:52:00Z">
        <w:r w:rsidR="0043363B" w:rsidDel="001B7397">
          <w:rPr>
            <w:rFonts w:cs="Arial"/>
            <w:color w:val="FF0000"/>
            <w:sz w:val="24"/>
            <w:szCs w:val="24"/>
            <w:lang w:val="en-GB"/>
          </w:rPr>
          <w:delText xml:space="preserve">and </w:delText>
        </w:r>
      </w:del>
      <w:ins w:id="186" w:author="Clive D.W. Feather" w:date="2016-04-13T07:52:00Z">
        <w:r w:rsidR="001B7397">
          <w:rPr>
            <w:rFonts w:cs="Arial"/>
            <w:color w:val="FF0000"/>
            <w:sz w:val="24"/>
            <w:szCs w:val="24"/>
            <w:lang w:val="en-GB"/>
          </w:rPr>
          <w:t xml:space="preserve">or </w:t>
        </w:r>
      </w:ins>
      <w:r w:rsidR="0043363B">
        <w:rPr>
          <w:rFonts w:cs="Arial"/>
          <w:color w:val="FF0000"/>
          <w:sz w:val="24"/>
          <w:szCs w:val="24"/>
          <w:lang w:val="en-GB"/>
        </w:rPr>
        <w:t xml:space="preserve">the Advertising_Data_Length parameter </w:t>
      </w:r>
      <w:del w:id="187" w:author="Clive D.W. Feather" w:date="2016-04-13T07:52:00Z">
        <w:r w:rsidR="0043363B" w:rsidDel="001B7397">
          <w:rPr>
            <w:rFonts w:cs="Arial"/>
            <w:color w:val="FF0000"/>
            <w:sz w:val="24"/>
            <w:szCs w:val="24"/>
            <w:lang w:val="en-GB"/>
          </w:rPr>
          <w:delText xml:space="preserve">shall not </w:delText>
        </w:r>
      </w:del>
      <w:r w:rsidR="0043363B">
        <w:rPr>
          <w:rFonts w:cs="Arial"/>
          <w:color w:val="FF0000"/>
          <w:sz w:val="24"/>
          <w:szCs w:val="24"/>
          <w:lang w:val="en-GB"/>
        </w:rPr>
        <w:t>exceed</w:t>
      </w:r>
      <w:ins w:id="188" w:author="Clive D.W. Feather" w:date="2016-04-13T07:52:00Z">
        <w:r w:rsidR="001B7397">
          <w:rPr>
            <w:rFonts w:cs="Arial"/>
            <w:color w:val="FF0000"/>
            <w:sz w:val="24"/>
            <w:szCs w:val="24"/>
            <w:lang w:val="en-GB"/>
          </w:rPr>
          <w:t>s</w:t>
        </w:r>
      </w:ins>
      <w:r w:rsidR="0043363B">
        <w:rPr>
          <w:rFonts w:cs="Arial"/>
          <w:color w:val="FF0000"/>
          <w:sz w:val="24"/>
          <w:szCs w:val="24"/>
          <w:lang w:val="en-GB"/>
        </w:rPr>
        <w:t xml:space="preserve"> </w:t>
      </w:r>
      <w:r w:rsidR="007F73EA">
        <w:rPr>
          <w:rFonts w:cs="Arial"/>
          <w:color w:val="FF0000"/>
          <w:sz w:val="24"/>
          <w:szCs w:val="24"/>
          <w:lang w:val="en-GB"/>
        </w:rPr>
        <w:t>31 octets</w:t>
      </w:r>
      <w:ins w:id="189" w:author="Clive D.W. Feather" w:date="2016-04-13T07:52:00Z">
        <w:r w:rsidR="001B7397">
          <w:rPr>
            <w:rFonts w:cs="Arial"/>
            <w:color w:val="FF0000"/>
            <w:sz w:val="24"/>
            <w:szCs w:val="24"/>
            <w:lang w:val="en-GB"/>
          </w:rPr>
          <w:t xml:space="preserve">, </w:t>
        </w:r>
      </w:ins>
      <w:del w:id="190" w:author="Clive D.W. Feather" w:date="2016-04-13T07:52:00Z">
        <w:r w:rsidR="00B24EC2" w:rsidDel="001B7397">
          <w:rPr>
            <w:rFonts w:cs="Arial"/>
            <w:color w:val="FF0000"/>
            <w:sz w:val="24"/>
            <w:szCs w:val="24"/>
            <w:lang w:val="en-GB"/>
          </w:rPr>
          <w:delText xml:space="preserve">; otherwise </w:delText>
        </w:r>
      </w:del>
      <w:r>
        <w:rPr>
          <w:rFonts w:cs="Arial"/>
          <w:color w:val="FF0000"/>
          <w:sz w:val="24"/>
          <w:szCs w:val="24"/>
          <w:lang w:val="en-GB"/>
        </w:rPr>
        <w:t xml:space="preserve">the </w:t>
      </w:r>
      <w:r w:rsidR="00B24EC2">
        <w:rPr>
          <w:rFonts w:cs="Arial"/>
          <w:color w:val="FF0000"/>
          <w:sz w:val="24"/>
          <w:szCs w:val="24"/>
          <w:lang w:val="en-GB"/>
        </w:rPr>
        <w:t xml:space="preserve">Controller shall return the </w:t>
      </w:r>
      <w:r>
        <w:rPr>
          <w:rFonts w:cs="Arial"/>
          <w:color w:val="FF0000"/>
          <w:sz w:val="24"/>
          <w:szCs w:val="24"/>
          <w:lang w:val="en-GB"/>
        </w:rPr>
        <w:t>Invalid HCI Comman</w:t>
      </w:r>
      <w:r w:rsidR="007A7A63">
        <w:rPr>
          <w:rFonts w:cs="Arial"/>
          <w:color w:val="FF0000"/>
          <w:sz w:val="24"/>
          <w:szCs w:val="24"/>
          <w:lang w:val="en-GB"/>
        </w:rPr>
        <w:t>d Parameters (0x12) error code.</w:t>
      </w:r>
    </w:p>
    <w:p w14:paraId="36BBE982" w14:textId="7CA66893" w:rsidR="00F01967" w:rsidRDefault="00F01967" w:rsidP="007F67C1">
      <w:pPr>
        <w:autoSpaceDE w:val="0"/>
        <w:autoSpaceDN w:val="0"/>
        <w:adjustRightInd w:val="0"/>
        <w:spacing w:after="240" w:line="240" w:lineRule="auto"/>
        <w:rPr>
          <w:rFonts w:cs="Arial"/>
          <w:color w:val="FF0000"/>
          <w:sz w:val="24"/>
          <w:szCs w:val="24"/>
        </w:rPr>
      </w:pPr>
      <w:r>
        <w:rPr>
          <w:rFonts w:cs="Arial"/>
          <w:color w:val="FF0000"/>
          <w:sz w:val="24"/>
          <w:szCs w:val="24"/>
        </w:rPr>
        <w:t>If advertising is enabled</w:t>
      </w:r>
      <w:del w:id="191" w:author="Clive D.W. Feather" w:date="2016-04-13T07:52:00Z">
        <w:r w:rsidDel="001B7397">
          <w:rPr>
            <w:rFonts w:cs="Arial"/>
            <w:color w:val="FF0000"/>
            <w:sz w:val="24"/>
            <w:szCs w:val="24"/>
          </w:rPr>
          <w:delText xml:space="preserve">, </w:delText>
        </w:r>
      </w:del>
      <w:ins w:id="192" w:author="Clive D.W. Feather" w:date="2016-04-13T07:52:00Z">
        <w:r w:rsidR="001B7397">
          <w:rPr>
            <w:rFonts w:cs="Arial"/>
            <w:color w:val="FF0000"/>
            <w:sz w:val="24"/>
            <w:szCs w:val="24"/>
          </w:rPr>
          <w:t xml:space="preserve"> and </w:t>
        </w:r>
      </w:ins>
      <w:r>
        <w:rPr>
          <w:rFonts w:cs="Arial"/>
          <w:color w:val="FF0000"/>
          <w:sz w:val="24"/>
          <w:szCs w:val="24"/>
        </w:rPr>
        <w:t xml:space="preserve">Operation </w:t>
      </w:r>
      <w:del w:id="193" w:author="Clive D.W. Feather" w:date="2016-04-13T07:52:00Z">
        <w:r w:rsidDel="001B7397">
          <w:rPr>
            <w:rFonts w:cs="Arial"/>
            <w:color w:val="FF0000"/>
            <w:sz w:val="24"/>
            <w:szCs w:val="24"/>
          </w:rPr>
          <w:delText xml:space="preserve">shall </w:delText>
        </w:r>
      </w:del>
      <w:ins w:id="194" w:author="Clive D.W. Feather" w:date="2016-04-13T07:52:00Z">
        <w:r w:rsidR="001B7397">
          <w:rPr>
            <w:rFonts w:cs="Arial"/>
            <w:color w:val="FF0000"/>
            <w:sz w:val="24"/>
            <w:szCs w:val="24"/>
          </w:rPr>
          <w:t xml:space="preserve">does not </w:t>
        </w:r>
      </w:ins>
      <w:r w:rsidR="00C12FA0">
        <w:rPr>
          <w:rFonts w:cs="Arial"/>
          <w:color w:val="FF0000"/>
          <w:sz w:val="24"/>
          <w:szCs w:val="24"/>
        </w:rPr>
        <w:t>have the value 0x03</w:t>
      </w:r>
      <w:del w:id="195" w:author="Clive D.W. Feather" w:date="2016-04-13T07:53:00Z">
        <w:r w:rsidDel="001B7397">
          <w:rPr>
            <w:rFonts w:cs="Arial"/>
            <w:color w:val="FF0000"/>
            <w:sz w:val="24"/>
            <w:szCs w:val="24"/>
          </w:rPr>
          <w:delText xml:space="preserve">; </w:delText>
        </w:r>
        <w:r w:rsidR="00B87DA9" w:rsidDel="001B7397">
          <w:rPr>
            <w:rFonts w:cs="Arial"/>
            <w:color w:val="FF0000"/>
            <w:sz w:val="24"/>
            <w:szCs w:val="24"/>
          </w:rPr>
          <w:delText>if Operation is any other value</w:delText>
        </w:r>
      </w:del>
      <w:r w:rsidR="00B87DA9">
        <w:rPr>
          <w:rFonts w:cs="Arial"/>
          <w:color w:val="FF0000"/>
          <w:sz w:val="24"/>
          <w:szCs w:val="24"/>
        </w:rPr>
        <w:t xml:space="preserve">, </w:t>
      </w:r>
      <w:r>
        <w:rPr>
          <w:rFonts w:cs="Arial"/>
          <w:color w:val="FF0000"/>
          <w:sz w:val="24"/>
          <w:szCs w:val="24"/>
        </w:rPr>
        <w:t>the Controller shall return the Command Disallowed (0x0C) error code.</w:t>
      </w:r>
    </w:p>
    <w:p w14:paraId="61F9EE9A" w14:textId="77777777" w:rsidR="00F01967" w:rsidRDefault="00F01967" w:rsidP="00F01967">
      <w:pPr>
        <w:rPr>
          <w:rFonts w:cs="Arial"/>
          <w:color w:val="FF0000"/>
          <w:sz w:val="24"/>
          <w:szCs w:val="24"/>
        </w:rPr>
      </w:pPr>
      <w:r w:rsidRPr="004A3BDF">
        <w:rPr>
          <w:rFonts w:cs="Arial"/>
          <w:color w:val="FF0000"/>
          <w:sz w:val="24"/>
          <w:szCs w:val="24"/>
        </w:rPr>
        <w:t xml:space="preserve">If </w:t>
      </w:r>
      <w:r>
        <w:rPr>
          <w:rFonts w:cs="Arial"/>
          <w:color w:val="FF0000"/>
          <w:sz w:val="24"/>
          <w:szCs w:val="24"/>
        </w:rPr>
        <w:t>the</w:t>
      </w:r>
      <w:r w:rsidRPr="004A3BDF">
        <w:rPr>
          <w:rFonts w:cs="Arial"/>
          <w:color w:val="FF0000"/>
          <w:sz w:val="24"/>
          <w:szCs w:val="24"/>
        </w:rPr>
        <w:t xml:space="preserve"> advertising set corresponding to </w:t>
      </w:r>
      <w:r>
        <w:rPr>
          <w:rFonts w:cs="Arial"/>
          <w:color w:val="FF0000"/>
          <w:sz w:val="24"/>
          <w:szCs w:val="24"/>
        </w:rPr>
        <w:t xml:space="preserve">the </w:t>
      </w:r>
      <w:r w:rsidRPr="004A3BDF">
        <w:rPr>
          <w:rFonts w:cs="Arial"/>
          <w:color w:val="FF0000"/>
          <w:sz w:val="24"/>
          <w:szCs w:val="24"/>
        </w:rPr>
        <w:t>Advertising_</w:t>
      </w:r>
      <w:r w:rsidR="006036A0">
        <w:rPr>
          <w:rFonts w:cs="Arial"/>
          <w:color w:val="FF0000"/>
          <w:sz w:val="24"/>
          <w:szCs w:val="24"/>
        </w:rPr>
        <w:t>Handle</w:t>
      </w:r>
      <w:r w:rsidRPr="004A3BDF">
        <w:rPr>
          <w:rFonts w:cs="Arial"/>
          <w:color w:val="FF0000"/>
          <w:sz w:val="24"/>
          <w:szCs w:val="24"/>
        </w:rPr>
        <w:t xml:space="preserve"> </w:t>
      </w:r>
      <w:r>
        <w:rPr>
          <w:rFonts w:cs="Arial"/>
          <w:color w:val="FF0000"/>
          <w:sz w:val="24"/>
          <w:szCs w:val="24"/>
          <w:lang w:val="en-GB"/>
        </w:rPr>
        <w:t xml:space="preserve">parameter </w:t>
      </w:r>
      <w:r w:rsidRPr="004A3BDF">
        <w:rPr>
          <w:rFonts w:cs="Arial"/>
          <w:color w:val="FF0000"/>
          <w:sz w:val="24"/>
          <w:szCs w:val="24"/>
        </w:rPr>
        <w:t xml:space="preserve">does not exist then the Controller shall return </w:t>
      </w:r>
      <w:r>
        <w:rPr>
          <w:rFonts w:cs="Arial"/>
          <w:color w:val="FF0000"/>
          <w:sz w:val="24"/>
          <w:szCs w:val="24"/>
        </w:rPr>
        <w:t xml:space="preserve">the </w:t>
      </w:r>
      <w:r w:rsidRPr="00876193">
        <w:rPr>
          <w:rFonts w:cs="Arial"/>
          <w:color w:val="FF0000"/>
          <w:sz w:val="24"/>
          <w:szCs w:val="24"/>
        </w:rPr>
        <w:t xml:space="preserve">Unknown </w:t>
      </w:r>
      <w:r w:rsidR="00B30EEE">
        <w:rPr>
          <w:rFonts w:cs="Arial"/>
          <w:color w:val="FF0000"/>
          <w:sz w:val="24"/>
          <w:szCs w:val="24"/>
        </w:rPr>
        <w:t xml:space="preserve">Advertising </w:t>
      </w:r>
      <w:r>
        <w:rPr>
          <w:rFonts w:cs="Arial"/>
          <w:color w:val="FF0000"/>
          <w:sz w:val="24"/>
          <w:szCs w:val="24"/>
        </w:rPr>
        <w:t>Identifier (</w:t>
      </w:r>
      <w:r w:rsidR="006E32C9">
        <w:rPr>
          <w:rFonts w:cs="Arial"/>
          <w:color w:val="FF0000"/>
          <w:sz w:val="24"/>
          <w:szCs w:val="24"/>
        </w:rPr>
        <w:t>0x42</w:t>
      </w:r>
      <w:r>
        <w:rPr>
          <w:rFonts w:cs="Arial"/>
          <w:color w:val="FF0000"/>
          <w:sz w:val="24"/>
          <w:szCs w:val="24"/>
        </w:rPr>
        <w:t xml:space="preserve">) </w:t>
      </w:r>
      <w:r w:rsidRPr="004A3BDF">
        <w:rPr>
          <w:rFonts w:cs="Arial"/>
          <w:color w:val="FF0000"/>
          <w:sz w:val="24"/>
          <w:szCs w:val="24"/>
        </w:rPr>
        <w:t>error code.</w:t>
      </w:r>
    </w:p>
    <w:p w14:paraId="4C4363A2" w14:textId="77777777" w:rsidR="00F01967" w:rsidRPr="005641E8" w:rsidRDefault="00F01967" w:rsidP="00F01967">
      <w:pPr>
        <w:autoSpaceDE w:val="0"/>
        <w:autoSpaceDN w:val="0"/>
        <w:adjustRightInd w:val="0"/>
        <w:spacing w:after="0" w:line="240" w:lineRule="auto"/>
        <w:rPr>
          <w:rFonts w:cs="Arial"/>
          <w:color w:val="FF0000"/>
          <w:sz w:val="24"/>
          <w:szCs w:val="24"/>
          <w:lang w:val="en-GB"/>
        </w:rPr>
      </w:pPr>
    </w:p>
    <w:p w14:paraId="505227F3" w14:textId="77777777" w:rsidR="00F01967" w:rsidRPr="004A3BDF" w:rsidRDefault="00F01967" w:rsidP="00F01967">
      <w:pPr>
        <w:rPr>
          <w:rFonts w:cs="Arial"/>
          <w:b/>
          <w:color w:val="FF0000"/>
          <w:sz w:val="24"/>
          <w:szCs w:val="24"/>
        </w:rPr>
      </w:pPr>
      <w:r w:rsidRPr="004A3BDF">
        <w:rPr>
          <w:rFonts w:cs="Arial"/>
          <w:b/>
          <w:color w:val="FF0000"/>
          <w:sz w:val="24"/>
          <w:szCs w:val="24"/>
        </w:rPr>
        <w:t>Command Parameters:</w:t>
      </w:r>
    </w:p>
    <w:p w14:paraId="7AD376E8" w14:textId="77777777" w:rsidR="00F01967" w:rsidRPr="004A3BDF" w:rsidRDefault="00F01967" w:rsidP="00F01967">
      <w:pPr>
        <w:spacing w:after="0"/>
        <w:rPr>
          <w:rFonts w:cs="Arial"/>
          <w:i/>
          <w:color w:val="FF0000"/>
          <w:sz w:val="24"/>
          <w:szCs w:val="24"/>
        </w:rPr>
      </w:pPr>
      <w:r w:rsidRPr="004A3BDF">
        <w:rPr>
          <w:rFonts w:cs="Arial"/>
          <w:i/>
          <w:color w:val="FF0000"/>
          <w:sz w:val="24"/>
          <w:szCs w:val="24"/>
        </w:rPr>
        <w:t>Advertising_</w:t>
      </w:r>
      <w:r w:rsidR="006036A0">
        <w:rPr>
          <w:rFonts w:cs="Arial"/>
          <w:i/>
          <w:color w:val="FF0000"/>
          <w:sz w:val="24"/>
          <w:szCs w:val="24"/>
        </w:rPr>
        <w:t>Handle</w:t>
      </w:r>
      <w:r w:rsidRPr="004A3BDF">
        <w:rPr>
          <w:rFonts w:cs="Arial"/>
          <w:i/>
          <w:color w:val="FF0000"/>
          <w:sz w:val="24"/>
          <w:szCs w:val="24"/>
        </w:rPr>
        <w:t>:</w:t>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t>Size: 1 Octet</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F01967" w:rsidRPr="004A3BDF" w14:paraId="3FDE2C04" w14:textId="77777777" w:rsidTr="00F32D6A">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1D85961F" w14:textId="77777777" w:rsidR="00F01967" w:rsidRPr="004A3BDF" w:rsidRDefault="00F01967" w:rsidP="00F32D6A">
            <w:pPr>
              <w:pStyle w:val="Tableheading"/>
              <w:spacing w:before="96"/>
              <w:rPr>
                <w:rFonts w:cs="Arial"/>
                <w:color w:val="FF0000"/>
                <w:sz w:val="24"/>
                <w:szCs w:val="24"/>
              </w:rPr>
            </w:pPr>
            <w:r w:rsidRPr="004A3B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28DCF636" w14:textId="77777777" w:rsidR="00F01967" w:rsidRPr="004A3BDF" w:rsidRDefault="00F01967" w:rsidP="00F32D6A">
            <w:pPr>
              <w:pStyle w:val="Tableheading"/>
              <w:spacing w:before="96"/>
              <w:rPr>
                <w:rFonts w:cs="Arial"/>
                <w:color w:val="FF0000"/>
                <w:sz w:val="24"/>
                <w:szCs w:val="24"/>
              </w:rPr>
            </w:pPr>
            <w:r w:rsidRPr="004A3BDF">
              <w:rPr>
                <w:rFonts w:cs="Arial"/>
                <w:color w:val="FF0000"/>
                <w:sz w:val="24"/>
                <w:szCs w:val="24"/>
              </w:rPr>
              <w:t>Parameter Description</w:t>
            </w:r>
          </w:p>
        </w:tc>
      </w:tr>
      <w:tr w:rsidR="00F01967" w:rsidRPr="004A3BDF" w14:paraId="250700FB" w14:textId="77777777" w:rsidTr="00F32D6A">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494B6A59" w14:textId="7872C84D" w:rsidR="00F01967" w:rsidRPr="004A3BDF" w:rsidRDefault="00F01967" w:rsidP="00F32D6A">
            <w:pPr>
              <w:pStyle w:val="CellBody"/>
              <w:spacing w:before="96"/>
              <w:rPr>
                <w:rFonts w:ascii="Arial" w:hAnsi="Arial" w:cs="Arial"/>
                <w:color w:val="FF0000"/>
                <w:sz w:val="24"/>
                <w:szCs w:val="24"/>
              </w:rPr>
            </w:pPr>
            <w:r w:rsidRPr="004A3BDF">
              <w:rPr>
                <w:rFonts w:ascii="Arial" w:hAnsi="Arial" w:cs="Arial"/>
                <w:color w:val="FF0000"/>
                <w:sz w:val="24"/>
                <w:szCs w:val="24"/>
              </w:rPr>
              <w:t>0x</w:t>
            </w:r>
            <w:r>
              <w:rPr>
                <w:rFonts w:ascii="Arial" w:hAnsi="Arial" w:cs="Arial"/>
                <w:color w:val="FF0000"/>
                <w:sz w:val="24"/>
                <w:szCs w:val="24"/>
              </w:rPr>
              <w:t>00 – 0x</w:t>
            </w:r>
            <w:r w:rsidR="004D4606">
              <w:rPr>
                <w:rFonts w:ascii="Arial" w:hAnsi="Arial" w:cs="Arial"/>
                <w:color w:val="FF0000"/>
                <w:sz w:val="24"/>
                <w:szCs w:val="24"/>
              </w:rPr>
              <w:t>E</w:t>
            </w:r>
            <w:r>
              <w:rPr>
                <w:rFonts w:ascii="Arial" w:hAnsi="Arial" w:cs="Arial"/>
                <w:color w:val="FF0000"/>
                <w:sz w:val="24"/>
                <w:szCs w:val="24"/>
              </w:rPr>
              <w:t>F</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6D3BAA73" w14:textId="1EDC1E8C" w:rsidR="00F01967" w:rsidRPr="004A3BDF" w:rsidRDefault="00F01967" w:rsidP="00F32D6A">
            <w:pPr>
              <w:pStyle w:val="CellBody"/>
              <w:spacing w:before="96"/>
              <w:rPr>
                <w:rFonts w:ascii="Arial" w:hAnsi="Arial" w:cs="Arial"/>
                <w:color w:val="FF0000"/>
                <w:sz w:val="24"/>
                <w:szCs w:val="24"/>
              </w:rPr>
            </w:pPr>
            <w:r w:rsidRPr="004A3BDF">
              <w:rPr>
                <w:rFonts w:ascii="Arial" w:hAnsi="Arial" w:cs="Arial"/>
                <w:color w:val="FF0000"/>
                <w:sz w:val="24"/>
                <w:szCs w:val="24"/>
              </w:rPr>
              <w:t>Used</w:t>
            </w:r>
            <w:r w:rsidR="004D4606">
              <w:rPr>
                <w:rFonts w:ascii="Arial" w:hAnsi="Arial" w:cs="Arial"/>
                <w:color w:val="FF0000"/>
                <w:sz w:val="24"/>
                <w:szCs w:val="24"/>
              </w:rPr>
              <w:t xml:space="preserve"> to identify an advertising set</w:t>
            </w:r>
          </w:p>
        </w:tc>
      </w:tr>
      <w:tr w:rsidR="004D4606" w:rsidRPr="004A3BDF" w14:paraId="6A6DB72B" w14:textId="77777777" w:rsidTr="00F32D6A">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4E70A320" w14:textId="2AEE69AD" w:rsidR="004D4606" w:rsidRDefault="004D4606" w:rsidP="00F32D6A">
            <w:pPr>
              <w:pStyle w:val="CellBody"/>
              <w:spacing w:before="96"/>
              <w:rPr>
                <w:rFonts w:ascii="Arial" w:hAnsi="Arial" w:cs="Arial"/>
                <w:color w:val="FF0000"/>
                <w:sz w:val="24"/>
                <w:szCs w:val="24"/>
              </w:rPr>
            </w:pPr>
            <w:r>
              <w:rPr>
                <w:rFonts w:ascii="Arial" w:hAnsi="Arial" w:cs="Arial"/>
                <w:color w:val="FF0000"/>
                <w:sz w:val="24"/>
                <w:szCs w:val="24"/>
              </w:rPr>
              <w:t>All other values</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522ED9FE" w14:textId="1758D343" w:rsidR="004D4606" w:rsidRDefault="004D4606" w:rsidP="00F32D6A">
            <w:pPr>
              <w:pStyle w:val="CellBody"/>
              <w:spacing w:before="96"/>
              <w:rPr>
                <w:rFonts w:ascii="Arial" w:hAnsi="Arial" w:cs="Arial"/>
                <w:color w:val="FF0000"/>
                <w:sz w:val="24"/>
                <w:szCs w:val="24"/>
              </w:rPr>
            </w:pPr>
            <w:r>
              <w:rPr>
                <w:rFonts w:ascii="Arial" w:hAnsi="Arial" w:cs="Arial"/>
                <w:color w:val="FF0000"/>
                <w:sz w:val="24"/>
                <w:szCs w:val="24"/>
              </w:rPr>
              <w:t>Reserved for future use</w:t>
            </w:r>
          </w:p>
        </w:tc>
      </w:tr>
    </w:tbl>
    <w:p w14:paraId="18BD52C3" w14:textId="77777777" w:rsidR="00F01967" w:rsidRDefault="00F01967" w:rsidP="00F01967">
      <w:pPr>
        <w:spacing w:after="0"/>
        <w:rPr>
          <w:rFonts w:cs="Arial"/>
          <w:i/>
          <w:color w:val="FF0000"/>
          <w:sz w:val="24"/>
          <w:szCs w:val="24"/>
        </w:rPr>
      </w:pPr>
    </w:p>
    <w:p w14:paraId="321CB172" w14:textId="77777777" w:rsidR="00F01967" w:rsidRPr="004A3BDF" w:rsidRDefault="00F01967" w:rsidP="00F01967">
      <w:pPr>
        <w:spacing w:after="0"/>
        <w:rPr>
          <w:rFonts w:cs="Arial"/>
          <w:i/>
          <w:color w:val="FF0000"/>
          <w:sz w:val="24"/>
          <w:szCs w:val="24"/>
        </w:rPr>
      </w:pPr>
      <w:r>
        <w:rPr>
          <w:rFonts w:cs="Arial"/>
          <w:i/>
          <w:color w:val="FF0000"/>
          <w:sz w:val="24"/>
          <w:szCs w:val="24"/>
        </w:rPr>
        <w:t>Operation</w:t>
      </w:r>
      <w:r w:rsidRPr="004A3BDF">
        <w:rPr>
          <w:rFonts w:cs="Arial"/>
          <w:i/>
          <w:color w:val="FF0000"/>
          <w:sz w:val="24"/>
          <w:szCs w:val="24"/>
        </w:rPr>
        <w:t>:</w:t>
      </w:r>
      <w:r>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t>Size: 1 Octet</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F01967" w:rsidRPr="004A3BDF" w14:paraId="798EB600" w14:textId="77777777" w:rsidTr="00F32D6A">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11D03B82" w14:textId="77777777" w:rsidR="00F01967" w:rsidRPr="004A3BDF" w:rsidRDefault="00F01967" w:rsidP="00F32D6A">
            <w:pPr>
              <w:pStyle w:val="Tableheading"/>
              <w:spacing w:before="96"/>
              <w:rPr>
                <w:rFonts w:cs="Arial"/>
                <w:color w:val="FF0000"/>
                <w:sz w:val="24"/>
                <w:szCs w:val="24"/>
              </w:rPr>
            </w:pPr>
            <w:r w:rsidRPr="004A3B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7C879C93" w14:textId="77777777" w:rsidR="00F01967" w:rsidRPr="004A3BDF" w:rsidRDefault="00F01967" w:rsidP="00F32D6A">
            <w:pPr>
              <w:pStyle w:val="Tableheading"/>
              <w:spacing w:before="96"/>
              <w:rPr>
                <w:rFonts w:cs="Arial"/>
                <w:color w:val="FF0000"/>
                <w:sz w:val="24"/>
                <w:szCs w:val="24"/>
              </w:rPr>
            </w:pPr>
            <w:r w:rsidRPr="004A3BDF">
              <w:rPr>
                <w:rFonts w:cs="Arial"/>
                <w:color w:val="FF0000"/>
                <w:sz w:val="24"/>
                <w:szCs w:val="24"/>
              </w:rPr>
              <w:t>Parameter Description</w:t>
            </w:r>
          </w:p>
        </w:tc>
      </w:tr>
      <w:tr w:rsidR="00F01967" w:rsidRPr="004A3BDF" w14:paraId="56DC25F4" w14:textId="77777777" w:rsidTr="00F32D6A">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72E90EEA" w14:textId="77777777" w:rsidR="00F01967" w:rsidRPr="004A3BDF" w:rsidRDefault="00F01967" w:rsidP="00F32D6A">
            <w:pPr>
              <w:pStyle w:val="CellBody"/>
              <w:spacing w:before="96"/>
              <w:rPr>
                <w:rFonts w:ascii="Arial" w:hAnsi="Arial" w:cs="Arial"/>
                <w:color w:val="FF0000"/>
                <w:sz w:val="24"/>
                <w:szCs w:val="24"/>
              </w:rPr>
            </w:pPr>
            <w:r>
              <w:rPr>
                <w:rFonts w:ascii="Arial" w:hAnsi="Arial" w:cs="Arial"/>
                <w:color w:val="FF0000"/>
                <w:sz w:val="24"/>
                <w:szCs w:val="24"/>
              </w:rPr>
              <w:t>0x00</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71EE1D04" w14:textId="77777777" w:rsidR="00F01967" w:rsidRPr="004A3BDF" w:rsidRDefault="00F01967" w:rsidP="00F32D6A">
            <w:pPr>
              <w:pStyle w:val="CellBody"/>
              <w:spacing w:before="96"/>
              <w:rPr>
                <w:rFonts w:ascii="Arial" w:hAnsi="Arial" w:cs="Arial"/>
                <w:color w:val="FF0000"/>
                <w:sz w:val="24"/>
                <w:szCs w:val="24"/>
              </w:rPr>
            </w:pPr>
            <w:r>
              <w:rPr>
                <w:rFonts w:ascii="Arial" w:hAnsi="Arial" w:cs="Arial"/>
                <w:color w:val="FF0000"/>
                <w:sz w:val="24"/>
                <w:szCs w:val="24"/>
              </w:rPr>
              <w:t>Intermediate fragment of fragmented extended advertising data</w:t>
            </w:r>
          </w:p>
        </w:tc>
      </w:tr>
      <w:tr w:rsidR="00F01967" w:rsidRPr="004A3BDF" w14:paraId="73695BB1" w14:textId="77777777" w:rsidTr="00F32D6A">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56A8D316" w14:textId="77777777" w:rsidR="00F01967" w:rsidRDefault="00F01967" w:rsidP="00F32D6A">
            <w:pPr>
              <w:pStyle w:val="CellBody"/>
              <w:spacing w:before="96"/>
              <w:rPr>
                <w:rFonts w:ascii="Arial" w:hAnsi="Arial" w:cs="Arial"/>
                <w:color w:val="FF0000"/>
                <w:sz w:val="24"/>
                <w:szCs w:val="24"/>
              </w:rPr>
            </w:pPr>
            <w:r>
              <w:rPr>
                <w:rFonts w:ascii="Arial" w:hAnsi="Arial" w:cs="Arial"/>
                <w:color w:val="FF0000"/>
                <w:sz w:val="24"/>
                <w:szCs w:val="24"/>
              </w:rPr>
              <w:t>0x01</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25B6DDD8" w14:textId="77777777" w:rsidR="00F01967" w:rsidRDefault="00F01967" w:rsidP="00F32D6A">
            <w:pPr>
              <w:pStyle w:val="CellBody"/>
              <w:spacing w:before="96"/>
              <w:rPr>
                <w:rFonts w:ascii="Arial" w:hAnsi="Arial" w:cs="Arial"/>
                <w:color w:val="FF0000"/>
                <w:sz w:val="24"/>
                <w:szCs w:val="24"/>
              </w:rPr>
            </w:pPr>
            <w:r>
              <w:rPr>
                <w:rFonts w:ascii="Arial" w:hAnsi="Arial" w:cs="Arial"/>
                <w:color w:val="FF0000"/>
                <w:sz w:val="24"/>
                <w:szCs w:val="24"/>
              </w:rPr>
              <w:t>First fragment of fragmented extended advertising data</w:t>
            </w:r>
          </w:p>
        </w:tc>
      </w:tr>
      <w:tr w:rsidR="00F01967" w:rsidRPr="004A3BDF" w14:paraId="54BA345A" w14:textId="77777777" w:rsidTr="00F32D6A">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2BEF864B" w14:textId="77777777" w:rsidR="00F01967" w:rsidRDefault="00F01967" w:rsidP="00F32D6A">
            <w:pPr>
              <w:pStyle w:val="CellBody"/>
              <w:spacing w:before="96"/>
              <w:rPr>
                <w:rFonts w:ascii="Arial" w:hAnsi="Arial" w:cs="Arial"/>
                <w:color w:val="FF0000"/>
                <w:sz w:val="24"/>
                <w:szCs w:val="24"/>
              </w:rPr>
            </w:pPr>
            <w:r>
              <w:rPr>
                <w:rFonts w:ascii="Arial" w:hAnsi="Arial" w:cs="Arial"/>
                <w:color w:val="FF0000"/>
                <w:sz w:val="24"/>
                <w:szCs w:val="24"/>
              </w:rPr>
              <w:t>0x02</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1EFFC1CA" w14:textId="77777777" w:rsidR="00F01967" w:rsidRDefault="00F01967" w:rsidP="00F32D6A">
            <w:pPr>
              <w:pStyle w:val="CellBody"/>
              <w:spacing w:before="96"/>
              <w:rPr>
                <w:rFonts w:ascii="Arial" w:hAnsi="Arial" w:cs="Arial"/>
                <w:color w:val="FF0000"/>
                <w:sz w:val="24"/>
                <w:szCs w:val="24"/>
              </w:rPr>
            </w:pPr>
            <w:r>
              <w:rPr>
                <w:rFonts w:ascii="Arial" w:hAnsi="Arial" w:cs="Arial"/>
                <w:color w:val="FF0000"/>
                <w:sz w:val="24"/>
                <w:szCs w:val="24"/>
              </w:rPr>
              <w:t>Last fragment of fragmented extended advertising data</w:t>
            </w:r>
          </w:p>
        </w:tc>
      </w:tr>
      <w:tr w:rsidR="00F01967" w:rsidRPr="004A3BDF" w14:paraId="718B0B6C" w14:textId="77777777" w:rsidTr="00F32D6A">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067755F6" w14:textId="77777777" w:rsidR="00F01967" w:rsidRDefault="00F01967" w:rsidP="00F32D6A">
            <w:pPr>
              <w:pStyle w:val="CellBody"/>
              <w:spacing w:before="96"/>
              <w:rPr>
                <w:rFonts w:ascii="Arial" w:hAnsi="Arial" w:cs="Arial"/>
                <w:color w:val="FF0000"/>
                <w:sz w:val="24"/>
                <w:szCs w:val="24"/>
              </w:rPr>
            </w:pPr>
            <w:r>
              <w:rPr>
                <w:rFonts w:ascii="Arial" w:hAnsi="Arial" w:cs="Arial"/>
                <w:color w:val="FF0000"/>
                <w:sz w:val="24"/>
                <w:szCs w:val="24"/>
              </w:rPr>
              <w:t>0x03</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2B297C1C" w14:textId="5D8BFEAC" w:rsidR="00F01967" w:rsidRDefault="00F01967" w:rsidP="004B2A71">
            <w:pPr>
              <w:pStyle w:val="CellBody"/>
              <w:spacing w:before="96"/>
              <w:rPr>
                <w:rFonts w:ascii="Arial" w:hAnsi="Arial" w:cs="Arial"/>
                <w:color w:val="FF0000"/>
                <w:sz w:val="24"/>
                <w:szCs w:val="24"/>
              </w:rPr>
            </w:pPr>
            <w:r>
              <w:rPr>
                <w:rFonts w:ascii="Arial" w:hAnsi="Arial" w:cs="Arial"/>
                <w:color w:val="FF0000"/>
                <w:sz w:val="24"/>
                <w:szCs w:val="24"/>
              </w:rPr>
              <w:t>Com</w:t>
            </w:r>
            <w:r w:rsidR="004B2A71">
              <w:rPr>
                <w:rFonts w:ascii="Arial" w:hAnsi="Arial" w:cs="Arial"/>
                <w:color w:val="FF0000"/>
                <w:sz w:val="24"/>
                <w:szCs w:val="24"/>
              </w:rPr>
              <w:t>plete extended advertising data</w:t>
            </w:r>
          </w:p>
        </w:tc>
      </w:tr>
      <w:tr w:rsidR="00F01967" w:rsidRPr="004A3BDF" w14:paraId="6E6F7545" w14:textId="77777777" w:rsidTr="00F32D6A">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166E7BD0" w14:textId="77777777" w:rsidR="00F01967" w:rsidRDefault="00F01967" w:rsidP="00F32D6A">
            <w:pPr>
              <w:pStyle w:val="CellBody"/>
              <w:spacing w:before="96"/>
              <w:rPr>
                <w:rFonts w:ascii="Arial" w:hAnsi="Arial" w:cs="Arial"/>
                <w:color w:val="FF0000"/>
                <w:sz w:val="24"/>
                <w:szCs w:val="24"/>
              </w:rPr>
            </w:pPr>
            <w:r>
              <w:rPr>
                <w:rFonts w:ascii="Arial" w:hAnsi="Arial" w:cs="Arial"/>
                <w:color w:val="FF0000"/>
                <w:sz w:val="24"/>
                <w:szCs w:val="24"/>
              </w:rPr>
              <w:t>All other values</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279085F3" w14:textId="77777777" w:rsidR="00F01967" w:rsidRDefault="00F01967" w:rsidP="00F32D6A">
            <w:pPr>
              <w:pStyle w:val="CellBody"/>
              <w:spacing w:before="96"/>
              <w:rPr>
                <w:rFonts w:ascii="Arial" w:hAnsi="Arial" w:cs="Arial"/>
                <w:color w:val="FF0000"/>
                <w:sz w:val="24"/>
                <w:szCs w:val="24"/>
              </w:rPr>
            </w:pPr>
            <w:r>
              <w:rPr>
                <w:rFonts w:ascii="Arial" w:hAnsi="Arial" w:cs="Arial"/>
                <w:color w:val="FF0000"/>
                <w:sz w:val="24"/>
                <w:szCs w:val="24"/>
              </w:rPr>
              <w:t>Reserved for future use</w:t>
            </w:r>
          </w:p>
        </w:tc>
      </w:tr>
    </w:tbl>
    <w:p w14:paraId="44F2C889" w14:textId="77777777" w:rsidR="00F01967" w:rsidRDefault="00F01967" w:rsidP="00F01967">
      <w:pPr>
        <w:spacing w:after="0"/>
        <w:rPr>
          <w:rFonts w:cs="Arial"/>
          <w:i/>
          <w:color w:val="FF0000"/>
          <w:sz w:val="24"/>
          <w:szCs w:val="24"/>
        </w:rPr>
      </w:pPr>
    </w:p>
    <w:p w14:paraId="3103FBF9" w14:textId="77777777" w:rsidR="00F01967" w:rsidRPr="004A3BDF" w:rsidRDefault="00F01967" w:rsidP="00F01967">
      <w:pPr>
        <w:spacing w:after="0"/>
        <w:rPr>
          <w:rFonts w:cs="Arial"/>
          <w:i/>
          <w:color w:val="FF0000"/>
          <w:sz w:val="24"/>
          <w:szCs w:val="24"/>
        </w:rPr>
      </w:pPr>
      <w:r>
        <w:rPr>
          <w:rFonts w:cs="Arial"/>
          <w:i/>
          <w:color w:val="FF0000"/>
          <w:sz w:val="24"/>
          <w:szCs w:val="24"/>
        </w:rPr>
        <w:t>Advertising_Data_Length</w:t>
      </w:r>
      <w:r w:rsidRPr="004A3BDF">
        <w:rPr>
          <w:rFonts w:cs="Arial"/>
          <w:i/>
          <w:color w:val="FF0000"/>
          <w:sz w:val="24"/>
          <w:szCs w:val="24"/>
        </w:rPr>
        <w:t>:</w:t>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Pr>
          <w:rFonts w:cs="Arial"/>
          <w:i/>
          <w:color w:val="FF0000"/>
          <w:sz w:val="24"/>
          <w:szCs w:val="24"/>
        </w:rPr>
        <w:tab/>
      </w:r>
      <w:r>
        <w:rPr>
          <w:rFonts w:cs="Arial"/>
          <w:i/>
          <w:color w:val="FF0000"/>
          <w:sz w:val="24"/>
          <w:szCs w:val="24"/>
        </w:rPr>
        <w:tab/>
      </w:r>
      <w:r w:rsidRPr="004A3BDF">
        <w:rPr>
          <w:rFonts w:cs="Arial"/>
          <w:i/>
          <w:color w:val="FF0000"/>
          <w:sz w:val="24"/>
          <w:szCs w:val="24"/>
        </w:rPr>
        <w:t>Size: 1 Octet</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F01967" w:rsidRPr="004A3BDF" w14:paraId="561646BE" w14:textId="77777777" w:rsidTr="00F32D6A">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00E64EE3" w14:textId="77777777" w:rsidR="00F01967" w:rsidRPr="004A3BDF" w:rsidRDefault="00F01967" w:rsidP="00F32D6A">
            <w:pPr>
              <w:pStyle w:val="Tableheading"/>
              <w:spacing w:before="96"/>
              <w:rPr>
                <w:rFonts w:cs="Arial"/>
                <w:color w:val="FF0000"/>
                <w:sz w:val="24"/>
                <w:szCs w:val="24"/>
              </w:rPr>
            </w:pPr>
            <w:r w:rsidRPr="004A3B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1E6CFC43" w14:textId="77777777" w:rsidR="00F01967" w:rsidRPr="004A3BDF" w:rsidRDefault="00F01967" w:rsidP="00F32D6A">
            <w:pPr>
              <w:pStyle w:val="Tableheading"/>
              <w:spacing w:before="96"/>
              <w:rPr>
                <w:rFonts w:cs="Arial"/>
                <w:color w:val="FF0000"/>
                <w:sz w:val="24"/>
                <w:szCs w:val="24"/>
              </w:rPr>
            </w:pPr>
            <w:r w:rsidRPr="004A3BDF">
              <w:rPr>
                <w:rFonts w:cs="Arial"/>
                <w:color w:val="FF0000"/>
                <w:sz w:val="24"/>
                <w:szCs w:val="24"/>
              </w:rPr>
              <w:t>Parameter Description</w:t>
            </w:r>
          </w:p>
        </w:tc>
      </w:tr>
      <w:tr w:rsidR="00F01967" w:rsidRPr="004A3BDF" w14:paraId="298C0A86" w14:textId="77777777" w:rsidTr="00F32D6A">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2FA4D967" w14:textId="77777777" w:rsidR="00F01967" w:rsidRPr="004A3BDF" w:rsidRDefault="00F01967" w:rsidP="00F32D6A">
            <w:pPr>
              <w:pStyle w:val="CellBody"/>
              <w:spacing w:before="96"/>
              <w:rPr>
                <w:rFonts w:ascii="Arial" w:hAnsi="Arial" w:cs="Arial"/>
                <w:color w:val="FF0000"/>
                <w:sz w:val="24"/>
                <w:szCs w:val="24"/>
              </w:rPr>
            </w:pPr>
            <w:r>
              <w:rPr>
                <w:rFonts w:ascii="Arial" w:hAnsi="Arial" w:cs="Arial"/>
                <w:color w:val="FF0000"/>
                <w:sz w:val="24"/>
                <w:szCs w:val="24"/>
              </w:rPr>
              <w:t>0 – 252</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623515A3" w14:textId="77777777" w:rsidR="00F01967" w:rsidRPr="004A3BDF" w:rsidRDefault="00F01967" w:rsidP="00F32D6A">
            <w:pPr>
              <w:pStyle w:val="CellBody"/>
              <w:spacing w:before="96"/>
              <w:rPr>
                <w:rFonts w:ascii="Arial" w:hAnsi="Arial" w:cs="Arial"/>
                <w:color w:val="FF0000"/>
                <w:sz w:val="24"/>
                <w:szCs w:val="24"/>
              </w:rPr>
            </w:pPr>
            <w:r>
              <w:rPr>
                <w:rFonts w:ascii="Arial" w:hAnsi="Arial" w:cs="Arial"/>
                <w:color w:val="FF0000"/>
                <w:sz w:val="24"/>
                <w:szCs w:val="24"/>
              </w:rPr>
              <w:t>The number of octets in the Advertising Data parameter</w:t>
            </w:r>
          </w:p>
        </w:tc>
      </w:tr>
      <w:tr w:rsidR="00F01967" w:rsidRPr="004A3BDF" w14:paraId="4BDDD138" w14:textId="77777777" w:rsidTr="00F32D6A">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7C7C7744" w14:textId="77777777" w:rsidR="00F01967" w:rsidDel="00A65224" w:rsidRDefault="00F01967" w:rsidP="00F32D6A">
            <w:pPr>
              <w:pStyle w:val="CellBody"/>
              <w:spacing w:before="96"/>
              <w:rPr>
                <w:rFonts w:ascii="Arial" w:hAnsi="Arial" w:cs="Arial"/>
                <w:color w:val="FF0000"/>
                <w:sz w:val="24"/>
                <w:szCs w:val="24"/>
              </w:rPr>
            </w:pPr>
            <w:r>
              <w:rPr>
                <w:rFonts w:ascii="Arial" w:hAnsi="Arial" w:cs="Arial"/>
                <w:color w:val="FF0000"/>
                <w:sz w:val="24"/>
                <w:szCs w:val="24"/>
              </w:rPr>
              <w:t>All other values</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4DF85B92" w14:textId="77777777" w:rsidR="00F01967" w:rsidRDefault="00F01967" w:rsidP="00F32D6A">
            <w:pPr>
              <w:pStyle w:val="CellBody"/>
              <w:spacing w:before="96"/>
              <w:rPr>
                <w:rFonts w:ascii="Arial" w:hAnsi="Arial" w:cs="Arial"/>
                <w:color w:val="FF0000"/>
                <w:sz w:val="24"/>
                <w:szCs w:val="24"/>
              </w:rPr>
            </w:pPr>
            <w:r>
              <w:rPr>
                <w:rFonts w:ascii="Arial" w:hAnsi="Arial" w:cs="Arial"/>
                <w:color w:val="FF0000"/>
                <w:sz w:val="24"/>
                <w:szCs w:val="24"/>
              </w:rPr>
              <w:t>Reserved for future use</w:t>
            </w:r>
          </w:p>
        </w:tc>
      </w:tr>
    </w:tbl>
    <w:p w14:paraId="17B041BD" w14:textId="77777777" w:rsidR="00F01967" w:rsidRDefault="00F01967" w:rsidP="00F01967">
      <w:pPr>
        <w:spacing w:after="0"/>
        <w:rPr>
          <w:rFonts w:cs="Arial"/>
          <w:i/>
          <w:color w:val="FF0000"/>
          <w:sz w:val="24"/>
          <w:szCs w:val="24"/>
        </w:rPr>
      </w:pPr>
    </w:p>
    <w:p w14:paraId="5FD6B4D1" w14:textId="77777777" w:rsidR="00F01967" w:rsidRPr="004A3BDF" w:rsidRDefault="00F01967" w:rsidP="00F01967">
      <w:pPr>
        <w:spacing w:after="0"/>
        <w:rPr>
          <w:rFonts w:cs="Arial"/>
          <w:i/>
          <w:color w:val="FF0000"/>
          <w:sz w:val="24"/>
          <w:szCs w:val="24"/>
        </w:rPr>
      </w:pPr>
      <w:r>
        <w:rPr>
          <w:rFonts w:cs="Arial"/>
          <w:i/>
          <w:color w:val="FF0000"/>
          <w:sz w:val="24"/>
          <w:szCs w:val="24"/>
        </w:rPr>
        <w:t>Advertising_Data[i]</w:t>
      </w:r>
      <w:r w:rsidRPr="004A3BDF">
        <w:rPr>
          <w:rFonts w:cs="Arial"/>
          <w:i/>
          <w:color w:val="FF0000"/>
          <w:sz w:val="24"/>
          <w:szCs w:val="24"/>
        </w:rPr>
        <w:t>:</w:t>
      </w:r>
      <w:r>
        <w:rPr>
          <w:rFonts w:cs="Arial"/>
          <w:i/>
          <w:color w:val="FF0000"/>
          <w:sz w:val="24"/>
          <w:szCs w:val="24"/>
        </w:rPr>
        <w:t xml:space="preserve">  </w:t>
      </w:r>
      <w:r w:rsidR="006036A0">
        <w:rPr>
          <w:rFonts w:cs="Arial"/>
          <w:i/>
          <w:color w:val="FF0000"/>
          <w:sz w:val="24"/>
          <w:szCs w:val="24"/>
        </w:rPr>
        <w:tab/>
      </w:r>
      <w:r w:rsidR="006036A0">
        <w:rPr>
          <w:rFonts w:cs="Arial"/>
          <w:i/>
          <w:color w:val="FF0000"/>
          <w:sz w:val="24"/>
          <w:szCs w:val="24"/>
        </w:rPr>
        <w:tab/>
      </w:r>
      <w:r w:rsidR="006036A0">
        <w:rPr>
          <w:rFonts w:cs="Arial"/>
          <w:i/>
          <w:color w:val="FF0000"/>
          <w:sz w:val="24"/>
          <w:szCs w:val="24"/>
        </w:rPr>
        <w:tab/>
      </w:r>
      <w:r>
        <w:rPr>
          <w:rFonts w:cs="Arial"/>
          <w:i/>
          <w:color w:val="FF0000"/>
          <w:sz w:val="24"/>
          <w:szCs w:val="24"/>
        </w:rPr>
        <w:t>Size: Advertising_Data_Length * 1</w:t>
      </w:r>
      <w:r w:rsidRPr="004A3BDF">
        <w:rPr>
          <w:rFonts w:cs="Arial"/>
          <w:i/>
          <w:color w:val="FF0000"/>
          <w:sz w:val="24"/>
          <w:szCs w:val="24"/>
        </w:rPr>
        <w:t xml:space="preserve"> Octet</w:t>
      </w:r>
      <w:r>
        <w:rPr>
          <w:rFonts w:cs="Arial"/>
          <w:i/>
          <w:color w:val="FF0000"/>
          <w:sz w:val="24"/>
          <w:szCs w:val="24"/>
        </w:rPr>
        <w:t>s</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F01967" w:rsidRPr="004A3BDF" w14:paraId="0904B324" w14:textId="77777777" w:rsidTr="00F32D6A">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4AE3A8DE" w14:textId="77777777" w:rsidR="00F01967" w:rsidRPr="004A3BDF" w:rsidRDefault="00F01967" w:rsidP="00F32D6A">
            <w:pPr>
              <w:pStyle w:val="Tableheading"/>
              <w:spacing w:before="96"/>
              <w:rPr>
                <w:rFonts w:cs="Arial"/>
                <w:color w:val="FF0000"/>
                <w:sz w:val="24"/>
                <w:szCs w:val="24"/>
              </w:rPr>
            </w:pPr>
            <w:r w:rsidRPr="004A3B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1AD2188E" w14:textId="77777777" w:rsidR="00F01967" w:rsidRPr="004A3BDF" w:rsidRDefault="00F01967" w:rsidP="00F32D6A">
            <w:pPr>
              <w:pStyle w:val="Tableheading"/>
              <w:spacing w:before="96"/>
              <w:rPr>
                <w:rFonts w:cs="Arial"/>
                <w:color w:val="FF0000"/>
                <w:sz w:val="24"/>
                <w:szCs w:val="24"/>
              </w:rPr>
            </w:pPr>
            <w:r w:rsidRPr="004A3BDF">
              <w:rPr>
                <w:rFonts w:cs="Arial"/>
                <w:color w:val="FF0000"/>
                <w:sz w:val="24"/>
                <w:szCs w:val="24"/>
              </w:rPr>
              <w:t>Parameter Description</w:t>
            </w:r>
          </w:p>
        </w:tc>
      </w:tr>
      <w:tr w:rsidR="00F01967" w:rsidRPr="004A3BDF" w14:paraId="08A58B1E" w14:textId="77777777" w:rsidTr="00F32D6A">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14591E5C" w14:textId="77777777" w:rsidR="00F01967" w:rsidRPr="004A3BDF" w:rsidRDefault="00F01967" w:rsidP="00F32D6A">
            <w:pPr>
              <w:pStyle w:val="CellBody"/>
              <w:spacing w:before="96"/>
              <w:rPr>
                <w:rFonts w:ascii="Arial" w:hAnsi="Arial" w:cs="Arial"/>
                <w:color w:val="FF0000"/>
                <w:sz w:val="24"/>
                <w:szCs w:val="24"/>
              </w:rPr>
            </w:pP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39EE5E54" w14:textId="77777777" w:rsidR="00F01967" w:rsidRPr="004A3BDF" w:rsidRDefault="00F01967" w:rsidP="00F32D6A">
            <w:pPr>
              <w:pStyle w:val="CellBody"/>
              <w:spacing w:before="96"/>
              <w:rPr>
                <w:rFonts w:ascii="Arial" w:hAnsi="Arial" w:cs="Arial"/>
                <w:color w:val="FF0000"/>
                <w:sz w:val="24"/>
                <w:szCs w:val="24"/>
              </w:rPr>
            </w:pPr>
            <w:r>
              <w:rPr>
                <w:rFonts w:ascii="Arial" w:hAnsi="Arial" w:cs="Arial"/>
                <w:color w:val="FF0000"/>
                <w:sz w:val="24"/>
                <w:szCs w:val="24"/>
              </w:rPr>
              <w:t xml:space="preserve">Advertising data formatted as defined in </w:t>
            </w:r>
            <w:r w:rsidRPr="009B2BB2">
              <w:rPr>
                <w:rFonts w:ascii="Arial" w:hAnsi="Arial" w:cs="Arial"/>
                <w:color w:val="FF0000"/>
                <w:sz w:val="24"/>
                <w:szCs w:val="24"/>
              </w:rPr>
              <w:t>[Vol 3] Part</w:t>
            </w:r>
            <w:r>
              <w:rPr>
                <w:rFonts w:ascii="Arial" w:hAnsi="Arial" w:cs="Arial"/>
                <w:color w:val="FF0000"/>
                <w:sz w:val="24"/>
                <w:szCs w:val="24"/>
              </w:rPr>
              <w:t xml:space="preserve"> </w:t>
            </w:r>
            <w:r w:rsidRPr="009B2BB2">
              <w:rPr>
                <w:rFonts w:ascii="Arial" w:hAnsi="Arial" w:cs="Arial"/>
                <w:color w:val="FF0000"/>
                <w:sz w:val="24"/>
                <w:szCs w:val="24"/>
              </w:rPr>
              <w:t>C, Section 11.</w:t>
            </w:r>
          </w:p>
        </w:tc>
      </w:tr>
    </w:tbl>
    <w:p w14:paraId="51D6C621" w14:textId="77777777" w:rsidR="00F01967" w:rsidRDefault="00F01967" w:rsidP="00F01967">
      <w:pPr>
        <w:rPr>
          <w:b/>
          <w:color w:val="FF0000"/>
        </w:rPr>
      </w:pPr>
    </w:p>
    <w:p w14:paraId="377BBDB9" w14:textId="77777777" w:rsidR="00F01967" w:rsidRPr="00760353" w:rsidRDefault="00F01967" w:rsidP="00F01967">
      <w:pPr>
        <w:rPr>
          <w:rStyle w:val="Strong"/>
          <w:bCs w:val="0"/>
          <w:color w:val="FF0000"/>
        </w:rPr>
      </w:pPr>
      <w:r w:rsidRPr="005818E1">
        <w:rPr>
          <w:b/>
          <w:color w:val="FF0000"/>
        </w:rPr>
        <w:t>Return Parameters:</w:t>
      </w:r>
    </w:p>
    <w:p w14:paraId="212A44F7" w14:textId="77777777" w:rsidR="00F01967" w:rsidRPr="004A3BDF" w:rsidRDefault="00F01967" w:rsidP="00F01967">
      <w:pPr>
        <w:spacing w:after="0"/>
        <w:rPr>
          <w:rFonts w:cs="Arial"/>
          <w:i/>
          <w:color w:val="FF0000"/>
          <w:sz w:val="24"/>
          <w:szCs w:val="24"/>
        </w:rPr>
      </w:pPr>
      <w:r w:rsidRPr="004A3BDF">
        <w:rPr>
          <w:rFonts w:cs="Arial"/>
          <w:i/>
          <w:color w:val="FF0000"/>
          <w:sz w:val="24"/>
          <w:szCs w:val="24"/>
        </w:rPr>
        <w:t>Status:</w:t>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t>Size: 1 Octet</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F01967" w:rsidRPr="004A3BDF" w14:paraId="11470FF8" w14:textId="77777777" w:rsidTr="00F32D6A">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6DA47AA4" w14:textId="77777777" w:rsidR="00F01967" w:rsidRPr="004A3BDF" w:rsidRDefault="00F01967" w:rsidP="00F32D6A">
            <w:pPr>
              <w:pStyle w:val="Tableheading"/>
              <w:spacing w:before="96"/>
              <w:rPr>
                <w:rFonts w:cs="Arial"/>
                <w:color w:val="FF0000"/>
                <w:sz w:val="24"/>
                <w:szCs w:val="24"/>
              </w:rPr>
            </w:pPr>
            <w:r w:rsidRPr="004A3B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5A01C749" w14:textId="77777777" w:rsidR="00F01967" w:rsidRPr="004A3BDF" w:rsidRDefault="00F01967" w:rsidP="00F32D6A">
            <w:pPr>
              <w:pStyle w:val="Tableheading"/>
              <w:spacing w:before="96"/>
              <w:rPr>
                <w:rFonts w:cs="Arial"/>
                <w:color w:val="FF0000"/>
                <w:sz w:val="24"/>
                <w:szCs w:val="24"/>
              </w:rPr>
            </w:pPr>
            <w:r w:rsidRPr="004A3BDF">
              <w:rPr>
                <w:rFonts w:cs="Arial"/>
                <w:color w:val="FF0000"/>
                <w:sz w:val="24"/>
                <w:szCs w:val="24"/>
              </w:rPr>
              <w:t>Parameter Description</w:t>
            </w:r>
          </w:p>
        </w:tc>
      </w:tr>
      <w:tr w:rsidR="00F01967" w:rsidRPr="004A3BDF" w14:paraId="329DF7E0" w14:textId="77777777" w:rsidTr="00F32D6A">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6E3C4567" w14:textId="77777777" w:rsidR="00F01967" w:rsidRPr="004A3BDF" w:rsidRDefault="00F01967" w:rsidP="00F32D6A">
            <w:pPr>
              <w:pStyle w:val="CellBody"/>
              <w:spacing w:before="96"/>
              <w:rPr>
                <w:rFonts w:ascii="Arial" w:hAnsi="Arial" w:cs="Arial"/>
                <w:color w:val="FF0000"/>
                <w:sz w:val="24"/>
                <w:szCs w:val="24"/>
              </w:rPr>
            </w:pPr>
            <w:r w:rsidRPr="004A3BDF">
              <w:rPr>
                <w:rFonts w:ascii="Arial" w:hAnsi="Arial" w:cs="Arial"/>
                <w:color w:val="FF0000"/>
                <w:sz w:val="24"/>
                <w:szCs w:val="24"/>
              </w:rPr>
              <w:t>0x00</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193F75FC" w14:textId="77777777" w:rsidR="00F01967" w:rsidRPr="004A3BDF" w:rsidRDefault="00F01967" w:rsidP="00F32D6A">
            <w:pPr>
              <w:pStyle w:val="CellBody"/>
              <w:spacing w:before="96"/>
              <w:rPr>
                <w:rFonts w:ascii="Arial" w:hAnsi="Arial" w:cs="Arial"/>
                <w:color w:val="FF0000"/>
                <w:sz w:val="24"/>
                <w:szCs w:val="24"/>
              </w:rPr>
            </w:pPr>
            <w:r w:rsidRPr="004A3BDF">
              <w:rPr>
                <w:rFonts w:ascii="Arial" w:hAnsi="Arial" w:cs="Arial"/>
                <w:color w:val="FF0000"/>
                <w:sz w:val="24"/>
                <w:szCs w:val="24"/>
              </w:rPr>
              <w:t>HCI_LE_Set_Extended_Advertising_Data command succeeded</w:t>
            </w:r>
          </w:p>
        </w:tc>
      </w:tr>
      <w:tr w:rsidR="00F01967" w:rsidRPr="004A3BDF" w14:paraId="6B612362" w14:textId="77777777" w:rsidTr="00F32D6A">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713B101C" w14:textId="77777777" w:rsidR="00F01967" w:rsidRPr="004A3BDF" w:rsidRDefault="00F01967" w:rsidP="00F32D6A">
            <w:pPr>
              <w:pStyle w:val="CellBody"/>
              <w:spacing w:before="96"/>
              <w:rPr>
                <w:rFonts w:ascii="Arial" w:hAnsi="Arial" w:cs="Arial"/>
                <w:color w:val="FF0000"/>
                <w:sz w:val="24"/>
                <w:szCs w:val="24"/>
              </w:rPr>
            </w:pPr>
            <w:r w:rsidRPr="004A3BDF">
              <w:rPr>
                <w:rFonts w:ascii="Arial" w:hAnsi="Arial" w:cs="Arial"/>
                <w:color w:val="FF0000"/>
                <w:sz w:val="24"/>
                <w:szCs w:val="24"/>
              </w:rPr>
              <w:t>0x01</w:t>
            </w:r>
            <w:r>
              <w:rPr>
                <w:rFonts w:ascii="Arial" w:hAnsi="Arial" w:cs="Arial"/>
                <w:color w:val="FF0000"/>
                <w:sz w:val="24"/>
                <w:szCs w:val="24"/>
              </w:rPr>
              <w:t xml:space="preserve"> – </w:t>
            </w:r>
            <w:r w:rsidRPr="004A3BDF">
              <w:rPr>
                <w:rFonts w:ascii="Arial" w:hAnsi="Arial" w:cs="Arial"/>
                <w:color w:val="FF0000"/>
                <w:sz w:val="24"/>
                <w:szCs w:val="24"/>
              </w:rPr>
              <w:t>0xFF</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01E5E3CF" w14:textId="77777777" w:rsidR="00F01967" w:rsidRPr="004A3BDF" w:rsidRDefault="00F01967" w:rsidP="00F32D6A">
            <w:pPr>
              <w:pStyle w:val="CellBody"/>
              <w:spacing w:before="96"/>
              <w:rPr>
                <w:rFonts w:ascii="Arial" w:hAnsi="Arial" w:cs="Arial"/>
                <w:color w:val="FF0000"/>
                <w:sz w:val="24"/>
                <w:szCs w:val="24"/>
                <w:lang w:val="en-GB"/>
              </w:rPr>
            </w:pPr>
            <w:r w:rsidRPr="004A3BDF">
              <w:rPr>
                <w:rFonts w:ascii="Arial" w:hAnsi="Arial" w:cs="Arial"/>
                <w:color w:val="FF0000"/>
                <w:sz w:val="24"/>
                <w:szCs w:val="24"/>
              </w:rPr>
              <w:t xml:space="preserve">HCI_LE_Set_Extended_Advertising_Data command failed. </w:t>
            </w:r>
            <w:r w:rsidRPr="004A3BDF">
              <w:rPr>
                <w:rFonts w:ascii="Arial" w:hAnsi="Arial" w:cs="Arial"/>
                <w:color w:val="FF0000"/>
                <w:sz w:val="24"/>
                <w:szCs w:val="24"/>
                <w:lang w:val="en-GB"/>
              </w:rPr>
              <w:t>See [Vol 2] Part D, Error Codes for a list of error codes and descriptions.</w:t>
            </w:r>
          </w:p>
        </w:tc>
      </w:tr>
    </w:tbl>
    <w:p w14:paraId="089766BC" w14:textId="77777777" w:rsidR="00F01967" w:rsidRDefault="00F01967" w:rsidP="00F01967">
      <w:pPr>
        <w:autoSpaceDE w:val="0"/>
        <w:autoSpaceDN w:val="0"/>
        <w:adjustRightInd w:val="0"/>
        <w:spacing w:after="0" w:line="240" w:lineRule="auto"/>
        <w:rPr>
          <w:rFonts w:cs="Arial"/>
          <w:b/>
          <w:bCs/>
          <w:sz w:val="24"/>
          <w:szCs w:val="24"/>
          <w:lang w:val="en-GB"/>
        </w:rPr>
      </w:pPr>
    </w:p>
    <w:p w14:paraId="334CF5B7" w14:textId="77777777" w:rsidR="00F01967" w:rsidRPr="001C6654" w:rsidRDefault="00F01967" w:rsidP="00F01967">
      <w:pPr>
        <w:autoSpaceDE w:val="0"/>
        <w:autoSpaceDN w:val="0"/>
        <w:adjustRightInd w:val="0"/>
        <w:spacing w:after="0" w:line="240" w:lineRule="auto"/>
        <w:rPr>
          <w:rFonts w:cs="Arial"/>
          <w:b/>
          <w:bCs/>
          <w:color w:val="FF0000"/>
          <w:sz w:val="24"/>
          <w:szCs w:val="24"/>
          <w:lang w:val="en-GB"/>
        </w:rPr>
      </w:pPr>
      <w:r w:rsidRPr="001C6654">
        <w:rPr>
          <w:rFonts w:cs="Arial"/>
          <w:b/>
          <w:bCs/>
          <w:color w:val="FF0000"/>
          <w:sz w:val="24"/>
          <w:szCs w:val="24"/>
          <w:lang w:val="en-GB"/>
        </w:rPr>
        <w:t>Event(s) Generated (unless masked away):</w:t>
      </w:r>
    </w:p>
    <w:p w14:paraId="2A7B48E5" w14:textId="77777777" w:rsidR="00F01967" w:rsidRDefault="00F01967" w:rsidP="00F01967">
      <w:pPr>
        <w:autoSpaceDE w:val="0"/>
        <w:autoSpaceDN w:val="0"/>
        <w:adjustRightInd w:val="0"/>
        <w:spacing w:after="0" w:line="240" w:lineRule="auto"/>
        <w:rPr>
          <w:rFonts w:cs="Arial"/>
          <w:color w:val="FF0000"/>
          <w:sz w:val="24"/>
          <w:szCs w:val="24"/>
          <w:lang w:val="en-GB"/>
        </w:rPr>
      </w:pPr>
      <w:r w:rsidRPr="001C6654">
        <w:rPr>
          <w:rFonts w:cs="Arial"/>
          <w:color w:val="FF0000"/>
          <w:sz w:val="24"/>
          <w:szCs w:val="24"/>
          <w:lang w:val="en-GB"/>
        </w:rPr>
        <w:t>When the LE_Set_</w:t>
      </w:r>
      <w:r>
        <w:rPr>
          <w:rFonts w:cs="Arial"/>
          <w:color w:val="FF0000"/>
          <w:sz w:val="24"/>
          <w:szCs w:val="24"/>
          <w:lang w:val="en-GB"/>
        </w:rPr>
        <w:t>Extended_</w:t>
      </w:r>
      <w:r w:rsidRPr="001C6654">
        <w:rPr>
          <w:rFonts w:cs="Arial"/>
          <w:color w:val="FF0000"/>
          <w:sz w:val="24"/>
          <w:szCs w:val="24"/>
          <w:lang w:val="en-GB"/>
        </w:rPr>
        <w:t>Advertising_Data command has completed, a Command Complete event shall be generated.</w:t>
      </w:r>
    </w:p>
    <w:p w14:paraId="56A843BE" w14:textId="77777777" w:rsidR="00F01967" w:rsidRPr="00F03F8D" w:rsidRDefault="00F01967" w:rsidP="00F03F8D">
      <w:pPr>
        <w:pStyle w:val="Heading3"/>
      </w:pPr>
      <w:bookmarkStart w:id="196" w:name="_Toc448771393"/>
      <w:r w:rsidRPr="00B03027">
        <w:t xml:space="preserve">[New Section] </w:t>
      </w:r>
      <w:r w:rsidRPr="00F03F8D">
        <w:t>7.8.X LE Set Extended Scan Response Data Command</w:t>
      </w:r>
      <w:bookmarkEnd w:id="196"/>
    </w:p>
    <w:tbl>
      <w:tblPr>
        <w:tblStyle w:val="Bluetoothgrid"/>
        <w:tblW w:w="8905" w:type="dxa"/>
        <w:tblInd w:w="0" w:type="dxa"/>
        <w:tblLayout w:type="fixed"/>
        <w:tblCellMar>
          <w:left w:w="115" w:type="dxa"/>
          <w:right w:w="115" w:type="dxa"/>
        </w:tblCellMar>
        <w:tblLook w:val="04A0" w:firstRow="1" w:lastRow="0" w:firstColumn="1" w:lastColumn="0" w:noHBand="0" w:noVBand="1"/>
      </w:tblPr>
      <w:tblGrid>
        <w:gridCol w:w="2515"/>
        <w:gridCol w:w="1080"/>
        <w:gridCol w:w="3600"/>
        <w:gridCol w:w="1710"/>
      </w:tblGrid>
      <w:tr w:rsidR="00F01967" w:rsidRPr="004A3BDF" w14:paraId="7A1D627E" w14:textId="77777777" w:rsidTr="004138C9">
        <w:trPr>
          <w:cnfStyle w:val="100000000000" w:firstRow="1" w:lastRow="0" w:firstColumn="0" w:lastColumn="0" w:oddVBand="0" w:evenVBand="0" w:oddHBand="0" w:evenHBand="0" w:firstRowFirstColumn="0" w:firstRowLastColumn="0" w:lastRowFirstColumn="0" w:lastRowLastColumn="0"/>
          <w:cantSplit/>
          <w:trHeight w:val="579"/>
        </w:trPr>
        <w:tc>
          <w:tcPr>
            <w:tcW w:w="2515" w:type="dxa"/>
            <w:tcBorders>
              <w:top w:val="single" w:sz="4" w:space="0" w:color="auto"/>
              <w:left w:val="single" w:sz="4" w:space="0" w:color="auto"/>
              <w:bottom w:val="single" w:sz="4" w:space="0" w:color="auto"/>
              <w:right w:val="single" w:sz="4" w:space="0" w:color="auto"/>
            </w:tcBorders>
            <w:shd w:val="clear" w:color="auto" w:fill="BBFAFD"/>
          </w:tcPr>
          <w:p w14:paraId="103BC5F7" w14:textId="77777777" w:rsidR="00F01967" w:rsidRPr="004A3BDF" w:rsidRDefault="00F01967" w:rsidP="00F32D6A">
            <w:pPr>
              <w:pStyle w:val="Tableheading"/>
              <w:spacing w:before="96"/>
              <w:rPr>
                <w:rFonts w:cs="Arial"/>
                <w:color w:val="FF0000"/>
                <w:sz w:val="24"/>
                <w:szCs w:val="24"/>
              </w:rPr>
            </w:pPr>
            <w:r w:rsidRPr="004A3BDF">
              <w:rPr>
                <w:rFonts w:cs="Arial"/>
                <w:color w:val="FF0000"/>
                <w:sz w:val="24"/>
                <w:szCs w:val="24"/>
              </w:rPr>
              <w:t>Command</w:t>
            </w:r>
          </w:p>
        </w:tc>
        <w:tc>
          <w:tcPr>
            <w:tcW w:w="1080" w:type="dxa"/>
            <w:tcBorders>
              <w:top w:val="single" w:sz="4" w:space="0" w:color="auto"/>
              <w:left w:val="single" w:sz="4" w:space="0" w:color="auto"/>
              <w:bottom w:val="single" w:sz="4" w:space="0" w:color="auto"/>
              <w:right w:val="single" w:sz="4" w:space="0" w:color="auto"/>
            </w:tcBorders>
            <w:shd w:val="clear" w:color="auto" w:fill="BBFAFD"/>
            <w:hideMark/>
          </w:tcPr>
          <w:p w14:paraId="60264475" w14:textId="77777777" w:rsidR="00F01967" w:rsidRPr="004A3BDF" w:rsidRDefault="00F01967" w:rsidP="00F32D6A">
            <w:pPr>
              <w:pStyle w:val="Tableheading"/>
              <w:spacing w:before="96"/>
              <w:rPr>
                <w:rFonts w:cs="Arial"/>
                <w:color w:val="FF0000"/>
                <w:sz w:val="24"/>
                <w:szCs w:val="24"/>
              </w:rPr>
            </w:pPr>
            <w:r w:rsidRPr="004A3BDF">
              <w:rPr>
                <w:rFonts w:cs="Arial"/>
                <w:color w:val="FF0000"/>
                <w:sz w:val="24"/>
                <w:szCs w:val="24"/>
              </w:rPr>
              <w:t>OCF</w:t>
            </w:r>
          </w:p>
        </w:tc>
        <w:tc>
          <w:tcPr>
            <w:tcW w:w="3600" w:type="dxa"/>
            <w:tcBorders>
              <w:top w:val="single" w:sz="4" w:space="0" w:color="auto"/>
              <w:left w:val="single" w:sz="4" w:space="0" w:color="auto"/>
              <w:bottom w:val="single" w:sz="4" w:space="0" w:color="auto"/>
              <w:right w:val="single" w:sz="4" w:space="0" w:color="auto"/>
            </w:tcBorders>
            <w:shd w:val="clear" w:color="auto" w:fill="BBFAFD"/>
          </w:tcPr>
          <w:p w14:paraId="371D3165" w14:textId="77777777" w:rsidR="00F01967" w:rsidRPr="004A3BDF" w:rsidRDefault="00F01967" w:rsidP="00F32D6A">
            <w:pPr>
              <w:pStyle w:val="Tableheading"/>
              <w:spacing w:before="96"/>
              <w:rPr>
                <w:rFonts w:cs="Arial"/>
                <w:color w:val="FF0000"/>
                <w:sz w:val="24"/>
                <w:szCs w:val="24"/>
              </w:rPr>
            </w:pPr>
            <w:r w:rsidRPr="004A3BDF">
              <w:rPr>
                <w:rFonts w:cs="Arial"/>
                <w:color w:val="FF0000"/>
                <w:sz w:val="24"/>
                <w:szCs w:val="24"/>
              </w:rPr>
              <w:t>Command Parameters</w:t>
            </w:r>
          </w:p>
        </w:tc>
        <w:tc>
          <w:tcPr>
            <w:tcW w:w="1710" w:type="dxa"/>
            <w:tcBorders>
              <w:top w:val="single" w:sz="4" w:space="0" w:color="auto"/>
              <w:left w:val="single" w:sz="4" w:space="0" w:color="auto"/>
              <w:bottom w:val="single" w:sz="4" w:space="0" w:color="auto"/>
              <w:right w:val="single" w:sz="4" w:space="0" w:color="auto"/>
            </w:tcBorders>
            <w:shd w:val="clear" w:color="auto" w:fill="BBFAFD"/>
          </w:tcPr>
          <w:p w14:paraId="75FCB0F3" w14:textId="77777777" w:rsidR="00F01967" w:rsidRPr="004A3BDF" w:rsidRDefault="00F01967" w:rsidP="00F32D6A">
            <w:pPr>
              <w:pStyle w:val="Tableheading"/>
              <w:spacing w:before="96"/>
              <w:rPr>
                <w:rFonts w:cs="Arial"/>
                <w:color w:val="FF0000"/>
                <w:sz w:val="24"/>
                <w:szCs w:val="24"/>
              </w:rPr>
            </w:pPr>
            <w:r w:rsidRPr="004A3BDF">
              <w:rPr>
                <w:rFonts w:cs="Arial"/>
                <w:color w:val="FF0000"/>
                <w:sz w:val="24"/>
                <w:szCs w:val="24"/>
              </w:rPr>
              <w:t>Return Parameters</w:t>
            </w:r>
          </w:p>
        </w:tc>
      </w:tr>
      <w:tr w:rsidR="00F01967" w:rsidRPr="004A3BDF" w14:paraId="575D85BC" w14:textId="77777777" w:rsidTr="004138C9">
        <w:trPr>
          <w:trHeight w:val="184"/>
        </w:trPr>
        <w:tc>
          <w:tcPr>
            <w:tcW w:w="251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545884AB" w14:textId="77777777" w:rsidR="00F01967" w:rsidRPr="004A3BDF" w:rsidRDefault="00F01967" w:rsidP="00F32D6A">
            <w:pPr>
              <w:pStyle w:val="CellBody"/>
              <w:spacing w:before="96"/>
              <w:rPr>
                <w:rFonts w:ascii="Arial" w:hAnsi="Arial" w:cs="Arial"/>
                <w:color w:val="FF0000"/>
                <w:sz w:val="24"/>
                <w:szCs w:val="24"/>
              </w:rPr>
            </w:pPr>
            <w:r w:rsidRPr="004A3BDF">
              <w:rPr>
                <w:rFonts w:ascii="Arial" w:hAnsi="Arial" w:cs="Arial"/>
                <w:color w:val="FF0000"/>
                <w:sz w:val="24"/>
                <w:szCs w:val="24"/>
              </w:rPr>
              <w:t>HCI_LE_Set_Extended_Scan_Response_Data</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62E66890" w14:textId="77777777" w:rsidR="00F01967" w:rsidRPr="004A3BDF" w:rsidRDefault="006E32C9" w:rsidP="00F32D6A">
            <w:pPr>
              <w:pStyle w:val="CellBody"/>
              <w:spacing w:before="96"/>
              <w:rPr>
                <w:rFonts w:ascii="Arial" w:hAnsi="Arial" w:cs="Arial"/>
                <w:color w:val="FF0000"/>
                <w:sz w:val="24"/>
                <w:szCs w:val="24"/>
              </w:rPr>
            </w:pPr>
            <w:r>
              <w:rPr>
                <w:rFonts w:ascii="Arial" w:hAnsi="Arial" w:cs="Arial"/>
                <w:color w:val="FF0000"/>
                <w:sz w:val="24"/>
                <w:szCs w:val="24"/>
              </w:rPr>
              <w:t>0x</w:t>
            </w:r>
            <w:r w:rsidR="003E772E">
              <w:rPr>
                <w:rFonts w:ascii="Arial" w:hAnsi="Arial" w:cs="Arial"/>
                <w:color w:val="FF0000"/>
                <w:sz w:val="24"/>
                <w:szCs w:val="24"/>
              </w:rPr>
              <w:t>00</w:t>
            </w:r>
            <w:r>
              <w:rPr>
                <w:rFonts w:ascii="Arial" w:hAnsi="Arial" w:cs="Arial"/>
                <w:color w:val="FF0000"/>
                <w:sz w:val="24"/>
                <w:szCs w:val="24"/>
              </w:rPr>
              <w:t>38</w:t>
            </w:r>
          </w:p>
        </w:tc>
        <w:tc>
          <w:tcPr>
            <w:tcW w:w="360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3C46515A" w14:textId="77777777" w:rsidR="00F01967" w:rsidRDefault="00F01967" w:rsidP="00F32D6A">
            <w:pPr>
              <w:pStyle w:val="CellBody"/>
              <w:spacing w:before="96"/>
              <w:rPr>
                <w:rFonts w:ascii="Arial" w:hAnsi="Arial" w:cs="Arial"/>
                <w:color w:val="FF0000"/>
                <w:sz w:val="24"/>
                <w:szCs w:val="24"/>
              </w:rPr>
            </w:pPr>
            <w:r w:rsidRPr="004A3BDF">
              <w:rPr>
                <w:rFonts w:ascii="Arial" w:hAnsi="Arial" w:cs="Arial"/>
                <w:color w:val="FF0000"/>
                <w:sz w:val="24"/>
                <w:szCs w:val="24"/>
              </w:rPr>
              <w:t>Advertising_</w:t>
            </w:r>
            <w:r w:rsidR="006036A0">
              <w:rPr>
                <w:rFonts w:ascii="Arial" w:hAnsi="Arial" w:cs="Arial"/>
                <w:color w:val="FF0000"/>
                <w:sz w:val="24"/>
                <w:szCs w:val="24"/>
              </w:rPr>
              <w:t>Handle</w:t>
            </w:r>
            <w:r w:rsidRPr="004A3BDF">
              <w:rPr>
                <w:rFonts w:ascii="Arial" w:hAnsi="Arial" w:cs="Arial"/>
                <w:color w:val="FF0000"/>
                <w:sz w:val="24"/>
                <w:szCs w:val="24"/>
              </w:rPr>
              <w:t>,</w:t>
            </w:r>
          </w:p>
          <w:p w14:paraId="70ABB8E4" w14:textId="77777777" w:rsidR="00F01967" w:rsidRPr="004A3BDF" w:rsidRDefault="00F01967" w:rsidP="00F32D6A">
            <w:pPr>
              <w:pStyle w:val="CellBody"/>
              <w:spacing w:before="96"/>
              <w:rPr>
                <w:rFonts w:ascii="Arial" w:hAnsi="Arial" w:cs="Arial"/>
                <w:color w:val="FF0000"/>
                <w:sz w:val="24"/>
                <w:szCs w:val="24"/>
              </w:rPr>
            </w:pPr>
            <w:r>
              <w:rPr>
                <w:rFonts w:ascii="Arial" w:hAnsi="Arial" w:cs="Arial"/>
                <w:color w:val="FF0000"/>
                <w:sz w:val="24"/>
                <w:szCs w:val="24"/>
              </w:rPr>
              <w:t>Operation,</w:t>
            </w:r>
          </w:p>
          <w:p w14:paraId="06E102CF" w14:textId="77777777" w:rsidR="00F01967" w:rsidRPr="004A3BDF" w:rsidRDefault="00F01967" w:rsidP="00F32D6A">
            <w:pPr>
              <w:pStyle w:val="CellBody"/>
              <w:spacing w:before="96"/>
              <w:rPr>
                <w:rFonts w:ascii="Arial" w:hAnsi="Arial" w:cs="Arial"/>
                <w:color w:val="FF0000"/>
                <w:sz w:val="24"/>
                <w:szCs w:val="24"/>
              </w:rPr>
            </w:pPr>
            <w:r w:rsidRPr="004A3BDF">
              <w:rPr>
                <w:rFonts w:ascii="Arial" w:hAnsi="Arial" w:cs="Arial"/>
                <w:color w:val="FF0000"/>
                <w:sz w:val="24"/>
                <w:szCs w:val="24"/>
              </w:rPr>
              <w:t>Scan_Response_Data_Length,</w:t>
            </w:r>
          </w:p>
          <w:p w14:paraId="01357BF8" w14:textId="77777777" w:rsidR="00F01967" w:rsidRDefault="00F01967" w:rsidP="00F32D6A">
            <w:pPr>
              <w:pStyle w:val="CellBody"/>
              <w:spacing w:before="96"/>
              <w:rPr>
                <w:rFonts w:ascii="Arial" w:hAnsi="Arial" w:cs="Arial"/>
                <w:color w:val="FF0000"/>
                <w:sz w:val="24"/>
                <w:szCs w:val="24"/>
              </w:rPr>
            </w:pPr>
            <w:r w:rsidRPr="004A3BDF">
              <w:rPr>
                <w:rFonts w:ascii="Arial" w:hAnsi="Arial" w:cs="Arial"/>
                <w:color w:val="FF0000"/>
                <w:sz w:val="24"/>
                <w:szCs w:val="24"/>
              </w:rPr>
              <w:t>Scan_Response_Data</w:t>
            </w:r>
          </w:p>
          <w:p w14:paraId="7BE1987B" w14:textId="77777777" w:rsidR="00F01967" w:rsidRPr="004A3BDF" w:rsidRDefault="00F01967" w:rsidP="00F32D6A">
            <w:pPr>
              <w:pStyle w:val="CellBody"/>
              <w:spacing w:before="96"/>
              <w:rPr>
                <w:rFonts w:ascii="Arial" w:hAnsi="Arial" w:cs="Arial"/>
                <w:color w:val="FF0000"/>
                <w:sz w:val="24"/>
                <w:szCs w:val="24"/>
              </w:rPr>
            </w:pPr>
          </w:p>
        </w:tc>
        <w:tc>
          <w:tcPr>
            <w:tcW w:w="171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18A39A27" w14:textId="77777777" w:rsidR="00F01967" w:rsidRPr="004A3BDF" w:rsidRDefault="00F01967" w:rsidP="00F32D6A">
            <w:pPr>
              <w:pStyle w:val="CellBody"/>
              <w:spacing w:before="96"/>
              <w:rPr>
                <w:rFonts w:ascii="Arial" w:hAnsi="Arial" w:cs="Arial"/>
                <w:color w:val="FF0000"/>
                <w:sz w:val="24"/>
                <w:szCs w:val="24"/>
              </w:rPr>
            </w:pPr>
            <w:r w:rsidRPr="004A3BDF">
              <w:rPr>
                <w:rFonts w:ascii="Arial" w:hAnsi="Arial" w:cs="Arial"/>
                <w:color w:val="FF0000"/>
                <w:sz w:val="24"/>
                <w:szCs w:val="24"/>
              </w:rPr>
              <w:t>Status</w:t>
            </w:r>
          </w:p>
        </w:tc>
      </w:tr>
    </w:tbl>
    <w:p w14:paraId="39E066A6" w14:textId="77777777" w:rsidR="00F01967" w:rsidRPr="004A3BDF" w:rsidRDefault="00F01967" w:rsidP="00F01967">
      <w:pPr>
        <w:rPr>
          <w:rFonts w:cs="Arial"/>
          <w:b/>
          <w:color w:val="FF0000"/>
          <w:sz w:val="24"/>
          <w:szCs w:val="24"/>
        </w:rPr>
      </w:pPr>
    </w:p>
    <w:p w14:paraId="70CEB09D" w14:textId="77777777" w:rsidR="00F01967" w:rsidRPr="004A3BDF" w:rsidRDefault="00F01967" w:rsidP="00F01967">
      <w:pPr>
        <w:rPr>
          <w:rFonts w:cs="Arial"/>
          <w:b/>
          <w:color w:val="FF0000"/>
          <w:sz w:val="24"/>
          <w:szCs w:val="24"/>
        </w:rPr>
      </w:pPr>
      <w:r w:rsidRPr="004A3BDF">
        <w:rPr>
          <w:rFonts w:cs="Arial"/>
          <w:b/>
          <w:color w:val="FF0000"/>
          <w:sz w:val="24"/>
          <w:szCs w:val="24"/>
        </w:rPr>
        <w:t>Description:</w:t>
      </w:r>
    </w:p>
    <w:p w14:paraId="445A6DB9" w14:textId="77777777" w:rsidR="00F01967" w:rsidRDefault="00E97FAF" w:rsidP="00F01967">
      <w:pPr>
        <w:autoSpaceDE w:val="0"/>
        <w:autoSpaceDN w:val="0"/>
        <w:adjustRightInd w:val="0"/>
        <w:spacing w:after="0" w:line="240" w:lineRule="auto"/>
        <w:rPr>
          <w:rFonts w:cs="Arial"/>
          <w:color w:val="FF0000"/>
          <w:sz w:val="24"/>
          <w:szCs w:val="24"/>
          <w:lang w:val="en-GB"/>
        </w:rPr>
      </w:pPr>
      <w:r>
        <w:rPr>
          <w:rFonts w:cs="Arial"/>
          <w:color w:val="FF0000"/>
          <w:sz w:val="24"/>
          <w:szCs w:val="24"/>
          <w:lang w:val="en-GB"/>
        </w:rPr>
        <w:t>The</w:t>
      </w:r>
      <w:r w:rsidR="00103463">
        <w:rPr>
          <w:rFonts w:cs="Arial"/>
          <w:color w:val="FF0000"/>
          <w:sz w:val="24"/>
          <w:szCs w:val="24"/>
          <w:lang w:val="en-GB"/>
        </w:rPr>
        <w:t xml:space="preserve"> </w:t>
      </w:r>
      <w:r>
        <w:rPr>
          <w:rFonts w:cs="Arial"/>
          <w:color w:val="FF0000"/>
          <w:sz w:val="24"/>
          <w:szCs w:val="24"/>
          <w:lang w:val="en-GB"/>
        </w:rPr>
        <w:t xml:space="preserve">LE_Set_Extended_Scan_Response_Data </w:t>
      </w:r>
      <w:r w:rsidR="00F01967" w:rsidRPr="00113796">
        <w:rPr>
          <w:rFonts w:cs="Arial"/>
          <w:color w:val="FF0000"/>
          <w:sz w:val="24"/>
          <w:szCs w:val="24"/>
          <w:lang w:val="en-GB"/>
        </w:rPr>
        <w:t xml:space="preserve">command is used to provide </w:t>
      </w:r>
      <w:r>
        <w:rPr>
          <w:rFonts w:cs="Arial"/>
          <w:color w:val="FF0000"/>
          <w:sz w:val="24"/>
          <w:szCs w:val="24"/>
          <w:lang w:val="en-GB"/>
        </w:rPr>
        <w:t>scan response data used in s</w:t>
      </w:r>
      <w:r w:rsidR="00F01967" w:rsidRPr="00113796">
        <w:rPr>
          <w:rFonts w:cs="Arial"/>
          <w:color w:val="FF0000"/>
          <w:sz w:val="24"/>
          <w:szCs w:val="24"/>
          <w:lang w:val="en-GB"/>
        </w:rPr>
        <w:t>canning</w:t>
      </w:r>
      <w:r>
        <w:rPr>
          <w:rFonts w:cs="Arial"/>
          <w:color w:val="FF0000"/>
          <w:sz w:val="24"/>
          <w:szCs w:val="24"/>
          <w:lang w:val="en-GB"/>
        </w:rPr>
        <w:t xml:space="preserve"> response</w:t>
      </w:r>
      <w:r w:rsidR="00F01967" w:rsidRPr="00113796">
        <w:rPr>
          <w:rFonts w:cs="Arial"/>
          <w:color w:val="FF0000"/>
          <w:sz w:val="24"/>
          <w:szCs w:val="24"/>
          <w:lang w:val="en-GB"/>
        </w:rPr>
        <w:t xml:space="preserve"> </w:t>
      </w:r>
      <w:r w:rsidR="00F01967">
        <w:rPr>
          <w:rFonts w:cs="Arial"/>
          <w:color w:val="FF0000"/>
          <w:sz w:val="24"/>
          <w:szCs w:val="24"/>
          <w:lang w:val="en-GB"/>
        </w:rPr>
        <w:t>PDU</w:t>
      </w:r>
      <w:r w:rsidR="00F01967" w:rsidRPr="00113796">
        <w:rPr>
          <w:rFonts w:cs="Arial"/>
          <w:color w:val="FF0000"/>
          <w:sz w:val="24"/>
          <w:szCs w:val="24"/>
          <w:lang w:val="en-GB"/>
        </w:rPr>
        <w:t>s.</w:t>
      </w:r>
      <w:r w:rsidR="00F01967">
        <w:rPr>
          <w:rFonts w:cs="Arial"/>
          <w:color w:val="FF0000"/>
          <w:sz w:val="24"/>
          <w:szCs w:val="24"/>
          <w:lang w:val="en-GB"/>
        </w:rPr>
        <w:t xml:space="preserve"> This command may be issued at any time after the advertising set identified by the Advertising_</w:t>
      </w:r>
      <w:r w:rsidR="006036A0">
        <w:rPr>
          <w:rFonts w:cs="Arial"/>
          <w:color w:val="FF0000"/>
          <w:sz w:val="24"/>
          <w:szCs w:val="24"/>
          <w:lang w:val="en-GB"/>
        </w:rPr>
        <w:t>Handle</w:t>
      </w:r>
      <w:r w:rsidR="00F01967">
        <w:rPr>
          <w:rFonts w:cs="Arial"/>
          <w:color w:val="FF0000"/>
          <w:sz w:val="24"/>
          <w:szCs w:val="24"/>
          <w:lang w:val="en-GB"/>
        </w:rPr>
        <w:t xml:space="preserve"> parameter has been created using the LE Set Extended Advertising Parameters command (see Section 7.3.X) regardless of whether advertising in that set is enabled or disabled.</w:t>
      </w:r>
    </w:p>
    <w:p w14:paraId="5C302141" w14:textId="77777777" w:rsidR="00F01967" w:rsidRDefault="00F01967" w:rsidP="00F01967">
      <w:pPr>
        <w:autoSpaceDE w:val="0"/>
        <w:autoSpaceDN w:val="0"/>
        <w:adjustRightInd w:val="0"/>
        <w:spacing w:after="0" w:line="240" w:lineRule="auto"/>
        <w:rPr>
          <w:rFonts w:cs="Arial"/>
          <w:color w:val="FF0000"/>
          <w:sz w:val="24"/>
          <w:szCs w:val="24"/>
          <w:lang w:val="en-GB"/>
        </w:rPr>
      </w:pPr>
    </w:p>
    <w:p w14:paraId="3D78ACA8" w14:textId="77777777" w:rsidR="00F01967" w:rsidRDefault="00F01967" w:rsidP="00F01967">
      <w:pPr>
        <w:autoSpaceDE w:val="0"/>
        <w:autoSpaceDN w:val="0"/>
        <w:adjustRightInd w:val="0"/>
        <w:spacing w:after="0" w:line="240" w:lineRule="auto"/>
        <w:rPr>
          <w:rFonts w:cs="Arial"/>
          <w:color w:val="FF0000"/>
          <w:sz w:val="24"/>
          <w:szCs w:val="24"/>
          <w:lang w:val="en-GB"/>
        </w:rPr>
      </w:pPr>
      <w:r>
        <w:rPr>
          <w:rFonts w:cs="Arial"/>
          <w:color w:val="FF0000"/>
          <w:sz w:val="24"/>
          <w:szCs w:val="24"/>
          <w:lang w:val="en-GB"/>
        </w:rPr>
        <w:t xml:space="preserve">If advertising </w:t>
      </w:r>
      <w:r w:rsidR="00C5140E">
        <w:rPr>
          <w:rFonts w:cs="Arial"/>
          <w:color w:val="FF0000"/>
          <w:sz w:val="24"/>
          <w:szCs w:val="24"/>
          <w:lang w:val="en-GB"/>
        </w:rPr>
        <w:t xml:space="preserve">is currently disabled for the specified </w:t>
      </w:r>
      <w:r>
        <w:rPr>
          <w:rFonts w:cs="Arial"/>
          <w:color w:val="FF0000"/>
          <w:sz w:val="24"/>
          <w:szCs w:val="24"/>
          <w:lang w:val="en-GB"/>
        </w:rPr>
        <w:t xml:space="preserve">advertising set </w:t>
      </w:r>
      <w:r w:rsidR="00C5140E">
        <w:rPr>
          <w:rFonts w:cs="Arial"/>
          <w:color w:val="FF0000"/>
          <w:sz w:val="24"/>
          <w:szCs w:val="24"/>
          <w:lang w:val="en-GB"/>
        </w:rPr>
        <w:t>the</w:t>
      </w:r>
      <w:r>
        <w:rPr>
          <w:rFonts w:cs="Arial"/>
          <w:color w:val="FF0000"/>
          <w:sz w:val="24"/>
          <w:szCs w:val="24"/>
          <w:lang w:val="en-GB"/>
        </w:rPr>
        <w:t xml:space="preserve"> data shall be kept by the Controller and used once advertising is enabled for that set. The data shall be discarded when the advertising set is removed.</w:t>
      </w:r>
    </w:p>
    <w:p w14:paraId="59846E0A" w14:textId="77777777" w:rsidR="00F01967" w:rsidRDefault="00F01967" w:rsidP="00F01967">
      <w:pPr>
        <w:autoSpaceDE w:val="0"/>
        <w:autoSpaceDN w:val="0"/>
        <w:adjustRightInd w:val="0"/>
        <w:spacing w:after="0" w:line="240" w:lineRule="auto"/>
        <w:rPr>
          <w:rFonts w:cs="Arial"/>
          <w:color w:val="FF0000"/>
          <w:sz w:val="24"/>
          <w:szCs w:val="24"/>
          <w:lang w:val="en-GB"/>
        </w:rPr>
      </w:pPr>
    </w:p>
    <w:p w14:paraId="487E5AA3" w14:textId="77777777" w:rsidR="00457719" w:rsidRDefault="00457719" w:rsidP="00457719">
      <w:pPr>
        <w:autoSpaceDE w:val="0"/>
        <w:autoSpaceDN w:val="0"/>
        <w:adjustRightInd w:val="0"/>
        <w:spacing w:after="0" w:line="240" w:lineRule="auto"/>
        <w:rPr>
          <w:rFonts w:cs="Arial"/>
          <w:color w:val="FF0000"/>
          <w:sz w:val="24"/>
          <w:szCs w:val="24"/>
          <w:lang w:val="en-GB"/>
        </w:rPr>
      </w:pPr>
      <w:r w:rsidRPr="00187361">
        <w:rPr>
          <w:rFonts w:cs="Arial"/>
          <w:color w:val="FF0000"/>
          <w:sz w:val="24"/>
          <w:szCs w:val="24"/>
          <w:lang w:val="en-GB"/>
        </w:rPr>
        <w:t xml:space="preserve">Only the significant part of the </w:t>
      </w:r>
      <w:r>
        <w:rPr>
          <w:rFonts w:cs="Arial"/>
          <w:color w:val="FF0000"/>
          <w:sz w:val="24"/>
          <w:szCs w:val="24"/>
          <w:lang w:val="en-GB"/>
        </w:rPr>
        <w:t>A</w:t>
      </w:r>
      <w:r w:rsidRPr="00187361">
        <w:rPr>
          <w:rFonts w:cs="Arial"/>
          <w:color w:val="FF0000"/>
          <w:sz w:val="24"/>
          <w:szCs w:val="24"/>
          <w:lang w:val="en-GB"/>
        </w:rPr>
        <w:t>dvertising</w:t>
      </w:r>
      <w:r>
        <w:rPr>
          <w:rFonts w:cs="Arial"/>
          <w:color w:val="FF0000"/>
          <w:sz w:val="24"/>
          <w:szCs w:val="24"/>
          <w:lang w:val="en-GB"/>
        </w:rPr>
        <w:t>_D</w:t>
      </w:r>
      <w:r w:rsidRPr="00187361">
        <w:rPr>
          <w:rFonts w:cs="Arial"/>
          <w:color w:val="FF0000"/>
          <w:sz w:val="24"/>
          <w:szCs w:val="24"/>
          <w:lang w:val="en-GB"/>
        </w:rPr>
        <w:t>ata</w:t>
      </w:r>
      <w:r>
        <w:rPr>
          <w:rFonts w:cs="Arial"/>
          <w:color w:val="FF0000"/>
          <w:sz w:val="24"/>
          <w:szCs w:val="24"/>
          <w:lang w:val="en-GB"/>
        </w:rPr>
        <w:t xml:space="preserve"> may be transmitted in the advertising packets </w:t>
      </w:r>
      <w:r w:rsidRPr="00187361">
        <w:rPr>
          <w:rFonts w:cs="Arial"/>
          <w:color w:val="FF0000"/>
          <w:sz w:val="24"/>
          <w:szCs w:val="24"/>
          <w:lang w:val="en-GB"/>
        </w:rPr>
        <w:t>as defined in [Vol 3] Part C, Section 11.</w:t>
      </w:r>
    </w:p>
    <w:p w14:paraId="3267F35C" w14:textId="77777777" w:rsidR="00F01967" w:rsidRDefault="00457719" w:rsidP="00F01967">
      <w:pPr>
        <w:autoSpaceDE w:val="0"/>
        <w:autoSpaceDN w:val="0"/>
        <w:adjustRightInd w:val="0"/>
        <w:spacing w:after="0" w:line="240" w:lineRule="auto"/>
        <w:rPr>
          <w:rFonts w:cs="Arial"/>
          <w:color w:val="FF0000"/>
          <w:sz w:val="24"/>
          <w:szCs w:val="24"/>
          <w:lang w:val="en-GB"/>
        </w:rPr>
      </w:pPr>
      <w:r w:rsidRPr="00113796" w:rsidDel="00457719">
        <w:rPr>
          <w:rFonts w:cs="Arial"/>
          <w:color w:val="FF0000"/>
          <w:sz w:val="24"/>
          <w:szCs w:val="24"/>
          <w:lang w:val="en-GB"/>
        </w:rPr>
        <w:t xml:space="preserve"> </w:t>
      </w:r>
    </w:p>
    <w:p w14:paraId="58EFE996" w14:textId="77777777" w:rsidR="00F01967" w:rsidRDefault="00F01967" w:rsidP="00F01967">
      <w:pPr>
        <w:autoSpaceDE w:val="0"/>
        <w:autoSpaceDN w:val="0"/>
        <w:adjustRightInd w:val="0"/>
        <w:spacing w:after="0" w:line="240" w:lineRule="auto"/>
        <w:rPr>
          <w:rFonts w:cs="Arial"/>
          <w:color w:val="FF0000"/>
          <w:sz w:val="24"/>
          <w:szCs w:val="24"/>
        </w:rPr>
      </w:pPr>
      <w:r>
        <w:rPr>
          <w:rFonts w:cs="Arial"/>
          <w:color w:val="FF0000"/>
          <w:sz w:val="24"/>
          <w:szCs w:val="24"/>
          <w:lang w:val="en-GB"/>
        </w:rPr>
        <w:t>The Host may set the scan response data in one or more operations using the Operation parameter in the command. If the combined length of the data exceeds the capacity of the advertising set identified by the Advertising_</w:t>
      </w:r>
      <w:r w:rsidR="006036A0">
        <w:rPr>
          <w:rFonts w:cs="Arial"/>
          <w:color w:val="FF0000"/>
          <w:sz w:val="24"/>
          <w:szCs w:val="24"/>
          <w:lang w:val="en-GB"/>
        </w:rPr>
        <w:t>Handle</w:t>
      </w:r>
      <w:r>
        <w:rPr>
          <w:rFonts w:cs="Arial"/>
          <w:color w:val="FF0000"/>
          <w:sz w:val="24"/>
          <w:szCs w:val="24"/>
          <w:lang w:val="en-GB"/>
        </w:rPr>
        <w:t xml:space="preserve"> parameter (see Section 7.3.X </w:t>
      </w:r>
      <w:r>
        <w:rPr>
          <w:rFonts w:cs="Arial"/>
          <w:color w:val="FF0000"/>
          <w:sz w:val="24"/>
          <w:szCs w:val="24"/>
        </w:rPr>
        <w:t>LE R</w:t>
      </w:r>
      <w:r w:rsidRPr="004A3BDF">
        <w:rPr>
          <w:rFonts w:cs="Arial"/>
          <w:color w:val="FF0000"/>
          <w:sz w:val="24"/>
          <w:szCs w:val="24"/>
        </w:rPr>
        <w:t>ead</w:t>
      </w:r>
      <w:r>
        <w:rPr>
          <w:rFonts w:cs="Arial"/>
          <w:color w:val="FF0000"/>
          <w:sz w:val="24"/>
          <w:szCs w:val="24"/>
        </w:rPr>
        <w:t xml:space="preserve"> </w:t>
      </w:r>
      <w:r w:rsidRPr="004A3BDF">
        <w:rPr>
          <w:rFonts w:cs="Arial"/>
          <w:color w:val="FF0000"/>
          <w:sz w:val="24"/>
          <w:szCs w:val="24"/>
        </w:rPr>
        <w:t>Maximum</w:t>
      </w:r>
      <w:r>
        <w:rPr>
          <w:rFonts w:cs="Arial"/>
          <w:color w:val="FF0000"/>
          <w:sz w:val="24"/>
          <w:szCs w:val="24"/>
        </w:rPr>
        <w:t xml:space="preserve"> </w:t>
      </w:r>
      <w:r w:rsidRPr="004A3BDF">
        <w:rPr>
          <w:rFonts w:cs="Arial"/>
          <w:color w:val="FF0000"/>
          <w:sz w:val="24"/>
          <w:szCs w:val="24"/>
        </w:rPr>
        <w:t>Advertising</w:t>
      </w:r>
      <w:r>
        <w:rPr>
          <w:rFonts w:cs="Arial"/>
          <w:color w:val="FF0000"/>
          <w:sz w:val="24"/>
          <w:szCs w:val="24"/>
        </w:rPr>
        <w:t xml:space="preserve"> </w:t>
      </w:r>
      <w:r w:rsidRPr="004A3BDF">
        <w:rPr>
          <w:rFonts w:cs="Arial"/>
          <w:color w:val="FF0000"/>
          <w:sz w:val="24"/>
          <w:szCs w:val="24"/>
        </w:rPr>
        <w:t>Data</w:t>
      </w:r>
      <w:r>
        <w:rPr>
          <w:rFonts w:cs="Arial"/>
          <w:color w:val="FF0000"/>
          <w:sz w:val="24"/>
          <w:szCs w:val="24"/>
        </w:rPr>
        <w:t xml:space="preserve"> </w:t>
      </w:r>
      <w:r w:rsidRPr="004A3BDF">
        <w:rPr>
          <w:rFonts w:cs="Arial"/>
          <w:color w:val="FF0000"/>
          <w:sz w:val="24"/>
          <w:szCs w:val="24"/>
        </w:rPr>
        <w:t>Length</w:t>
      </w:r>
      <w:r>
        <w:rPr>
          <w:rFonts w:cs="Arial"/>
          <w:color w:val="FF0000"/>
          <w:sz w:val="24"/>
          <w:szCs w:val="24"/>
        </w:rPr>
        <w:t>), all the data shall be discarded and the Controller shall return the Invalid HCI Command Parameters (0x12) error code.</w:t>
      </w:r>
    </w:p>
    <w:p w14:paraId="06E0FF2E" w14:textId="77777777" w:rsidR="00F01967" w:rsidRDefault="00F01967" w:rsidP="00F01967">
      <w:pPr>
        <w:autoSpaceDE w:val="0"/>
        <w:autoSpaceDN w:val="0"/>
        <w:adjustRightInd w:val="0"/>
        <w:spacing w:after="0" w:line="240" w:lineRule="auto"/>
        <w:rPr>
          <w:rFonts w:cs="Arial"/>
          <w:color w:val="FF0000"/>
          <w:sz w:val="24"/>
          <w:szCs w:val="24"/>
        </w:rPr>
      </w:pPr>
    </w:p>
    <w:p w14:paraId="00AA3978" w14:textId="741230AF" w:rsidR="00AE6198" w:rsidRDefault="00F01967" w:rsidP="00AE6198">
      <w:pPr>
        <w:autoSpaceDE w:val="0"/>
        <w:autoSpaceDN w:val="0"/>
        <w:adjustRightInd w:val="0"/>
        <w:spacing w:after="240" w:line="240" w:lineRule="auto"/>
        <w:rPr>
          <w:rFonts w:cs="Arial"/>
          <w:color w:val="FF0000"/>
          <w:sz w:val="24"/>
          <w:szCs w:val="24"/>
        </w:rPr>
      </w:pPr>
      <w:r>
        <w:rPr>
          <w:rFonts w:cs="Arial"/>
          <w:color w:val="FF0000"/>
          <w:sz w:val="24"/>
          <w:szCs w:val="24"/>
        </w:rPr>
        <w:t>If Operation indicates the</w:t>
      </w:r>
      <w:r w:rsidR="007A7A63">
        <w:rPr>
          <w:rFonts w:cs="Arial"/>
          <w:color w:val="FF0000"/>
          <w:sz w:val="24"/>
          <w:szCs w:val="24"/>
        </w:rPr>
        <w:t xml:space="preserve"> start of new data (values 0x01 or</w:t>
      </w:r>
      <w:r>
        <w:rPr>
          <w:rFonts w:cs="Arial"/>
          <w:color w:val="FF0000"/>
          <w:sz w:val="24"/>
          <w:szCs w:val="24"/>
        </w:rPr>
        <w:t xml:space="preserve"> 0x03), then any existing partial or complete </w:t>
      </w:r>
      <w:r w:rsidR="007135A4">
        <w:rPr>
          <w:rFonts w:cs="Arial"/>
          <w:color w:val="FF0000"/>
          <w:sz w:val="24"/>
          <w:szCs w:val="24"/>
        </w:rPr>
        <w:t xml:space="preserve">scan response </w:t>
      </w:r>
      <w:r>
        <w:rPr>
          <w:rFonts w:cs="Arial"/>
          <w:color w:val="FF0000"/>
          <w:sz w:val="24"/>
          <w:szCs w:val="24"/>
        </w:rPr>
        <w:t>data shall be discarded.</w:t>
      </w:r>
      <w:r w:rsidR="00E777D1" w:rsidRPr="00E777D1">
        <w:rPr>
          <w:rFonts w:cs="Arial"/>
          <w:color w:val="FF0000"/>
          <w:sz w:val="24"/>
          <w:szCs w:val="24"/>
        </w:rPr>
        <w:t xml:space="preserve"> </w:t>
      </w:r>
      <w:r w:rsidR="00AE6198">
        <w:rPr>
          <w:rFonts w:cs="Arial"/>
          <w:color w:val="FF0000"/>
          <w:sz w:val="24"/>
          <w:szCs w:val="24"/>
        </w:rPr>
        <w:t>If the Scan_Response_Data_Length parameter is z</w:t>
      </w:r>
      <w:r w:rsidR="007A7A63">
        <w:rPr>
          <w:rFonts w:cs="Arial"/>
          <w:color w:val="FF0000"/>
          <w:sz w:val="24"/>
          <w:szCs w:val="24"/>
        </w:rPr>
        <w:t>ero then Operation shall be 0x03</w:t>
      </w:r>
      <w:r w:rsidR="00AE6198">
        <w:rPr>
          <w:rFonts w:cs="Arial"/>
          <w:color w:val="FF0000"/>
          <w:sz w:val="24"/>
          <w:szCs w:val="24"/>
        </w:rPr>
        <w:t>; this indicates that any existing partial or complete data shall be deleted and no new data provided.</w:t>
      </w:r>
    </w:p>
    <w:p w14:paraId="1064D396" w14:textId="4CC6FC8F" w:rsidR="00F01967" w:rsidRDefault="00F01967" w:rsidP="007A7A63">
      <w:pPr>
        <w:autoSpaceDE w:val="0"/>
        <w:autoSpaceDN w:val="0"/>
        <w:adjustRightInd w:val="0"/>
        <w:spacing w:after="240" w:line="240" w:lineRule="auto"/>
        <w:rPr>
          <w:rFonts w:cs="Arial"/>
          <w:color w:val="FF0000"/>
          <w:sz w:val="24"/>
          <w:szCs w:val="24"/>
        </w:rPr>
      </w:pPr>
      <w:r>
        <w:rPr>
          <w:rFonts w:cs="Arial"/>
          <w:color w:val="FF0000"/>
          <w:sz w:val="24"/>
          <w:szCs w:val="24"/>
        </w:rPr>
        <w:t xml:space="preserve">If the advertising set is </w:t>
      </w:r>
      <w:r w:rsidR="00FD472E">
        <w:rPr>
          <w:rFonts w:cs="Arial"/>
          <w:color w:val="FF0000"/>
          <w:sz w:val="24"/>
          <w:szCs w:val="24"/>
        </w:rPr>
        <w:t>non-</w:t>
      </w:r>
      <w:r w:rsidRPr="00D6138B">
        <w:rPr>
          <w:rFonts w:cs="Arial"/>
          <w:color w:val="FF0000"/>
          <w:sz w:val="24"/>
          <w:szCs w:val="24"/>
        </w:rPr>
        <w:t>scannable</w:t>
      </w:r>
      <w:del w:id="197" w:author="Clive D.W. Feather" w:date="2016-04-13T07:53:00Z">
        <w:r w:rsidDel="001B7397">
          <w:rPr>
            <w:rFonts w:cs="Arial"/>
            <w:color w:val="FF0000"/>
            <w:sz w:val="24"/>
            <w:szCs w:val="24"/>
          </w:rPr>
          <w:delText xml:space="preserve">, </w:delText>
        </w:r>
      </w:del>
      <w:ins w:id="198" w:author="Clive D.W. Feather" w:date="2016-04-13T07:53:00Z">
        <w:r w:rsidR="001B7397">
          <w:rPr>
            <w:rFonts w:cs="Arial"/>
            <w:color w:val="FF0000"/>
            <w:sz w:val="24"/>
            <w:szCs w:val="24"/>
          </w:rPr>
          <w:t xml:space="preserve"> and the Host uses </w:t>
        </w:r>
      </w:ins>
      <w:r w:rsidR="0055566A">
        <w:rPr>
          <w:rFonts w:cs="Arial"/>
          <w:color w:val="FF0000"/>
          <w:sz w:val="24"/>
          <w:szCs w:val="24"/>
        </w:rPr>
        <w:t xml:space="preserve">this command </w:t>
      </w:r>
      <w:ins w:id="199" w:author="Clive D.W. Feather" w:date="2016-04-13T07:54:00Z">
        <w:r w:rsidR="001B7397">
          <w:rPr>
            <w:rFonts w:cs="Arial"/>
            <w:color w:val="FF0000"/>
            <w:sz w:val="24"/>
            <w:szCs w:val="24"/>
          </w:rPr>
          <w:t>other than</w:t>
        </w:r>
      </w:ins>
      <w:del w:id="200" w:author="Clive D.W. Feather" w:date="2016-04-13T07:54:00Z">
        <w:r w:rsidR="0055566A" w:rsidDel="001B7397">
          <w:rPr>
            <w:rFonts w:cs="Arial"/>
            <w:color w:val="FF0000"/>
            <w:sz w:val="24"/>
            <w:szCs w:val="24"/>
          </w:rPr>
          <w:delText>shall only be used</w:delText>
        </w:r>
      </w:del>
      <w:r w:rsidR="0055566A">
        <w:rPr>
          <w:rFonts w:cs="Arial"/>
          <w:color w:val="FF0000"/>
          <w:sz w:val="24"/>
          <w:szCs w:val="24"/>
        </w:rPr>
        <w:t xml:space="preserve"> to delete existing data</w:t>
      </w:r>
      <w:ins w:id="201" w:author="Clive D.W. Feather" w:date="2016-04-13T07:54:00Z">
        <w:r w:rsidR="001B7397">
          <w:rPr>
            <w:rFonts w:cs="Arial"/>
            <w:color w:val="FF0000"/>
            <w:sz w:val="24"/>
            <w:szCs w:val="24"/>
          </w:rPr>
          <w:t xml:space="preserve">, </w:t>
        </w:r>
      </w:ins>
      <w:del w:id="202" w:author="Clive D.W. Feather" w:date="2016-04-13T07:54:00Z">
        <w:r w:rsidDel="001B7397">
          <w:rPr>
            <w:rFonts w:cs="Arial"/>
            <w:color w:val="FF0000"/>
            <w:sz w:val="24"/>
            <w:szCs w:val="24"/>
          </w:rPr>
          <w:delText xml:space="preserve">; otherwise </w:delText>
        </w:r>
      </w:del>
      <w:r>
        <w:rPr>
          <w:rFonts w:cs="Arial"/>
          <w:color w:val="FF0000"/>
          <w:sz w:val="24"/>
          <w:szCs w:val="24"/>
        </w:rPr>
        <w:t>the Controller shall return the Invalid HCI Parameters (0x12) error code</w:t>
      </w:r>
      <w:r w:rsidRPr="00D6138B">
        <w:rPr>
          <w:rFonts w:cs="Arial"/>
          <w:color w:val="FF0000"/>
          <w:sz w:val="24"/>
          <w:szCs w:val="24"/>
        </w:rPr>
        <w:t>.</w:t>
      </w:r>
    </w:p>
    <w:p w14:paraId="0715EBC0" w14:textId="700D3EB9" w:rsidR="00F01967" w:rsidRDefault="00F01967" w:rsidP="00F01967">
      <w:pPr>
        <w:autoSpaceDE w:val="0"/>
        <w:autoSpaceDN w:val="0"/>
        <w:adjustRightInd w:val="0"/>
        <w:spacing w:after="0" w:line="240" w:lineRule="auto"/>
        <w:rPr>
          <w:rFonts w:cs="Arial"/>
          <w:color w:val="FF0000"/>
          <w:sz w:val="24"/>
          <w:szCs w:val="24"/>
        </w:rPr>
      </w:pPr>
      <w:r>
        <w:rPr>
          <w:rFonts w:cs="Arial"/>
          <w:color w:val="FF0000"/>
          <w:sz w:val="24"/>
          <w:szCs w:val="24"/>
        </w:rPr>
        <w:t>If advertising is enabled</w:t>
      </w:r>
      <w:ins w:id="203" w:author="Clive D.W. Feather" w:date="2016-04-13T07:54:00Z">
        <w:r w:rsidR="001B7397">
          <w:rPr>
            <w:rFonts w:cs="Arial"/>
            <w:color w:val="FF0000"/>
            <w:sz w:val="24"/>
            <w:szCs w:val="24"/>
          </w:rPr>
          <w:t xml:space="preserve"> and</w:t>
        </w:r>
      </w:ins>
      <w:del w:id="204" w:author="Clive D.W. Feather" w:date="2016-04-13T07:54:00Z">
        <w:r w:rsidDel="001B7397">
          <w:rPr>
            <w:rFonts w:cs="Arial"/>
            <w:color w:val="FF0000"/>
            <w:sz w:val="24"/>
            <w:szCs w:val="24"/>
          </w:rPr>
          <w:delText>,</w:delText>
        </w:r>
      </w:del>
      <w:r>
        <w:rPr>
          <w:rFonts w:cs="Arial"/>
          <w:color w:val="FF0000"/>
          <w:sz w:val="24"/>
          <w:szCs w:val="24"/>
        </w:rPr>
        <w:t xml:space="preserve"> Operation </w:t>
      </w:r>
      <w:del w:id="205" w:author="Clive D.W. Feather" w:date="2016-04-13T07:54:00Z">
        <w:r w:rsidDel="001B7397">
          <w:rPr>
            <w:rFonts w:cs="Arial"/>
            <w:color w:val="FF0000"/>
            <w:sz w:val="24"/>
            <w:szCs w:val="24"/>
          </w:rPr>
          <w:delText xml:space="preserve">shall </w:delText>
        </w:r>
      </w:del>
      <w:ins w:id="206" w:author="Clive D.W. Feather" w:date="2016-04-13T07:54:00Z">
        <w:r w:rsidR="001B7397">
          <w:rPr>
            <w:rFonts w:cs="Arial"/>
            <w:color w:val="FF0000"/>
            <w:sz w:val="24"/>
            <w:szCs w:val="24"/>
          </w:rPr>
          <w:t xml:space="preserve">does not </w:t>
        </w:r>
      </w:ins>
      <w:r>
        <w:rPr>
          <w:rFonts w:cs="Arial"/>
          <w:color w:val="FF0000"/>
          <w:sz w:val="24"/>
          <w:szCs w:val="24"/>
        </w:rPr>
        <w:t>have the value 0x03</w:t>
      </w:r>
      <w:ins w:id="207" w:author="Clive D.W. Feather" w:date="2016-04-13T07:54:00Z">
        <w:r w:rsidR="001B7397">
          <w:rPr>
            <w:rFonts w:cs="Arial"/>
            <w:color w:val="FF0000"/>
            <w:sz w:val="24"/>
            <w:szCs w:val="24"/>
          </w:rPr>
          <w:t xml:space="preserve">, </w:t>
        </w:r>
      </w:ins>
      <w:del w:id="208" w:author="Clive D.W. Feather" w:date="2016-04-13T07:54:00Z">
        <w:r w:rsidDel="001B7397">
          <w:rPr>
            <w:rFonts w:cs="Arial"/>
            <w:color w:val="FF0000"/>
            <w:sz w:val="24"/>
            <w:szCs w:val="24"/>
          </w:rPr>
          <w:delText xml:space="preserve">; </w:delText>
        </w:r>
        <w:r w:rsidR="00B87DA9" w:rsidDel="001B7397">
          <w:rPr>
            <w:rFonts w:cs="Arial"/>
            <w:color w:val="FF0000"/>
            <w:sz w:val="24"/>
            <w:szCs w:val="24"/>
          </w:rPr>
          <w:delText xml:space="preserve">if Operation is any other value, </w:delText>
        </w:r>
      </w:del>
      <w:r>
        <w:rPr>
          <w:rFonts w:cs="Arial"/>
          <w:color w:val="FF0000"/>
          <w:sz w:val="24"/>
          <w:szCs w:val="24"/>
        </w:rPr>
        <w:t>the Controller shall return the Command Disallowed (0x0C) error code.</w:t>
      </w:r>
    </w:p>
    <w:p w14:paraId="6F01D873" w14:textId="77777777" w:rsidR="00F01967" w:rsidRPr="00113796" w:rsidRDefault="00F01967" w:rsidP="00F01967">
      <w:pPr>
        <w:autoSpaceDE w:val="0"/>
        <w:autoSpaceDN w:val="0"/>
        <w:adjustRightInd w:val="0"/>
        <w:spacing w:after="0" w:line="240" w:lineRule="auto"/>
        <w:rPr>
          <w:rFonts w:cs="Arial"/>
          <w:color w:val="FF0000"/>
          <w:sz w:val="24"/>
          <w:szCs w:val="24"/>
          <w:lang w:val="en-GB"/>
        </w:rPr>
      </w:pPr>
    </w:p>
    <w:p w14:paraId="34D99A5B" w14:textId="77777777" w:rsidR="00F01967" w:rsidRDefault="00F01967" w:rsidP="00F01967">
      <w:pPr>
        <w:rPr>
          <w:rFonts w:cs="Arial"/>
          <w:color w:val="FF0000"/>
          <w:sz w:val="24"/>
          <w:szCs w:val="24"/>
        </w:rPr>
      </w:pPr>
      <w:r w:rsidRPr="004A3BDF">
        <w:rPr>
          <w:rFonts w:cs="Arial"/>
          <w:color w:val="FF0000"/>
          <w:sz w:val="24"/>
          <w:szCs w:val="24"/>
        </w:rPr>
        <w:t xml:space="preserve">If </w:t>
      </w:r>
      <w:r>
        <w:rPr>
          <w:rFonts w:cs="Arial"/>
          <w:color w:val="FF0000"/>
          <w:sz w:val="24"/>
          <w:szCs w:val="24"/>
        </w:rPr>
        <w:t>the</w:t>
      </w:r>
      <w:r w:rsidRPr="004A3BDF">
        <w:rPr>
          <w:rFonts w:cs="Arial"/>
          <w:color w:val="FF0000"/>
          <w:sz w:val="24"/>
          <w:szCs w:val="24"/>
        </w:rPr>
        <w:t xml:space="preserve"> advertising set corresponding to </w:t>
      </w:r>
      <w:r>
        <w:rPr>
          <w:rFonts w:cs="Arial"/>
          <w:color w:val="FF0000"/>
          <w:sz w:val="24"/>
          <w:szCs w:val="24"/>
        </w:rPr>
        <w:t xml:space="preserve">the </w:t>
      </w:r>
      <w:r w:rsidRPr="004A3BDF">
        <w:rPr>
          <w:rFonts w:cs="Arial"/>
          <w:color w:val="FF0000"/>
          <w:sz w:val="24"/>
          <w:szCs w:val="24"/>
        </w:rPr>
        <w:t>Advertising_</w:t>
      </w:r>
      <w:r w:rsidR="006036A0">
        <w:rPr>
          <w:rFonts w:cs="Arial"/>
          <w:color w:val="FF0000"/>
          <w:sz w:val="24"/>
          <w:szCs w:val="24"/>
        </w:rPr>
        <w:t>Handle</w:t>
      </w:r>
      <w:r w:rsidRPr="004A3BDF">
        <w:rPr>
          <w:rFonts w:cs="Arial"/>
          <w:color w:val="FF0000"/>
          <w:sz w:val="24"/>
          <w:szCs w:val="24"/>
        </w:rPr>
        <w:t xml:space="preserve"> </w:t>
      </w:r>
      <w:r>
        <w:rPr>
          <w:rFonts w:cs="Arial"/>
          <w:color w:val="FF0000"/>
          <w:sz w:val="24"/>
          <w:szCs w:val="24"/>
          <w:lang w:val="en-GB"/>
        </w:rPr>
        <w:t xml:space="preserve">parameter </w:t>
      </w:r>
      <w:r w:rsidRPr="004A3BDF">
        <w:rPr>
          <w:rFonts w:cs="Arial"/>
          <w:color w:val="FF0000"/>
          <w:sz w:val="24"/>
          <w:szCs w:val="24"/>
        </w:rPr>
        <w:t xml:space="preserve">does not exist then the Controller shall return </w:t>
      </w:r>
      <w:r>
        <w:rPr>
          <w:rFonts w:cs="Arial"/>
          <w:color w:val="FF0000"/>
          <w:sz w:val="24"/>
          <w:szCs w:val="24"/>
        </w:rPr>
        <w:t>the</w:t>
      </w:r>
      <w:r w:rsidRPr="004A3BDF">
        <w:rPr>
          <w:rFonts w:cs="Arial"/>
          <w:color w:val="FF0000"/>
          <w:sz w:val="24"/>
          <w:szCs w:val="24"/>
        </w:rPr>
        <w:t xml:space="preserve"> </w:t>
      </w:r>
      <w:r w:rsidRPr="00050B81">
        <w:rPr>
          <w:rFonts w:cs="Arial"/>
          <w:color w:val="FF0000"/>
          <w:sz w:val="24"/>
          <w:szCs w:val="24"/>
        </w:rPr>
        <w:t xml:space="preserve">Unknown </w:t>
      </w:r>
      <w:r w:rsidR="00B30EEE">
        <w:rPr>
          <w:rFonts w:cs="Arial"/>
          <w:color w:val="FF0000"/>
          <w:sz w:val="24"/>
          <w:szCs w:val="24"/>
        </w:rPr>
        <w:t xml:space="preserve">Advertising </w:t>
      </w:r>
      <w:r>
        <w:rPr>
          <w:rFonts w:cs="Arial"/>
          <w:color w:val="FF0000"/>
          <w:sz w:val="24"/>
          <w:szCs w:val="24"/>
        </w:rPr>
        <w:t>Identifier (</w:t>
      </w:r>
      <w:r w:rsidR="006E32C9">
        <w:rPr>
          <w:rFonts w:cs="Arial"/>
          <w:color w:val="FF0000"/>
          <w:sz w:val="24"/>
          <w:szCs w:val="24"/>
        </w:rPr>
        <w:t>0x42</w:t>
      </w:r>
      <w:r>
        <w:rPr>
          <w:rFonts w:cs="Arial"/>
          <w:color w:val="FF0000"/>
          <w:sz w:val="24"/>
          <w:szCs w:val="24"/>
        </w:rPr>
        <w:t xml:space="preserve">) </w:t>
      </w:r>
      <w:r w:rsidRPr="004A3BDF">
        <w:rPr>
          <w:rFonts w:cs="Arial"/>
          <w:color w:val="FF0000"/>
          <w:sz w:val="24"/>
          <w:szCs w:val="24"/>
        </w:rPr>
        <w:t>error code.</w:t>
      </w:r>
      <w:r w:rsidRPr="004A3BDF" w:rsidDel="001852AC">
        <w:rPr>
          <w:rFonts w:cs="Arial"/>
          <w:color w:val="FF0000"/>
          <w:sz w:val="24"/>
          <w:szCs w:val="24"/>
        </w:rPr>
        <w:t xml:space="preserve"> </w:t>
      </w:r>
    </w:p>
    <w:p w14:paraId="1B03622A" w14:textId="77777777" w:rsidR="00F01967" w:rsidRPr="00F147BC" w:rsidRDefault="00F01967" w:rsidP="00F01967">
      <w:pPr>
        <w:rPr>
          <w:rFonts w:cs="Arial"/>
          <w:color w:val="FF0000"/>
          <w:sz w:val="24"/>
          <w:szCs w:val="24"/>
          <w:lang w:val="en-GB"/>
        </w:rPr>
      </w:pPr>
    </w:p>
    <w:p w14:paraId="6BD99536" w14:textId="77777777" w:rsidR="00F01967" w:rsidRPr="004A3BDF" w:rsidRDefault="00F01967" w:rsidP="00F01967">
      <w:pPr>
        <w:rPr>
          <w:rFonts w:cs="Arial"/>
          <w:b/>
          <w:color w:val="FF0000"/>
          <w:sz w:val="24"/>
          <w:szCs w:val="24"/>
        </w:rPr>
      </w:pPr>
      <w:r w:rsidRPr="004A3BDF">
        <w:rPr>
          <w:rFonts w:cs="Arial"/>
          <w:b/>
          <w:color w:val="FF0000"/>
          <w:sz w:val="24"/>
          <w:szCs w:val="24"/>
        </w:rPr>
        <w:t>Command Parameters:</w:t>
      </w:r>
    </w:p>
    <w:p w14:paraId="153E1C0D" w14:textId="77777777" w:rsidR="00F01967" w:rsidRPr="004A3BDF" w:rsidRDefault="00F01967" w:rsidP="00F01967">
      <w:pPr>
        <w:spacing w:after="0"/>
        <w:rPr>
          <w:rFonts w:cs="Arial"/>
          <w:i/>
          <w:color w:val="FF0000"/>
          <w:sz w:val="24"/>
          <w:szCs w:val="24"/>
        </w:rPr>
      </w:pPr>
      <w:r w:rsidRPr="004A3BDF">
        <w:rPr>
          <w:rFonts w:cs="Arial"/>
          <w:i/>
          <w:color w:val="FF0000"/>
          <w:sz w:val="24"/>
          <w:szCs w:val="24"/>
        </w:rPr>
        <w:t>Advertising_</w:t>
      </w:r>
      <w:r w:rsidR="006036A0">
        <w:rPr>
          <w:rFonts w:cs="Arial"/>
          <w:i/>
          <w:color w:val="FF0000"/>
          <w:sz w:val="24"/>
          <w:szCs w:val="24"/>
        </w:rPr>
        <w:t>Handle</w:t>
      </w:r>
      <w:r w:rsidRPr="004A3BDF">
        <w:rPr>
          <w:rFonts w:cs="Arial"/>
          <w:i/>
          <w:color w:val="FF0000"/>
          <w:sz w:val="24"/>
          <w:szCs w:val="24"/>
        </w:rPr>
        <w:t>:</w:t>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t>Size: 1 Octet</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F01967" w:rsidRPr="004A3BDF" w14:paraId="05AC83BC" w14:textId="77777777" w:rsidTr="00F32D6A">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0AC6D3B3" w14:textId="77777777" w:rsidR="00F01967" w:rsidRPr="004A3BDF" w:rsidRDefault="00F01967" w:rsidP="00F32D6A">
            <w:pPr>
              <w:pStyle w:val="Tableheading"/>
              <w:spacing w:before="96"/>
              <w:rPr>
                <w:rFonts w:cs="Arial"/>
                <w:color w:val="FF0000"/>
                <w:sz w:val="24"/>
                <w:szCs w:val="24"/>
              </w:rPr>
            </w:pPr>
            <w:r w:rsidRPr="004A3B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08B43D9E" w14:textId="77777777" w:rsidR="00F01967" w:rsidRPr="004A3BDF" w:rsidRDefault="00F01967" w:rsidP="00F32D6A">
            <w:pPr>
              <w:pStyle w:val="Tableheading"/>
              <w:spacing w:before="96"/>
              <w:rPr>
                <w:rFonts w:cs="Arial"/>
                <w:color w:val="FF0000"/>
                <w:sz w:val="24"/>
                <w:szCs w:val="24"/>
              </w:rPr>
            </w:pPr>
            <w:r w:rsidRPr="004A3BDF">
              <w:rPr>
                <w:rFonts w:cs="Arial"/>
                <w:color w:val="FF0000"/>
                <w:sz w:val="24"/>
                <w:szCs w:val="24"/>
              </w:rPr>
              <w:t>Parameter Description</w:t>
            </w:r>
          </w:p>
        </w:tc>
      </w:tr>
      <w:tr w:rsidR="00F01967" w:rsidRPr="004A3BDF" w14:paraId="53713C59" w14:textId="77777777" w:rsidTr="00F32D6A">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464672A7" w14:textId="53EE4718" w:rsidR="00F01967" w:rsidRPr="004A3BDF" w:rsidRDefault="00F01967" w:rsidP="00F32D6A">
            <w:pPr>
              <w:pStyle w:val="CellBody"/>
              <w:spacing w:before="96"/>
              <w:rPr>
                <w:rFonts w:ascii="Arial" w:hAnsi="Arial" w:cs="Arial"/>
                <w:color w:val="FF0000"/>
                <w:sz w:val="24"/>
                <w:szCs w:val="24"/>
              </w:rPr>
            </w:pPr>
            <w:r w:rsidRPr="004A3BDF">
              <w:rPr>
                <w:rFonts w:ascii="Arial" w:hAnsi="Arial" w:cs="Arial"/>
                <w:color w:val="FF0000"/>
                <w:sz w:val="24"/>
                <w:szCs w:val="24"/>
              </w:rPr>
              <w:t>0x</w:t>
            </w:r>
            <w:r>
              <w:rPr>
                <w:rFonts w:ascii="Arial" w:hAnsi="Arial" w:cs="Arial"/>
                <w:color w:val="FF0000"/>
                <w:sz w:val="24"/>
                <w:szCs w:val="24"/>
              </w:rPr>
              <w:t>00 – 0x</w:t>
            </w:r>
            <w:r w:rsidR="004D4606">
              <w:rPr>
                <w:rFonts w:ascii="Arial" w:hAnsi="Arial" w:cs="Arial"/>
                <w:color w:val="FF0000"/>
                <w:sz w:val="24"/>
                <w:szCs w:val="24"/>
              </w:rPr>
              <w:t>E</w:t>
            </w:r>
            <w:r>
              <w:rPr>
                <w:rFonts w:ascii="Arial" w:hAnsi="Arial" w:cs="Arial"/>
                <w:color w:val="FF0000"/>
                <w:sz w:val="24"/>
                <w:szCs w:val="24"/>
              </w:rPr>
              <w:t>F</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17A942B8" w14:textId="29045A15" w:rsidR="00F01967" w:rsidRPr="004A3BDF" w:rsidRDefault="00F01967" w:rsidP="00F32D6A">
            <w:pPr>
              <w:pStyle w:val="CellBody"/>
              <w:spacing w:before="96"/>
              <w:rPr>
                <w:rFonts w:ascii="Arial" w:hAnsi="Arial" w:cs="Arial"/>
                <w:color w:val="FF0000"/>
                <w:sz w:val="24"/>
                <w:szCs w:val="24"/>
              </w:rPr>
            </w:pPr>
            <w:r w:rsidRPr="004A3BDF">
              <w:rPr>
                <w:rFonts w:ascii="Arial" w:hAnsi="Arial" w:cs="Arial"/>
                <w:color w:val="FF0000"/>
                <w:sz w:val="24"/>
                <w:szCs w:val="24"/>
              </w:rPr>
              <w:t>Used</w:t>
            </w:r>
            <w:r w:rsidR="004D4606">
              <w:rPr>
                <w:rFonts w:ascii="Arial" w:hAnsi="Arial" w:cs="Arial"/>
                <w:color w:val="FF0000"/>
                <w:sz w:val="24"/>
                <w:szCs w:val="24"/>
              </w:rPr>
              <w:t xml:space="preserve"> to identify an advertising set</w:t>
            </w:r>
          </w:p>
        </w:tc>
      </w:tr>
      <w:tr w:rsidR="004D4606" w:rsidRPr="004A3BDF" w14:paraId="5D5AB4CE" w14:textId="77777777" w:rsidTr="00F32D6A">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2EF1BDBB" w14:textId="29C090BD" w:rsidR="004D4606" w:rsidRDefault="004D4606" w:rsidP="00F32D6A">
            <w:pPr>
              <w:pStyle w:val="CellBody"/>
              <w:spacing w:before="96"/>
              <w:rPr>
                <w:rFonts w:ascii="Arial" w:hAnsi="Arial" w:cs="Arial"/>
                <w:color w:val="FF0000"/>
                <w:sz w:val="24"/>
                <w:szCs w:val="24"/>
              </w:rPr>
            </w:pPr>
            <w:r>
              <w:rPr>
                <w:rFonts w:ascii="Arial" w:hAnsi="Arial" w:cs="Arial"/>
                <w:color w:val="FF0000"/>
                <w:sz w:val="24"/>
                <w:szCs w:val="24"/>
              </w:rPr>
              <w:t>All other values</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0B086D6D" w14:textId="5B7D7754" w:rsidR="004D4606" w:rsidRDefault="004D4606" w:rsidP="00F32D6A">
            <w:pPr>
              <w:pStyle w:val="CellBody"/>
              <w:spacing w:before="96"/>
              <w:rPr>
                <w:rFonts w:ascii="Arial" w:hAnsi="Arial" w:cs="Arial"/>
                <w:color w:val="FF0000"/>
                <w:sz w:val="24"/>
                <w:szCs w:val="24"/>
              </w:rPr>
            </w:pPr>
            <w:r>
              <w:rPr>
                <w:rFonts w:ascii="Arial" w:hAnsi="Arial" w:cs="Arial"/>
                <w:color w:val="FF0000"/>
                <w:sz w:val="24"/>
                <w:szCs w:val="24"/>
              </w:rPr>
              <w:t>Reserved for future use</w:t>
            </w:r>
          </w:p>
        </w:tc>
      </w:tr>
    </w:tbl>
    <w:p w14:paraId="3A250251" w14:textId="77777777" w:rsidR="00F01967" w:rsidRDefault="00F01967" w:rsidP="00F01967">
      <w:pPr>
        <w:spacing w:after="0"/>
        <w:rPr>
          <w:rFonts w:cs="Arial"/>
          <w:i/>
          <w:color w:val="FF0000"/>
          <w:sz w:val="24"/>
          <w:szCs w:val="24"/>
        </w:rPr>
      </w:pPr>
    </w:p>
    <w:p w14:paraId="38D6AB0D" w14:textId="77777777" w:rsidR="00F01967" w:rsidRPr="004A3BDF" w:rsidRDefault="00F01967" w:rsidP="00F01967">
      <w:pPr>
        <w:spacing w:after="0"/>
        <w:rPr>
          <w:rFonts w:cs="Arial"/>
          <w:i/>
          <w:color w:val="FF0000"/>
          <w:sz w:val="24"/>
          <w:szCs w:val="24"/>
        </w:rPr>
      </w:pPr>
      <w:r>
        <w:rPr>
          <w:rFonts w:cs="Arial"/>
          <w:i/>
          <w:color w:val="FF0000"/>
          <w:sz w:val="24"/>
          <w:szCs w:val="24"/>
        </w:rPr>
        <w:t>Operation</w:t>
      </w:r>
      <w:r w:rsidRPr="004A3BDF">
        <w:rPr>
          <w:rFonts w:cs="Arial"/>
          <w:i/>
          <w:color w:val="FF0000"/>
          <w:sz w:val="24"/>
          <w:szCs w:val="24"/>
        </w:rPr>
        <w:t>:</w:t>
      </w:r>
      <w:r>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t>Size: 1 Octet</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F01967" w:rsidRPr="004A3BDF" w14:paraId="5500DEE0" w14:textId="77777777" w:rsidTr="00F32D6A">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1E6CF275" w14:textId="77777777" w:rsidR="00F01967" w:rsidRPr="004A3BDF" w:rsidRDefault="00F01967" w:rsidP="00F32D6A">
            <w:pPr>
              <w:pStyle w:val="Tableheading"/>
              <w:spacing w:before="96"/>
              <w:rPr>
                <w:rFonts w:cs="Arial"/>
                <w:color w:val="FF0000"/>
                <w:sz w:val="24"/>
                <w:szCs w:val="24"/>
              </w:rPr>
            </w:pPr>
            <w:r w:rsidRPr="004A3B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549E3916" w14:textId="77777777" w:rsidR="00F01967" w:rsidRPr="004A3BDF" w:rsidRDefault="00F01967" w:rsidP="00F32D6A">
            <w:pPr>
              <w:pStyle w:val="Tableheading"/>
              <w:spacing w:before="96"/>
              <w:rPr>
                <w:rFonts w:cs="Arial"/>
                <w:color w:val="FF0000"/>
                <w:sz w:val="24"/>
                <w:szCs w:val="24"/>
              </w:rPr>
            </w:pPr>
            <w:r w:rsidRPr="004A3BDF">
              <w:rPr>
                <w:rFonts w:cs="Arial"/>
                <w:color w:val="FF0000"/>
                <w:sz w:val="24"/>
                <w:szCs w:val="24"/>
              </w:rPr>
              <w:t>Parameter Description</w:t>
            </w:r>
          </w:p>
        </w:tc>
      </w:tr>
      <w:tr w:rsidR="00F01967" w:rsidRPr="004A3BDF" w14:paraId="35CFD4B6" w14:textId="77777777" w:rsidTr="00F32D6A">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1D732812" w14:textId="77777777" w:rsidR="00F01967" w:rsidRPr="004A3BDF" w:rsidRDefault="00F01967" w:rsidP="00F32D6A">
            <w:pPr>
              <w:pStyle w:val="CellBody"/>
              <w:spacing w:before="96"/>
              <w:rPr>
                <w:rFonts w:ascii="Arial" w:hAnsi="Arial" w:cs="Arial"/>
                <w:color w:val="FF0000"/>
                <w:sz w:val="24"/>
                <w:szCs w:val="24"/>
              </w:rPr>
            </w:pPr>
            <w:r>
              <w:rPr>
                <w:rFonts w:ascii="Arial" w:hAnsi="Arial" w:cs="Arial"/>
                <w:color w:val="FF0000"/>
                <w:sz w:val="24"/>
                <w:szCs w:val="24"/>
              </w:rPr>
              <w:t>0x00</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65D4F535" w14:textId="77777777" w:rsidR="00F01967" w:rsidRPr="004A3BDF" w:rsidRDefault="00F01967" w:rsidP="00F32D6A">
            <w:pPr>
              <w:pStyle w:val="CellBody"/>
              <w:spacing w:before="96"/>
              <w:rPr>
                <w:rFonts w:ascii="Arial" w:hAnsi="Arial" w:cs="Arial"/>
                <w:color w:val="FF0000"/>
                <w:sz w:val="24"/>
                <w:szCs w:val="24"/>
              </w:rPr>
            </w:pPr>
            <w:r>
              <w:rPr>
                <w:rFonts w:ascii="Arial" w:hAnsi="Arial" w:cs="Arial"/>
                <w:color w:val="FF0000"/>
                <w:sz w:val="24"/>
                <w:szCs w:val="24"/>
              </w:rPr>
              <w:t>Intermediate fragment of fragmented scan response data</w:t>
            </w:r>
          </w:p>
        </w:tc>
      </w:tr>
      <w:tr w:rsidR="00F01967" w:rsidRPr="004A3BDF" w14:paraId="0DBEFF64" w14:textId="77777777" w:rsidTr="00F32D6A">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01201786" w14:textId="77777777" w:rsidR="00F01967" w:rsidRDefault="00F01967" w:rsidP="00F32D6A">
            <w:pPr>
              <w:pStyle w:val="CellBody"/>
              <w:spacing w:before="96"/>
              <w:rPr>
                <w:rFonts w:ascii="Arial" w:hAnsi="Arial" w:cs="Arial"/>
                <w:color w:val="FF0000"/>
                <w:sz w:val="24"/>
                <w:szCs w:val="24"/>
              </w:rPr>
            </w:pPr>
            <w:r>
              <w:rPr>
                <w:rFonts w:ascii="Arial" w:hAnsi="Arial" w:cs="Arial"/>
                <w:color w:val="FF0000"/>
                <w:sz w:val="24"/>
                <w:szCs w:val="24"/>
              </w:rPr>
              <w:t>0x01</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47331525" w14:textId="77777777" w:rsidR="00F01967" w:rsidRDefault="00F01967" w:rsidP="00F32D6A">
            <w:pPr>
              <w:pStyle w:val="CellBody"/>
              <w:spacing w:before="96"/>
              <w:rPr>
                <w:rFonts w:ascii="Arial" w:hAnsi="Arial" w:cs="Arial"/>
                <w:color w:val="FF0000"/>
                <w:sz w:val="24"/>
                <w:szCs w:val="24"/>
              </w:rPr>
            </w:pPr>
            <w:r>
              <w:rPr>
                <w:rFonts w:ascii="Arial" w:hAnsi="Arial" w:cs="Arial"/>
                <w:color w:val="FF0000"/>
                <w:sz w:val="24"/>
                <w:szCs w:val="24"/>
              </w:rPr>
              <w:t>First fragment of fragmented scan response data</w:t>
            </w:r>
          </w:p>
        </w:tc>
      </w:tr>
      <w:tr w:rsidR="00F01967" w:rsidRPr="004A3BDF" w14:paraId="1DD111C7" w14:textId="77777777" w:rsidTr="00F32D6A">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73586130" w14:textId="77777777" w:rsidR="00F01967" w:rsidRDefault="00F01967" w:rsidP="00F32D6A">
            <w:pPr>
              <w:pStyle w:val="CellBody"/>
              <w:spacing w:before="96"/>
              <w:rPr>
                <w:rFonts w:ascii="Arial" w:hAnsi="Arial" w:cs="Arial"/>
                <w:color w:val="FF0000"/>
                <w:sz w:val="24"/>
                <w:szCs w:val="24"/>
              </w:rPr>
            </w:pPr>
            <w:r>
              <w:rPr>
                <w:rFonts w:ascii="Arial" w:hAnsi="Arial" w:cs="Arial"/>
                <w:color w:val="FF0000"/>
                <w:sz w:val="24"/>
                <w:szCs w:val="24"/>
              </w:rPr>
              <w:t>0x02</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209561AE" w14:textId="77777777" w:rsidR="00F01967" w:rsidRDefault="00F01967" w:rsidP="00F32D6A">
            <w:pPr>
              <w:pStyle w:val="CellBody"/>
              <w:spacing w:before="96"/>
              <w:rPr>
                <w:rFonts w:ascii="Arial" w:hAnsi="Arial" w:cs="Arial"/>
                <w:color w:val="FF0000"/>
                <w:sz w:val="24"/>
                <w:szCs w:val="24"/>
              </w:rPr>
            </w:pPr>
            <w:r>
              <w:rPr>
                <w:rFonts w:ascii="Arial" w:hAnsi="Arial" w:cs="Arial"/>
                <w:color w:val="FF0000"/>
                <w:sz w:val="24"/>
                <w:szCs w:val="24"/>
              </w:rPr>
              <w:t>Last fragment of fragmented scan response data</w:t>
            </w:r>
          </w:p>
        </w:tc>
      </w:tr>
      <w:tr w:rsidR="00F01967" w:rsidRPr="004A3BDF" w14:paraId="6C3EB43B" w14:textId="77777777" w:rsidTr="00F32D6A">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78A3B04B" w14:textId="77777777" w:rsidR="00F01967" w:rsidRDefault="00F01967" w:rsidP="00F32D6A">
            <w:pPr>
              <w:pStyle w:val="CellBody"/>
              <w:spacing w:before="96"/>
              <w:rPr>
                <w:rFonts w:ascii="Arial" w:hAnsi="Arial" w:cs="Arial"/>
                <w:color w:val="FF0000"/>
                <w:sz w:val="24"/>
                <w:szCs w:val="24"/>
              </w:rPr>
            </w:pPr>
            <w:r>
              <w:rPr>
                <w:rFonts w:ascii="Arial" w:hAnsi="Arial" w:cs="Arial"/>
                <w:color w:val="FF0000"/>
                <w:sz w:val="24"/>
                <w:szCs w:val="24"/>
              </w:rPr>
              <w:t>0x03</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3AAF2582" w14:textId="4966085D" w:rsidR="00F01967" w:rsidRDefault="00F01967" w:rsidP="00C12FA0">
            <w:pPr>
              <w:pStyle w:val="CellBody"/>
              <w:spacing w:before="96"/>
              <w:rPr>
                <w:rFonts w:ascii="Arial" w:hAnsi="Arial" w:cs="Arial"/>
                <w:color w:val="FF0000"/>
                <w:sz w:val="24"/>
                <w:szCs w:val="24"/>
              </w:rPr>
            </w:pPr>
            <w:r>
              <w:rPr>
                <w:rFonts w:ascii="Arial" w:hAnsi="Arial" w:cs="Arial"/>
                <w:color w:val="FF0000"/>
                <w:sz w:val="24"/>
                <w:szCs w:val="24"/>
              </w:rPr>
              <w:t>Complete scan response data</w:t>
            </w:r>
            <w:bookmarkStart w:id="209" w:name="_GoBack"/>
            <w:bookmarkEnd w:id="209"/>
          </w:p>
        </w:tc>
      </w:tr>
      <w:tr w:rsidR="00F01967" w:rsidRPr="004A3BDF" w14:paraId="446F6B17" w14:textId="77777777" w:rsidTr="00F32D6A">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7A5C9FC1" w14:textId="77777777" w:rsidR="00F01967" w:rsidRDefault="00F01967" w:rsidP="00F32D6A">
            <w:pPr>
              <w:pStyle w:val="CellBody"/>
              <w:spacing w:before="96"/>
              <w:rPr>
                <w:rFonts w:ascii="Arial" w:hAnsi="Arial" w:cs="Arial"/>
                <w:color w:val="FF0000"/>
                <w:sz w:val="24"/>
                <w:szCs w:val="24"/>
              </w:rPr>
            </w:pPr>
            <w:r>
              <w:rPr>
                <w:rFonts w:ascii="Arial" w:hAnsi="Arial" w:cs="Arial"/>
                <w:color w:val="FF0000"/>
                <w:sz w:val="24"/>
                <w:szCs w:val="24"/>
              </w:rPr>
              <w:t>All other values</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4E699B16" w14:textId="77777777" w:rsidR="00F01967" w:rsidRDefault="00F01967" w:rsidP="00F32D6A">
            <w:pPr>
              <w:pStyle w:val="CellBody"/>
              <w:spacing w:before="96"/>
              <w:rPr>
                <w:rFonts w:ascii="Arial" w:hAnsi="Arial" w:cs="Arial"/>
                <w:color w:val="FF0000"/>
                <w:sz w:val="24"/>
                <w:szCs w:val="24"/>
              </w:rPr>
            </w:pPr>
            <w:r>
              <w:rPr>
                <w:rFonts w:ascii="Arial" w:hAnsi="Arial" w:cs="Arial"/>
                <w:color w:val="FF0000"/>
                <w:sz w:val="24"/>
                <w:szCs w:val="24"/>
              </w:rPr>
              <w:t>Reserved for future use</w:t>
            </w:r>
          </w:p>
        </w:tc>
      </w:tr>
    </w:tbl>
    <w:p w14:paraId="016C31DE" w14:textId="77777777" w:rsidR="00F01967" w:rsidRDefault="00F01967" w:rsidP="00F01967">
      <w:pPr>
        <w:spacing w:after="0"/>
        <w:rPr>
          <w:rFonts w:cs="Arial"/>
          <w:i/>
          <w:color w:val="FF0000"/>
          <w:sz w:val="24"/>
          <w:szCs w:val="24"/>
        </w:rPr>
      </w:pPr>
    </w:p>
    <w:p w14:paraId="2EC1C354" w14:textId="77777777" w:rsidR="00F01967" w:rsidRPr="004A3BDF" w:rsidRDefault="00F01967" w:rsidP="00F01967">
      <w:pPr>
        <w:spacing w:after="0"/>
        <w:rPr>
          <w:rFonts w:cs="Arial"/>
          <w:i/>
          <w:color w:val="FF0000"/>
          <w:sz w:val="24"/>
          <w:szCs w:val="24"/>
        </w:rPr>
      </w:pPr>
      <w:r>
        <w:rPr>
          <w:rFonts w:cs="Arial"/>
          <w:i/>
          <w:color w:val="FF0000"/>
          <w:sz w:val="24"/>
          <w:szCs w:val="24"/>
        </w:rPr>
        <w:t>Scan_Response_Data_Length</w:t>
      </w:r>
      <w:r w:rsidRPr="004A3BDF">
        <w:rPr>
          <w:rFonts w:cs="Arial"/>
          <w:i/>
          <w:color w:val="FF0000"/>
          <w:sz w:val="24"/>
          <w:szCs w:val="24"/>
        </w:rPr>
        <w:t>:</w:t>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sidRPr="004A3BDF">
        <w:rPr>
          <w:rFonts w:cs="Arial"/>
          <w:i/>
          <w:color w:val="FF0000"/>
          <w:sz w:val="24"/>
          <w:szCs w:val="24"/>
        </w:rPr>
        <w:t>Size: 1 Octet</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F01967" w:rsidRPr="004A3BDF" w14:paraId="4DE8CC8B" w14:textId="77777777" w:rsidTr="00F32D6A">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5A6F3167" w14:textId="77777777" w:rsidR="00F01967" w:rsidRPr="004A3BDF" w:rsidRDefault="00F01967" w:rsidP="00F32D6A">
            <w:pPr>
              <w:pStyle w:val="Tableheading"/>
              <w:spacing w:before="96"/>
              <w:rPr>
                <w:rFonts w:cs="Arial"/>
                <w:color w:val="FF0000"/>
                <w:sz w:val="24"/>
                <w:szCs w:val="24"/>
              </w:rPr>
            </w:pPr>
            <w:r w:rsidRPr="004A3B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76C7111F" w14:textId="77777777" w:rsidR="00F01967" w:rsidRPr="004A3BDF" w:rsidRDefault="00F01967" w:rsidP="00F32D6A">
            <w:pPr>
              <w:pStyle w:val="Tableheading"/>
              <w:spacing w:before="96"/>
              <w:rPr>
                <w:rFonts w:cs="Arial"/>
                <w:color w:val="FF0000"/>
                <w:sz w:val="24"/>
                <w:szCs w:val="24"/>
              </w:rPr>
            </w:pPr>
            <w:r w:rsidRPr="004A3BDF">
              <w:rPr>
                <w:rFonts w:cs="Arial"/>
                <w:color w:val="FF0000"/>
                <w:sz w:val="24"/>
                <w:szCs w:val="24"/>
              </w:rPr>
              <w:t>Parameter Description</w:t>
            </w:r>
          </w:p>
        </w:tc>
      </w:tr>
      <w:tr w:rsidR="00F01967" w:rsidRPr="004A3BDF" w14:paraId="47AE900E" w14:textId="77777777" w:rsidTr="00F32D6A">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76FBDB1E" w14:textId="5C70E91A" w:rsidR="00F01967" w:rsidRPr="004A3BDF" w:rsidRDefault="00F01967" w:rsidP="00F32D6A">
            <w:pPr>
              <w:pStyle w:val="CellBody"/>
              <w:spacing w:before="96"/>
              <w:rPr>
                <w:rFonts w:ascii="Arial" w:hAnsi="Arial" w:cs="Arial"/>
                <w:color w:val="FF0000"/>
                <w:sz w:val="24"/>
                <w:szCs w:val="24"/>
              </w:rPr>
            </w:pPr>
            <w:r>
              <w:rPr>
                <w:rFonts w:ascii="Arial" w:hAnsi="Arial" w:cs="Arial"/>
                <w:color w:val="FF0000"/>
                <w:sz w:val="24"/>
                <w:szCs w:val="24"/>
              </w:rPr>
              <w:t xml:space="preserve">0 – </w:t>
            </w:r>
            <w:ins w:id="210" w:author="Brian A. Redding" w:date="2016-04-13T12:06:00Z">
              <w:r w:rsidR="00584F24">
                <w:rPr>
                  <w:rFonts w:ascii="Arial" w:hAnsi="Arial" w:cs="Arial"/>
                  <w:color w:val="FF0000"/>
                  <w:sz w:val="24"/>
                  <w:szCs w:val="24"/>
                </w:rPr>
                <w:t>252</w:t>
              </w:r>
            </w:ins>
            <w:del w:id="211" w:author="Brian A. Redding" w:date="2016-04-13T12:06:00Z">
              <w:r w:rsidDel="00584F24">
                <w:rPr>
                  <w:rFonts w:ascii="Arial" w:hAnsi="Arial" w:cs="Arial"/>
                  <w:color w:val="FF0000"/>
                  <w:sz w:val="24"/>
                  <w:szCs w:val="24"/>
                </w:rPr>
                <w:delText>237</w:delText>
              </w:r>
            </w:del>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3711F9F2" w14:textId="77777777" w:rsidR="00F01967" w:rsidRPr="004A3BDF" w:rsidRDefault="00F01967" w:rsidP="00F32D6A">
            <w:pPr>
              <w:pStyle w:val="CellBody"/>
              <w:spacing w:before="96"/>
              <w:rPr>
                <w:rFonts w:ascii="Arial" w:hAnsi="Arial" w:cs="Arial"/>
                <w:color w:val="FF0000"/>
                <w:sz w:val="24"/>
                <w:szCs w:val="24"/>
              </w:rPr>
            </w:pPr>
            <w:r>
              <w:rPr>
                <w:rFonts w:ascii="Arial" w:hAnsi="Arial" w:cs="Arial"/>
                <w:color w:val="FF0000"/>
                <w:sz w:val="24"/>
                <w:szCs w:val="24"/>
              </w:rPr>
              <w:t>The number of octets in the Scan_Response Data parameter</w:t>
            </w:r>
          </w:p>
        </w:tc>
      </w:tr>
      <w:tr w:rsidR="00F01967" w:rsidRPr="004A3BDF" w14:paraId="29949A12" w14:textId="77777777" w:rsidTr="00F32D6A">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0ED94C72" w14:textId="77777777" w:rsidR="00F01967" w:rsidDel="003A2126" w:rsidRDefault="00F01967" w:rsidP="00F32D6A">
            <w:pPr>
              <w:pStyle w:val="CellBody"/>
              <w:spacing w:before="96"/>
              <w:rPr>
                <w:rFonts w:ascii="Arial" w:hAnsi="Arial" w:cs="Arial"/>
                <w:color w:val="FF0000"/>
                <w:sz w:val="24"/>
                <w:szCs w:val="24"/>
              </w:rPr>
            </w:pPr>
            <w:r>
              <w:rPr>
                <w:rFonts w:ascii="Arial" w:hAnsi="Arial" w:cs="Arial"/>
                <w:color w:val="FF0000"/>
                <w:sz w:val="24"/>
                <w:szCs w:val="24"/>
              </w:rPr>
              <w:t>All other values</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41565F58" w14:textId="77777777" w:rsidR="00F01967" w:rsidRDefault="00F01967" w:rsidP="00F32D6A">
            <w:pPr>
              <w:pStyle w:val="CellBody"/>
              <w:spacing w:before="96"/>
              <w:rPr>
                <w:rFonts w:ascii="Arial" w:hAnsi="Arial" w:cs="Arial"/>
                <w:color w:val="FF0000"/>
                <w:sz w:val="24"/>
                <w:szCs w:val="24"/>
              </w:rPr>
            </w:pPr>
            <w:r>
              <w:rPr>
                <w:rFonts w:ascii="Arial" w:hAnsi="Arial" w:cs="Arial"/>
                <w:color w:val="FF0000"/>
                <w:sz w:val="24"/>
                <w:szCs w:val="24"/>
              </w:rPr>
              <w:t>Reserved for future use</w:t>
            </w:r>
          </w:p>
        </w:tc>
      </w:tr>
    </w:tbl>
    <w:p w14:paraId="44E77BFB" w14:textId="77777777" w:rsidR="00F01967" w:rsidRDefault="00F01967" w:rsidP="00F01967">
      <w:pPr>
        <w:spacing w:after="0"/>
        <w:rPr>
          <w:rFonts w:cs="Arial"/>
          <w:i/>
          <w:color w:val="FF0000"/>
          <w:sz w:val="24"/>
          <w:szCs w:val="24"/>
        </w:rPr>
      </w:pPr>
    </w:p>
    <w:p w14:paraId="7F8C250C" w14:textId="77777777" w:rsidR="00F01967" w:rsidRPr="004A3BDF" w:rsidRDefault="00F01967" w:rsidP="00F01967">
      <w:pPr>
        <w:spacing w:after="0"/>
        <w:rPr>
          <w:rFonts w:cs="Arial"/>
          <w:i/>
          <w:color w:val="FF0000"/>
          <w:sz w:val="24"/>
          <w:szCs w:val="24"/>
        </w:rPr>
      </w:pPr>
      <w:r>
        <w:rPr>
          <w:rFonts w:cs="Arial"/>
          <w:i/>
          <w:color w:val="FF0000"/>
          <w:sz w:val="24"/>
          <w:szCs w:val="24"/>
        </w:rPr>
        <w:t>Scan_Response_Data</w:t>
      </w:r>
      <w:r w:rsidRPr="004A3BDF">
        <w:rPr>
          <w:rFonts w:cs="Arial"/>
          <w:i/>
          <w:color w:val="FF0000"/>
          <w:sz w:val="24"/>
          <w:szCs w:val="24"/>
        </w:rPr>
        <w:t>:</w:t>
      </w:r>
      <w:r>
        <w:rPr>
          <w:rFonts w:cs="Arial"/>
          <w:i/>
          <w:color w:val="FF0000"/>
          <w:sz w:val="24"/>
          <w:szCs w:val="24"/>
        </w:rPr>
        <w:tab/>
      </w:r>
      <w:r>
        <w:rPr>
          <w:rFonts w:cs="Arial"/>
          <w:i/>
          <w:color w:val="FF0000"/>
          <w:sz w:val="24"/>
          <w:szCs w:val="24"/>
        </w:rPr>
        <w:tab/>
        <w:t>Size: Scan_Response_Data_Length * 1</w:t>
      </w:r>
      <w:r w:rsidRPr="004A3BDF">
        <w:rPr>
          <w:rFonts w:cs="Arial"/>
          <w:i/>
          <w:color w:val="FF0000"/>
          <w:sz w:val="24"/>
          <w:szCs w:val="24"/>
        </w:rPr>
        <w:t xml:space="preserve"> Octet</w:t>
      </w:r>
      <w:r>
        <w:rPr>
          <w:rFonts w:cs="Arial"/>
          <w:i/>
          <w:color w:val="FF0000"/>
          <w:sz w:val="24"/>
          <w:szCs w:val="24"/>
        </w:rPr>
        <w:t>s</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F01967" w:rsidRPr="004A3BDF" w14:paraId="45B376F4" w14:textId="77777777" w:rsidTr="00F32D6A">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3E762788" w14:textId="77777777" w:rsidR="00F01967" w:rsidRPr="004A3BDF" w:rsidRDefault="00F01967" w:rsidP="00F32D6A">
            <w:pPr>
              <w:pStyle w:val="Tableheading"/>
              <w:spacing w:before="96"/>
              <w:rPr>
                <w:rFonts w:cs="Arial"/>
                <w:color w:val="FF0000"/>
                <w:sz w:val="24"/>
                <w:szCs w:val="24"/>
              </w:rPr>
            </w:pPr>
            <w:r w:rsidRPr="004A3B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55D77514" w14:textId="77777777" w:rsidR="00F01967" w:rsidRPr="004A3BDF" w:rsidRDefault="00F01967" w:rsidP="00F32D6A">
            <w:pPr>
              <w:pStyle w:val="Tableheading"/>
              <w:spacing w:before="96"/>
              <w:rPr>
                <w:rFonts w:cs="Arial"/>
                <w:color w:val="FF0000"/>
                <w:sz w:val="24"/>
                <w:szCs w:val="24"/>
              </w:rPr>
            </w:pPr>
            <w:r w:rsidRPr="004A3BDF">
              <w:rPr>
                <w:rFonts w:cs="Arial"/>
                <w:color w:val="FF0000"/>
                <w:sz w:val="24"/>
                <w:szCs w:val="24"/>
              </w:rPr>
              <w:t>Parameter Description</w:t>
            </w:r>
          </w:p>
        </w:tc>
      </w:tr>
      <w:tr w:rsidR="00F01967" w:rsidRPr="004A3BDF" w14:paraId="4F18B431" w14:textId="77777777" w:rsidTr="00F32D6A">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10E73DB1" w14:textId="77777777" w:rsidR="00F01967" w:rsidRPr="004A3BDF" w:rsidRDefault="00F01967" w:rsidP="00F32D6A">
            <w:pPr>
              <w:pStyle w:val="CellBody"/>
              <w:spacing w:before="96"/>
              <w:rPr>
                <w:rFonts w:ascii="Arial" w:hAnsi="Arial" w:cs="Arial"/>
                <w:color w:val="FF0000"/>
                <w:sz w:val="24"/>
                <w:szCs w:val="24"/>
              </w:rPr>
            </w:pPr>
            <w:r>
              <w:rPr>
                <w:rFonts w:ascii="Arial" w:hAnsi="Arial" w:cs="Arial"/>
                <w:color w:val="FF0000"/>
                <w:sz w:val="24"/>
                <w:szCs w:val="24"/>
              </w:rPr>
              <w:t xml:space="preserve"> </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12367AFB" w14:textId="77777777" w:rsidR="00F01967" w:rsidRPr="004A3BDF" w:rsidRDefault="00F01967" w:rsidP="00F32D6A">
            <w:pPr>
              <w:pStyle w:val="CellBody"/>
              <w:spacing w:before="96"/>
              <w:rPr>
                <w:rFonts w:ascii="Arial" w:hAnsi="Arial" w:cs="Arial"/>
                <w:color w:val="FF0000"/>
                <w:sz w:val="24"/>
                <w:szCs w:val="24"/>
              </w:rPr>
            </w:pPr>
            <w:r>
              <w:rPr>
                <w:rFonts w:ascii="Arial" w:hAnsi="Arial" w:cs="Arial"/>
                <w:color w:val="FF0000"/>
                <w:sz w:val="24"/>
                <w:szCs w:val="24"/>
              </w:rPr>
              <w:t xml:space="preserve">Scan response data formatted as defined in </w:t>
            </w:r>
            <w:r w:rsidRPr="009B2BB2">
              <w:rPr>
                <w:rFonts w:ascii="Arial" w:hAnsi="Arial" w:cs="Arial"/>
                <w:color w:val="FF0000"/>
                <w:sz w:val="24"/>
                <w:szCs w:val="24"/>
              </w:rPr>
              <w:t>[Vol 3] Part</w:t>
            </w:r>
            <w:r>
              <w:rPr>
                <w:rFonts w:ascii="Arial" w:hAnsi="Arial" w:cs="Arial"/>
                <w:color w:val="FF0000"/>
                <w:sz w:val="24"/>
                <w:szCs w:val="24"/>
              </w:rPr>
              <w:t xml:space="preserve"> </w:t>
            </w:r>
            <w:r w:rsidRPr="009B2BB2">
              <w:rPr>
                <w:rFonts w:ascii="Arial" w:hAnsi="Arial" w:cs="Arial"/>
                <w:color w:val="FF0000"/>
                <w:sz w:val="24"/>
                <w:szCs w:val="24"/>
              </w:rPr>
              <w:t>C, Section 11.</w:t>
            </w:r>
          </w:p>
        </w:tc>
      </w:tr>
    </w:tbl>
    <w:p w14:paraId="01C5A0CF" w14:textId="77777777" w:rsidR="00F01967" w:rsidRDefault="00F01967" w:rsidP="00F01967">
      <w:pPr>
        <w:rPr>
          <w:b/>
          <w:color w:val="FF0000"/>
        </w:rPr>
      </w:pPr>
    </w:p>
    <w:p w14:paraId="15B6D2FC" w14:textId="77777777" w:rsidR="00F01967" w:rsidRPr="00760353" w:rsidRDefault="00F01967" w:rsidP="00F01967">
      <w:pPr>
        <w:rPr>
          <w:rStyle w:val="Strong"/>
          <w:bCs w:val="0"/>
          <w:color w:val="FF0000"/>
        </w:rPr>
      </w:pPr>
      <w:r w:rsidRPr="005818E1">
        <w:rPr>
          <w:b/>
          <w:color w:val="FF0000"/>
        </w:rPr>
        <w:t>Return Parameters:</w:t>
      </w:r>
    </w:p>
    <w:p w14:paraId="21C8C05A" w14:textId="77777777" w:rsidR="00F01967" w:rsidRPr="004A3BDF" w:rsidRDefault="00F01967" w:rsidP="00F01967">
      <w:pPr>
        <w:spacing w:after="0"/>
        <w:rPr>
          <w:rFonts w:cs="Arial"/>
          <w:i/>
          <w:color w:val="FF0000"/>
          <w:sz w:val="24"/>
          <w:szCs w:val="24"/>
        </w:rPr>
      </w:pPr>
      <w:r w:rsidRPr="004A3BDF">
        <w:rPr>
          <w:rFonts w:cs="Arial"/>
          <w:i/>
          <w:color w:val="FF0000"/>
          <w:sz w:val="24"/>
          <w:szCs w:val="24"/>
        </w:rPr>
        <w:t>Status:</w:t>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t>Size: 1 Octet</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F01967" w:rsidRPr="004A3BDF" w14:paraId="5699DB53" w14:textId="77777777" w:rsidTr="00F32D6A">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2D880D05" w14:textId="77777777" w:rsidR="00F01967" w:rsidRPr="004A3BDF" w:rsidRDefault="00F01967" w:rsidP="00F32D6A">
            <w:pPr>
              <w:pStyle w:val="Tableheading"/>
              <w:spacing w:before="96"/>
              <w:rPr>
                <w:rFonts w:cs="Arial"/>
                <w:color w:val="FF0000"/>
                <w:sz w:val="24"/>
                <w:szCs w:val="24"/>
              </w:rPr>
            </w:pPr>
            <w:r w:rsidRPr="004A3B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576847DD" w14:textId="77777777" w:rsidR="00F01967" w:rsidRPr="004A3BDF" w:rsidRDefault="00F01967" w:rsidP="00F32D6A">
            <w:pPr>
              <w:pStyle w:val="Tableheading"/>
              <w:spacing w:before="96"/>
              <w:rPr>
                <w:rFonts w:cs="Arial"/>
                <w:color w:val="FF0000"/>
                <w:sz w:val="24"/>
                <w:szCs w:val="24"/>
              </w:rPr>
            </w:pPr>
            <w:r w:rsidRPr="004A3BDF">
              <w:rPr>
                <w:rFonts w:cs="Arial"/>
                <w:color w:val="FF0000"/>
                <w:sz w:val="24"/>
                <w:szCs w:val="24"/>
              </w:rPr>
              <w:t>Parameter Description</w:t>
            </w:r>
          </w:p>
        </w:tc>
      </w:tr>
      <w:tr w:rsidR="00F01967" w:rsidRPr="004A3BDF" w14:paraId="24483CB9" w14:textId="77777777" w:rsidTr="00F32D6A">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677FEA86" w14:textId="77777777" w:rsidR="00F01967" w:rsidRPr="004A3BDF" w:rsidRDefault="00F01967" w:rsidP="00F32D6A">
            <w:pPr>
              <w:pStyle w:val="CellBody"/>
              <w:spacing w:before="96"/>
              <w:rPr>
                <w:rFonts w:ascii="Arial" w:hAnsi="Arial" w:cs="Arial"/>
                <w:color w:val="FF0000"/>
                <w:sz w:val="24"/>
                <w:szCs w:val="24"/>
              </w:rPr>
            </w:pPr>
            <w:r w:rsidRPr="004A3BDF">
              <w:rPr>
                <w:rFonts w:ascii="Arial" w:hAnsi="Arial" w:cs="Arial"/>
                <w:color w:val="FF0000"/>
                <w:sz w:val="24"/>
                <w:szCs w:val="24"/>
              </w:rPr>
              <w:t>0x00</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3154FBAF" w14:textId="77777777" w:rsidR="00F01967" w:rsidRPr="004A3BDF" w:rsidRDefault="00F01967" w:rsidP="00F32D6A">
            <w:pPr>
              <w:pStyle w:val="CellBody"/>
              <w:spacing w:before="96"/>
              <w:rPr>
                <w:rFonts w:ascii="Arial" w:hAnsi="Arial" w:cs="Arial"/>
                <w:color w:val="FF0000"/>
                <w:sz w:val="24"/>
                <w:szCs w:val="24"/>
              </w:rPr>
            </w:pPr>
            <w:r w:rsidRPr="004A3BDF">
              <w:rPr>
                <w:rFonts w:ascii="Arial" w:hAnsi="Arial" w:cs="Arial"/>
                <w:color w:val="FF0000"/>
                <w:sz w:val="24"/>
                <w:szCs w:val="24"/>
              </w:rPr>
              <w:t>HCI_LE_Set_Extended_Scan_Response_Data command succeeded</w:t>
            </w:r>
          </w:p>
        </w:tc>
      </w:tr>
      <w:tr w:rsidR="00F01967" w:rsidRPr="004A3BDF" w14:paraId="3A2F8843" w14:textId="77777777" w:rsidTr="00F32D6A">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024E3803" w14:textId="77777777" w:rsidR="00F01967" w:rsidRPr="004A3BDF" w:rsidRDefault="00F01967" w:rsidP="00F32D6A">
            <w:pPr>
              <w:pStyle w:val="CellBody"/>
              <w:spacing w:before="96"/>
              <w:rPr>
                <w:rFonts w:ascii="Arial" w:hAnsi="Arial" w:cs="Arial"/>
                <w:color w:val="FF0000"/>
                <w:sz w:val="24"/>
                <w:szCs w:val="24"/>
              </w:rPr>
            </w:pPr>
            <w:r w:rsidRPr="004A3BDF">
              <w:rPr>
                <w:rFonts w:ascii="Arial" w:hAnsi="Arial" w:cs="Arial"/>
                <w:color w:val="FF0000"/>
                <w:sz w:val="24"/>
                <w:szCs w:val="24"/>
              </w:rPr>
              <w:t>0x01</w:t>
            </w:r>
            <w:r>
              <w:rPr>
                <w:rFonts w:ascii="Arial" w:hAnsi="Arial" w:cs="Arial"/>
                <w:color w:val="FF0000"/>
                <w:sz w:val="24"/>
                <w:szCs w:val="24"/>
              </w:rPr>
              <w:t xml:space="preserve"> – </w:t>
            </w:r>
            <w:r w:rsidRPr="004A3BDF">
              <w:rPr>
                <w:rFonts w:ascii="Arial" w:hAnsi="Arial" w:cs="Arial"/>
                <w:color w:val="FF0000"/>
                <w:sz w:val="24"/>
                <w:szCs w:val="24"/>
              </w:rPr>
              <w:t>0xFF</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0DC7846A" w14:textId="77777777" w:rsidR="00F01967" w:rsidRPr="004A3BDF" w:rsidRDefault="00F01967" w:rsidP="00F32D6A">
            <w:pPr>
              <w:pStyle w:val="CellBody"/>
              <w:spacing w:before="96"/>
              <w:rPr>
                <w:rFonts w:ascii="Arial" w:hAnsi="Arial" w:cs="Arial"/>
                <w:color w:val="FF0000"/>
                <w:sz w:val="24"/>
                <w:szCs w:val="24"/>
                <w:lang w:val="en-GB"/>
              </w:rPr>
            </w:pPr>
            <w:r w:rsidRPr="004A3BDF">
              <w:rPr>
                <w:rFonts w:ascii="Arial" w:hAnsi="Arial" w:cs="Arial"/>
                <w:color w:val="FF0000"/>
                <w:sz w:val="24"/>
                <w:szCs w:val="24"/>
              </w:rPr>
              <w:t xml:space="preserve">HCI_LE_Set_Extended_Scan_Response_Data command failed. </w:t>
            </w:r>
            <w:r w:rsidRPr="004A3BDF">
              <w:rPr>
                <w:rFonts w:ascii="Arial" w:hAnsi="Arial" w:cs="Arial"/>
                <w:color w:val="FF0000"/>
                <w:sz w:val="24"/>
                <w:szCs w:val="24"/>
                <w:lang w:val="en-GB"/>
              </w:rPr>
              <w:t>See [Vol 2] Part D, Error Codes for a list of error codes and descriptions.</w:t>
            </w:r>
          </w:p>
        </w:tc>
      </w:tr>
    </w:tbl>
    <w:p w14:paraId="4C8B5432" w14:textId="77777777" w:rsidR="00F01967" w:rsidRDefault="00F01967" w:rsidP="00F01967">
      <w:pPr>
        <w:autoSpaceDE w:val="0"/>
        <w:autoSpaceDN w:val="0"/>
        <w:adjustRightInd w:val="0"/>
        <w:spacing w:after="0" w:line="240" w:lineRule="auto"/>
        <w:rPr>
          <w:rFonts w:cs="Arial"/>
          <w:b/>
          <w:bCs/>
          <w:sz w:val="24"/>
          <w:szCs w:val="24"/>
          <w:lang w:val="en-GB"/>
        </w:rPr>
      </w:pPr>
    </w:p>
    <w:p w14:paraId="1829E48C" w14:textId="77777777" w:rsidR="00F01967" w:rsidRPr="00D50A44" w:rsidRDefault="00F01967" w:rsidP="00F01967">
      <w:pPr>
        <w:autoSpaceDE w:val="0"/>
        <w:autoSpaceDN w:val="0"/>
        <w:adjustRightInd w:val="0"/>
        <w:spacing w:after="0" w:line="240" w:lineRule="auto"/>
        <w:rPr>
          <w:rFonts w:cs="Arial"/>
          <w:b/>
          <w:bCs/>
          <w:color w:val="FF0000"/>
          <w:sz w:val="24"/>
          <w:szCs w:val="24"/>
          <w:lang w:val="en-GB"/>
        </w:rPr>
      </w:pPr>
      <w:r w:rsidRPr="00D50A44">
        <w:rPr>
          <w:rFonts w:cs="Arial"/>
          <w:b/>
          <w:bCs/>
          <w:color w:val="FF0000"/>
          <w:sz w:val="24"/>
          <w:szCs w:val="24"/>
          <w:lang w:val="en-GB"/>
        </w:rPr>
        <w:t>Event(s) Generated (unless masked away):</w:t>
      </w:r>
    </w:p>
    <w:p w14:paraId="1A31954B" w14:textId="77777777" w:rsidR="00F01967" w:rsidRDefault="00F01967" w:rsidP="00F01967">
      <w:pPr>
        <w:autoSpaceDE w:val="0"/>
        <w:autoSpaceDN w:val="0"/>
        <w:adjustRightInd w:val="0"/>
        <w:spacing w:after="0" w:line="240" w:lineRule="auto"/>
        <w:rPr>
          <w:rFonts w:cs="Arial"/>
          <w:color w:val="FF0000"/>
          <w:sz w:val="24"/>
          <w:szCs w:val="24"/>
          <w:lang w:val="en-GB"/>
        </w:rPr>
      </w:pPr>
      <w:r w:rsidRPr="00D50A44">
        <w:rPr>
          <w:rFonts w:cs="Arial"/>
          <w:color w:val="FF0000"/>
          <w:sz w:val="24"/>
          <w:szCs w:val="24"/>
          <w:lang w:val="en-GB"/>
        </w:rPr>
        <w:t>When the LE_</w:t>
      </w:r>
      <w:r>
        <w:rPr>
          <w:rFonts w:cs="Arial"/>
          <w:color w:val="FF0000"/>
          <w:sz w:val="24"/>
          <w:szCs w:val="24"/>
          <w:lang w:val="en-GB"/>
        </w:rPr>
        <w:t>Set_Extended_</w:t>
      </w:r>
      <w:r w:rsidRPr="00D50A44">
        <w:rPr>
          <w:rFonts w:cs="Arial"/>
          <w:color w:val="FF0000"/>
          <w:sz w:val="24"/>
          <w:szCs w:val="24"/>
          <w:lang w:val="en-GB"/>
        </w:rPr>
        <w:t>Scan_Response_Data command has completed, a Command Complete event shall be generated.</w:t>
      </w:r>
    </w:p>
    <w:p w14:paraId="7B392E31" w14:textId="77777777" w:rsidR="003721FE" w:rsidRPr="003928DF" w:rsidRDefault="003721FE" w:rsidP="00F03F8D">
      <w:pPr>
        <w:pStyle w:val="Heading3"/>
      </w:pPr>
      <w:bookmarkStart w:id="212" w:name="_Toc448771394"/>
      <w:r w:rsidRPr="00B03027">
        <w:t xml:space="preserve">[New Section] </w:t>
      </w:r>
      <w:r w:rsidRPr="00F03F8D">
        <w:t>7.8.X LE Set Extended Advertis</w:t>
      </w:r>
      <w:r w:rsidR="00D8761E">
        <w:t>ing</w:t>
      </w:r>
      <w:r w:rsidRPr="00F03F8D">
        <w:t xml:space="preserve"> Enable Command</w:t>
      </w:r>
      <w:bookmarkEnd w:id="212"/>
    </w:p>
    <w:tbl>
      <w:tblPr>
        <w:tblStyle w:val="Bluetoothgrid"/>
        <w:tblW w:w="8620" w:type="dxa"/>
        <w:tblInd w:w="0" w:type="dxa"/>
        <w:tblLayout w:type="fixed"/>
        <w:tblCellMar>
          <w:left w:w="115" w:type="dxa"/>
          <w:right w:w="115" w:type="dxa"/>
        </w:tblCellMar>
        <w:tblLook w:val="04A0" w:firstRow="1" w:lastRow="0" w:firstColumn="1" w:lastColumn="0" w:noHBand="0" w:noVBand="1"/>
      </w:tblPr>
      <w:tblGrid>
        <w:gridCol w:w="2515"/>
        <w:gridCol w:w="1170"/>
        <w:gridCol w:w="3330"/>
        <w:gridCol w:w="1605"/>
      </w:tblGrid>
      <w:tr w:rsidR="003721FE" w:rsidRPr="004A3BDF" w14:paraId="5D572A20" w14:textId="77777777" w:rsidTr="004138C9">
        <w:trPr>
          <w:cnfStyle w:val="100000000000" w:firstRow="1" w:lastRow="0" w:firstColumn="0" w:lastColumn="0" w:oddVBand="0" w:evenVBand="0" w:oddHBand="0" w:evenHBand="0" w:firstRowFirstColumn="0" w:firstRowLastColumn="0" w:lastRowFirstColumn="0" w:lastRowLastColumn="0"/>
          <w:cantSplit/>
          <w:trHeight w:val="579"/>
        </w:trPr>
        <w:tc>
          <w:tcPr>
            <w:tcW w:w="2515" w:type="dxa"/>
            <w:tcBorders>
              <w:top w:val="single" w:sz="4" w:space="0" w:color="auto"/>
              <w:left w:val="single" w:sz="4" w:space="0" w:color="auto"/>
              <w:bottom w:val="single" w:sz="4" w:space="0" w:color="auto"/>
              <w:right w:val="single" w:sz="4" w:space="0" w:color="auto"/>
            </w:tcBorders>
            <w:shd w:val="clear" w:color="auto" w:fill="BBFAFD"/>
          </w:tcPr>
          <w:p w14:paraId="5BAE06BC" w14:textId="77777777" w:rsidR="003721FE" w:rsidRPr="004A3BDF" w:rsidRDefault="003721FE" w:rsidP="00F32D6A">
            <w:pPr>
              <w:pStyle w:val="Tableheading"/>
              <w:spacing w:before="96"/>
              <w:rPr>
                <w:rFonts w:cs="Arial"/>
                <w:color w:val="FF0000"/>
                <w:sz w:val="24"/>
                <w:szCs w:val="24"/>
              </w:rPr>
            </w:pPr>
            <w:r w:rsidRPr="004A3BDF">
              <w:rPr>
                <w:rFonts w:cs="Arial"/>
                <w:color w:val="FF0000"/>
                <w:sz w:val="24"/>
                <w:szCs w:val="24"/>
              </w:rPr>
              <w:t>Command</w:t>
            </w:r>
          </w:p>
        </w:tc>
        <w:tc>
          <w:tcPr>
            <w:tcW w:w="1170" w:type="dxa"/>
            <w:tcBorders>
              <w:top w:val="single" w:sz="4" w:space="0" w:color="auto"/>
              <w:left w:val="single" w:sz="4" w:space="0" w:color="auto"/>
              <w:bottom w:val="single" w:sz="4" w:space="0" w:color="auto"/>
              <w:right w:val="single" w:sz="4" w:space="0" w:color="auto"/>
            </w:tcBorders>
            <w:shd w:val="clear" w:color="auto" w:fill="BBFAFD"/>
            <w:hideMark/>
          </w:tcPr>
          <w:p w14:paraId="3E453ABB" w14:textId="77777777" w:rsidR="003721FE" w:rsidRPr="004A3BDF" w:rsidRDefault="003721FE" w:rsidP="00F32D6A">
            <w:pPr>
              <w:pStyle w:val="Tableheading"/>
              <w:spacing w:before="96"/>
              <w:rPr>
                <w:rFonts w:cs="Arial"/>
                <w:color w:val="FF0000"/>
                <w:sz w:val="24"/>
                <w:szCs w:val="24"/>
              </w:rPr>
            </w:pPr>
            <w:r w:rsidRPr="004A3BDF">
              <w:rPr>
                <w:rFonts w:cs="Arial"/>
                <w:color w:val="FF0000"/>
                <w:sz w:val="24"/>
                <w:szCs w:val="24"/>
              </w:rPr>
              <w:t>OCF</w:t>
            </w:r>
          </w:p>
        </w:tc>
        <w:tc>
          <w:tcPr>
            <w:tcW w:w="3330" w:type="dxa"/>
            <w:tcBorders>
              <w:top w:val="single" w:sz="4" w:space="0" w:color="auto"/>
              <w:left w:val="single" w:sz="4" w:space="0" w:color="auto"/>
              <w:bottom w:val="single" w:sz="4" w:space="0" w:color="auto"/>
              <w:right w:val="single" w:sz="4" w:space="0" w:color="auto"/>
            </w:tcBorders>
            <w:shd w:val="clear" w:color="auto" w:fill="BBFAFD"/>
          </w:tcPr>
          <w:p w14:paraId="00EAE903" w14:textId="77777777" w:rsidR="003721FE" w:rsidRPr="004A3BDF" w:rsidRDefault="003721FE" w:rsidP="00F32D6A">
            <w:pPr>
              <w:pStyle w:val="Tableheading"/>
              <w:spacing w:before="96"/>
              <w:rPr>
                <w:rFonts w:cs="Arial"/>
                <w:color w:val="FF0000"/>
                <w:sz w:val="24"/>
                <w:szCs w:val="24"/>
              </w:rPr>
            </w:pPr>
            <w:r w:rsidRPr="004A3BDF">
              <w:rPr>
                <w:rFonts w:cs="Arial"/>
                <w:color w:val="FF0000"/>
                <w:sz w:val="24"/>
                <w:szCs w:val="24"/>
              </w:rPr>
              <w:t>Command Parameters</w:t>
            </w:r>
          </w:p>
        </w:tc>
        <w:tc>
          <w:tcPr>
            <w:tcW w:w="1605" w:type="dxa"/>
            <w:tcBorders>
              <w:top w:val="single" w:sz="4" w:space="0" w:color="auto"/>
              <w:left w:val="single" w:sz="4" w:space="0" w:color="auto"/>
              <w:bottom w:val="single" w:sz="4" w:space="0" w:color="auto"/>
              <w:right w:val="single" w:sz="4" w:space="0" w:color="auto"/>
            </w:tcBorders>
            <w:shd w:val="clear" w:color="auto" w:fill="BBFAFD"/>
          </w:tcPr>
          <w:p w14:paraId="4EF9B9BB" w14:textId="77777777" w:rsidR="003721FE" w:rsidRPr="004A3BDF" w:rsidRDefault="003721FE" w:rsidP="00F32D6A">
            <w:pPr>
              <w:pStyle w:val="Tableheading"/>
              <w:spacing w:before="96"/>
              <w:rPr>
                <w:rFonts w:cs="Arial"/>
                <w:color w:val="FF0000"/>
                <w:sz w:val="24"/>
                <w:szCs w:val="24"/>
              </w:rPr>
            </w:pPr>
            <w:r w:rsidRPr="004A3BDF">
              <w:rPr>
                <w:rFonts w:cs="Arial"/>
                <w:color w:val="FF0000"/>
                <w:sz w:val="24"/>
                <w:szCs w:val="24"/>
              </w:rPr>
              <w:t>Return Parameters</w:t>
            </w:r>
          </w:p>
        </w:tc>
      </w:tr>
      <w:tr w:rsidR="003721FE" w:rsidRPr="004A3BDF" w14:paraId="20F92DBC" w14:textId="77777777" w:rsidTr="004138C9">
        <w:trPr>
          <w:trHeight w:val="184"/>
        </w:trPr>
        <w:tc>
          <w:tcPr>
            <w:tcW w:w="251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73F80834" w14:textId="77777777" w:rsidR="003721FE" w:rsidRPr="004A3BDF" w:rsidRDefault="003721FE" w:rsidP="00F32D6A">
            <w:pPr>
              <w:pStyle w:val="CellBody"/>
              <w:spacing w:before="96"/>
              <w:rPr>
                <w:rFonts w:ascii="Arial" w:hAnsi="Arial" w:cs="Arial"/>
                <w:color w:val="FF0000"/>
                <w:sz w:val="24"/>
                <w:szCs w:val="24"/>
              </w:rPr>
            </w:pPr>
            <w:r w:rsidRPr="004A3BDF">
              <w:rPr>
                <w:rFonts w:ascii="Arial" w:hAnsi="Arial" w:cs="Arial"/>
                <w:color w:val="FF0000"/>
                <w:sz w:val="24"/>
                <w:szCs w:val="24"/>
              </w:rPr>
              <w:t>HCI_LE_Set_Extended_Advertis</w:t>
            </w:r>
            <w:r w:rsidR="00BF6A73">
              <w:rPr>
                <w:rFonts w:ascii="Arial" w:hAnsi="Arial" w:cs="Arial"/>
                <w:color w:val="FF0000"/>
                <w:sz w:val="24"/>
                <w:szCs w:val="24"/>
              </w:rPr>
              <w:t>ing</w:t>
            </w:r>
            <w:r w:rsidRPr="004A3BDF">
              <w:rPr>
                <w:rFonts w:ascii="Arial" w:hAnsi="Arial" w:cs="Arial"/>
                <w:color w:val="FF0000"/>
                <w:sz w:val="24"/>
                <w:szCs w:val="24"/>
              </w:rPr>
              <w:t>_Enable</w:t>
            </w:r>
          </w:p>
        </w:tc>
        <w:tc>
          <w:tcPr>
            <w:tcW w:w="117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0D5FB964" w14:textId="77777777" w:rsidR="003721FE" w:rsidRPr="004A3BDF" w:rsidRDefault="002932D0" w:rsidP="00F32D6A">
            <w:pPr>
              <w:pStyle w:val="CellBody"/>
              <w:spacing w:before="96"/>
              <w:rPr>
                <w:rFonts w:ascii="Arial" w:hAnsi="Arial" w:cs="Arial"/>
                <w:color w:val="FF0000"/>
                <w:sz w:val="24"/>
                <w:szCs w:val="24"/>
              </w:rPr>
            </w:pPr>
            <w:r>
              <w:rPr>
                <w:rFonts w:ascii="Arial" w:hAnsi="Arial" w:cs="Arial"/>
                <w:color w:val="FF0000"/>
                <w:sz w:val="24"/>
                <w:szCs w:val="24"/>
              </w:rPr>
              <w:t>0x</w:t>
            </w:r>
            <w:r w:rsidR="003E772E">
              <w:rPr>
                <w:rFonts w:ascii="Arial" w:hAnsi="Arial" w:cs="Arial"/>
                <w:color w:val="FF0000"/>
                <w:sz w:val="24"/>
                <w:szCs w:val="24"/>
              </w:rPr>
              <w:t>00</w:t>
            </w:r>
            <w:r>
              <w:rPr>
                <w:rFonts w:ascii="Arial" w:hAnsi="Arial" w:cs="Arial"/>
                <w:color w:val="FF0000"/>
                <w:sz w:val="24"/>
                <w:szCs w:val="24"/>
              </w:rPr>
              <w:t>39</w:t>
            </w: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2C57E69B" w14:textId="77777777" w:rsidR="003721FE" w:rsidRPr="004A3BDF" w:rsidRDefault="003721FE" w:rsidP="00F32D6A">
            <w:pPr>
              <w:pStyle w:val="CellBody"/>
              <w:spacing w:before="96"/>
              <w:rPr>
                <w:rFonts w:ascii="Arial" w:hAnsi="Arial" w:cs="Arial"/>
                <w:color w:val="FF0000"/>
                <w:sz w:val="24"/>
                <w:szCs w:val="24"/>
              </w:rPr>
            </w:pPr>
            <w:r w:rsidRPr="004A3BDF">
              <w:rPr>
                <w:rFonts w:ascii="Arial" w:hAnsi="Arial" w:cs="Arial"/>
                <w:color w:val="FF0000"/>
                <w:sz w:val="24"/>
                <w:szCs w:val="24"/>
              </w:rPr>
              <w:t>Enable,</w:t>
            </w:r>
          </w:p>
          <w:p w14:paraId="43368167" w14:textId="77777777" w:rsidR="003721FE" w:rsidRDefault="003721FE" w:rsidP="00F32D6A">
            <w:pPr>
              <w:pStyle w:val="CellBody"/>
              <w:spacing w:before="96"/>
              <w:rPr>
                <w:rFonts w:ascii="Arial" w:hAnsi="Arial" w:cs="Arial"/>
                <w:color w:val="FF0000"/>
                <w:sz w:val="24"/>
                <w:szCs w:val="24"/>
              </w:rPr>
            </w:pPr>
            <w:r>
              <w:rPr>
                <w:rFonts w:ascii="Arial" w:hAnsi="Arial" w:cs="Arial"/>
                <w:color w:val="FF0000"/>
                <w:sz w:val="24"/>
                <w:szCs w:val="24"/>
              </w:rPr>
              <w:t>Advertising_</w:t>
            </w:r>
            <w:r w:rsidR="006036A0">
              <w:rPr>
                <w:rFonts w:ascii="Arial" w:hAnsi="Arial" w:cs="Arial"/>
                <w:color w:val="FF0000"/>
                <w:sz w:val="24"/>
                <w:szCs w:val="24"/>
              </w:rPr>
              <w:t>Handle</w:t>
            </w:r>
            <w:r>
              <w:rPr>
                <w:rFonts w:ascii="Arial" w:hAnsi="Arial" w:cs="Arial"/>
                <w:color w:val="FF0000"/>
                <w:sz w:val="24"/>
                <w:szCs w:val="24"/>
              </w:rPr>
              <w:t>,</w:t>
            </w:r>
          </w:p>
          <w:p w14:paraId="089BB7CC" w14:textId="77777777" w:rsidR="003721FE" w:rsidRDefault="003721FE" w:rsidP="00F32D6A">
            <w:pPr>
              <w:pStyle w:val="CellBody"/>
              <w:spacing w:before="96"/>
              <w:rPr>
                <w:ins w:id="213" w:author="Brian A. Redding" w:date="2016-04-15T11:20:00Z"/>
                <w:rFonts w:ascii="Arial" w:hAnsi="Arial" w:cs="Arial"/>
                <w:color w:val="FF0000"/>
                <w:sz w:val="24"/>
                <w:szCs w:val="24"/>
              </w:rPr>
            </w:pPr>
            <w:r w:rsidRPr="004A3BDF">
              <w:rPr>
                <w:rFonts w:ascii="Arial" w:hAnsi="Arial" w:cs="Arial"/>
                <w:color w:val="FF0000"/>
                <w:sz w:val="24"/>
                <w:szCs w:val="24"/>
              </w:rPr>
              <w:t>Duration</w:t>
            </w:r>
            <w:ins w:id="214" w:author="Brian A. Redding" w:date="2016-04-15T11:20:00Z">
              <w:r w:rsidR="009E424F">
                <w:rPr>
                  <w:rFonts w:ascii="Arial" w:hAnsi="Arial" w:cs="Arial"/>
                  <w:color w:val="FF0000"/>
                  <w:sz w:val="24"/>
                  <w:szCs w:val="24"/>
                </w:rPr>
                <w:t>,</w:t>
              </w:r>
            </w:ins>
          </w:p>
          <w:p w14:paraId="2A1D6DA5" w14:textId="77777777" w:rsidR="009E424F" w:rsidRDefault="009E424F" w:rsidP="00F32D6A">
            <w:pPr>
              <w:pStyle w:val="CellBody"/>
              <w:spacing w:before="96"/>
              <w:rPr>
                <w:ins w:id="215" w:author="Brian A. Redding" w:date="2016-04-15T11:20:00Z"/>
                <w:rFonts w:ascii="Arial" w:hAnsi="Arial" w:cs="Arial"/>
                <w:color w:val="FF0000"/>
                <w:sz w:val="24"/>
                <w:szCs w:val="24"/>
              </w:rPr>
            </w:pPr>
            <w:ins w:id="216" w:author="Brian A. Redding" w:date="2016-04-15T11:20:00Z">
              <w:r>
                <w:rPr>
                  <w:rFonts w:ascii="Arial" w:hAnsi="Arial" w:cs="Arial"/>
                  <w:color w:val="FF0000"/>
                  <w:sz w:val="24"/>
                  <w:szCs w:val="24"/>
                </w:rPr>
                <w:t>Max_Extended_Advertising_Events,</w:t>
              </w:r>
            </w:ins>
          </w:p>
          <w:p w14:paraId="1D0F35FF" w14:textId="518568AC" w:rsidR="009E424F" w:rsidRPr="004A3BDF" w:rsidRDefault="004E5616" w:rsidP="004E5616">
            <w:pPr>
              <w:pStyle w:val="CellBody"/>
              <w:spacing w:before="96"/>
              <w:rPr>
                <w:rFonts w:ascii="Arial" w:hAnsi="Arial" w:cs="Arial"/>
                <w:color w:val="FF0000"/>
                <w:sz w:val="24"/>
                <w:szCs w:val="24"/>
              </w:rPr>
            </w:pPr>
            <w:r>
              <w:rPr>
                <w:rFonts w:ascii="Arial" w:hAnsi="Arial" w:cs="Arial"/>
                <w:color w:val="FF0000"/>
                <w:sz w:val="24"/>
                <w:szCs w:val="24"/>
              </w:rPr>
              <w:t>Fragment_</w:t>
            </w:r>
            <w:r w:rsidR="00140681">
              <w:rPr>
                <w:rFonts w:ascii="Arial" w:hAnsi="Arial" w:cs="Arial"/>
                <w:color w:val="FF0000"/>
                <w:sz w:val="24"/>
                <w:szCs w:val="24"/>
              </w:rPr>
              <w:t>Preference</w:t>
            </w:r>
          </w:p>
        </w:tc>
        <w:tc>
          <w:tcPr>
            <w:tcW w:w="160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6B97287D" w14:textId="77777777" w:rsidR="003721FE" w:rsidRPr="004A3BDF" w:rsidRDefault="003721FE" w:rsidP="00F32D6A">
            <w:pPr>
              <w:pStyle w:val="CellBody"/>
              <w:spacing w:before="96"/>
              <w:rPr>
                <w:rFonts w:ascii="Arial" w:hAnsi="Arial" w:cs="Arial"/>
                <w:color w:val="FF0000"/>
                <w:sz w:val="24"/>
                <w:szCs w:val="24"/>
              </w:rPr>
            </w:pPr>
            <w:r w:rsidRPr="004A3BDF">
              <w:rPr>
                <w:rFonts w:ascii="Arial" w:hAnsi="Arial" w:cs="Arial"/>
                <w:color w:val="FF0000"/>
                <w:sz w:val="24"/>
                <w:szCs w:val="24"/>
              </w:rPr>
              <w:t>Status</w:t>
            </w:r>
          </w:p>
        </w:tc>
      </w:tr>
    </w:tbl>
    <w:p w14:paraId="125C558C" w14:textId="46041ED8" w:rsidR="003721FE" w:rsidRPr="004A3BDF" w:rsidRDefault="003721FE" w:rsidP="003721FE">
      <w:pPr>
        <w:rPr>
          <w:rFonts w:cs="Arial"/>
          <w:b/>
          <w:color w:val="FF0000"/>
          <w:sz w:val="24"/>
          <w:szCs w:val="24"/>
        </w:rPr>
      </w:pPr>
    </w:p>
    <w:p w14:paraId="7B4AA3F0" w14:textId="77777777" w:rsidR="003721FE" w:rsidRPr="004A3BDF" w:rsidRDefault="003721FE" w:rsidP="003721FE">
      <w:pPr>
        <w:rPr>
          <w:rFonts w:cs="Arial"/>
          <w:b/>
          <w:color w:val="FF0000"/>
          <w:sz w:val="24"/>
          <w:szCs w:val="24"/>
        </w:rPr>
      </w:pPr>
      <w:r w:rsidRPr="004A3BDF">
        <w:rPr>
          <w:rFonts w:cs="Arial"/>
          <w:b/>
          <w:color w:val="FF0000"/>
          <w:sz w:val="24"/>
          <w:szCs w:val="24"/>
        </w:rPr>
        <w:t>Description:</w:t>
      </w:r>
    </w:p>
    <w:p w14:paraId="79802459" w14:textId="77777777" w:rsidR="003721FE" w:rsidRPr="003019B7" w:rsidRDefault="003721FE" w:rsidP="003721FE">
      <w:pPr>
        <w:autoSpaceDE w:val="0"/>
        <w:autoSpaceDN w:val="0"/>
        <w:adjustRightInd w:val="0"/>
        <w:spacing w:after="0" w:line="240" w:lineRule="auto"/>
        <w:rPr>
          <w:rFonts w:cs="Arial"/>
          <w:color w:val="FF0000"/>
          <w:sz w:val="24"/>
          <w:szCs w:val="24"/>
          <w:lang w:val="en-GB"/>
        </w:rPr>
      </w:pPr>
      <w:r w:rsidRPr="003019B7">
        <w:rPr>
          <w:rFonts w:cs="Arial"/>
          <w:color w:val="FF0000"/>
          <w:sz w:val="24"/>
          <w:szCs w:val="24"/>
          <w:lang w:val="en-GB"/>
        </w:rPr>
        <w:t>The LE_Set_</w:t>
      </w:r>
      <w:r>
        <w:rPr>
          <w:rFonts w:cs="Arial"/>
          <w:color w:val="FF0000"/>
          <w:sz w:val="24"/>
          <w:szCs w:val="24"/>
          <w:lang w:val="en-GB"/>
        </w:rPr>
        <w:t>Extended_</w:t>
      </w:r>
      <w:r w:rsidRPr="003019B7">
        <w:rPr>
          <w:rFonts w:cs="Arial"/>
          <w:color w:val="FF0000"/>
          <w:sz w:val="24"/>
          <w:szCs w:val="24"/>
          <w:lang w:val="en-GB"/>
        </w:rPr>
        <w:t>Advertis</w:t>
      </w:r>
      <w:r w:rsidR="00BF6A73">
        <w:rPr>
          <w:rFonts w:cs="Arial"/>
          <w:color w:val="FF0000"/>
          <w:sz w:val="24"/>
          <w:szCs w:val="24"/>
          <w:lang w:val="en-GB"/>
        </w:rPr>
        <w:t>ing</w:t>
      </w:r>
      <w:r w:rsidRPr="003019B7">
        <w:rPr>
          <w:rFonts w:cs="Arial"/>
          <w:color w:val="FF0000"/>
          <w:sz w:val="24"/>
          <w:szCs w:val="24"/>
          <w:lang w:val="en-GB"/>
        </w:rPr>
        <w:t xml:space="preserve">_Enable command is used to request the Controller to </w:t>
      </w:r>
      <w:r>
        <w:rPr>
          <w:rFonts w:cs="Arial"/>
          <w:color w:val="FF0000"/>
          <w:sz w:val="24"/>
          <w:szCs w:val="24"/>
          <w:lang w:val="en-GB"/>
        </w:rPr>
        <w:t>enable</w:t>
      </w:r>
      <w:r w:rsidRPr="003019B7">
        <w:rPr>
          <w:rFonts w:cs="Arial"/>
          <w:color w:val="FF0000"/>
          <w:sz w:val="24"/>
          <w:szCs w:val="24"/>
          <w:lang w:val="en-GB"/>
        </w:rPr>
        <w:t xml:space="preserve"> or </w:t>
      </w:r>
      <w:r>
        <w:rPr>
          <w:rFonts w:cs="Arial"/>
          <w:color w:val="FF0000"/>
          <w:sz w:val="24"/>
          <w:szCs w:val="24"/>
          <w:lang w:val="en-GB"/>
        </w:rPr>
        <w:t>disable</w:t>
      </w:r>
      <w:r w:rsidRPr="003019B7">
        <w:rPr>
          <w:rFonts w:cs="Arial"/>
          <w:color w:val="FF0000"/>
          <w:sz w:val="24"/>
          <w:szCs w:val="24"/>
          <w:lang w:val="en-GB"/>
        </w:rPr>
        <w:t xml:space="preserve"> advertising</w:t>
      </w:r>
      <w:r>
        <w:rPr>
          <w:rFonts w:cs="Arial"/>
          <w:color w:val="FF0000"/>
          <w:sz w:val="24"/>
          <w:szCs w:val="24"/>
          <w:lang w:val="en-GB"/>
        </w:rPr>
        <w:t xml:space="preserve"> using the advertising set identified by the Advertising_</w:t>
      </w:r>
      <w:r w:rsidR="006036A0">
        <w:rPr>
          <w:rFonts w:cs="Arial"/>
          <w:color w:val="FF0000"/>
          <w:sz w:val="24"/>
          <w:szCs w:val="24"/>
          <w:lang w:val="en-GB"/>
        </w:rPr>
        <w:t>Handle</w:t>
      </w:r>
      <w:r w:rsidRPr="00DB3A25">
        <w:rPr>
          <w:rFonts w:cs="Arial"/>
          <w:color w:val="FF0000"/>
          <w:sz w:val="24"/>
          <w:szCs w:val="24"/>
          <w:lang w:val="en-GB"/>
        </w:rPr>
        <w:t xml:space="preserve"> </w:t>
      </w:r>
      <w:r>
        <w:rPr>
          <w:rFonts w:cs="Arial"/>
          <w:color w:val="FF0000"/>
          <w:sz w:val="24"/>
          <w:szCs w:val="24"/>
          <w:lang w:val="en-GB"/>
        </w:rPr>
        <w:t>parameter</w:t>
      </w:r>
      <w:r w:rsidRPr="003019B7">
        <w:rPr>
          <w:rFonts w:cs="Arial"/>
          <w:color w:val="FF0000"/>
          <w:sz w:val="24"/>
          <w:szCs w:val="24"/>
          <w:lang w:val="en-GB"/>
        </w:rPr>
        <w:t xml:space="preserve">. The Controller manages the timing of advertisements </w:t>
      </w:r>
      <w:r>
        <w:rPr>
          <w:rFonts w:cs="Arial"/>
          <w:color w:val="FF0000"/>
          <w:sz w:val="24"/>
          <w:szCs w:val="24"/>
          <w:lang w:val="en-GB"/>
        </w:rPr>
        <w:t>in accordance with</w:t>
      </w:r>
      <w:r w:rsidRPr="003019B7">
        <w:rPr>
          <w:rFonts w:cs="Arial"/>
          <w:color w:val="FF0000"/>
          <w:sz w:val="24"/>
          <w:szCs w:val="24"/>
          <w:lang w:val="en-GB"/>
        </w:rPr>
        <w:t xml:space="preserve"> the advertising parameters given in the LE_Set_</w:t>
      </w:r>
      <w:r>
        <w:rPr>
          <w:rFonts w:cs="Arial"/>
          <w:color w:val="FF0000"/>
          <w:sz w:val="24"/>
          <w:szCs w:val="24"/>
          <w:lang w:val="en-GB"/>
        </w:rPr>
        <w:t>Extended_</w:t>
      </w:r>
      <w:r w:rsidRPr="003019B7">
        <w:rPr>
          <w:rFonts w:cs="Arial"/>
          <w:color w:val="FF0000"/>
          <w:sz w:val="24"/>
          <w:szCs w:val="24"/>
          <w:lang w:val="en-GB"/>
        </w:rPr>
        <w:t>Advertising_Parameters command.</w:t>
      </w:r>
    </w:p>
    <w:p w14:paraId="43FF5568" w14:textId="77777777" w:rsidR="003721FE" w:rsidRPr="003019B7" w:rsidRDefault="003721FE" w:rsidP="003721FE">
      <w:pPr>
        <w:autoSpaceDE w:val="0"/>
        <w:autoSpaceDN w:val="0"/>
        <w:adjustRightInd w:val="0"/>
        <w:spacing w:after="0" w:line="240" w:lineRule="auto"/>
        <w:rPr>
          <w:rFonts w:cs="Arial"/>
          <w:color w:val="FF0000"/>
          <w:sz w:val="24"/>
          <w:szCs w:val="24"/>
          <w:lang w:val="en-GB"/>
        </w:rPr>
      </w:pPr>
    </w:p>
    <w:p w14:paraId="357C3FFD" w14:textId="77777777" w:rsidR="003721FE" w:rsidRPr="003019B7" w:rsidRDefault="003721FE" w:rsidP="003721FE">
      <w:pPr>
        <w:autoSpaceDE w:val="0"/>
        <w:autoSpaceDN w:val="0"/>
        <w:adjustRightInd w:val="0"/>
        <w:spacing w:after="0" w:line="240" w:lineRule="auto"/>
        <w:rPr>
          <w:rFonts w:cs="Arial"/>
          <w:color w:val="FF0000"/>
          <w:sz w:val="24"/>
          <w:szCs w:val="24"/>
          <w:lang w:val="en-GB"/>
        </w:rPr>
      </w:pPr>
      <w:r w:rsidRPr="003019B7">
        <w:rPr>
          <w:rFonts w:cs="Arial"/>
          <w:color w:val="FF0000"/>
          <w:sz w:val="24"/>
          <w:szCs w:val="24"/>
          <w:lang w:val="en-GB"/>
        </w:rPr>
        <w:t xml:space="preserve">The Controller shall continue advertising until </w:t>
      </w:r>
      <w:r>
        <w:rPr>
          <w:rFonts w:cs="Arial"/>
          <w:color w:val="FF0000"/>
          <w:sz w:val="24"/>
          <w:szCs w:val="24"/>
          <w:lang w:val="en-GB"/>
        </w:rPr>
        <w:t xml:space="preserve">this advertising set is disabled by </w:t>
      </w:r>
      <w:r w:rsidRPr="003019B7">
        <w:rPr>
          <w:rFonts w:cs="Arial"/>
          <w:color w:val="FF0000"/>
          <w:sz w:val="24"/>
          <w:szCs w:val="24"/>
          <w:lang w:val="en-GB"/>
        </w:rPr>
        <w:t>the Host issu</w:t>
      </w:r>
      <w:r>
        <w:rPr>
          <w:rFonts w:cs="Arial"/>
          <w:color w:val="FF0000"/>
          <w:sz w:val="24"/>
          <w:szCs w:val="24"/>
          <w:lang w:val="en-GB"/>
        </w:rPr>
        <w:t>ing</w:t>
      </w:r>
      <w:r w:rsidRPr="003019B7">
        <w:rPr>
          <w:rFonts w:cs="Arial"/>
          <w:color w:val="FF0000"/>
          <w:sz w:val="24"/>
          <w:szCs w:val="24"/>
          <w:lang w:val="en-GB"/>
        </w:rPr>
        <w:t xml:space="preserve"> an LE_Set_</w:t>
      </w:r>
      <w:r>
        <w:rPr>
          <w:rFonts w:cs="Arial"/>
          <w:color w:val="FF0000"/>
          <w:sz w:val="24"/>
          <w:szCs w:val="24"/>
          <w:lang w:val="en-GB"/>
        </w:rPr>
        <w:t>Extended_</w:t>
      </w:r>
      <w:r w:rsidRPr="003019B7">
        <w:rPr>
          <w:rFonts w:cs="Arial"/>
          <w:color w:val="FF0000"/>
          <w:sz w:val="24"/>
          <w:szCs w:val="24"/>
          <w:lang w:val="en-GB"/>
        </w:rPr>
        <w:t>Advertis</w:t>
      </w:r>
      <w:r w:rsidR="00BF6A73">
        <w:rPr>
          <w:rFonts w:cs="Arial"/>
          <w:color w:val="FF0000"/>
          <w:sz w:val="24"/>
          <w:szCs w:val="24"/>
          <w:lang w:val="en-GB"/>
        </w:rPr>
        <w:t>ing</w:t>
      </w:r>
      <w:r w:rsidRPr="003019B7">
        <w:rPr>
          <w:rFonts w:cs="Arial"/>
          <w:color w:val="FF0000"/>
          <w:sz w:val="24"/>
          <w:szCs w:val="24"/>
          <w:lang w:val="en-GB"/>
        </w:rPr>
        <w:t xml:space="preserve">_Enable command with </w:t>
      </w:r>
      <w:r>
        <w:rPr>
          <w:rFonts w:cs="Arial"/>
          <w:color w:val="FF0000"/>
          <w:sz w:val="24"/>
          <w:szCs w:val="24"/>
          <w:lang w:val="en-GB"/>
        </w:rPr>
        <w:t xml:space="preserve">the </w:t>
      </w:r>
      <w:r w:rsidRPr="003019B7">
        <w:rPr>
          <w:rFonts w:cs="Arial"/>
          <w:color w:val="FF0000"/>
          <w:sz w:val="24"/>
          <w:szCs w:val="24"/>
          <w:lang w:val="en-GB"/>
        </w:rPr>
        <w:t xml:space="preserve">Enable </w:t>
      </w:r>
      <w:r>
        <w:rPr>
          <w:rFonts w:cs="Arial"/>
          <w:color w:val="FF0000"/>
          <w:sz w:val="24"/>
          <w:szCs w:val="24"/>
          <w:lang w:val="en-GB"/>
        </w:rPr>
        <w:t xml:space="preserve">parameter </w:t>
      </w:r>
      <w:r w:rsidRPr="003019B7">
        <w:rPr>
          <w:rFonts w:cs="Arial"/>
          <w:color w:val="FF0000"/>
          <w:sz w:val="24"/>
          <w:szCs w:val="24"/>
          <w:lang w:val="en-GB"/>
        </w:rPr>
        <w:t>set to 0x00 (Advertising is disabled)</w:t>
      </w:r>
      <w:r>
        <w:rPr>
          <w:rFonts w:cs="Arial"/>
          <w:color w:val="FF0000"/>
          <w:sz w:val="24"/>
          <w:szCs w:val="24"/>
          <w:lang w:val="en-GB"/>
        </w:rPr>
        <w:t>,</w:t>
      </w:r>
      <w:r w:rsidRPr="003019B7">
        <w:rPr>
          <w:rFonts w:cs="Arial"/>
          <w:color w:val="FF0000"/>
          <w:sz w:val="24"/>
          <w:szCs w:val="24"/>
          <w:lang w:val="en-GB"/>
        </w:rPr>
        <w:t xml:space="preserve"> a connection is created</w:t>
      </w:r>
      <w:r>
        <w:rPr>
          <w:rFonts w:cs="Arial"/>
          <w:color w:val="FF0000"/>
          <w:sz w:val="24"/>
          <w:szCs w:val="24"/>
          <w:lang w:val="en-GB"/>
        </w:rPr>
        <w:t>,</w:t>
      </w:r>
      <w:r w:rsidRPr="003019B7">
        <w:rPr>
          <w:rFonts w:cs="Arial"/>
          <w:color w:val="FF0000"/>
          <w:sz w:val="24"/>
          <w:szCs w:val="24"/>
          <w:lang w:val="en-GB"/>
        </w:rPr>
        <w:t xml:space="preserve"> or the </w:t>
      </w:r>
      <w:r>
        <w:rPr>
          <w:rFonts w:cs="Arial"/>
          <w:color w:val="FF0000"/>
          <w:sz w:val="24"/>
          <w:szCs w:val="24"/>
          <w:lang w:val="en-GB"/>
        </w:rPr>
        <w:t>duration specified in the Duration parameter expires</w:t>
      </w:r>
      <w:r w:rsidRPr="003019B7">
        <w:rPr>
          <w:rFonts w:cs="Arial"/>
          <w:color w:val="FF0000"/>
          <w:sz w:val="24"/>
          <w:szCs w:val="24"/>
          <w:lang w:val="en-GB"/>
        </w:rPr>
        <w:t>.</w:t>
      </w:r>
    </w:p>
    <w:p w14:paraId="7AAF9224" w14:textId="77777777" w:rsidR="003721FE" w:rsidRPr="00900738" w:rsidRDefault="003721FE" w:rsidP="003721FE">
      <w:pPr>
        <w:autoSpaceDE w:val="0"/>
        <w:autoSpaceDN w:val="0"/>
        <w:adjustRightInd w:val="0"/>
        <w:spacing w:after="0" w:line="240" w:lineRule="auto"/>
        <w:rPr>
          <w:rFonts w:cs="Arial"/>
          <w:sz w:val="24"/>
          <w:szCs w:val="24"/>
          <w:lang w:val="en-GB"/>
        </w:rPr>
      </w:pPr>
    </w:p>
    <w:p w14:paraId="7BBAC1A7" w14:textId="1CE2587A" w:rsidR="006010AB" w:rsidRDefault="003721FE" w:rsidP="003721FE">
      <w:pPr>
        <w:rPr>
          <w:ins w:id="217" w:author="Brian A. Redding" w:date="2016-04-15T10:57:00Z"/>
          <w:rFonts w:cs="Arial"/>
          <w:color w:val="FF0000"/>
          <w:sz w:val="24"/>
          <w:szCs w:val="24"/>
        </w:rPr>
      </w:pPr>
      <w:r>
        <w:rPr>
          <w:rFonts w:cs="Arial"/>
          <w:color w:val="FF0000"/>
          <w:sz w:val="24"/>
          <w:szCs w:val="24"/>
        </w:rPr>
        <w:t xml:space="preserve">The Duration </w:t>
      </w:r>
      <w:r>
        <w:rPr>
          <w:rFonts w:cs="Arial"/>
          <w:color w:val="FF0000"/>
          <w:sz w:val="24"/>
          <w:szCs w:val="24"/>
          <w:lang w:val="en-GB"/>
        </w:rPr>
        <w:t xml:space="preserve">parameter </w:t>
      </w:r>
      <w:r>
        <w:rPr>
          <w:rFonts w:cs="Arial"/>
          <w:color w:val="FF0000"/>
          <w:sz w:val="24"/>
          <w:szCs w:val="24"/>
        </w:rPr>
        <w:t xml:space="preserve">indicates the duration for which advertising is enabled. </w:t>
      </w:r>
      <w:ins w:id="218" w:author="Brian A. Redding" w:date="2016-04-15T11:20:00Z">
        <w:r w:rsidR="009E424F">
          <w:rPr>
            <w:rFonts w:cs="Arial"/>
            <w:color w:val="FF0000"/>
            <w:sz w:val="24"/>
            <w:szCs w:val="24"/>
          </w:rPr>
          <w:t xml:space="preserve">Duration begins after the Controller receives the LE_Set_Extended_Advertising command. </w:t>
        </w:r>
      </w:ins>
      <w:ins w:id="219" w:author="Brian A. Redding" w:date="2016-04-15T11:53:00Z">
        <w:r w:rsidR="00257D2E">
          <w:rPr>
            <w:rFonts w:cs="Arial"/>
            <w:color w:val="FF0000"/>
            <w:sz w:val="24"/>
            <w:szCs w:val="24"/>
          </w:rPr>
          <w:t>The Controller should not start an extended advertising event that it cannot complete within the duration.</w:t>
        </w:r>
      </w:ins>
      <w:ins w:id="220" w:author="Brian A. Redding" w:date="2016-04-15T11:20:00Z">
        <w:r w:rsidR="009E424F">
          <w:rPr>
            <w:rFonts w:cs="Arial"/>
            <w:color w:val="FF0000"/>
            <w:sz w:val="24"/>
            <w:szCs w:val="24"/>
          </w:rPr>
          <w:t xml:space="preserve"> </w:t>
        </w:r>
      </w:ins>
      <w:moveFromRangeStart w:id="221" w:author="Brian A. Redding" w:date="2016-04-15T10:56:00Z" w:name="move448481145"/>
      <w:moveFrom w:id="222" w:author="Brian A. Redding" w:date="2016-04-15T10:56:00Z">
        <w:r w:rsidDel="006010AB">
          <w:rPr>
            <w:rFonts w:cs="Arial"/>
            <w:color w:val="FF0000"/>
            <w:sz w:val="24"/>
            <w:szCs w:val="24"/>
          </w:rPr>
          <w:t xml:space="preserve">If the advertising is high duty cycle </w:t>
        </w:r>
        <w:r w:rsidR="00BB320F" w:rsidDel="006010AB">
          <w:rPr>
            <w:rFonts w:cs="Arial"/>
            <w:color w:val="FF0000"/>
            <w:sz w:val="24"/>
            <w:szCs w:val="24"/>
          </w:rPr>
          <w:t xml:space="preserve">connectable </w:t>
        </w:r>
        <w:r w:rsidDel="006010AB">
          <w:rPr>
            <w:rFonts w:cs="Arial"/>
            <w:color w:val="FF0000"/>
            <w:sz w:val="24"/>
            <w:szCs w:val="24"/>
          </w:rPr>
          <w:t xml:space="preserve">directed advertising, then the Duration </w:t>
        </w:r>
        <w:r w:rsidDel="006010AB">
          <w:rPr>
            <w:rFonts w:cs="Arial"/>
            <w:color w:val="FF0000"/>
            <w:sz w:val="24"/>
            <w:szCs w:val="24"/>
            <w:lang w:val="en-GB"/>
          </w:rPr>
          <w:t xml:space="preserve">parameter </w:t>
        </w:r>
        <w:r w:rsidDel="006010AB">
          <w:rPr>
            <w:rFonts w:cs="Arial"/>
            <w:color w:val="FF0000"/>
            <w:sz w:val="24"/>
            <w:szCs w:val="24"/>
          </w:rPr>
          <w:t xml:space="preserve">shall be less than or equal to 1.28 seconds and shall not be equal to 0.  </w:t>
        </w:r>
      </w:moveFrom>
      <w:moveFromRangeEnd w:id="221"/>
      <w:r>
        <w:rPr>
          <w:rFonts w:cs="Arial"/>
          <w:color w:val="FF0000"/>
          <w:sz w:val="24"/>
          <w:szCs w:val="24"/>
        </w:rPr>
        <w:t>If the LE_Set_Extended_Advertis</w:t>
      </w:r>
      <w:r w:rsidR="00BF6A73">
        <w:rPr>
          <w:rFonts w:cs="Arial"/>
          <w:color w:val="FF0000"/>
          <w:sz w:val="24"/>
          <w:szCs w:val="24"/>
        </w:rPr>
        <w:t>ing</w:t>
      </w:r>
      <w:r>
        <w:rPr>
          <w:rFonts w:cs="Arial"/>
          <w:color w:val="FF0000"/>
          <w:sz w:val="24"/>
          <w:szCs w:val="24"/>
        </w:rPr>
        <w:t>_Enable command is sent while the advertising set is enabled, the timer used for the duration is reset.</w:t>
      </w:r>
    </w:p>
    <w:p w14:paraId="01ECFD36" w14:textId="2012A0EF" w:rsidR="006010AB" w:rsidRDefault="006010AB" w:rsidP="003721FE">
      <w:pPr>
        <w:rPr>
          <w:rFonts w:cs="Arial"/>
          <w:color w:val="FF0000"/>
          <w:sz w:val="24"/>
          <w:szCs w:val="24"/>
        </w:rPr>
      </w:pPr>
      <w:moveToRangeStart w:id="223" w:author="Brian A. Redding" w:date="2016-04-15T10:56:00Z" w:name="move448481145"/>
      <w:moveTo w:id="224" w:author="Brian A. Redding" w:date="2016-04-15T10:56:00Z">
        <w:r>
          <w:rPr>
            <w:rFonts w:cs="Arial"/>
            <w:color w:val="FF0000"/>
            <w:sz w:val="24"/>
            <w:szCs w:val="24"/>
          </w:rPr>
          <w:t xml:space="preserve">If the advertising is high duty cycle connectable directed advertising, then the Duration </w:t>
        </w:r>
        <w:r>
          <w:rPr>
            <w:rFonts w:cs="Arial"/>
            <w:color w:val="FF0000"/>
            <w:sz w:val="24"/>
            <w:szCs w:val="24"/>
            <w:lang w:val="en-GB"/>
          </w:rPr>
          <w:t xml:space="preserve">parameter </w:t>
        </w:r>
        <w:r>
          <w:rPr>
            <w:rFonts w:cs="Arial"/>
            <w:color w:val="FF0000"/>
            <w:sz w:val="24"/>
            <w:szCs w:val="24"/>
          </w:rPr>
          <w:t xml:space="preserve">shall be less than or equal to 1.28 seconds and shall not be equal to 0.  </w:t>
        </w:r>
      </w:moveTo>
      <w:moveToRangeEnd w:id="223"/>
    </w:p>
    <w:p w14:paraId="0B7679C5" w14:textId="77777777" w:rsidR="003721FE" w:rsidRDefault="003721FE" w:rsidP="003721FE">
      <w:pPr>
        <w:rPr>
          <w:rFonts w:cs="Arial"/>
          <w:color w:val="FF0000"/>
          <w:sz w:val="24"/>
          <w:szCs w:val="24"/>
        </w:rPr>
      </w:pPr>
      <w:r>
        <w:rPr>
          <w:rFonts w:cs="Arial"/>
          <w:color w:val="FF0000"/>
          <w:sz w:val="24"/>
          <w:szCs w:val="24"/>
        </w:rPr>
        <w:t>Disabling the advertising identified by the Advertising_</w:t>
      </w:r>
      <w:r w:rsidR="006036A0">
        <w:rPr>
          <w:rFonts w:cs="Arial"/>
          <w:color w:val="FF0000"/>
          <w:sz w:val="24"/>
          <w:szCs w:val="24"/>
        </w:rPr>
        <w:t>Handle</w:t>
      </w:r>
      <w:r>
        <w:rPr>
          <w:rFonts w:cs="Arial"/>
          <w:color w:val="FF0000"/>
          <w:sz w:val="24"/>
          <w:szCs w:val="24"/>
        </w:rPr>
        <w:t xml:space="preserve"> </w:t>
      </w:r>
      <w:r>
        <w:rPr>
          <w:rFonts w:cs="Arial"/>
          <w:color w:val="FF0000"/>
          <w:sz w:val="24"/>
          <w:szCs w:val="24"/>
          <w:lang w:val="en-GB"/>
        </w:rPr>
        <w:t xml:space="preserve">parameter </w:t>
      </w:r>
      <w:r>
        <w:rPr>
          <w:rFonts w:cs="Arial"/>
          <w:color w:val="FF0000"/>
          <w:sz w:val="24"/>
          <w:szCs w:val="24"/>
        </w:rPr>
        <w:t>does not disable any periodic advertising associated with the Advertising_</w:t>
      </w:r>
      <w:r w:rsidR="006036A0">
        <w:rPr>
          <w:rFonts w:cs="Arial"/>
          <w:color w:val="FF0000"/>
          <w:sz w:val="24"/>
          <w:szCs w:val="24"/>
        </w:rPr>
        <w:t>Handle</w:t>
      </w:r>
      <w:r w:rsidRPr="000C310E">
        <w:rPr>
          <w:rFonts w:cs="Arial"/>
          <w:color w:val="FF0000"/>
          <w:sz w:val="24"/>
          <w:szCs w:val="24"/>
          <w:lang w:val="en-GB"/>
        </w:rPr>
        <w:t xml:space="preserve"> </w:t>
      </w:r>
      <w:r>
        <w:rPr>
          <w:rFonts w:cs="Arial"/>
          <w:color w:val="FF0000"/>
          <w:sz w:val="24"/>
          <w:szCs w:val="24"/>
          <w:lang w:val="en-GB"/>
        </w:rPr>
        <w:t>parameter</w:t>
      </w:r>
      <w:r>
        <w:rPr>
          <w:rFonts w:cs="Arial"/>
          <w:color w:val="FF0000"/>
          <w:sz w:val="24"/>
          <w:szCs w:val="24"/>
        </w:rPr>
        <w:t>.</w:t>
      </w:r>
    </w:p>
    <w:p w14:paraId="5B2A3575" w14:textId="77777777" w:rsidR="003721FE" w:rsidRDefault="003721FE" w:rsidP="003721FE">
      <w:pPr>
        <w:rPr>
          <w:rFonts w:cs="Arial"/>
          <w:color w:val="FF0000"/>
          <w:sz w:val="24"/>
          <w:szCs w:val="24"/>
        </w:rPr>
      </w:pPr>
      <w:r w:rsidRPr="004A3BDF">
        <w:rPr>
          <w:rFonts w:cs="Arial"/>
          <w:color w:val="FF0000"/>
          <w:sz w:val="24"/>
          <w:szCs w:val="24"/>
        </w:rPr>
        <w:t xml:space="preserve">If </w:t>
      </w:r>
      <w:r>
        <w:rPr>
          <w:rFonts w:cs="Arial"/>
          <w:color w:val="FF0000"/>
          <w:sz w:val="24"/>
          <w:szCs w:val="24"/>
        </w:rPr>
        <w:t>the</w:t>
      </w:r>
      <w:r w:rsidRPr="004A3BDF">
        <w:rPr>
          <w:rFonts w:cs="Arial"/>
          <w:color w:val="FF0000"/>
          <w:sz w:val="24"/>
          <w:szCs w:val="24"/>
        </w:rPr>
        <w:t xml:space="preserve"> advertising set corresponding to </w:t>
      </w:r>
      <w:r>
        <w:rPr>
          <w:rFonts w:cs="Arial"/>
          <w:color w:val="FF0000"/>
          <w:sz w:val="24"/>
          <w:szCs w:val="24"/>
        </w:rPr>
        <w:t xml:space="preserve">the </w:t>
      </w:r>
      <w:r w:rsidRPr="004A3BDF">
        <w:rPr>
          <w:rFonts w:cs="Arial"/>
          <w:color w:val="FF0000"/>
          <w:sz w:val="24"/>
          <w:szCs w:val="24"/>
        </w:rPr>
        <w:t>Advertising_</w:t>
      </w:r>
      <w:r w:rsidR="006036A0">
        <w:rPr>
          <w:rFonts w:cs="Arial"/>
          <w:color w:val="FF0000"/>
          <w:sz w:val="24"/>
          <w:szCs w:val="24"/>
        </w:rPr>
        <w:t>Handle</w:t>
      </w:r>
      <w:r w:rsidRPr="004A3BDF">
        <w:rPr>
          <w:rFonts w:cs="Arial"/>
          <w:color w:val="FF0000"/>
          <w:sz w:val="24"/>
          <w:szCs w:val="24"/>
        </w:rPr>
        <w:t xml:space="preserve"> </w:t>
      </w:r>
      <w:r>
        <w:rPr>
          <w:rFonts w:cs="Arial"/>
          <w:color w:val="FF0000"/>
          <w:sz w:val="24"/>
          <w:szCs w:val="24"/>
          <w:lang w:val="en-GB"/>
        </w:rPr>
        <w:t xml:space="preserve">parameter </w:t>
      </w:r>
      <w:r w:rsidRPr="004A3BDF">
        <w:rPr>
          <w:rFonts w:cs="Arial"/>
          <w:color w:val="FF0000"/>
          <w:sz w:val="24"/>
          <w:szCs w:val="24"/>
        </w:rPr>
        <w:t xml:space="preserve">does not exist then the Controller shall return </w:t>
      </w:r>
      <w:r>
        <w:rPr>
          <w:rFonts w:cs="Arial"/>
          <w:color w:val="FF0000"/>
          <w:sz w:val="24"/>
          <w:szCs w:val="24"/>
        </w:rPr>
        <w:t xml:space="preserve">the </w:t>
      </w:r>
      <w:r w:rsidRPr="00876193">
        <w:rPr>
          <w:rFonts w:cs="Arial"/>
          <w:color w:val="FF0000"/>
          <w:sz w:val="24"/>
          <w:szCs w:val="24"/>
        </w:rPr>
        <w:t xml:space="preserve">Unknown </w:t>
      </w:r>
      <w:r w:rsidR="00B30EEE">
        <w:rPr>
          <w:rFonts w:cs="Arial"/>
          <w:color w:val="FF0000"/>
          <w:sz w:val="24"/>
          <w:szCs w:val="24"/>
        </w:rPr>
        <w:t xml:space="preserve">Advertising </w:t>
      </w:r>
      <w:r>
        <w:rPr>
          <w:rFonts w:cs="Arial"/>
          <w:color w:val="FF0000"/>
          <w:sz w:val="24"/>
          <w:szCs w:val="24"/>
        </w:rPr>
        <w:t>Identifier (</w:t>
      </w:r>
      <w:r w:rsidR="002932D0">
        <w:rPr>
          <w:rFonts w:cs="Arial"/>
          <w:color w:val="FF0000"/>
          <w:sz w:val="24"/>
          <w:szCs w:val="24"/>
        </w:rPr>
        <w:t>0x42</w:t>
      </w:r>
      <w:r>
        <w:rPr>
          <w:rFonts w:cs="Arial"/>
          <w:color w:val="FF0000"/>
          <w:sz w:val="24"/>
          <w:szCs w:val="24"/>
        </w:rPr>
        <w:t xml:space="preserve">) </w:t>
      </w:r>
      <w:r w:rsidRPr="004A3BDF">
        <w:rPr>
          <w:rFonts w:cs="Arial"/>
          <w:color w:val="FF0000"/>
          <w:sz w:val="24"/>
          <w:szCs w:val="24"/>
        </w:rPr>
        <w:t>error code.</w:t>
      </w:r>
    </w:p>
    <w:p w14:paraId="7D51C0DC" w14:textId="77777777" w:rsidR="003721FE" w:rsidRDefault="003721FE" w:rsidP="003721FE">
      <w:pPr>
        <w:rPr>
          <w:rFonts w:cs="Arial"/>
          <w:color w:val="FF0000"/>
          <w:sz w:val="24"/>
          <w:szCs w:val="24"/>
        </w:rPr>
      </w:pPr>
      <w:r>
        <w:rPr>
          <w:rFonts w:cs="Arial"/>
          <w:color w:val="FF0000"/>
          <w:sz w:val="24"/>
          <w:szCs w:val="24"/>
          <w:lang w:val="en-GB"/>
        </w:rPr>
        <w:t xml:space="preserve">If the advertising data or scan response data in the advertising set is not complete, the </w:t>
      </w:r>
      <w:ins w:id="225" w:author="Clive D.W. Feather" w:date="2016-04-13T07:55:00Z">
        <w:r w:rsidR="001B7397">
          <w:rPr>
            <w:rFonts w:cs="Arial"/>
            <w:color w:val="FF0000"/>
            <w:sz w:val="24"/>
            <w:szCs w:val="24"/>
            <w:lang w:val="en-GB"/>
          </w:rPr>
          <w:t xml:space="preserve">Controller shall return the </w:t>
        </w:r>
      </w:ins>
      <w:r>
        <w:rPr>
          <w:rFonts w:cs="Arial"/>
          <w:color w:val="FF0000"/>
          <w:sz w:val="24"/>
          <w:szCs w:val="24"/>
          <w:lang w:val="en-GB"/>
        </w:rPr>
        <w:t>Command Disallowed (0x0C) error code</w:t>
      </w:r>
      <w:del w:id="226" w:author="Clive D.W. Feather" w:date="2016-04-13T07:55:00Z">
        <w:r w:rsidDel="001B7397">
          <w:rPr>
            <w:rFonts w:cs="Arial"/>
            <w:color w:val="FF0000"/>
            <w:sz w:val="24"/>
            <w:szCs w:val="24"/>
            <w:lang w:val="en-GB"/>
          </w:rPr>
          <w:delText xml:space="preserve"> shall be used</w:delText>
        </w:r>
      </w:del>
      <w:r w:rsidRPr="005641E8">
        <w:rPr>
          <w:rFonts w:cs="Arial"/>
          <w:color w:val="FF0000"/>
          <w:sz w:val="24"/>
          <w:szCs w:val="24"/>
          <w:lang w:val="en-GB"/>
        </w:rPr>
        <w:t>.</w:t>
      </w:r>
    </w:p>
    <w:p w14:paraId="4460C5B0" w14:textId="77777777" w:rsidR="003721FE" w:rsidRDefault="003721FE" w:rsidP="003721FE">
      <w:pPr>
        <w:autoSpaceDE w:val="0"/>
        <w:autoSpaceDN w:val="0"/>
        <w:adjustRightInd w:val="0"/>
        <w:spacing w:after="0" w:line="240" w:lineRule="auto"/>
        <w:rPr>
          <w:rFonts w:cs="Arial"/>
          <w:color w:val="FF0000"/>
          <w:sz w:val="24"/>
          <w:szCs w:val="24"/>
          <w:lang w:val="en-GB"/>
        </w:rPr>
      </w:pPr>
    </w:p>
    <w:p w14:paraId="4F8CBDE3" w14:textId="77777777" w:rsidR="003721FE" w:rsidRPr="004A3BDF" w:rsidRDefault="003721FE" w:rsidP="003721FE">
      <w:pPr>
        <w:rPr>
          <w:rFonts w:cs="Arial"/>
          <w:b/>
          <w:color w:val="FF0000"/>
          <w:sz w:val="24"/>
          <w:szCs w:val="24"/>
        </w:rPr>
      </w:pPr>
      <w:r w:rsidRPr="004A3BDF">
        <w:rPr>
          <w:rFonts w:cs="Arial"/>
          <w:b/>
          <w:color w:val="FF0000"/>
          <w:sz w:val="24"/>
          <w:szCs w:val="24"/>
        </w:rPr>
        <w:t>Command Parameters:</w:t>
      </w:r>
    </w:p>
    <w:p w14:paraId="655D9C35" w14:textId="77777777" w:rsidR="003721FE" w:rsidRPr="004A3BDF" w:rsidRDefault="003721FE" w:rsidP="003721FE">
      <w:pPr>
        <w:spacing w:after="0"/>
        <w:rPr>
          <w:rFonts w:cs="Arial"/>
          <w:i/>
          <w:color w:val="FF0000"/>
          <w:sz w:val="24"/>
          <w:szCs w:val="24"/>
        </w:rPr>
      </w:pPr>
      <w:r>
        <w:rPr>
          <w:rFonts w:cs="Arial"/>
          <w:i/>
          <w:color w:val="FF0000"/>
          <w:sz w:val="24"/>
          <w:szCs w:val="24"/>
        </w:rPr>
        <w:t>Enable</w:t>
      </w:r>
      <w:r w:rsidRPr="004A3BDF">
        <w:rPr>
          <w:rFonts w:cs="Arial"/>
          <w:i/>
          <w:color w:val="FF0000"/>
          <w:sz w:val="24"/>
          <w:szCs w:val="24"/>
        </w:rPr>
        <w:t>:</w:t>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t>Size: 1 Octet</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3721FE" w:rsidRPr="004A3BDF" w14:paraId="282B38B2" w14:textId="77777777" w:rsidTr="00F32D6A">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533E88ED" w14:textId="77777777" w:rsidR="003721FE" w:rsidRPr="004A3BDF" w:rsidRDefault="003721FE" w:rsidP="00F32D6A">
            <w:pPr>
              <w:pStyle w:val="Tableheading"/>
              <w:spacing w:before="96"/>
              <w:rPr>
                <w:rFonts w:cs="Arial"/>
                <w:color w:val="FF0000"/>
                <w:sz w:val="24"/>
                <w:szCs w:val="24"/>
              </w:rPr>
            </w:pPr>
            <w:r w:rsidRPr="004A3B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2117C69D" w14:textId="77777777" w:rsidR="003721FE" w:rsidRPr="004A3BDF" w:rsidRDefault="003721FE" w:rsidP="00F32D6A">
            <w:pPr>
              <w:pStyle w:val="Tableheading"/>
              <w:spacing w:before="96"/>
              <w:rPr>
                <w:rFonts w:cs="Arial"/>
                <w:color w:val="FF0000"/>
                <w:sz w:val="24"/>
                <w:szCs w:val="24"/>
              </w:rPr>
            </w:pPr>
            <w:r w:rsidRPr="004A3BDF">
              <w:rPr>
                <w:rFonts w:cs="Arial"/>
                <w:color w:val="FF0000"/>
                <w:sz w:val="24"/>
                <w:szCs w:val="24"/>
              </w:rPr>
              <w:t>Parameter Description</w:t>
            </w:r>
          </w:p>
        </w:tc>
      </w:tr>
      <w:tr w:rsidR="003721FE" w:rsidRPr="004A3BDF" w14:paraId="270809F5" w14:textId="77777777" w:rsidTr="00F32D6A">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1D2ADF54" w14:textId="77777777" w:rsidR="003721FE" w:rsidRPr="004A3BDF" w:rsidRDefault="003721FE" w:rsidP="00F32D6A">
            <w:pPr>
              <w:pStyle w:val="CellBody"/>
              <w:spacing w:before="96"/>
              <w:rPr>
                <w:rFonts w:ascii="Arial" w:hAnsi="Arial" w:cs="Arial"/>
                <w:color w:val="FF0000"/>
                <w:sz w:val="24"/>
                <w:szCs w:val="24"/>
              </w:rPr>
            </w:pPr>
            <w:r>
              <w:rPr>
                <w:rFonts w:ascii="Arial" w:hAnsi="Arial" w:cs="Arial"/>
                <w:color w:val="FF0000"/>
                <w:sz w:val="24"/>
                <w:szCs w:val="24"/>
              </w:rPr>
              <w:t>0x00</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10C66B1E" w14:textId="77777777" w:rsidR="003721FE" w:rsidRPr="004A3BDF" w:rsidRDefault="003721FE" w:rsidP="00F32D6A">
            <w:pPr>
              <w:pStyle w:val="CellBody"/>
              <w:spacing w:before="96"/>
              <w:rPr>
                <w:rFonts w:ascii="Arial" w:hAnsi="Arial" w:cs="Arial"/>
                <w:color w:val="FF0000"/>
                <w:sz w:val="24"/>
                <w:szCs w:val="24"/>
              </w:rPr>
            </w:pPr>
            <w:r>
              <w:rPr>
                <w:rFonts w:ascii="Arial" w:hAnsi="Arial" w:cs="Arial"/>
                <w:color w:val="FF0000"/>
                <w:sz w:val="24"/>
                <w:szCs w:val="24"/>
              </w:rPr>
              <w:t>Advertising is disabled</w:t>
            </w:r>
          </w:p>
        </w:tc>
      </w:tr>
      <w:tr w:rsidR="003721FE" w:rsidRPr="004A3BDF" w14:paraId="72858E8C" w14:textId="77777777" w:rsidTr="00F32D6A">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7A72CE59" w14:textId="77777777" w:rsidR="003721FE" w:rsidRDefault="003721FE" w:rsidP="00F32D6A">
            <w:pPr>
              <w:pStyle w:val="CellBody"/>
              <w:spacing w:before="96"/>
              <w:rPr>
                <w:rFonts w:ascii="Arial" w:hAnsi="Arial" w:cs="Arial"/>
                <w:color w:val="FF0000"/>
                <w:sz w:val="24"/>
                <w:szCs w:val="24"/>
              </w:rPr>
            </w:pPr>
            <w:r>
              <w:rPr>
                <w:rFonts w:ascii="Arial" w:hAnsi="Arial" w:cs="Arial"/>
                <w:color w:val="FF0000"/>
                <w:sz w:val="24"/>
                <w:szCs w:val="24"/>
              </w:rPr>
              <w:t>0x01</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21631E13" w14:textId="77777777" w:rsidR="003721FE" w:rsidRDefault="003721FE" w:rsidP="00F32D6A">
            <w:pPr>
              <w:pStyle w:val="CellBody"/>
              <w:spacing w:before="96"/>
              <w:rPr>
                <w:rFonts w:ascii="Arial" w:hAnsi="Arial" w:cs="Arial"/>
                <w:color w:val="FF0000"/>
                <w:sz w:val="24"/>
                <w:szCs w:val="24"/>
              </w:rPr>
            </w:pPr>
            <w:r>
              <w:rPr>
                <w:rFonts w:ascii="Arial" w:hAnsi="Arial" w:cs="Arial"/>
                <w:color w:val="FF0000"/>
                <w:sz w:val="24"/>
                <w:szCs w:val="24"/>
              </w:rPr>
              <w:t>Advertising is enabled</w:t>
            </w:r>
          </w:p>
        </w:tc>
      </w:tr>
      <w:tr w:rsidR="003721FE" w:rsidRPr="004A3BDF" w14:paraId="7E32CB79" w14:textId="77777777" w:rsidTr="00F32D6A">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08BA944A" w14:textId="77777777" w:rsidR="003721FE" w:rsidRDefault="003721FE" w:rsidP="00F32D6A">
            <w:pPr>
              <w:pStyle w:val="CellBody"/>
              <w:spacing w:before="96"/>
              <w:rPr>
                <w:rFonts w:ascii="Arial" w:hAnsi="Arial" w:cs="Arial"/>
                <w:color w:val="FF0000"/>
                <w:sz w:val="24"/>
                <w:szCs w:val="24"/>
              </w:rPr>
            </w:pPr>
            <w:r>
              <w:rPr>
                <w:rFonts w:ascii="Arial" w:hAnsi="Arial" w:cs="Arial"/>
                <w:color w:val="FF0000"/>
                <w:sz w:val="24"/>
                <w:szCs w:val="24"/>
              </w:rPr>
              <w:t>All other values</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78D77F12" w14:textId="77777777" w:rsidR="003721FE" w:rsidRDefault="003721FE" w:rsidP="00F32D6A">
            <w:pPr>
              <w:pStyle w:val="CellBody"/>
              <w:spacing w:before="96"/>
              <w:rPr>
                <w:rFonts w:ascii="Arial" w:hAnsi="Arial" w:cs="Arial"/>
                <w:color w:val="FF0000"/>
                <w:sz w:val="24"/>
                <w:szCs w:val="24"/>
              </w:rPr>
            </w:pPr>
            <w:r>
              <w:rPr>
                <w:rFonts w:ascii="Arial" w:hAnsi="Arial" w:cs="Arial"/>
                <w:color w:val="FF0000"/>
                <w:sz w:val="24"/>
                <w:szCs w:val="24"/>
              </w:rPr>
              <w:t>Reserved for future use</w:t>
            </w:r>
          </w:p>
        </w:tc>
      </w:tr>
    </w:tbl>
    <w:p w14:paraId="7DB4DD8F" w14:textId="77777777" w:rsidR="003721FE" w:rsidRDefault="003721FE" w:rsidP="003721FE"/>
    <w:p w14:paraId="1EA4B9DA" w14:textId="77777777" w:rsidR="003721FE" w:rsidRPr="004A3BDF" w:rsidRDefault="003721FE" w:rsidP="003721FE">
      <w:pPr>
        <w:spacing w:after="0"/>
        <w:rPr>
          <w:rFonts w:cs="Arial"/>
          <w:i/>
          <w:color w:val="FF0000"/>
          <w:sz w:val="24"/>
          <w:szCs w:val="24"/>
        </w:rPr>
      </w:pPr>
      <w:r w:rsidRPr="004A3BDF">
        <w:rPr>
          <w:rFonts w:cs="Arial"/>
          <w:i/>
          <w:color w:val="FF0000"/>
          <w:sz w:val="24"/>
          <w:szCs w:val="24"/>
        </w:rPr>
        <w:t>Advertising_</w:t>
      </w:r>
      <w:r w:rsidR="006036A0">
        <w:rPr>
          <w:rFonts w:cs="Arial"/>
          <w:i/>
          <w:color w:val="FF0000"/>
          <w:sz w:val="24"/>
          <w:szCs w:val="24"/>
        </w:rPr>
        <w:t>Handle</w:t>
      </w:r>
      <w:r w:rsidRPr="004A3BDF">
        <w:rPr>
          <w:rFonts w:cs="Arial"/>
          <w:i/>
          <w:color w:val="FF0000"/>
          <w:sz w:val="24"/>
          <w:szCs w:val="24"/>
        </w:rPr>
        <w:t>:</w:t>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t>Size: 1 Octet</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3721FE" w:rsidRPr="004A3BDF" w14:paraId="4CA1F88D" w14:textId="77777777" w:rsidTr="00F32D6A">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307AA043" w14:textId="77777777" w:rsidR="003721FE" w:rsidRPr="004A3BDF" w:rsidRDefault="003721FE" w:rsidP="00F32D6A">
            <w:pPr>
              <w:pStyle w:val="Tableheading"/>
              <w:spacing w:before="96"/>
              <w:rPr>
                <w:rFonts w:cs="Arial"/>
                <w:color w:val="FF0000"/>
                <w:sz w:val="24"/>
                <w:szCs w:val="24"/>
              </w:rPr>
            </w:pPr>
            <w:r w:rsidRPr="004A3B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6B62E96D" w14:textId="77777777" w:rsidR="003721FE" w:rsidRPr="004A3BDF" w:rsidRDefault="003721FE" w:rsidP="00F32D6A">
            <w:pPr>
              <w:pStyle w:val="Tableheading"/>
              <w:spacing w:before="96"/>
              <w:rPr>
                <w:rFonts w:cs="Arial"/>
                <w:color w:val="FF0000"/>
                <w:sz w:val="24"/>
                <w:szCs w:val="24"/>
              </w:rPr>
            </w:pPr>
            <w:r w:rsidRPr="004A3BDF">
              <w:rPr>
                <w:rFonts w:cs="Arial"/>
                <w:color w:val="FF0000"/>
                <w:sz w:val="24"/>
                <w:szCs w:val="24"/>
              </w:rPr>
              <w:t>Parameter Description</w:t>
            </w:r>
          </w:p>
        </w:tc>
      </w:tr>
      <w:tr w:rsidR="003721FE" w:rsidRPr="004A3BDF" w14:paraId="3F934D69" w14:textId="77777777" w:rsidTr="00F32D6A">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7CC92019" w14:textId="558466D0" w:rsidR="003721FE" w:rsidRPr="004A3BDF" w:rsidRDefault="003721FE" w:rsidP="00F32D6A">
            <w:pPr>
              <w:pStyle w:val="CellBody"/>
              <w:spacing w:before="96"/>
              <w:rPr>
                <w:rFonts w:ascii="Arial" w:hAnsi="Arial" w:cs="Arial"/>
                <w:color w:val="FF0000"/>
                <w:sz w:val="24"/>
                <w:szCs w:val="24"/>
              </w:rPr>
            </w:pPr>
            <w:r w:rsidRPr="004A3BDF">
              <w:rPr>
                <w:rFonts w:ascii="Arial" w:hAnsi="Arial" w:cs="Arial"/>
                <w:color w:val="FF0000"/>
                <w:sz w:val="24"/>
                <w:szCs w:val="24"/>
              </w:rPr>
              <w:t>0x</w:t>
            </w:r>
            <w:r>
              <w:rPr>
                <w:rFonts w:ascii="Arial" w:hAnsi="Arial" w:cs="Arial"/>
                <w:color w:val="FF0000"/>
                <w:sz w:val="24"/>
                <w:szCs w:val="24"/>
              </w:rPr>
              <w:t>00 – 0x</w:t>
            </w:r>
            <w:r w:rsidR="004D4606">
              <w:rPr>
                <w:rFonts w:ascii="Arial" w:hAnsi="Arial" w:cs="Arial"/>
                <w:color w:val="FF0000"/>
                <w:sz w:val="24"/>
                <w:szCs w:val="24"/>
              </w:rPr>
              <w:t>E</w:t>
            </w:r>
            <w:r>
              <w:rPr>
                <w:rFonts w:ascii="Arial" w:hAnsi="Arial" w:cs="Arial"/>
                <w:color w:val="FF0000"/>
                <w:sz w:val="24"/>
                <w:szCs w:val="24"/>
              </w:rPr>
              <w:t>F</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4AE147FB" w14:textId="77777777" w:rsidR="003721FE" w:rsidRPr="004A3BDF" w:rsidRDefault="003721FE" w:rsidP="00F32D6A">
            <w:pPr>
              <w:pStyle w:val="CellBody"/>
              <w:spacing w:before="96"/>
              <w:rPr>
                <w:rFonts w:ascii="Arial" w:hAnsi="Arial" w:cs="Arial"/>
                <w:color w:val="FF0000"/>
                <w:sz w:val="24"/>
                <w:szCs w:val="24"/>
              </w:rPr>
            </w:pPr>
            <w:r>
              <w:rPr>
                <w:rFonts w:ascii="Arial" w:hAnsi="Arial" w:cs="Arial"/>
                <w:color w:val="FF0000"/>
                <w:sz w:val="24"/>
                <w:szCs w:val="24"/>
              </w:rPr>
              <w:t>Used to identify an</w:t>
            </w:r>
            <w:r w:rsidRPr="004A3BDF">
              <w:rPr>
                <w:rFonts w:ascii="Arial" w:hAnsi="Arial" w:cs="Arial"/>
                <w:color w:val="FF0000"/>
                <w:sz w:val="24"/>
                <w:szCs w:val="24"/>
              </w:rPr>
              <w:t xml:space="preserve"> advertising set</w:t>
            </w:r>
          </w:p>
        </w:tc>
      </w:tr>
      <w:tr w:rsidR="004D4606" w:rsidRPr="004A3BDF" w14:paraId="33F850C8" w14:textId="77777777" w:rsidTr="00F32D6A">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1CB9986B" w14:textId="289170A2" w:rsidR="004D4606" w:rsidRDefault="004D4606" w:rsidP="00F32D6A">
            <w:pPr>
              <w:pStyle w:val="CellBody"/>
              <w:spacing w:before="96"/>
              <w:rPr>
                <w:rFonts w:ascii="Arial" w:hAnsi="Arial" w:cs="Arial"/>
                <w:color w:val="FF0000"/>
                <w:sz w:val="24"/>
                <w:szCs w:val="24"/>
              </w:rPr>
            </w:pPr>
            <w:r>
              <w:rPr>
                <w:rFonts w:ascii="Arial" w:hAnsi="Arial" w:cs="Arial"/>
                <w:color w:val="FF0000"/>
                <w:sz w:val="24"/>
                <w:szCs w:val="24"/>
              </w:rPr>
              <w:t>All other values</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1718F83F" w14:textId="6E9AD1BD" w:rsidR="004D4606" w:rsidRDefault="004D4606" w:rsidP="00F32D6A">
            <w:pPr>
              <w:pStyle w:val="CellBody"/>
              <w:spacing w:before="96"/>
              <w:rPr>
                <w:rFonts w:ascii="Arial" w:hAnsi="Arial" w:cs="Arial"/>
                <w:color w:val="FF0000"/>
                <w:sz w:val="24"/>
                <w:szCs w:val="24"/>
              </w:rPr>
            </w:pPr>
            <w:r>
              <w:rPr>
                <w:rFonts w:ascii="Arial" w:hAnsi="Arial" w:cs="Arial"/>
                <w:color w:val="FF0000"/>
                <w:sz w:val="24"/>
                <w:szCs w:val="24"/>
              </w:rPr>
              <w:t>Reserved for future use</w:t>
            </w:r>
          </w:p>
        </w:tc>
      </w:tr>
    </w:tbl>
    <w:p w14:paraId="110D9E32" w14:textId="77777777" w:rsidR="003721FE" w:rsidRPr="001D0927" w:rsidRDefault="003721FE" w:rsidP="003721FE">
      <w:pPr>
        <w:spacing w:after="0"/>
        <w:rPr>
          <w:i/>
          <w:color w:val="FF0000"/>
          <w:sz w:val="24"/>
        </w:rPr>
      </w:pPr>
    </w:p>
    <w:p w14:paraId="527AB0F7" w14:textId="77777777" w:rsidR="003721FE" w:rsidRPr="004A3BDF" w:rsidRDefault="003721FE" w:rsidP="003721FE">
      <w:pPr>
        <w:spacing w:after="0"/>
        <w:rPr>
          <w:rFonts w:cs="Arial"/>
          <w:i/>
          <w:color w:val="FF0000"/>
          <w:sz w:val="24"/>
          <w:szCs w:val="24"/>
        </w:rPr>
      </w:pPr>
      <w:r>
        <w:rPr>
          <w:rFonts w:cs="Arial"/>
          <w:i/>
          <w:color w:val="FF0000"/>
          <w:sz w:val="24"/>
          <w:szCs w:val="24"/>
        </w:rPr>
        <w:t>Duration</w:t>
      </w:r>
      <w:r w:rsidRPr="004A3BDF">
        <w:rPr>
          <w:rFonts w:cs="Arial"/>
          <w:i/>
          <w:color w:val="FF0000"/>
          <w:sz w:val="24"/>
          <w:szCs w:val="24"/>
        </w:rPr>
        <w:t>:</w:t>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Pr>
          <w:rFonts w:cs="Arial"/>
          <w:i/>
          <w:color w:val="FF0000"/>
          <w:sz w:val="24"/>
          <w:szCs w:val="24"/>
        </w:rPr>
        <w:tab/>
      </w:r>
      <w:r>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Pr>
          <w:rFonts w:cs="Arial"/>
          <w:i/>
          <w:color w:val="FF0000"/>
          <w:sz w:val="24"/>
          <w:szCs w:val="24"/>
        </w:rPr>
        <w:t>Size: 2</w:t>
      </w:r>
      <w:r w:rsidRPr="004A3BDF">
        <w:rPr>
          <w:rFonts w:cs="Arial"/>
          <w:i/>
          <w:color w:val="FF0000"/>
          <w:sz w:val="24"/>
          <w:szCs w:val="24"/>
        </w:rPr>
        <w:t xml:space="preserve"> Octet</w:t>
      </w:r>
      <w:r>
        <w:rPr>
          <w:rFonts w:cs="Arial"/>
          <w:i/>
          <w:color w:val="FF0000"/>
          <w:sz w:val="24"/>
          <w:szCs w:val="24"/>
        </w:rPr>
        <w:t>s</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3721FE" w:rsidRPr="004A3BDF" w14:paraId="3FF83657" w14:textId="77777777" w:rsidTr="00F32D6A">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47E3D48A" w14:textId="77777777" w:rsidR="003721FE" w:rsidRPr="004A3BDF" w:rsidRDefault="003721FE" w:rsidP="00F32D6A">
            <w:pPr>
              <w:pStyle w:val="Tableheading"/>
              <w:spacing w:before="96"/>
              <w:rPr>
                <w:rFonts w:cs="Arial"/>
                <w:color w:val="FF0000"/>
                <w:sz w:val="24"/>
                <w:szCs w:val="24"/>
              </w:rPr>
            </w:pPr>
            <w:r w:rsidRPr="004A3B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0A5D7FB0" w14:textId="77777777" w:rsidR="003721FE" w:rsidRPr="004A3BDF" w:rsidRDefault="003721FE" w:rsidP="00F32D6A">
            <w:pPr>
              <w:pStyle w:val="Tableheading"/>
              <w:spacing w:before="96"/>
              <w:rPr>
                <w:rFonts w:cs="Arial"/>
                <w:color w:val="FF0000"/>
                <w:sz w:val="24"/>
                <w:szCs w:val="24"/>
              </w:rPr>
            </w:pPr>
            <w:r w:rsidRPr="004A3BDF">
              <w:rPr>
                <w:rFonts w:cs="Arial"/>
                <w:color w:val="FF0000"/>
                <w:sz w:val="24"/>
                <w:szCs w:val="24"/>
              </w:rPr>
              <w:t>Parameter Description</w:t>
            </w:r>
          </w:p>
        </w:tc>
      </w:tr>
      <w:tr w:rsidR="003721FE" w:rsidRPr="004A3BDF" w14:paraId="4E9ACB78" w14:textId="77777777" w:rsidTr="00F32D6A">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3049724F" w14:textId="77777777" w:rsidR="003721FE" w:rsidRPr="004A3BDF" w:rsidRDefault="003721FE" w:rsidP="00F32D6A">
            <w:pPr>
              <w:pStyle w:val="CellBody"/>
              <w:spacing w:before="96"/>
              <w:rPr>
                <w:rFonts w:ascii="Arial" w:hAnsi="Arial" w:cs="Arial"/>
                <w:color w:val="FF0000"/>
                <w:sz w:val="24"/>
                <w:szCs w:val="24"/>
              </w:rPr>
            </w:pPr>
            <w:r>
              <w:rPr>
                <w:rFonts w:ascii="Arial" w:hAnsi="Arial" w:cs="Arial"/>
                <w:color w:val="FF0000"/>
                <w:sz w:val="24"/>
                <w:szCs w:val="24"/>
              </w:rPr>
              <w:t>0x0000</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0CB31E37" w14:textId="77777777" w:rsidR="003721FE" w:rsidRPr="004A3BDF" w:rsidRDefault="003721FE" w:rsidP="00F32D6A">
            <w:pPr>
              <w:pStyle w:val="CellBody"/>
              <w:spacing w:before="96"/>
              <w:rPr>
                <w:rFonts w:ascii="Arial" w:hAnsi="Arial" w:cs="Arial"/>
                <w:color w:val="FF0000"/>
                <w:sz w:val="24"/>
                <w:szCs w:val="24"/>
              </w:rPr>
            </w:pPr>
            <w:r>
              <w:rPr>
                <w:rFonts w:ascii="Arial" w:hAnsi="Arial" w:cs="Arial"/>
                <w:color w:val="FF0000"/>
                <w:sz w:val="24"/>
                <w:szCs w:val="24"/>
              </w:rPr>
              <w:t>No advertising duration. Advertising to continue until the Host disables it.</w:t>
            </w:r>
          </w:p>
        </w:tc>
      </w:tr>
      <w:tr w:rsidR="003721FE" w:rsidRPr="004A3BDF" w14:paraId="66D209F5" w14:textId="77777777" w:rsidTr="00F32D6A">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237C89DF" w14:textId="77777777" w:rsidR="003721FE" w:rsidRDefault="003721FE" w:rsidP="00F32D6A">
            <w:pPr>
              <w:pStyle w:val="CellBody"/>
              <w:spacing w:before="96"/>
              <w:rPr>
                <w:rFonts w:ascii="Arial" w:hAnsi="Arial" w:cs="Arial"/>
                <w:color w:val="FF0000"/>
                <w:sz w:val="24"/>
                <w:szCs w:val="24"/>
              </w:rPr>
            </w:pPr>
            <w:r>
              <w:rPr>
                <w:rFonts w:ascii="Arial" w:hAnsi="Arial" w:cs="Arial"/>
                <w:color w:val="FF0000"/>
                <w:sz w:val="24"/>
                <w:szCs w:val="24"/>
              </w:rPr>
              <w:t>N = 0xXXXX</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7BC1EA3A" w14:textId="4DD5EE85" w:rsidR="003721FE" w:rsidRDefault="00E7608A" w:rsidP="00F32D6A">
            <w:pPr>
              <w:pStyle w:val="CellBody"/>
              <w:spacing w:before="96"/>
              <w:rPr>
                <w:rFonts w:ascii="Arial" w:hAnsi="Arial" w:cs="Arial"/>
                <w:color w:val="FF0000"/>
                <w:sz w:val="24"/>
                <w:szCs w:val="24"/>
              </w:rPr>
            </w:pPr>
            <w:r>
              <w:rPr>
                <w:rFonts w:ascii="Arial" w:hAnsi="Arial" w:cs="Arial"/>
                <w:color w:val="FF0000"/>
                <w:sz w:val="24"/>
                <w:szCs w:val="24"/>
              </w:rPr>
              <w:t>Advertising duration</w:t>
            </w:r>
          </w:p>
          <w:p w14:paraId="5943B871" w14:textId="77777777" w:rsidR="003721FE" w:rsidRDefault="003721FE" w:rsidP="00F32D6A">
            <w:pPr>
              <w:pStyle w:val="CellBody"/>
              <w:spacing w:before="96"/>
              <w:rPr>
                <w:rFonts w:ascii="Arial" w:hAnsi="Arial" w:cs="Arial"/>
                <w:color w:val="FF0000"/>
                <w:sz w:val="24"/>
                <w:szCs w:val="24"/>
              </w:rPr>
            </w:pPr>
            <w:r>
              <w:rPr>
                <w:rFonts w:ascii="Arial" w:hAnsi="Arial" w:cs="Arial"/>
                <w:color w:val="FF0000"/>
                <w:sz w:val="24"/>
                <w:szCs w:val="24"/>
              </w:rPr>
              <w:t>Range: 0x0001 – 0xFFFF</w:t>
            </w:r>
          </w:p>
          <w:p w14:paraId="1607AD2E" w14:textId="77777777" w:rsidR="003721FE" w:rsidRDefault="003721FE" w:rsidP="00F32D6A">
            <w:pPr>
              <w:pStyle w:val="CellBody"/>
              <w:spacing w:before="96"/>
              <w:rPr>
                <w:rFonts w:ascii="Arial" w:hAnsi="Arial" w:cs="Arial"/>
                <w:color w:val="FF0000"/>
                <w:sz w:val="24"/>
                <w:szCs w:val="24"/>
              </w:rPr>
            </w:pPr>
            <w:r>
              <w:rPr>
                <w:rFonts w:ascii="Arial" w:hAnsi="Arial" w:cs="Arial"/>
                <w:color w:val="FF0000"/>
                <w:sz w:val="24"/>
                <w:szCs w:val="24"/>
              </w:rPr>
              <w:t>Time = N * 10 ms</w:t>
            </w:r>
          </w:p>
          <w:p w14:paraId="3F8B874A" w14:textId="77777777" w:rsidR="003721FE" w:rsidRDefault="003721FE" w:rsidP="00F32D6A">
            <w:pPr>
              <w:pStyle w:val="CellBody"/>
              <w:spacing w:before="96"/>
              <w:rPr>
                <w:rFonts w:ascii="Arial" w:hAnsi="Arial" w:cs="Arial"/>
                <w:color w:val="FF0000"/>
                <w:sz w:val="24"/>
                <w:szCs w:val="24"/>
              </w:rPr>
            </w:pPr>
            <w:r>
              <w:rPr>
                <w:rFonts w:ascii="Arial" w:hAnsi="Arial" w:cs="Arial"/>
                <w:color w:val="FF0000"/>
                <w:sz w:val="24"/>
                <w:szCs w:val="24"/>
              </w:rPr>
              <w:t xml:space="preserve">Time Range: 10 ms to 655,350 ms </w:t>
            </w:r>
          </w:p>
        </w:tc>
      </w:tr>
    </w:tbl>
    <w:p w14:paraId="620C47C0" w14:textId="77777777" w:rsidR="00140681" w:rsidRDefault="00140681" w:rsidP="00140681">
      <w:pPr>
        <w:spacing w:after="0"/>
        <w:rPr>
          <w:rFonts w:cs="Arial"/>
          <w:i/>
          <w:color w:val="FF0000"/>
          <w:sz w:val="24"/>
          <w:szCs w:val="24"/>
        </w:rPr>
      </w:pPr>
    </w:p>
    <w:p w14:paraId="6AA1053E" w14:textId="1C5C612C" w:rsidR="00140681" w:rsidRPr="004A3BDF" w:rsidRDefault="00140681" w:rsidP="00140681">
      <w:pPr>
        <w:spacing w:after="0"/>
        <w:rPr>
          <w:rFonts w:cs="Arial"/>
          <w:i/>
          <w:color w:val="FF0000"/>
          <w:sz w:val="24"/>
          <w:szCs w:val="24"/>
        </w:rPr>
      </w:pPr>
      <w:r>
        <w:rPr>
          <w:rFonts w:cs="Arial"/>
          <w:i/>
          <w:color w:val="FF0000"/>
          <w:sz w:val="24"/>
          <w:szCs w:val="24"/>
        </w:rPr>
        <w:t>Max_Extended_Advertising_Events</w:t>
      </w:r>
      <w:r w:rsidRPr="004A3BDF">
        <w:rPr>
          <w:rFonts w:cs="Arial"/>
          <w:i/>
          <w:color w:val="FF0000"/>
          <w:sz w:val="24"/>
          <w:szCs w:val="24"/>
        </w:rPr>
        <w:t>:</w:t>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Size: 1</w:t>
      </w:r>
      <w:r w:rsidRPr="004A3BDF">
        <w:rPr>
          <w:rFonts w:cs="Arial"/>
          <w:i/>
          <w:color w:val="FF0000"/>
          <w:sz w:val="24"/>
          <w:szCs w:val="24"/>
        </w:rPr>
        <w:t xml:space="preserve"> Octet</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140681" w:rsidRPr="004A3BDF" w14:paraId="2BAB85B1" w14:textId="77777777" w:rsidTr="00682C01">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3E531249" w14:textId="77777777" w:rsidR="00140681" w:rsidRPr="004A3BDF" w:rsidRDefault="00140681" w:rsidP="00682C01">
            <w:pPr>
              <w:pStyle w:val="Tableheading"/>
              <w:spacing w:before="96"/>
              <w:rPr>
                <w:rFonts w:cs="Arial"/>
                <w:color w:val="FF0000"/>
                <w:sz w:val="24"/>
                <w:szCs w:val="24"/>
              </w:rPr>
            </w:pPr>
            <w:r w:rsidRPr="004A3B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13F1508A" w14:textId="77777777" w:rsidR="00140681" w:rsidRPr="004A3BDF" w:rsidRDefault="00140681" w:rsidP="00682C01">
            <w:pPr>
              <w:pStyle w:val="Tableheading"/>
              <w:spacing w:before="96"/>
              <w:rPr>
                <w:rFonts w:cs="Arial"/>
                <w:color w:val="FF0000"/>
                <w:sz w:val="24"/>
                <w:szCs w:val="24"/>
              </w:rPr>
            </w:pPr>
            <w:r w:rsidRPr="004A3BDF">
              <w:rPr>
                <w:rFonts w:cs="Arial"/>
                <w:color w:val="FF0000"/>
                <w:sz w:val="24"/>
                <w:szCs w:val="24"/>
              </w:rPr>
              <w:t>Parameter Description</w:t>
            </w:r>
          </w:p>
        </w:tc>
      </w:tr>
      <w:tr w:rsidR="00140681" w:rsidRPr="004A3BDF" w14:paraId="6C928051" w14:textId="77777777" w:rsidTr="00682C01">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53E629E5" w14:textId="77777777" w:rsidR="00140681" w:rsidRDefault="00140681" w:rsidP="00682C01">
            <w:pPr>
              <w:pStyle w:val="CellBody"/>
              <w:spacing w:before="96"/>
              <w:rPr>
                <w:rFonts w:ascii="Arial" w:hAnsi="Arial" w:cs="Arial"/>
                <w:color w:val="FF0000"/>
                <w:sz w:val="24"/>
                <w:szCs w:val="24"/>
              </w:rPr>
            </w:pPr>
            <w:r>
              <w:rPr>
                <w:rFonts w:ascii="Arial" w:hAnsi="Arial" w:cs="Arial"/>
                <w:color w:val="FF0000"/>
                <w:sz w:val="24"/>
                <w:szCs w:val="24"/>
              </w:rPr>
              <w:t>N = 0xXXXX</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403C83A1" w14:textId="7E093285" w:rsidR="00140681" w:rsidRDefault="00E7608A" w:rsidP="00682C01">
            <w:pPr>
              <w:pStyle w:val="CellBody"/>
              <w:spacing w:before="96"/>
              <w:rPr>
                <w:rFonts w:ascii="Arial" w:hAnsi="Arial" w:cs="Arial"/>
                <w:color w:val="FF0000"/>
                <w:sz w:val="24"/>
                <w:szCs w:val="24"/>
              </w:rPr>
            </w:pPr>
            <w:r>
              <w:rPr>
                <w:rFonts w:ascii="Arial" w:hAnsi="Arial" w:cs="Arial"/>
                <w:color w:val="FF0000"/>
                <w:sz w:val="24"/>
                <w:szCs w:val="24"/>
              </w:rPr>
              <w:t>Maximum number of extended advertising events the Controller shall attempt to send prior to terminating the extended advertising</w:t>
            </w:r>
          </w:p>
        </w:tc>
      </w:tr>
    </w:tbl>
    <w:p w14:paraId="22D4E14F" w14:textId="77777777" w:rsidR="003721FE" w:rsidRDefault="003721FE" w:rsidP="003721FE"/>
    <w:p w14:paraId="27752468" w14:textId="1F08A0D0" w:rsidR="00E7608A" w:rsidRPr="004A3BDF" w:rsidRDefault="00E7608A" w:rsidP="00E7608A">
      <w:pPr>
        <w:spacing w:after="0"/>
        <w:rPr>
          <w:rFonts w:cs="Arial"/>
          <w:i/>
          <w:color w:val="FF0000"/>
          <w:sz w:val="24"/>
          <w:szCs w:val="24"/>
        </w:rPr>
      </w:pPr>
      <w:r>
        <w:rPr>
          <w:rFonts w:cs="Arial"/>
          <w:i/>
          <w:color w:val="FF0000"/>
          <w:sz w:val="24"/>
          <w:szCs w:val="24"/>
        </w:rPr>
        <w:t>Fragment_Preference</w:t>
      </w:r>
      <w:r w:rsidRPr="004A3BDF">
        <w:rPr>
          <w:rFonts w:cs="Arial"/>
          <w:i/>
          <w:color w:val="FF0000"/>
          <w:sz w:val="24"/>
          <w:szCs w:val="24"/>
        </w:rPr>
        <w:t>:</w:t>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Size: 1</w:t>
      </w:r>
      <w:r w:rsidRPr="004A3BDF">
        <w:rPr>
          <w:rFonts w:cs="Arial"/>
          <w:i/>
          <w:color w:val="FF0000"/>
          <w:sz w:val="24"/>
          <w:szCs w:val="24"/>
        </w:rPr>
        <w:t xml:space="preserve"> Octet</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E7608A" w:rsidRPr="004A3BDF" w14:paraId="6C18D364" w14:textId="77777777" w:rsidTr="00682C01">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54027622" w14:textId="77777777" w:rsidR="00E7608A" w:rsidRPr="004A3BDF" w:rsidRDefault="00E7608A" w:rsidP="00682C01">
            <w:pPr>
              <w:pStyle w:val="Tableheading"/>
              <w:spacing w:before="96"/>
              <w:rPr>
                <w:rFonts w:cs="Arial"/>
                <w:color w:val="FF0000"/>
                <w:sz w:val="24"/>
                <w:szCs w:val="24"/>
              </w:rPr>
            </w:pPr>
            <w:r w:rsidRPr="004A3B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7D7AD3B5" w14:textId="77777777" w:rsidR="00E7608A" w:rsidRPr="004A3BDF" w:rsidRDefault="00E7608A" w:rsidP="00682C01">
            <w:pPr>
              <w:pStyle w:val="Tableheading"/>
              <w:spacing w:before="96"/>
              <w:rPr>
                <w:rFonts w:cs="Arial"/>
                <w:color w:val="FF0000"/>
                <w:sz w:val="24"/>
                <w:szCs w:val="24"/>
              </w:rPr>
            </w:pPr>
            <w:r w:rsidRPr="004A3BDF">
              <w:rPr>
                <w:rFonts w:cs="Arial"/>
                <w:color w:val="FF0000"/>
                <w:sz w:val="24"/>
                <w:szCs w:val="24"/>
              </w:rPr>
              <w:t>Parameter Description</w:t>
            </w:r>
          </w:p>
        </w:tc>
      </w:tr>
      <w:tr w:rsidR="00E7608A" w:rsidRPr="004A3BDF" w14:paraId="57CCD1CE" w14:textId="77777777" w:rsidTr="00682C01">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0F72A149" w14:textId="03204EBB" w:rsidR="00E7608A" w:rsidRDefault="00E7608A" w:rsidP="00682C01">
            <w:pPr>
              <w:pStyle w:val="CellBody"/>
              <w:spacing w:before="96"/>
              <w:rPr>
                <w:rFonts w:ascii="Arial" w:hAnsi="Arial" w:cs="Arial"/>
                <w:color w:val="FF0000"/>
                <w:sz w:val="24"/>
                <w:szCs w:val="24"/>
              </w:rPr>
            </w:pPr>
            <w:r>
              <w:rPr>
                <w:rFonts w:ascii="Arial" w:hAnsi="Arial" w:cs="Arial"/>
                <w:color w:val="FF0000"/>
                <w:sz w:val="24"/>
                <w:szCs w:val="24"/>
              </w:rPr>
              <w:t>0x00</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3BA22E09" w14:textId="60B875A1" w:rsidR="00E7608A" w:rsidRDefault="00E7608A" w:rsidP="00682C01">
            <w:pPr>
              <w:pStyle w:val="CellBody"/>
              <w:spacing w:before="96"/>
              <w:rPr>
                <w:rFonts w:ascii="Arial" w:hAnsi="Arial" w:cs="Arial"/>
                <w:color w:val="FF0000"/>
                <w:sz w:val="24"/>
                <w:szCs w:val="24"/>
              </w:rPr>
            </w:pPr>
            <w:r>
              <w:rPr>
                <w:rFonts w:ascii="Arial" w:hAnsi="Arial" w:cs="Arial"/>
                <w:color w:val="FF0000"/>
                <w:sz w:val="24"/>
                <w:szCs w:val="24"/>
              </w:rPr>
              <w:t>The Host has no preference.  Controller may fragment all Host advertising data</w:t>
            </w:r>
            <w:r w:rsidR="004E5616">
              <w:rPr>
                <w:rFonts w:ascii="Arial" w:hAnsi="Arial" w:cs="Arial"/>
                <w:color w:val="FF0000"/>
                <w:sz w:val="24"/>
                <w:szCs w:val="24"/>
              </w:rPr>
              <w:t>.</w:t>
            </w:r>
          </w:p>
        </w:tc>
      </w:tr>
      <w:tr w:rsidR="00E7608A" w:rsidRPr="004A3BDF" w14:paraId="3AA4C1DB" w14:textId="77777777" w:rsidTr="00682C01">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53CC3DD5" w14:textId="5DADC733" w:rsidR="00E7608A" w:rsidRDefault="00E7608A" w:rsidP="00682C01">
            <w:pPr>
              <w:pStyle w:val="CellBody"/>
              <w:spacing w:before="96"/>
              <w:rPr>
                <w:rFonts w:ascii="Arial" w:hAnsi="Arial" w:cs="Arial"/>
                <w:color w:val="FF0000"/>
                <w:sz w:val="24"/>
                <w:szCs w:val="24"/>
              </w:rPr>
            </w:pPr>
            <w:r>
              <w:rPr>
                <w:rFonts w:ascii="Arial" w:hAnsi="Arial" w:cs="Arial"/>
                <w:color w:val="FF0000"/>
                <w:sz w:val="24"/>
                <w:szCs w:val="24"/>
              </w:rPr>
              <w:t>0x01</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5D6D06A5" w14:textId="70135899" w:rsidR="00E7608A" w:rsidRDefault="00E7608A" w:rsidP="00682C01">
            <w:pPr>
              <w:pStyle w:val="CellBody"/>
              <w:spacing w:before="96"/>
              <w:rPr>
                <w:rFonts w:ascii="Arial" w:hAnsi="Arial" w:cs="Arial"/>
                <w:color w:val="FF0000"/>
                <w:sz w:val="24"/>
                <w:szCs w:val="24"/>
              </w:rPr>
            </w:pPr>
            <w:r>
              <w:rPr>
                <w:rFonts w:ascii="Arial" w:hAnsi="Arial" w:cs="Arial"/>
                <w:color w:val="FF0000"/>
                <w:sz w:val="24"/>
                <w:szCs w:val="24"/>
              </w:rPr>
              <w:t>The Host prefers the Controller not fragment Host advertising da</w:t>
            </w:r>
            <w:r w:rsidR="004E5616">
              <w:rPr>
                <w:rFonts w:ascii="Arial" w:hAnsi="Arial" w:cs="Arial"/>
                <w:color w:val="FF0000"/>
                <w:sz w:val="24"/>
                <w:szCs w:val="24"/>
              </w:rPr>
              <w:t>ta.  The Controller should not fragment or minimize fragmentation of Host advertising data.</w:t>
            </w:r>
          </w:p>
        </w:tc>
      </w:tr>
      <w:tr w:rsidR="004E5616" w:rsidRPr="004A3BDF" w14:paraId="22CBF5AF" w14:textId="77777777" w:rsidTr="00682C01">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7C88C145" w14:textId="059CF27A" w:rsidR="004E5616" w:rsidRDefault="004E5616" w:rsidP="00682C01">
            <w:pPr>
              <w:pStyle w:val="CellBody"/>
              <w:spacing w:before="96"/>
              <w:rPr>
                <w:rFonts w:ascii="Arial" w:hAnsi="Arial" w:cs="Arial"/>
                <w:color w:val="FF0000"/>
                <w:sz w:val="24"/>
                <w:szCs w:val="24"/>
              </w:rPr>
            </w:pPr>
            <w:r>
              <w:rPr>
                <w:rFonts w:ascii="Arial" w:hAnsi="Arial" w:cs="Arial"/>
                <w:color w:val="FF0000"/>
                <w:sz w:val="24"/>
                <w:szCs w:val="24"/>
              </w:rPr>
              <w:t>All other values</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256B5C98" w14:textId="710ED2C3" w:rsidR="004E5616" w:rsidRDefault="004E5616" w:rsidP="00682C01">
            <w:pPr>
              <w:pStyle w:val="CellBody"/>
              <w:spacing w:before="96"/>
              <w:rPr>
                <w:rFonts w:ascii="Arial" w:hAnsi="Arial" w:cs="Arial"/>
                <w:color w:val="FF0000"/>
                <w:sz w:val="24"/>
                <w:szCs w:val="24"/>
              </w:rPr>
            </w:pPr>
            <w:r>
              <w:rPr>
                <w:rFonts w:ascii="Arial" w:hAnsi="Arial" w:cs="Arial"/>
                <w:color w:val="FF0000"/>
                <w:sz w:val="24"/>
                <w:szCs w:val="24"/>
              </w:rPr>
              <w:t>Reserved for future use</w:t>
            </w:r>
          </w:p>
        </w:tc>
      </w:tr>
    </w:tbl>
    <w:p w14:paraId="3CB5EA44" w14:textId="77777777" w:rsidR="00E7608A" w:rsidRPr="00204C3A" w:rsidRDefault="00E7608A" w:rsidP="003721FE"/>
    <w:p w14:paraId="5BD45D5A" w14:textId="77777777" w:rsidR="003721FE" w:rsidRPr="00760353" w:rsidRDefault="003721FE" w:rsidP="003721FE">
      <w:pPr>
        <w:rPr>
          <w:rStyle w:val="Strong"/>
          <w:bCs w:val="0"/>
          <w:color w:val="FF0000"/>
        </w:rPr>
      </w:pPr>
      <w:r w:rsidRPr="005818E1">
        <w:rPr>
          <w:b/>
          <w:color w:val="FF0000"/>
        </w:rPr>
        <w:t>Return Parameters:</w:t>
      </w:r>
    </w:p>
    <w:p w14:paraId="7D0E34BC" w14:textId="77777777" w:rsidR="003721FE" w:rsidRPr="004A3BDF" w:rsidRDefault="003721FE" w:rsidP="003721FE">
      <w:pPr>
        <w:spacing w:after="0"/>
        <w:rPr>
          <w:rFonts w:cs="Arial"/>
          <w:i/>
          <w:color w:val="FF0000"/>
          <w:sz w:val="24"/>
          <w:szCs w:val="24"/>
        </w:rPr>
      </w:pPr>
      <w:r w:rsidRPr="004A3BDF">
        <w:rPr>
          <w:rFonts w:cs="Arial"/>
          <w:i/>
          <w:color w:val="FF0000"/>
          <w:sz w:val="24"/>
          <w:szCs w:val="24"/>
        </w:rPr>
        <w:t>Status:</w:t>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t>Size: 1 Octet</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3721FE" w:rsidRPr="004A3BDF" w14:paraId="5F616A87" w14:textId="77777777" w:rsidTr="00F32D6A">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250A17D8" w14:textId="77777777" w:rsidR="003721FE" w:rsidRPr="004A3BDF" w:rsidRDefault="003721FE" w:rsidP="00F32D6A">
            <w:pPr>
              <w:pStyle w:val="Tableheading"/>
              <w:spacing w:before="96"/>
              <w:rPr>
                <w:rFonts w:cs="Arial"/>
                <w:color w:val="FF0000"/>
                <w:sz w:val="24"/>
                <w:szCs w:val="24"/>
              </w:rPr>
            </w:pPr>
            <w:r w:rsidRPr="004A3B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0F418393" w14:textId="77777777" w:rsidR="003721FE" w:rsidRPr="004A3BDF" w:rsidRDefault="003721FE" w:rsidP="00F32D6A">
            <w:pPr>
              <w:pStyle w:val="Tableheading"/>
              <w:spacing w:before="96"/>
              <w:rPr>
                <w:rFonts w:cs="Arial"/>
                <w:color w:val="FF0000"/>
                <w:sz w:val="24"/>
                <w:szCs w:val="24"/>
              </w:rPr>
            </w:pPr>
            <w:r w:rsidRPr="004A3BDF">
              <w:rPr>
                <w:rFonts w:cs="Arial"/>
                <w:color w:val="FF0000"/>
                <w:sz w:val="24"/>
                <w:szCs w:val="24"/>
              </w:rPr>
              <w:t>Parameter Description</w:t>
            </w:r>
          </w:p>
        </w:tc>
      </w:tr>
      <w:tr w:rsidR="003721FE" w:rsidRPr="004A3BDF" w14:paraId="0091AFB6" w14:textId="77777777" w:rsidTr="00F32D6A">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3740ABDD" w14:textId="77777777" w:rsidR="003721FE" w:rsidRPr="004A3BDF" w:rsidRDefault="003721FE" w:rsidP="00F32D6A">
            <w:pPr>
              <w:pStyle w:val="CellBody"/>
              <w:spacing w:before="96"/>
              <w:rPr>
                <w:rFonts w:ascii="Arial" w:hAnsi="Arial" w:cs="Arial"/>
                <w:color w:val="FF0000"/>
                <w:sz w:val="24"/>
                <w:szCs w:val="24"/>
              </w:rPr>
            </w:pPr>
            <w:r w:rsidRPr="004A3BDF">
              <w:rPr>
                <w:rFonts w:ascii="Arial" w:hAnsi="Arial" w:cs="Arial"/>
                <w:color w:val="FF0000"/>
                <w:sz w:val="24"/>
                <w:szCs w:val="24"/>
              </w:rPr>
              <w:t>0x00</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470E0990" w14:textId="77777777" w:rsidR="003721FE" w:rsidRPr="004A3BDF" w:rsidRDefault="003721FE" w:rsidP="00F32D6A">
            <w:pPr>
              <w:pStyle w:val="CellBody"/>
              <w:spacing w:before="96"/>
              <w:rPr>
                <w:rFonts w:ascii="Arial" w:hAnsi="Arial" w:cs="Arial"/>
                <w:color w:val="FF0000"/>
                <w:sz w:val="24"/>
                <w:szCs w:val="24"/>
              </w:rPr>
            </w:pPr>
            <w:r w:rsidRPr="004A3BDF">
              <w:rPr>
                <w:rFonts w:ascii="Arial" w:hAnsi="Arial" w:cs="Arial"/>
                <w:color w:val="FF0000"/>
                <w:sz w:val="24"/>
                <w:szCs w:val="24"/>
              </w:rPr>
              <w:t>HCI_LE_Set_Extended_Advertis</w:t>
            </w:r>
            <w:r w:rsidR="00BF6A73">
              <w:rPr>
                <w:rFonts w:ascii="Arial" w:hAnsi="Arial" w:cs="Arial"/>
                <w:color w:val="FF0000"/>
                <w:sz w:val="24"/>
                <w:szCs w:val="24"/>
              </w:rPr>
              <w:t>ing</w:t>
            </w:r>
            <w:r w:rsidRPr="004A3BDF">
              <w:rPr>
                <w:rFonts w:ascii="Arial" w:hAnsi="Arial" w:cs="Arial"/>
                <w:color w:val="FF0000"/>
                <w:sz w:val="24"/>
                <w:szCs w:val="24"/>
              </w:rPr>
              <w:t>_Enable command succeeded</w:t>
            </w:r>
          </w:p>
        </w:tc>
      </w:tr>
      <w:tr w:rsidR="003721FE" w:rsidRPr="004A3BDF" w14:paraId="126AD5A7" w14:textId="77777777" w:rsidTr="00F32D6A">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700E76C9" w14:textId="77777777" w:rsidR="003721FE" w:rsidRPr="004A3BDF" w:rsidRDefault="003721FE" w:rsidP="00F32D6A">
            <w:pPr>
              <w:pStyle w:val="CellBody"/>
              <w:spacing w:before="96"/>
              <w:rPr>
                <w:rFonts w:ascii="Arial" w:hAnsi="Arial" w:cs="Arial"/>
                <w:color w:val="FF0000"/>
                <w:sz w:val="24"/>
                <w:szCs w:val="24"/>
              </w:rPr>
            </w:pPr>
            <w:r w:rsidRPr="004A3BDF">
              <w:rPr>
                <w:rFonts w:ascii="Arial" w:hAnsi="Arial" w:cs="Arial"/>
                <w:color w:val="FF0000"/>
                <w:sz w:val="24"/>
                <w:szCs w:val="24"/>
              </w:rPr>
              <w:t>0x01</w:t>
            </w:r>
            <w:r>
              <w:rPr>
                <w:rFonts w:ascii="Arial" w:hAnsi="Arial" w:cs="Arial"/>
                <w:color w:val="FF0000"/>
                <w:sz w:val="24"/>
                <w:szCs w:val="24"/>
              </w:rPr>
              <w:t xml:space="preserve"> – </w:t>
            </w:r>
            <w:r w:rsidRPr="004A3BDF">
              <w:rPr>
                <w:rFonts w:ascii="Arial" w:hAnsi="Arial" w:cs="Arial"/>
                <w:color w:val="FF0000"/>
                <w:sz w:val="24"/>
                <w:szCs w:val="24"/>
              </w:rPr>
              <w:t>0xFF</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75EFFA86" w14:textId="77777777" w:rsidR="003721FE" w:rsidRPr="004A3BDF" w:rsidRDefault="003721FE" w:rsidP="00F32D6A">
            <w:pPr>
              <w:pStyle w:val="CellBody"/>
              <w:spacing w:before="96"/>
              <w:rPr>
                <w:rFonts w:ascii="Arial" w:hAnsi="Arial" w:cs="Arial"/>
                <w:color w:val="FF0000"/>
                <w:sz w:val="24"/>
                <w:szCs w:val="24"/>
                <w:lang w:val="en-GB"/>
              </w:rPr>
            </w:pPr>
            <w:r w:rsidRPr="004A3BDF">
              <w:rPr>
                <w:rFonts w:ascii="Arial" w:hAnsi="Arial" w:cs="Arial"/>
                <w:color w:val="FF0000"/>
                <w:sz w:val="24"/>
                <w:szCs w:val="24"/>
              </w:rPr>
              <w:t>HCI_LE_Set_Extended_Advertis</w:t>
            </w:r>
            <w:r w:rsidR="00BF6A73">
              <w:rPr>
                <w:rFonts w:ascii="Arial" w:hAnsi="Arial" w:cs="Arial"/>
                <w:color w:val="FF0000"/>
                <w:sz w:val="24"/>
                <w:szCs w:val="24"/>
              </w:rPr>
              <w:t>ing</w:t>
            </w:r>
            <w:r w:rsidRPr="004A3BDF">
              <w:rPr>
                <w:rFonts w:ascii="Arial" w:hAnsi="Arial" w:cs="Arial"/>
                <w:color w:val="FF0000"/>
                <w:sz w:val="24"/>
                <w:szCs w:val="24"/>
              </w:rPr>
              <w:t xml:space="preserve">_Enable command failed. </w:t>
            </w:r>
            <w:r w:rsidRPr="004A3BDF">
              <w:rPr>
                <w:rFonts w:ascii="Arial" w:hAnsi="Arial" w:cs="Arial"/>
                <w:color w:val="FF0000"/>
                <w:sz w:val="24"/>
                <w:szCs w:val="24"/>
                <w:lang w:val="en-GB"/>
              </w:rPr>
              <w:t>See [Vol 2] Part D, Error Codes for a list of error codes and descriptions.</w:t>
            </w:r>
          </w:p>
        </w:tc>
      </w:tr>
    </w:tbl>
    <w:p w14:paraId="27931B98" w14:textId="77777777" w:rsidR="003721FE" w:rsidRDefault="003721FE" w:rsidP="003721FE">
      <w:pPr>
        <w:autoSpaceDE w:val="0"/>
        <w:autoSpaceDN w:val="0"/>
        <w:adjustRightInd w:val="0"/>
        <w:spacing w:after="0" w:line="240" w:lineRule="auto"/>
        <w:rPr>
          <w:rFonts w:cs="Arial"/>
          <w:b/>
          <w:bCs/>
          <w:color w:val="FF0000"/>
          <w:sz w:val="24"/>
          <w:szCs w:val="24"/>
          <w:lang w:val="en-GB"/>
        </w:rPr>
      </w:pPr>
    </w:p>
    <w:p w14:paraId="51966B56" w14:textId="77777777" w:rsidR="003721FE" w:rsidRDefault="003721FE" w:rsidP="003721FE">
      <w:pPr>
        <w:autoSpaceDE w:val="0"/>
        <w:autoSpaceDN w:val="0"/>
        <w:adjustRightInd w:val="0"/>
        <w:spacing w:after="0" w:line="240" w:lineRule="auto"/>
        <w:rPr>
          <w:rFonts w:cs="Arial"/>
          <w:b/>
          <w:bCs/>
          <w:color w:val="FF0000"/>
          <w:sz w:val="24"/>
          <w:szCs w:val="24"/>
          <w:lang w:val="en-GB"/>
        </w:rPr>
      </w:pPr>
      <w:r w:rsidRPr="00D50A44">
        <w:rPr>
          <w:rFonts w:cs="Arial"/>
          <w:b/>
          <w:bCs/>
          <w:color w:val="FF0000"/>
          <w:sz w:val="24"/>
          <w:szCs w:val="24"/>
          <w:lang w:val="en-GB"/>
        </w:rPr>
        <w:t>Event(s) Generated (unless masked away):</w:t>
      </w:r>
    </w:p>
    <w:p w14:paraId="12A0A946" w14:textId="77777777" w:rsidR="003721FE" w:rsidRDefault="003721FE" w:rsidP="003721FE">
      <w:pPr>
        <w:autoSpaceDE w:val="0"/>
        <w:autoSpaceDN w:val="0"/>
        <w:adjustRightInd w:val="0"/>
        <w:spacing w:after="0" w:line="240" w:lineRule="auto"/>
        <w:rPr>
          <w:rFonts w:cs="Arial"/>
          <w:color w:val="FF0000"/>
          <w:sz w:val="24"/>
          <w:szCs w:val="24"/>
          <w:lang w:val="en-GB"/>
        </w:rPr>
      </w:pPr>
      <w:r w:rsidRPr="00D50A44">
        <w:rPr>
          <w:rFonts w:cs="Arial"/>
          <w:color w:val="FF0000"/>
          <w:sz w:val="24"/>
          <w:szCs w:val="24"/>
          <w:lang w:val="en-GB"/>
        </w:rPr>
        <w:t xml:space="preserve">When the </w:t>
      </w:r>
      <w:r w:rsidRPr="004A3BDF">
        <w:rPr>
          <w:rFonts w:cs="Arial"/>
          <w:color w:val="FF0000"/>
          <w:sz w:val="24"/>
          <w:szCs w:val="24"/>
        </w:rPr>
        <w:t>HCI_LE_Set_Extended_Advertis</w:t>
      </w:r>
      <w:r w:rsidR="00BF6A73">
        <w:rPr>
          <w:rFonts w:cs="Arial"/>
          <w:color w:val="FF0000"/>
          <w:sz w:val="24"/>
          <w:szCs w:val="24"/>
        </w:rPr>
        <w:t>ing</w:t>
      </w:r>
      <w:r w:rsidRPr="004A3BDF">
        <w:rPr>
          <w:rFonts w:cs="Arial"/>
          <w:color w:val="FF0000"/>
          <w:sz w:val="24"/>
          <w:szCs w:val="24"/>
        </w:rPr>
        <w:t xml:space="preserve">_Enable </w:t>
      </w:r>
      <w:r w:rsidRPr="00D50A44">
        <w:rPr>
          <w:rFonts w:cs="Arial"/>
          <w:color w:val="FF0000"/>
          <w:sz w:val="24"/>
          <w:szCs w:val="24"/>
          <w:lang w:val="en-GB"/>
        </w:rPr>
        <w:t>command has completed, a Command Complete event shall be generated.</w:t>
      </w:r>
    </w:p>
    <w:p w14:paraId="388A8C8A" w14:textId="77777777" w:rsidR="003721FE" w:rsidRDefault="003721FE" w:rsidP="003721FE">
      <w:pPr>
        <w:autoSpaceDE w:val="0"/>
        <w:autoSpaceDN w:val="0"/>
        <w:adjustRightInd w:val="0"/>
        <w:spacing w:after="0" w:line="240" w:lineRule="auto"/>
        <w:rPr>
          <w:rFonts w:cs="Arial"/>
          <w:color w:val="FF0000"/>
          <w:sz w:val="24"/>
          <w:szCs w:val="24"/>
          <w:lang w:val="en-GB"/>
        </w:rPr>
      </w:pPr>
    </w:p>
    <w:p w14:paraId="363E671F" w14:textId="0194FDA2" w:rsidR="003721FE" w:rsidRDefault="003721FE" w:rsidP="003721FE">
      <w:pPr>
        <w:autoSpaceDE w:val="0"/>
        <w:autoSpaceDN w:val="0"/>
        <w:adjustRightInd w:val="0"/>
        <w:spacing w:after="0" w:line="240" w:lineRule="auto"/>
        <w:rPr>
          <w:rFonts w:cs="Arial"/>
          <w:color w:val="FF0000"/>
          <w:sz w:val="24"/>
          <w:szCs w:val="24"/>
          <w:lang w:val="en-GB"/>
        </w:rPr>
      </w:pPr>
      <w:r>
        <w:rPr>
          <w:rFonts w:cs="Arial"/>
          <w:color w:val="FF0000"/>
          <w:sz w:val="24"/>
          <w:szCs w:val="24"/>
          <w:lang w:val="en-GB"/>
        </w:rPr>
        <w:t xml:space="preserve">If the Duration parameter is set to a value other than 0x0000, an LE Extended Advertising </w:t>
      </w:r>
      <w:r w:rsidR="00A94A32">
        <w:rPr>
          <w:rFonts w:cs="Arial"/>
          <w:color w:val="FF0000"/>
          <w:sz w:val="24"/>
          <w:szCs w:val="24"/>
          <w:lang w:val="en-GB"/>
        </w:rPr>
        <w:t>Terminated</w:t>
      </w:r>
      <w:r>
        <w:rPr>
          <w:rFonts w:cs="Arial"/>
          <w:color w:val="FF0000"/>
          <w:sz w:val="24"/>
          <w:szCs w:val="24"/>
          <w:lang w:val="en-GB"/>
        </w:rPr>
        <w:t xml:space="preserve"> event shall be generated when the duration specified in</w:t>
      </w:r>
      <w:r w:rsidR="00AB713B">
        <w:rPr>
          <w:rFonts w:cs="Arial"/>
          <w:color w:val="FF0000"/>
          <w:sz w:val="24"/>
          <w:szCs w:val="24"/>
          <w:lang w:val="en-GB"/>
        </w:rPr>
        <w:t xml:space="preserve"> the Duration parameter expires.</w:t>
      </w:r>
    </w:p>
    <w:p w14:paraId="2EE0CFEA" w14:textId="77777777" w:rsidR="00AB713B" w:rsidRDefault="00AB713B" w:rsidP="003721FE">
      <w:pPr>
        <w:autoSpaceDE w:val="0"/>
        <w:autoSpaceDN w:val="0"/>
        <w:adjustRightInd w:val="0"/>
        <w:spacing w:after="0" w:line="240" w:lineRule="auto"/>
        <w:rPr>
          <w:rFonts w:cs="Arial"/>
          <w:color w:val="FF0000"/>
          <w:sz w:val="24"/>
          <w:szCs w:val="24"/>
          <w:lang w:val="en-GB"/>
        </w:rPr>
      </w:pPr>
    </w:p>
    <w:p w14:paraId="4942077A" w14:textId="0EAE9C48" w:rsidR="00AB713B" w:rsidRDefault="00AB713B" w:rsidP="003721FE">
      <w:pPr>
        <w:autoSpaceDE w:val="0"/>
        <w:autoSpaceDN w:val="0"/>
        <w:adjustRightInd w:val="0"/>
        <w:spacing w:after="0" w:line="240" w:lineRule="auto"/>
        <w:rPr>
          <w:rFonts w:cs="Arial"/>
          <w:color w:val="FF0000"/>
          <w:sz w:val="24"/>
          <w:szCs w:val="24"/>
          <w:lang w:val="en-GB"/>
        </w:rPr>
      </w:pPr>
      <w:r>
        <w:rPr>
          <w:rFonts w:cs="Arial"/>
          <w:color w:val="FF0000"/>
          <w:sz w:val="24"/>
          <w:szCs w:val="24"/>
          <w:lang w:val="en-GB"/>
        </w:rPr>
        <w:t>If the Max_Extended_Advertising_Events is set to a value other than 0x00, an LE Extended Advertising Terminated event shall be generated when the maximum number of extended advertising events has been transmitted by the Controller.</w:t>
      </w:r>
    </w:p>
    <w:p w14:paraId="403FDFFB" w14:textId="77777777" w:rsidR="00A77247" w:rsidRDefault="00A77247" w:rsidP="00A77247">
      <w:pPr>
        <w:autoSpaceDE w:val="0"/>
        <w:autoSpaceDN w:val="0"/>
        <w:adjustRightInd w:val="0"/>
        <w:spacing w:after="0" w:line="240" w:lineRule="auto"/>
        <w:rPr>
          <w:rFonts w:cs="Arial"/>
          <w:color w:val="FF0000"/>
          <w:sz w:val="24"/>
          <w:szCs w:val="24"/>
          <w:lang w:val="en-GB"/>
        </w:rPr>
      </w:pPr>
    </w:p>
    <w:p w14:paraId="6D80717A" w14:textId="77777777" w:rsidR="003721FE" w:rsidRDefault="003721FE" w:rsidP="003721FE">
      <w:pPr>
        <w:autoSpaceDE w:val="0"/>
        <w:autoSpaceDN w:val="0"/>
        <w:adjustRightInd w:val="0"/>
        <w:spacing w:after="0" w:line="240" w:lineRule="auto"/>
        <w:rPr>
          <w:rFonts w:cs="Arial"/>
          <w:color w:val="FF0000"/>
          <w:sz w:val="24"/>
          <w:szCs w:val="24"/>
          <w:lang w:val="en-GB"/>
        </w:rPr>
      </w:pPr>
      <w:r>
        <w:rPr>
          <w:rFonts w:cs="Arial"/>
          <w:color w:val="FF0000"/>
          <w:sz w:val="24"/>
          <w:szCs w:val="24"/>
          <w:lang w:val="en-GB"/>
        </w:rPr>
        <w:t xml:space="preserve">If the advertising set is connectable and a connection gets created, an LE Connection Complete event shall be generated followed by an LE Advertising Set </w:t>
      </w:r>
      <w:r w:rsidR="00A94A32">
        <w:rPr>
          <w:rFonts w:cs="Arial"/>
          <w:color w:val="FF0000"/>
          <w:sz w:val="24"/>
          <w:szCs w:val="24"/>
          <w:lang w:val="en-GB"/>
        </w:rPr>
        <w:t>Terminated</w:t>
      </w:r>
      <w:r>
        <w:rPr>
          <w:rFonts w:cs="Arial"/>
          <w:color w:val="FF0000"/>
          <w:sz w:val="24"/>
          <w:szCs w:val="24"/>
          <w:lang w:val="en-GB"/>
        </w:rPr>
        <w:t xml:space="preserve"> event with the Status parameter set to 0x00.</w:t>
      </w:r>
    </w:p>
    <w:p w14:paraId="738E5898" w14:textId="77777777" w:rsidR="003721FE" w:rsidRDefault="003721FE" w:rsidP="003721FE">
      <w:pPr>
        <w:autoSpaceDE w:val="0"/>
        <w:autoSpaceDN w:val="0"/>
        <w:adjustRightInd w:val="0"/>
        <w:spacing w:after="0" w:line="240" w:lineRule="auto"/>
        <w:rPr>
          <w:rFonts w:cs="Arial"/>
          <w:color w:val="FF0000"/>
          <w:sz w:val="24"/>
          <w:szCs w:val="24"/>
          <w:lang w:val="en-GB"/>
        </w:rPr>
      </w:pPr>
    </w:p>
    <w:p w14:paraId="36E9A20D" w14:textId="77777777" w:rsidR="003721FE" w:rsidRPr="00C252CF" w:rsidRDefault="003721FE" w:rsidP="003721FE">
      <w:pPr>
        <w:autoSpaceDE w:val="0"/>
        <w:autoSpaceDN w:val="0"/>
        <w:adjustRightInd w:val="0"/>
        <w:spacing w:after="0" w:line="240" w:lineRule="auto"/>
        <w:rPr>
          <w:rFonts w:cs="Arial"/>
          <w:color w:val="FF0000"/>
          <w:sz w:val="24"/>
          <w:szCs w:val="24"/>
          <w:lang w:val="en-GB"/>
        </w:rPr>
      </w:pPr>
      <w:r>
        <w:rPr>
          <w:rFonts w:cs="Arial"/>
          <w:color w:val="FF0000"/>
          <w:sz w:val="24"/>
          <w:szCs w:val="24"/>
          <w:lang w:val="en-GB"/>
        </w:rPr>
        <w:t>I</w:t>
      </w:r>
      <w:r w:rsidRPr="00C252CF">
        <w:rPr>
          <w:rFonts w:cs="Arial"/>
          <w:color w:val="FF0000"/>
          <w:sz w:val="24"/>
          <w:szCs w:val="24"/>
          <w:lang w:val="en-GB"/>
        </w:rPr>
        <w:t xml:space="preserve">f the </w:t>
      </w:r>
      <w:r>
        <w:rPr>
          <w:rFonts w:cs="Arial"/>
          <w:color w:val="FF0000"/>
          <w:sz w:val="24"/>
          <w:szCs w:val="24"/>
          <w:lang w:val="en-GB"/>
        </w:rPr>
        <w:t xml:space="preserve">advertising set is for high duty cycle connectable directed advertising that </w:t>
      </w:r>
      <w:r w:rsidRPr="00C252CF">
        <w:rPr>
          <w:rFonts w:cs="Arial"/>
          <w:color w:val="FF0000"/>
          <w:sz w:val="24"/>
          <w:szCs w:val="24"/>
          <w:lang w:val="en-GB"/>
        </w:rPr>
        <w:t>fails to create a connection</w:t>
      </w:r>
      <w:r>
        <w:rPr>
          <w:rFonts w:cs="Arial"/>
          <w:color w:val="FF0000"/>
          <w:sz w:val="24"/>
          <w:szCs w:val="24"/>
          <w:lang w:val="en-GB"/>
        </w:rPr>
        <w:t xml:space="preserve"> before the duration expires</w:t>
      </w:r>
      <w:r w:rsidRPr="00C252CF">
        <w:rPr>
          <w:rFonts w:cs="Arial"/>
          <w:color w:val="FF0000"/>
          <w:sz w:val="24"/>
          <w:szCs w:val="24"/>
          <w:lang w:val="en-GB"/>
        </w:rPr>
        <w:t xml:space="preserve">, an LE Connection Complete event shall be generated with the Status </w:t>
      </w:r>
      <w:r>
        <w:rPr>
          <w:rFonts w:cs="Arial"/>
          <w:color w:val="FF0000"/>
          <w:sz w:val="24"/>
          <w:szCs w:val="24"/>
          <w:lang w:val="en-GB"/>
        </w:rPr>
        <w:t xml:space="preserve">parameter </w:t>
      </w:r>
      <w:r w:rsidRPr="00C252CF">
        <w:rPr>
          <w:rFonts w:cs="Arial"/>
          <w:color w:val="FF0000"/>
          <w:sz w:val="24"/>
          <w:szCs w:val="24"/>
          <w:lang w:val="en-GB"/>
        </w:rPr>
        <w:t>set to Advertising Timeout (0x3C).</w:t>
      </w:r>
    </w:p>
    <w:p w14:paraId="3BFA96AD" w14:textId="77777777" w:rsidR="00A94A32" w:rsidRPr="00C252CF" w:rsidRDefault="00A94A32" w:rsidP="003721FE">
      <w:pPr>
        <w:autoSpaceDE w:val="0"/>
        <w:autoSpaceDN w:val="0"/>
        <w:adjustRightInd w:val="0"/>
        <w:spacing w:after="0" w:line="240" w:lineRule="auto"/>
        <w:rPr>
          <w:rFonts w:cs="Arial"/>
          <w:color w:val="FF0000"/>
          <w:sz w:val="24"/>
          <w:szCs w:val="24"/>
          <w:lang w:val="en-GB"/>
        </w:rPr>
      </w:pPr>
    </w:p>
    <w:p w14:paraId="17734F67" w14:textId="77777777" w:rsidR="003721FE" w:rsidRDefault="003721FE" w:rsidP="003721FE">
      <w:pPr>
        <w:autoSpaceDE w:val="0"/>
        <w:autoSpaceDN w:val="0"/>
        <w:adjustRightInd w:val="0"/>
        <w:spacing w:after="0" w:line="240" w:lineRule="auto"/>
        <w:rPr>
          <w:rFonts w:cs="Arial"/>
          <w:color w:val="FF0000"/>
          <w:sz w:val="24"/>
          <w:szCs w:val="24"/>
          <w:lang w:val="en-GB"/>
        </w:rPr>
      </w:pPr>
      <w:r w:rsidRPr="00C252CF">
        <w:rPr>
          <w:rFonts w:cs="Arial"/>
          <w:color w:val="FF0000"/>
          <w:sz w:val="24"/>
          <w:szCs w:val="24"/>
          <w:lang w:val="en-GB"/>
        </w:rPr>
        <w:t xml:space="preserve">Note: </w:t>
      </w:r>
      <w:r w:rsidR="00167BE7">
        <w:rPr>
          <w:rFonts w:cs="Arial"/>
          <w:color w:val="FF0000"/>
          <w:sz w:val="24"/>
          <w:szCs w:val="24"/>
          <w:lang w:val="en-GB"/>
        </w:rPr>
        <w:t>I</w:t>
      </w:r>
      <w:r w:rsidRPr="00490D7D">
        <w:rPr>
          <w:rFonts w:cs="Arial"/>
          <w:color w:val="FF0000"/>
          <w:sz w:val="24"/>
          <w:szCs w:val="24"/>
          <w:lang w:val="en-GB"/>
        </w:rPr>
        <w:t xml:space="preserve">f this command is used to disable advertising at about the same time that a connection is established or the advertising duration expires, </w:t>
      </w:r>
      <w:r w:rsidR="00167BE7">
        <w:rPr>
          <w:rFonts w:cs="Arial"/>
          <w:color w:val="FF0000"/>
          <w:sz w:val="24"/>
          <w:szCs w:val="24"/>
          <w:lang w:val="en-GB"/>
        </w:rPr>
        <w:t xml:space="preserve">there is a possible race condition in that </w:t>
      </w:r>
      <w:r w:rsidRPr="00490D7D">
        <w:rPr>
          <w:rFonts w:cs="Arial"/>
          <w:color w:val="FF0000"/>
          <w:sz w:val="24"/>
          <w:szCs w:val="24"/>
          <w:lang w:val="en-GB"/>
        </w:rPr>
        <w:t>it is possible to receive both an LE Connection Complete event and the Command Complete event for this command.</w:t>
      </w:r>
    </w:p>
    <w:p w14:paraId="3DB9F31E" w14:textId="77777777" w:rsidR="003E5BBB" w:rsidRPr="003928DF" w:rsidRDefault="003E5BBB" w:rsidP="00F03F8D">
      <w:pPr>
        <w:pStyle w:val="Heading3"/>
      </w:pPr>
      <w:bookmarkStart w:id="227" w:name="_Toc448771395"/>
      <w:r w:rsidRPr="00B03027">
        <w:t>[New Section]</w:t>
      </w:r>
      <w:r w:rsidRPr="00F03F8D">
        <w:t xml:space="preserve"> 7.8.X LE Read Maximum Advertising Data Length Command</w:t>
      </w:r>
      <w:bookmarkEnd w:id="227"/>
    </w:p>
    <w:tbl>
      <w:tblPr>
        <w:tblStyle w:val="Bluetoothgrid"/>
        <w:tblW w:w="9625" w:type="dxa"/>
        <w:tblInd w:w="0" w:type="dxa"/>
        <w:tblLayout w:type="fixed"/>
        <w:tblCellMar>
          <w:left w:w="115" w:type="dxa"/>
          <w:right w:w="115" w:type="dxa"/>
        </w:tblCellMar>
        <w:tblLook w:val="04A0" w:firstRow="1" w:lastRow="0" w:firstColumn="1" w:lastColumn="0" w:noHBand="0" w:noVBand="1"/>
      </w:tblPr>
      <w:tblGrid>
        <w:gridCol w:w="2515"/>
        <w:gridCol w:w="1170"/>
        <w:gridCol w:w="3330"/>
        <w:gridCol w:w="2610"/>
      </w:tblGrid>
      <w:tr w:rsidR="003E5BBB" w:rsidRPr="004A3BDF" w14:paraId="4DEB1385" w14:textId="77777777" w:rsidTr="004138C9">
        <w:trPr>
          <w:cnfStyle w:val="100000000000" w:firstRow="1" w:lastRow="0" w:firstColumn="0" w:lastColumn="0" w:oddVBand="0" w:evenVBand="0" w:oddHBand="0" w:evenHBand="0" w:firstRowFirstColumn="0" w:firstRowLastColumn="0" w:lastRowFirstColumn="0" w:lastRowLastColumn="0"/>
          <w:cantSplit/>
          <w:trHeight w:val="579"/>
        </w:trPr>
        <w:tc>
          <w:tcPr>
            <w:tcW w:w="2515" w:type="dxa"/>
            <w:tcBorders>
              <w:top w:val="single" w:sz="4" w:space="0" w:color="auto"/>
              <w:left w:val="single" w:sz="4" w:space="0" w:color="auto"/>
              <w:bottom w:val="single" w:sz="4" w:space="0" w:color="auto"/>
              <w:right w:val="single" w:sz="4" w:space="0" w:color="auto"/>
            </w:tcBorders>
            <w:shd w:val="clear" w:color="auto" w:fill="BBFAFD"/>
          </w:tcPr>
          <w:p w14:paraId="21B0916E" w14:textId="77777777" w:rsidR="003E5BBB" w:rsidRPr="004A3BDF" w:rsidRDefault="003E5BBB" w:rsidP="009C43B5">
            <w:pPr>
              <w:pStyle w:val="Tableheading"/>
              <w:spacing w:before="96"/>
              <w:rPr>
                <w:rFonts w:cs="Arial"/>
                <w:color w:val="FF0000"/>
                <w:sz w:val="24"/>
                <w:szCs w:val="24"/>
              </w:rPr>
            </w:pPr>
            <w:r w:rsidRPr="004A3BDF">
              <w:rPr>
                <w:rFonts w:cs="Arial"/>
                <w:color w:val="FF0000"/>
                <w:sz w:val="24"/>
                <w:szCs w:val="24"/>
              </w:rPr>
              <w:t>Command</w:t>
            </w:r>
          </w:p>
        </w:tc>
        <w:tc>
          <w:tcPr>
            <w:tcW w:w="1170" w:type="dxa"/>
            <w:tcBorders>
              <w:top w:val="single" w:sz="4" w:space="0" w:color="auto"/>
              <w:left w:val="single" w:sz="4" w:space="0" w:color="auto"/>
              <w:bottom w:val="single" w:sz="4" w:space="0" w:color="auto"/>
              <w:right w:val="single" w:sz="4" w:space="0" w:color="auto"/>
            </w:tcBorders>
            <w:shd w:val="clear" w:color="auto" w:fill="BBFAFD"/>
            <w:hideMark/>
          </w:tcPr>
          <w:p w14:paraId="0DC7E009" w14:textId="77777777" w:rsidR="003E5BBB" w:rsidRPr="004A3BDF" w:rsidRDefault="003E5BBB" w:rsidP="009C43B5">
            <w:pPr>
              <w:pStyle w:val="Tableheading"/>
              <w:spacing w:before="96"/>
              <w:rPr>
                <w:rFonts w:cs="Arial"/>
                <w:color w:val="FF0000"/>
                <w:sz w:val="24"/>
                <w:szCs w:val="24"/>
              </w:rPr>
            </w:pPr>
            <w:r w:rsidRPr="004A3BDF">
              <w:rPr>
                <w:rFonts w:cs="Arial"/>
                <w:color w:val="FF0000"/>
                <w:sz w:val="24"/>
                <w:szCs w:val="24"/>
              </w:rPr>
              <w:t>OCF</w:t>
            </w:r>
          </w:p>
        </w:tc>
        <w:tc>
          <w:tcPr>
            <w:tcW w:w="3330" w:type="dxa"/>
            <w:tcBorders>
              <w:top w:val="single" w:sz="4" w:space="0" w:color="auto"/>
              <w:left w:val="single" w:sz="4" w:space="0" w:color="auto"/>
              <w:bottom w:val="single" w:sz="4" w:space="0" w:color="auto"/>
              <w:right w:val="single" w:sz="4" w:space="0" w:color="auto"/>
            </w:tcBorders>
            <w:shd w:val="clear" w:color="auto" w:fill="BBFAFD"/>
          </w:tcPr>
          <w:p w14:paraId="47EA8027" w14:textId="77777777" w:rsidR="003E5BBB" w:rsidRPr="004A3BDF" w:rsidRDefault="003E5BBB" w:rsidP="009C43B5">
            <w:pPr>
              <w:pStyle w:val="Tableheading"/>
              <w:spacing w:before="96"/>
              <w:rPr>
                <w:rFonts w:cs="Arial"/>
                <w:color w:val="FF0000"/>
                <w:sz w:val="24"/>
                <w:szCs w:val="24"/>
              </w:rPr>
            </w:pPr>
            <w:r w:rsidRPr="004A3BDF">
              <w:rPr>
                <w:rFonts w:cs="Arial"/>
                <w:color w:val="FF0000"/>
                <w:sz w:val="24"/>
                <w:szCs w:val="24"/>
              </w:rPr>
              <w:t>Command Parameters</w:t>
            </w:r>
          </w:p>
        </w:tc>
        <w:tc>
          <w:tcPr>
            <w:tcW w:w="2610" w:type="dxa"/>
            <w:tcBorders>
              <w:top w:val="single" w:sz="4" w:space="0" w:color="auto"/>
              <w:left w:val="single" w:sz="4" w:space="0" w:color="auto"/>
              <w:bottom w:val="single" w:sz="4" w:space="0" w:color="auto"/>
              <w:right w:val="single" w:sz="4" w:space="0" w:color="auto"/>
            </w:tcBorders>
            <w:shd w:val="clear" w:color="auto" w:fill="BBFAFD"/>
          </w:tcPr>
          <w:p w14:paraId="0A432B91" w14:textId="77777777" w:rsidR="003E5BBB" w:rsidRPr="004A3BDF" w:rsidRDefault="003E5BBB" w:rsidP="009C43B5">
            <w:pPr>
              <w:pStyle w:val="Tableheading"/>
              <w:spacing w:before="96"/>
              <w:rPr>
                <w:rFonts w:cs="Arial"/>
                <w:color w:val="FF0000"/>
                <w:sz w:val="24"/>
                <w:szCs w:val="24"/>
              </w:rPr>
            </w:pPr>
            <w:r w:rsidRPr="004A3BDF">
              <w:rPr>
                <w:rFonts w:cs="Arial"/>
                <w:color w:val="FF0000"/>
                <w:sz w:val="24"/>
                <w:szCs w:val="24"/>
              </w:rPr>
              <w:t>Return Parameters</w:t>
            </w:r>
          </w:p>
        </w:tc>
      </w:tr>
      <w:tr w:rsidR="003E5BBB" w:rsidRPr="004A3BDF" w14:paraId="099DCE30" w14:textId="77777777" w:rsidTr="004138C9">
        <w:trPr>
          <w:trHeight w:val="184"/>
        </w:trPr>
        <w:tc>
          <w:tcPr>
            <w:tcW w:w="251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4E58B7D9" w14:textId="77777777" w:rsidR="003E5BBB" w:rsidRPr="004A3BDF" w:rsidRDefault="003E5BBB" w:rsidP="009C43B5">
            <w:pPr>
              <w:pStyle w:val="CellBody"/>
              <w:spacing w:before="96"/>
              <w:rPr>
                <w:rFonts w:ascii="Arial" w:hAnsi="Arial" w:cs="Arial"/>
                <w:color w:val="FF0000"/>
                <w:sz w:val="24"/>
                <w:szCs w:val="24"/>
              </w:rPr>
            </w:pPr>
            <w:r w:rsidRPr="004A3BDF">
              <w:rPr>
                <w:rFonts w:ascii="Arial" w:hAnsi="Arial" w:cs="Arial"/>
                <w:color w:val="FF0000"/>
                <w:sz w:val="24"/>
                <w:szCs w:val="24"/>
              </w:rPr>
              <w:t>HCI_LE_Read_Maximum_Advertising_Data_Length</w:t>
            </w:r>
          </w:p>
        </w:tc>
        <w:tc>
          <w:tcPr>
            <w:tcW w:w="117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3C91D434" w14:textId="77777777" w:rsidR="003E5BBB" w:rsidRPr="004A3BDF" w:rsidRDefault="002932D0" w:rsidP="009C43B5">
            <w:pPr>
              <w:pStyle w:val="CellBody"/>
              <w:spacing w:before="96"/>
              <w:rPr>
                <w:rFonts w:ascii="Arial" w:hAnsi="Arial" w:cs="Arial"/>
                <w:color w:val="FF0000"/>
                <w:sz w:val="24"/>
                <w:szCs w:val="24"/>
              </w:rPr>
            </w:pPr>
            <w:r>
              <w:rPr>
                <w:rFonts w:ascii="Arial" w:hAnsi="Arial" w:cs="Arial"/>
                <w:color w:val="FF0000"/>
                <w:sz w:val="24"/>
                <w:szCs w:val="24"/>
              </w:rPr>
              <w:t>0x</w:t>
            </w:r>
            <w:r w:rsidR="003E772E">
              <w:rPr>
                <w:rFonts w:ascii="Arial" w:hAnsi="Arial" w:cs="Arial"/>
                <w:color w:val="FF0000"/>
                <w:sz w:val="24"/>
                <w:szCs w:val="24"/>
              </w:rPr>
              <w:t>00</w:t>
            </w:r>
            <w:r>
              <w:rPr>
                <w:rFonts w:ascii="Arial" w:hAnsi="Arial" w:cs="Arial"/>
                <w:color w:val="FF0000"/>
                <w:sz w:val="24"/>
                <w:szCs w:val="24"/>
              </w:rPr>
              <w:t>3A</w:t>
            </w: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41869699" w14:textId="77777777" w:rsidR="003E5BBB" w:rsidRPr="004A3BDF" w:rsidRDefault="003E5BBB" w:rsidP="009C43B5">
            <w:pPr>
              <w:pStyle w:val="CellBody"/>
              <w:spacing w:before="96"/>
              <w:rPr>
                <w:rFonts w:ascii="Arial" w:hAnsi="Arial" w:cs="Arial"/>
                <w:color w:val="FF0000"/>
                <w:sz w:val="24"/>
                <w:szCs w:val="24"/>
              </w:rPr>
            </w:pPr>
          </w:p>
        </w:tc>
        <w:tc>
          <w:tcPr>
            <w:tcW w:w="261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634C3EE7" w14:textId="77777777" w:rsidR="003E5BBB" w:rsidRPr="004A3BDF" w:rsidRDefault="003E5BBB" w:rsidP="009C43B5">
            <w:pPr>
              <w:pStyle w:val="CellBody"/>
              <w:spacing w:before="96"/>
              <w:rPr>
                <w:rFonts w:ascii="Arial" w:hAnsi="Arial" w:cs="Arial"/>
                <w:color w:val="FF0000"/>
                <w:sz w:val="24"/>
                <w:szCs w:val="24"/>
              </w:rPr>
            </w:pPr>
            <w:r w:rsidRPr="004A3BDF">
              <w:rPr>
                <w:rFonts w:ascii="Arial" w:hAnsi="Arial" w:cs="Arial"/>
                <w:color w:val="FF0000"/>
                <w:sz w:val="24"/>
                <w:szCs w:val="24"/>
              </w:rPr>
              <w:t>Status</w:t>
            </w:r>
          </w:p>
          <w:p w14:paraId="7F15FD27" w14:textId="77777777" w:rsidR="003E5BBB" w:rsidRPr="004A3BDF" w:rsidRDefault="003E5BBB" w:rsidP="009C43B5">
            <w:pPr>
              <w:pStyle w:val="CellBody"/>
              <w:spacing w:before="96"/>
              <w:rPr>
                <w:rFonts w:ascii="Arial" w:hAnsi="Arial" w:cs="Arial"/>
                <w:color w:val="FF0000"/>
                <w:sz w:val="24"/>
                <w:szCs w:val="24"/>
              </w:rPr>
            </w:pPr>
            <w:r w:rsidRPr="004A3BDF">
              <w:rPr>
                <w:rFonts w:ascii="Arial" w:hAnsi="Arial" w:cs="Arial"/>
                <w:color w:val="FF0000"/>
                <w:sz w:val="24"/>
                <w:szCs w:val="24"/>
              </w:rPr>
              <w:t>Maximum_Advertising_Data_Length</w:t>
            </w:r>
          </w:p>
        </w:tc>
      </w:tr>
    </w:tbl>
    <w:p w14:paraId="05FBB539" w14:textId="77777777" w:rsidR="003E5BBB" w:rsidRPr="004A3BDF" w:rsidRDefault="003E5BBB" w:rsidP="003E5BBB">
      <w:pPr>
        <w:rPr>
          <w:rFonts w:cs="Arial"/>
          <w:b/>
          <w:color w:val="FF0000"/>
          <w:sz w:val="24"/>
          <w:szCs w:val="24"/>
        </w:rPr>
      </w:pPr>
    </w:p>
    <w:p w14:paraId="2463FE83" w14:textId="77777777" w:rsidR="003E5BBB" w:rsidRPr="004A3BDF" w:rsidRDefault="003E5BBB" w:rsidP="003E5BBB">
      <w:pPr>
        <w:rPr>
          <w:rFonts w:cs="Arial"/>
          <w:b/>
          <w:color w:val="FF0000"/>
          <w:sz w:val="24"/>
          <w:szCs w:val="24"/>
        </w:rPr>
      </w:pPr>
      <w:r w:rsidRPr="004A3BDF">
        <w:rPr>
          <w:rFonts w:cs="Arial"/>
          <w:b/>
          <w:color w:val="FF0000"/>
          <w:sz w:val="24"/>
          <w:szCs w:val="24"/>
        </w:rPr>
        <w:t>Description:</w:t>
      </w:r>
    </w:p>
    <w:p w14:paraId="2B27A0E9" w14:textId="77777777" w:rsidR="003E5BBB" w:rsidRDefault="003E5BBB" w:rsidP="003E5BBB">
      <w:pPr>
        <w:rPr>
          <w:rFonts w:cs="Arial"/>
          <w:color w:val="FF0000"/>
          <w:sz w:val="24"/>
          <w:szCs w:val="24"/>
        </w:rPr>
      </w:pPr>
      <w:r>
        <w:rPr>
          <w:rFonts w:cs="Arial"/>
          <w:color w:val="FF0000"/>
          <w:sz w:val="24"/>
          <w:szCs w:val="24"/>
        </w:rPr>
        <w:t xml:space="preserve">The LE_Read_Maximum_Advertising_Data_Length command is used to read the maximum length of data </w:t>
      </w:r>
      <w:r w:rsidR="00E10B1E">
        <w:rPr>
          <w:rFonts w:cs="Arial"/>
          <w:color w:val="FF0000"/>
          <w:sz w:val="24"/>
          <w:szCs w:val="24"/>
        </w:rPr>
        <w:t>supported by the Cont</w:t>
      </w:r>
      <w:r w:rsidR="00210AD9">
        <w:rPr>
          <w:rFonts w:cs="Arial"/>
          <w:color w:val="FF0000"/>
          <w:sz w:val="24"/>
          <w:szCs w:val="24"/>
        </w:rPr>
        <w:t xml:space="preserve">roller </w:t>
      </w:r>
      <w:r w:rsidR="009B4DF3">
        <w:rPr>
          <w:rFonts w:cs="Arial"/>
          <w:color w:val="FF0000"/>
          <w:sz w:val="24"/>
          <w:szCs w:val="24"/>
        </w:rPr>
        <w:t>for use</w:t>
      </w:r>
      <w:r w:rsidR="00E10B1E">
        <w:rPr>
          <w:rFonts w:cs="Arial"/>
          <w:color w:val="FF0000"/>
          <w:sz w:val="24"/>
          <w:szCs w:val="24"/>
        </w:rPr>
        <w:t xml:space="preserve"> </w:t>
      </w:r>
      <w:r w:rsidR="009B4DF3">
        <w:rPr>
          <w:rFonts w:cs="Arial"/>
          <w:color w:val="FF0000"/>
          <w:sz w:val="24"/>
          <w:szCs w:val="24"/>
        </w:rPr>
        <w:t xml:space="preserve">as </w:t>
      </w:r>
      <w:r w:rsidR="00210AD9">
        <w:rPr>
          <w:rFonts w:cs="Arial"/>
          <w:color w:val="FF0000"/>
          <w:sz w:val="24"/>
          <w:szCs w:val="24"/>
        </w:rPr>
        <w:t>advertisement data or scan response</w:t>
      </w:r>
      <w:r w:rsidR="00E10B1E">
        <w:rPr>
          <w:rFonts w:cs="Arial"/>
          <w:color w:val="FF0000"/>
          <w:sz w:val="24"/>
          <w:szCs w:val="24"/>
        </w:rPr>
        <w:t xml:space="preserve"> </w:t>
      </w:r>
      <w:r w:rsidR="00210AD9">
        <w:rPr>
          <w:rFonts w:cs="Arial"/>
          <w:color w:val="FF0000"/>
          <w:sz w:val="24"/>
          <w:szCs w:val="24"/>
        </w:rPr>
        <w:t xml:space="preserve">data </w:t>
      </w:r>
      <w:r w:rsidR="00E10B1E">
        <w:rPr>
          <w:rFonts w:cs="Arial"/>
          <w:color w:val="FF0000"/>
          <w:sz w:val="24"/>
          <w:szCs w:val="24"/>
        </w:rPr>
        <w:t xml:space="preserve">in an advertising event or </w:t>
      </w:r>
      <w:r w:rsidR="009B4DF3">
        <w:rPr>
          <w:rFonts w:cs="Arial"/>
          <w:color w:val="FF0000"/>
          <w:sz w:val="24"/>
          <w:szCs w:val="24"/>
        </w:rPr>
        <w:t>as</w:t>
      </w:r>
      <w:r w:rsidR="00210AD9">
        <w:rPr>
          <w:rFonts w:cs="Arial"/>
          <w:color w:val="FF0000"/>
          <w:sz w:val="24"/>
          <w:szCs w:val="24"/>
        </w:rPr>
        <w:t xml:space="preserve"> periodic advertisement data.</w:t>
      </w:r>
    </w:p>
    <w:p w14:paraId="2A54E2C3" w14:textId="77777777" w:rsidR="00192708" w:rsidRDefault="00192708" w:rsidP="003E5BBB">
      <w:pPr>
        <w:rPr>
          <w:rFonts w:cs="Arial"/>
          <w:color w:val="FF0000"/>
          <w:sz w:val="24"/>
          <w:szCs w:val="24"/>
        </w:rPr>
      </w:pPr>
      <w:r>
        <w:rPr>
          <w:rFonts w:cs="Arial"/>
          <w:color w:val="FF0000"/>
          <w:sz w:val="24"/>
          <w:szCs w:val="24"/>
        </w:rPr>
        <w:t xml:space="preserve">Note: </w:t>
      </w:r>
      <w:r w:rsidR="002932D0">
        <w:rPr>
          <w:rFonts w:cs="Arial"/>
          <w:color w:val="FF0000"/>
          <w:sz w:val="24"/>
          <w:szCs w:val="24"/>
        </w:rPr>
        <w:t>T</w:t>
      </w:r>
      <w:r>
        <w:rPr>
          <w:rFonts w:cs="Arial"/>
          <w:color w:val="FF0000"/>
          <w:sz w:val="24"/>
          <w:szCs w:val="24"/>
        </w:rPr>
        <w:t>he maximum amount may be fragmented across multiple PDUs (see Vol 6 Part B Section 2.3.X.9).</w:t>
      </w:r>
    </w:p>
    <w:p w14:paraId="158C1DB2" w14:textId="77777777" w:rsidR="003E5BBB" w:rsidRPr="004A3BDF" w:rsidRDefault="003E5BBB" w:rsidP="003E5BBB">
      <w:pPr>
        <w:rPr>
          <w:rFonts w:cs="Arial"/>
          <w:b/>
          <w:color w:val="FF0000"/>
          <w:sz w:val="24"/>
          <w:szCs w:val="24"/>
        </w:rPr>
      </w:pPr>
      <w:r w:rsidRPr="004A3BDF">
        <w:rPr>
          <w:rFonts w:cs="Arial"/>
          <w:b/>
          <w:color w:val="FF0000"/>
          <w:sz w:val="24"/>
          <w:szCs w:val="24"/>
        </w:rPr>
        <w:t>Command Parameters:</w:t>
      </w:r>
    </w:p>
    <w:p w14:paraId="3B5BFAC0" w14:textId="77777777" w:rsidR="003E5BBB" w:rsidRPr="00392797" w:rsidRDefault="00192708" w:rsidP="003E5BBB">
      <w:pPr>
        <w:rPr>
          <w:color w:val="FF0000"/>
        </w:rPr>
      </w:pPr>
      <w:r w:rsidRPr="00392797">
        <w:rPr>
          <w:color w:val="FF0000"/>
        </w:rPr>
        <w:t>None.</w:t>
      </w:r>
    </w:p>
    <w:p w14:paraId="52AF5D5C" w14:textId="77777777" w:rsidR="003E5BBB" w:rsidRPr="00760353" w:rsidRDefault="003E5BBB" w:rsidP="003E5BBB">
      <w:pPr>
        <w:rPr>
          <w:rStyle w:val="Strong"/>
          <w:bCs w:val="0"/>
          <w:color w:val="FF0000"/>
        </w:rPr>
      </w:pPr>
      <w:r w:rsidRPr="005818E1">
        <w:rPr>
          <w:b/>
          <w:color w:val="FF0000"/>
        </w:rPr>
        <w:t>Return Parameters:</w:t>
      </w:r>
    </w:p>
    <w:p w14:paraId="2C9D6272" w14:textId="77777777" w:rsidR="003E5BBB" w:rsidRPr="004A3BDF" w:rsidRDefault="003E5BBB" w:rsidP="003E5BBB">
      <w:pPr>
        <w:spacing w:after="0"/>
        <w:rPr>
          <w:rFonts w:cs="Arial"/>
          <w:i/>
          <w:color w:val="FF0000"/>
          <w:sz w:val="24"/>
          <w:szCs w:val="24"/>
        </w:rPr>
      </w:pPr>
      <w:r w:rsidRPr="004A3BDF">
        <w:rPr>
          <w:rFonts w:cs="Arial"/>
          <w:i/>
          <w:color w:val="FF0000"/>
          <w:sz w:val="24"/>
          <w:szCs w:val="24"/>
        </w:rPr>
        <w:t>Status:</w:t>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t>Size: 1 Octet</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3E5BBB" w:rsidRPr="004A3BDF" w14:paraId="6100A658" w14:textId="77777777" w:rsidTr="009C43B5">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2CD688F4" w14:textId="77777777" w:rsidR="003E5BBB" w:rsidRPr="004A3BDF" w:rsidRDefault="003E5BBB" w:rsidP="009C43B5">
            <w:pPr>
              <w:pStyle w:val="Tableheading"/>
              <w:spacing w:before="96"/>
              <w:rPr>
                <w:rFonts w:cs="Arial"/>
                <w:color w:val="FF0000"/>
                <w:sz w:val="24"/>
                <w:szCs w:val="24"/>
              </w:rPr>
            </w:pPr>
            <w:r w:rsidRPr="004A3B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3D50D4CE" w14:textId="77777777" w:rsidR="003E5BBB" w:rsidRPr="004A3BDF" w:rsidRDefault="003E5BBB" w:rsidP="009C43B5">
            <w:pPr>
              <w:pStyle w:val="Tableheading"/>
              <w:spacing w:before="96"/>
              <w:rPr>
                <w:rFonts w:cs="Arial"/>
                <w:color w:val="FF0000"/>
                <w:sz w:val="24"/>
                <w:szCs w:val="24"/>
              </w:rPr>
            </w:pPr>
            <w:r w:rsidRPr="004A3BDF">
              <w:rPr>
                <w:rFonts w:cs="Arial"/>
                <w:color w:val="FF0000"/>
                <w:sz w:val="24"/>
                <w:szCs w:val="24"/>
              </w:rPr>
              <w:t>Parameter Description</w:t>
            </w:r>
          </w:p>
        </w:tc>
      </w:tr>
      <w:tr w:rsidR="003E5BBB" w:rsidRPr="004A3BDF" w14:paraId="1659B6A2" w14:textId="77777777" w:rsidTr="009C43B5">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70FA710E" w14:textId="77777777" w:rsidR="003E5BBB" w:rsidRPr="004A3BDF" w:rsidRDefault="003E5BBB" w:rsidP="009C43B5">
            <w:pPr>
              <w:pStyle w:val="CellBody"/>
              <w:spacing w:before="96"/>
              <w:rPr>
                <w:rFonts w:ascii="Arial" w:hAnsi="Arial" w:cs="Arial"/>
                <w:color w:val="FF0000"/>
                <w:sz w:val="24"/>
                <w:szCs w:val="24"/>
              </w:rPr>
            </w:pPr>
            <w:r w:rsidRPr="004A3BDF">
              <w:rPr>
                <w:rFonts w:ascii="Arial" w:hAnsi="Arial" w:cs="Arial"/>
                <w:color w:val="FF0000"/>
                <w:sz w:val="24"/>
                <w:szCs w:val="24"/>
              </w:rPr>
              <w:t>0x00</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52D0264A" w14:textId="77777777" w:rsidR="003E5BBB" w:rsidRPr="004A3BDF" w:rsidRDefault="003E5BBB" w:rsidP="009C43B5">
            <w:pPr>
              <w:pStyle w:val="CellBody"/>
              <w:spacing w:before="96"/>
              <w:rPr>
                <w:rFonts w:ascii="Arial" w:hAnsi="Arial" w:cs="Arial"/>
                <w:color w:val="FF0000"/>
                <w:sz w:val="24"/>
                <w:szCs w:val="24"/>
              </w:rPr>
            </w:pPr>
            <w:r w:rsidRPr="004A3BDF">
              <w:rPr>
                <w:rFonts w:ascii="Arial" w:hAnsi="Arial" w:cs="Arial"/>
                <w:color w:val="FF0000"/>
                <w:sz w:val="24"/>
                <w:szCs w:val="24"/>
              </w:rPr>
              <w:t>HCI_LE_Read_Maximum_Advertising_Data_Length command succeeded</w:t>
            </w:r>
          </w:p>
        </w:tc>
      </w:tr>
      <w:tr w:rsidR="003E5BBB" w:rsidRPr="004A3BDF" w14:paraId="5D37A750" w14:textId="77777777" w:rsidTr="009C43B5">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0AC01EDA" w14:textId="77777777" w:rsidR="003E5BBB" w:rsidRPr="004A3BDF" w:rsidRDefault="003E5BBB" w:rsidP="009C43B5">
            <w:pPr>
              <w:pStyle w:val="CellBody"/>
              <w:spacing w:before="96"/>
              <w:rPr>
                <w:rFonts w:ascii="Arial" w:hAnsi="Arial" w:cs="Arial"/>
                <w:color w:val="FF0000"/>
                <w:sz w:val="24"/>
                <w:szCs w:val="24"/>
              </w:rPr>
            </w:pPr>
            <w:r w:rsidRPr="004A3BDF">
              <w:rPr>
                <w:rFonts w:ascii="Arial" w:hAnsi="Arial" w:cs="Arial"/>
                <w:color w:val="FF0000"/>
                <w:sz w:val="24"/>
                <w:szCs w:val="24"/>
              </w:rPr>
              <w:t>0x01</w:t>
            </w:r>
            <w:r>
              <w:rPr>
                <w:rFonts w:ascii="Arial" w:hAnsi="Arial" w:cs="Arial"/>
                <w:color w:val="FF0000"/>
                <w:sz w:val="24"/>
                <w:szCs w:val="24"/>
              </w:rPr>
              <w:t xml:space="preserve"> – </w:t>
            </w:r>
            <w:r w:rsidRPr="004A3BDF">
              <w:rPr>
                <w:rFonts w:ascii="Arial" w:hAnsi="Arial" w:cs="Arial"/>
                <w:color w:val="FF0000"/>
                <w:sz w:val="24"/>
                <w:szCs w:val="24"/>
              </w:rPr>
              <w:t>0xFF</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076C34F1" w14:textId="77777777" w:rsidR="003E5BBB" w:rsidRPr="004A3BDF" w:rsidRDefault="003E5BBB" w:rsidP="009C43B5">
            <w:pPr>
              <w:pStyle w:val="CellBody"/>
              <w:spacing w:before="96"/>
              <w:rPr>
                <w:rFonts w:ascii="Arial" w:hAnsi="Arial" w:cs="Arial"/>
                <w:color w:val="FF0000"/>
                <w:sz w:val="24"/>
                <w:szCs w:val="24"/>
                <w:lang w:val="en-GB"/>
              </w:rPr>
            </w:pPr>
            <w:r w:rsidRPr="004A3BDF">
              <w:rPr>
                <w:rFonts w:ascii="Arial" w:hAnsi="Arial" w:cs="Arial"/>
                <w:color w:val="FF0000"/>
                <w:sz w:val="24"/>
                <w:szCs w:val="24"/>
              </w:rPr>
              <w:t xml:space="preserve">HCI_LE_Read_Maximum_Advertising_Data_Length command failed. </w:t>
            </w:r>
            <w:r w:rsidRPr="004A3BDF">
              <w:rPr>
                <w:rFonts w:ascii="Arial" w:hAnsi="Arial" w:cs="Arial"/>
                <w:color w:val="FF0000"/>
                <w:sz w:val="24"/>
                <w:szCs w:val="24"/>
                <w:lang w:val="en-GB"/>
              </w:rPr>
              <w:t>See [Vol 2] Part D, Error Codes for a list of error codes and descriptions.</w:t>
            </w:r>
          </w:p>
        </w:tc>
      </w:tr>
    </w:tbl>
    <w:p w14:paraId="3B1A96E2" w14:textId="77777777" w:rsidR="003E5BBB" w:rsidRDefault="003E5BBB" w:rsidP="003E5BBB">
      <w:pPr>
        <w:spacing w:after="0"/>
        <w:rPr>
          <w:rFonts w:cs="Arial"/>
          <w:i/>
          <w:color w:val="FF0000"/>
          <w:sz w:val="24"/>
          <w:szCs w:val="24"/>
        </w:rPr>
      </w:pPr>
    </w:p>
    <w:p w14:paraId="061B2862" w14:textId="77777777" w:rsidR="003E5BBB" w:rsidRPr="00EF06C2" w:rsidRDefault="003E5BBB" w:rsidP="003E5BBB">
      <w:pPr>
        <w:spacing w:after="0"/>
        <w:rPr>
          <w:rFonts w:cs="Arial"/>
          <w:i/>
          <w:color w:val="FF0000"/>
          <w:sz w:val="24"/>
          <w:szCs w:val="24"/>
        </w:rPr>
      </w:pPr>
      <w:r w:rsidRPr="00EF06C2">
        <w:rPr>
          <w:rFonts w:cs="Arial"/>
          <w:i/>
          <w:color w:val="FF0000"/>
          <w:sz w:val="24"/>
          <w:szCs w:val="24"/>
        </w:rPr>
        <w:t>Maximum_Advertising_Data_Length:</w:t>
      </w:r>
      <w:r w:rsidRPr="00EF06C2">
        <w:rPr>
          <w:rFonts w:cs="Arial"/>
          <w:i/>
          <w:color w:val="FF0000"/>
          <w:sz w:val="24"/>
          <w:szCs w:val="24"/>
        </w:rPr>
        <w:tab/>
      </w:r>
      <w:r w:rsidRPr="00EF06C2">
        <w:rPr>
          <w:rFonts w:cs="Arial"/>
          <w:i/>
          <w:color w:val="FF0000"/>
          <w:sz w:val="24"/>
          <w:szCs w:val="24"/>
        </w:rPr>
        <w:tab/>
      </w:r>
      <w:r w:rsidRPr="00EF06C2">
        <w:rPr>
          <w:rFonts w:cs="Arial"/>
          <w:i/>
          <w:color w:val="FF0000"/>
          <w:sz w:val="24"/>
          <w:szCs w:val="24"/>
        </w:rPr>
        <w:tab/>
      </w:r>
      <w:r w:rsidRPr="00EF06C2">
        <w:rPr>
          <w:rFonts w:cs="Arial"/>
          <w:i/>
          <w:color w:val="FF0000"/>
          <w:sz w:val="24"/>
          <w:szCs w:val="24"/>
        </w:rPr>
        <w:tab/>
      </w:r>
      <w:r w:rsidRPr="00EF06C2">
        <w:rPr>
          <w:rFonts w:cs="Arial"/>
          <w:i/>
          <w:color w:val="FF0000"/>
          <w:sz w:val="24"/>
          <w:szCs w:val="24"/>
        </w:rPr>
        <w:tab/>
        <w:t xml:space="preserve">Size: </w:t>
      </w:r>
      <w:r>
        <w:rPr>
          <w:rFonts w:cs="Arial"/>
          <w:i/>
          <w:color w:val="FF0000"/>
          <w:sz w:val="24"/>
          <w:szCs w:val="24"/>
        </w:rPr>
        <w:t>2</w:t>
      </w:r>
      <w:r w:rsidRPr="00EF06C2">
        <w:rPr>
          <w:rFonts w:cs="Arial"/>
          <w:i/>
          <w:color w:val="FF0000"/>
          <w:sz w:val="24"/>
          <w:szCs w:val="24"/>
        </w:rPr>
        <w:t xml:space="preserve"> Octet</w:t>
      </w:r>
      <w:r>
        <w:rPr>
          <w:rFonts w:cs="Arial"/>
          <w:i/>
          <w:color w:val="FF0000"/>
          <w:sz w:val="24"/>
          <w:szCs w:val="24"/>
        </w:rPr>
        <w:t>s</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3E5BBB" w:rsidRPr="004A3BDF" w14:paraId="2387DC9C" w14:textId="77777777" w:rsidTr="009C43B5">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5AE8E7A1" w14:textId="77777777" w:rsidR="003E5BBB" w:rsidRPr="004A3BDF" w:rsidRDefault="003E5BBB" w:rsidP="009C43B5">
            <w:pPr>
              <w:pStyle w:val="Tableheading"/>
              <w:spacing w:before="96"/>
              <w:rPr>
                <w:rFonts w:cs="Arial"/>
                <w:color w:val="FF0000"/>
                <w:sz w:val="24"/>
                <w:szCs w:val="24"/>
              </w:rPr>
            </w:pPr>
            <w:r w:rsidRPr="004A3B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340AF5E3" w14:textId="77777777" w:rsidR="003E5BBB" w:rsidRPr="004A3BDF" w:rsidRDefault="003E5BBB" w:rsidP="009C43B5">
            <w:pPr>
              <w:pStyle w:val="Tableheading"/>
              <w:spacing w:before="96"/>
              <w:rPr>
                <w:rFonts w:cs="Arial"/>
                <w:color w:val="FF0000"/>
                <w:sz w:val="24"/>
                <w:szCs w:val="24"/>
              </w:rPr>
            </w:pPr>
            <w:r w:rsidRPr="004A3BDF">
              <w:rPr>
                <w:rFonts w:cs="Arial"/>
                <w:color w:val="FF0000"/>
                <w:sz w:val="24"/>
                <w:szCs w:val="24"/>
              </w:rPr>
              <w:t>Parameter Description</w:t>
            </w:r>
          </w:p>
        </w:tc>
      </w:tr>
      <w:tr w:rsidR="003E5BBB" w:rsidRPr="004A3BDF" w14:paraId="6CD840D2" w14:textId="77777777" w:rsidTr="009C43B5">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2E2709AA" w14:textId="77777777" w:rsidR="003E5BBB" w:rsidRPr="004A3BDF" w:rsidRDefault="003E5BBB" w:rsidP="009C43B5">
            <w:pPr>
              <w:pStyle w:val="CellBody"/>
              <w:spacing w:before="96"/>
              <w:rPr>
                <w:rFonts w:ascii="Arial" w:hAnsi="Arial" w:cs="Arial"/>
                <w:color w:val="FF0000"/>
                <w:sz w:val="24"/>
                <w:szCs w:val="24"/>
              </w:rPr>
            </w:pPr>
            <w:r w:rsidRPr="004A3BDF">
              <w:rPr>
                <w:rFonts w:ascii="Arial" w:hAnsi="Arial" w:cs="Arial"/>
                <w:color w:val="FF0000"/>
                <w:sz w:val="24"/>
                <w:szCs w:val="24"/>
              </w:rPr>
              <w:t>0x00</w:t>
            </w:r>
            <w:r>
              <w:rPr>
                <w:rFonts w:ascii="Arial" w:hAnsi="Arial" w:cs="Arial"/>
                <w:color w:val="FF0000"/>
                <w:sz w:val="24"/>
                <w:szCs w:val="24"/>
              </w:rPr>
              <w:t>BF – 0xFFFF</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2AAA930E" w14:textId="77777777" w:rsidR="003E5BBB" w:rsidRPr="004A3BDF" w:rsidRDefault="003E5BBB" w:rsidP="009C43B5">
            <w:pPr>
              <w:pStyle w:val="CellBody"/>
              <w:spacing w:before="96"/>
              <w:rPr>
                <w:rFonts w:ascii="Arial" w:hAnsi="Arial" w:cs="Arial"/>
                <w:color w:val="FF0000"/>
                <w:sz w:val="24"/>
                <w:szCs w:val="24"/>
              </w:rPr>
            </w:pPr>
            <w:r>
              <w:rPr>
                <w:rFonts w:ascii="Arial" w:hAnsi="Arial" w:cs="Arial"/>
                <w:color w:val="FF0000"/>
                <w:sz w:val="24"/>
                <w:szCs w:val="24"/>
              </w:rPr>
              <w:t>Maximum supported advertising data length.</w:t>
            </w:r>
          </w:p>
        </w:tc>
      </w:tr>
      <w:tr w:rsidR="00E27389" w:rsidRPr="004A3BDF" w14:paraId="6625112C" w14:textId="77777777" w:rsidTr="009C43B5">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3F3BB618" w14:textId="77777777" w:rsidR="00E27389" w:rsidRPr="004A3BDF" w:rsidRDefault="00E27389" w:rsidP="009C43B5">
            <w:pPr>
              <w:pStyle w:val="CellBody"/>
              <w:spacing w:before="96"/>
              <w:rPr>
                <w:rFonts w:ascii="Arial" w:hAnsi="Arial" w:cs="Arial"/>
                <w:color w:val="FF0000"/>
                <w:sz w:val="24"/>
                <w:szCs w:val="24"/>
              </w:rPr>
            </w:pPr>
            <w:r>
              <w:rPr>
                <w:rFonts w:ascii="Arial" w:hAnsi="Arial" w:cs="Arial"/>
                <w:color w:val="FF0000"/>
                <w:sz w:val="24"/>
                <w:szCs w:val="24"/>
              </w:rPr>
              <w:t>All other values</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70C58FA8" w14:textId="77777777" w:rsidR="00E27389" w:rsidRDefault="00E27389" w:rsidP="009C43B5">
            <w:pPr>
              <w:pStyle w:val="CellBody"/>
              <w:spacing w:before="96"/>
              <w:rPr>
                <w:rFonts w:ascii="Arial" w:hAnsi="Arial" w:cs="Arial"/>
                <w:color w:val="FF0000"/>
                <w:sz w:val="24"/>
                <w:szCs w:val="24"/>
              </w:rPr>
            </w:pPr>
            <w:r>
              <w:rPr>
                <w:rFonts w:ascii="Arial" w:hAnsi="Arial" w:cs="Arial"/>
                <w:color w:val="FF0000"/>
                <w:sz w:val="24"/>
                <w:szCs w:val="24"/>
              </w:rPr>
              <w:t>Reserved for future use.</w:t>
            </w:r>
          </w:p>
        </w:tc>
      </w:tr>
    </w:tbl>
    <w:p w14:paraId="3710A99D" w14:textId="77777777" w:rsidR="003E5BBB" w:rsidRPr="00002C74" w:rsidRDefault="003E5BBB" w:rsidP="003E5BBB"/>
    <w:p w14:paraId="1547C3B4" w14:textId="77777777" w:rsidR="003E5BBB" w:rsidRDefault="003E5BBB" w:rsidP="003E5BBB">
      <w:pPr>
        <w:autoSpaceDE w:val="0"/>
        <w:autoSpaceDN w:val="0"/>
        <w:adjustRightInd w:val="0"/>
        <w:spacing w:after="0" w:line="240" w:lineRule="auto"/>
        <w:rPr>
          <w:rFonts w:cs="Arial"/>
          <w:b/>
          <w:bCs/>
          <w:color w:val="FF0000"/>
          <w:sz w:val="24"/>
          <w:szCs w:val="24"/>
          <w:lang w:val="en-GB"/>
        </w:rPr>
      </w:pPr>
      <w:r w:rsidRPr="00D50A44">
        <w:rPr>
          <w:rFonts w:cs="Arial"/>
          <w:b/>
          <w:bCs/>
          <w:color w:val="FF0000"/>
          <w:sz w:val="24"/>
          <w:szCs w:val="24"/>
          <w:lang w:val="en-GB"/>
        </w:rPr>
        <w:t>Event(s) Generated (unless masked away):</w:t>
      </w:r>
    </w:p>
    <w:p w14:paraId="7D2B97CB" w14:textId="77777777" w:rsidR="003E5BBB" w:rsidRDefault="003E5BBB" w:rsidP="003E5BBB">
      <w:pPr>
        <w:autoSpaceDE w:val="0"/>
        <w:autoSpaceDN w:val="0"/>
        <w:adjustRightInd w:val="0"/>
        <w:spacing w:after="0" w:line="240" w:lineRule="auto"/>
        <w:rPr>
          <w:rFonts w:cs="Arial"/>
          <w:sz w:val="24"/>
          <w:szCs w:val="24"/>
        </w:rPr>
      </w:pPr>
      <w:r w:rsidRPr="00D50A44">
        <w:rPr>
          <w:rFonts w:cs="Arial"/>
          <w:color w:val="FF0000"/>
          <w:sz w:val="24"/>
          <w:szCs w:val="24"/>
          <w:lang w:val="en-GB"/>
        </w:rPr>
        <w:t xml:space="preserve">When the </w:t>
      </w:r>
      <w:r w:rsidRPr="004A3BDF">
        <w:rPr>
          <w:rFonts w:cs="Arial"/>
          <w:color w:val="FF0000"/>
          <w:sz w:val="24"/>
          <w:szCs w:val="24"/>
        </w:rPr>
        <w:t xml:space="preserve">HCI_LE_Read_Maximum_Advertising_Data_Length </w:t>
      </w:r>
      <w:r w:rsidRPr="00D50A44">
        <w:rPr>
          <w:rFonts w:cs="Arial"/>
          <w:color w:val="FF0000"/>
          <w:sz w:val="24"/>
          <w:szCs w:val="24"/>
          <w:lang w:val="en-GB"/>
        </w:rPr>
        <w:t>command has completed, a Command Complete event shall be generated.</w:t>
      </w:r>
    </w:p>
    <w:p w14:paraId="0C6B4AEC" w14:textId="77777777" w:rsidR="003E5BBB" w:rsidRPr="003928DF" w:rsidRDefault="003E5BBB" w:rsidP="00F03F8D">
      <w:pPr>
        <w:pStyle w:val="Heading3"/>
      </w:pPr>
      <w:bookmarkStart w:id="228" w:name="_Toc448771396"/>
      <w:r w:rsidRPr="00B03027">
        <w:t xml:space="preserve">[New Section] </w:t>
      </w:r>
      <w:r w:rsidRPr="00F03F8D">
        <w:t>7.8.X LE Read Num</w:t>
      </w:r>
      <w:r w:rsidRPr="003928DF">
        <w:t>ber of Supported Advertising Sets Command</w:t>
      </w:r>
      <w:bookmarkEnd w:id="228"/>
    </w:p>
    <w:tbl>
      <w:tblPr>
        <w:tblStyle w:val="Bluetoothgrid"/>
        <w:tblW w:w="8620" w:type="dxa"/>
        <w:tblInd w:w="0" w:type="dxa"/>
        <w:tblLayout w:type="fixed"/>
        <w:tblCellMar>
          <w:left w:w="115" w:type="dxa"/>
          <w:right w:w="115" w:type="dxa"/>
        </w:tblCellMar>
        <w:tblLook w:val="04A0" w:firstRow="1" w:lastRow="0" w:firstColumn="1" w:lastColumn="0" w:noHBand="0" w:noVBand="1"/>
      </w:tblPr>
      <w:tblGrid>
        <w:gridCol w:w="2515"/>
        <w:gridCol w:w="1170"/>
        <w:gridCol w:w="3330"/>
        <w:gridCol w:w="1605"/>
      </w:tblGrid>
      <w:tr w:rsidR="003E5BBB" w:rsidRPr="004A3BDF" w14:paraId="0E1CF204" w14:textId="77777777" w:rsidTr="004138C9">
        <w:trPr>
          <w:cnfStyle w:val="100000000000" w:firstRow="1" w:lastRow="0" w:firstColumn="0" w:lastColumn="0" w:oddVBand="0" w:evenVBand="0" w:oddHBand="0" w:evenHBand="0" w:firstRowFirstColumn="0" w:firstRowLastColumn="0" w:lastRowFirstColumn="0" w:lastRowLastColumn="0"/>
          <w:cantSplit/>
          <w:trHeight w:val="579"/>
        </w:trPr>
        <w:tc>
          <w:tcPr>
            <w:tcW w:w="2515" w:type="dxa"/>
            <w:tcBorders>
              <w:top w:val="single" w:sz="4" w:space="0" w:color="auto"/>
              <w:left w:val="single" w:sz="4" w:space="0" w:color="auto"/>
              <w:bottom w:val="single" w:sz="4" w:space="0" w:color="auto"/>
              <w:right w:val="single" w:sz="4" w:space="0" w:color="auto"/>
            </w:tcBorders>
            <w:shd w:val="clear" w:color="auto" w:fill="BBFAFD"/>
          </w:tcPr>
          <w:p w14:paraId="0B260319" w14:textId="77777777" w:rsidR="003E5BBB" w:rsidRPr="004A3BDF" w:rsidRDefault="003E5BBB" w:rsidP="009C43B5">
            <w:pPr>
              <w:pStyle w:val="Tableheading"/>
              <w:spacing w:before="96"/>
              <w:rPr>
                <w:rFonts w:cs="Arial"/>
                <w:color w:val="FF0000"/>
                <w:sz w:val="24"/>
                <w:szCs w:val="24"/>
              </w:rPr>
            </w:pPr>
            <w:r w:rsidRPr="004A3BDF">
              <w:rPr>
                <w:rFonts w:cs="Arial"/>
                <w:color w:val="FF0000"/>
                <w:sz w:val="24"/>
                <w:szCs w:val="24"/>
              </w:rPr>
              <w:t>Command</w:t>
            </w:r>
          </w:p>
        </w:tc>
        <w:tc>
          <w:tcPr>
            <w:tcW w:w="1170" w:type="dxa"/>
            <w:tcBorders>
              <w:top w:val="single" w:sz="4" w:space="0" w:color="auto"/>
              <w:left w:val="single" w:sz="4" w:space="0" w:color="auto"/>
              <w:bottom w:val="single" w:sz="4" w:space="0" w:color="auto"/>
              <w:right w:val="single" w:sz="4" w:space="0" w:color="auto"/>
            </w:tcBorders>
            <w:shd w:val="clear" w:color="auto" w:fill="BBFAFD"/>
            <w:hideMark/>
          </w:tcPr>
          <w:p w14:paraId="4C5194DF" w14:textId="77777777" w:rsidR="003E5BBB" w:rsidRPr="004A3BDF" w:rsidRDefault="003E5BBB" w:rsidP="009C43B5">
            <w:pPr>
              <w:pStyle w:val="Tableheading"/>
              <w:spacing w:before="96"/>
              <w:rPr>
                <w:rFonts w:cs="Arial"/>
                <w:color w:val="FF0000"/>
                <w:sz w:val="24"/>
                <w:szCs w:val="24"/>
              </w:rPr>
            </w:pPr>
            <w:r w:rsidRPr="004A3BDF">
              <w:rPr>
                <w:rFonts w:cs="Arial"/>
                <w:color w:val="FF0000"/>
                <w:sz w:val="24"/>
                <w:szCs w:val="24"/>
              </w:rPr>
              <w:t>OCF</w:t>
            </w:r>
          </w:p>
        </w:tc>
        <w:tc>
          <w:tcPr>
            <w:tcW w:w="3330" w:type="dxa"/>
            <w:tcBorders>
              <w:top w:val="single" w:sz="4" w:space="0" w:color="auto"/>
              <w:left w:val="single" w:sz="4" w:space="0" w:color="auto"/>
              <w:bottom w:val="single" w:sz="4" w:space="0" w:color="auto"/>
              <w:right w:val="single" w:sz="4" w:space="0" w:color="auto"/>
            </w:tcBorders>
            <w:shd w:val="clear" w:color="auto" w:fill="BBFAFD"/>
          </w:tcPr>
          <w:p w14:paraId="70C91117" w14:textId="77777777" w:rsidR="003E5BBB" w:rsidRPr="004A3BDF" w:rsidRDefault="003E5BBB" w:rsidP="009C43B5">
            <w:pPr>
              <w:pStyle w:val="Tableheading"/>
              <w:spacing w:before="96"/>
              <w:rPr>
                <w:rFonts w:cs="Arial"/>
                <w:color w:val="FF0000"/>
                <w:sz w:val="24"/>
                <w:szCs w:val="24"/>
              </w:rPr>
            </w:pPr>
            <w:r w:rsidRPr="004A3BDF">
              <w:rPr>
                <w:rFonts w:cs="Arial"/>
                <w:color w:val="FF0000"/>
                <w:sz w:val="24"/>
                <w:szCs w:val="24"/>
              </w:rPr>
              <w:t>Command Parameters</w:t>
            </w:r>
          </w:p>
        </w:tc>
        <w:tc>
          <w:tcPr>
            <w:tcW w:w="1605" w:type="dxa"/>
            <w:tcBorders>
              <w:top w:val="single" w:sz="4" w:space="0" w:color="auto"/>
              <w:left w:val="single" w:sz="4" w:space="0" w:color="auto"/>
              <w:bottom w:val="single" w:sz="4" w:space="0" w:color="auto"/>
              <w:right w:val="single" w:sz="4" w:space="0" w:color="auto"/>
            </w:tcBorders>
            <w:shd w:val="clear" w:color="auto" w:fill="BBFAFD"/>
          </w:tcPr>
          <w:p w14:paraId="6CA196A4" w14:textId="77777777" w:rsidR="003E5BBB" w:rsidRPr="004A3BDF" w:rsidRDefault="003E5BBB" w:rsidP="009C43B5">
            <w:pPr>
              <w:pStyle w:val="Tableheading"/>
              <w:spacing w:before="96"/>
              <w:rPr>
                <w:rFonts w:cs="Arial"/>
                <w:color w:val="FF0000"/>
                <w:sz w:val="24"/>
                <w:szCs w:val="24"/>
              </w:rPr>
            </w:pPr>
            <w:r w:rsidRPr="004A3BDF">
              <w:rPr>
                <w:rFonts w:cs="Arial"/>
                <w:color w:val="FF0000"/>
                <w:sz w:val="24"/>
                <w:szCs w:val="24"/>
              </w:rPr>
              <w:t>Return Parameters</w:t>
            </w:r>
          </w:p>
        </w:tc>
      </w:tr>
      <w:tr w:rsidR="003E5BBB" w:rsidRPr="004A3BDF" w14:paraId="360C4632" w14:textId="77777777" w:rsidTr="004138C9">
        <w:trPr>
          <w:trHeight w:val="184"/>
        </w:trPr>
        <w:tc>
          <w:tcPr>
            <w:tcW w:w="251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077D2E3E" w14:textId="77777777" w:rsidR="003E5BBB" w:rsidRPr="004A3BDF" w:rsidRDefault="003E5BBB" w:rsidP="009C43B5">
            <w:pPr>
              <w:pStyle w:val="CellBody"/>
              <w:spacing w:before="96"/>
              <w:rPr>
                <w:rFonts w:ascii="Arial" w:hAnsi="Arial" w:cs="Arial"/>
                <w:color w:val="FF0000"/>
                <w:sz w:val="24"/>
                <w:szCs w:val="24"/>
              </w:rPr>
            </w:pPr>
            <w:r w:rsidRPr="004A3BDF">
              <w:rPr>
                <w:rFonts w:ascii="Arial" w:hAnsi="Arial" w:cs="Arial"/>
                <w:color w:val="FF0000"/>
                <w:sz w:val="24"/>
                <w:szCs w:val="24"/>
              </w:rPr>
              <w:t>HCI_LE_Read_Num</w:t>
            </w:r>
            <w:r>
              <w:rPr>
                <w:rFonts w:ascii="Arial" w:hAnsi="Arial" w:cs="Arial"/>
                <w:color w:val="FF0000"/>
                <w:sz w:val="24"/>
                <w:szCs w:val="24"/>
              </w:rPr>
              <w:t>ber_of</w:t>
            </w:r>
            <w:r w:rsidRPr="004A3BDF">
              <w:rPr>
                <w:rFonts w:ascii="Arial" w:hAnsi="Arial" w:cs="Arial"/>
                <w:color w:val="FF0000"/>
                <w:sz w:val="24"/>
                <w:szCs w:val="24"/>
              </w:rPr>
              <w:t>_Supported_Advertising_Sets</w:t>
            </w:r>
          </w:p>
        </w:tc>
        <w:tc>
          <w:tcPr>
            <w:tcW w:w="117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6863A922" w14:textId="77777777" w:rsidR="003E5BBB" w:rsidRPr="004A3BDF" w:rsidRDefault="002932D0" w:rsidP="009C43B5">
            <w:pPr>
              <w:pStyle w:val="CellBody"/>
              <w:spacing w:before="96"/>
              <w:rPr>
                <w:rFonts w:ascii="Arial" w:hAnsi="Arial" w:cs="Arial"/>
                <w:color w:val="FF0000"/>
                <w:sz w:val="24"/>
                <w:szCs w:val="24"/>
              </w:rPr>
            </w:pPr>
            <w:r>
              <w:rPr>
                <w:rFonts w:ascii="Arial" w:hAnsi="Arial" w:cs="Arial"/>
                <w:color w:val="FF0000"/>
                <w:sz w:val="24"/>
                <w:szCs w:val="24"/>
              </w:rPr>
              <w:t>0x</w:t>
            </w:r>
            <w:r w:rsidR="003E772E">
              <w:rPr>
                <w:rFonts w:ascii="Arial" w:hAnsi="Arial" w:cs="Arial"/>
                <w:color w:val="FF0000"/>
                <w:sz w:val="24"/>
                <w:szCs w:val="24"/>
              </w:rPr>
              <w:t>00</w:t>
            </w:r>
            <w:r>
              <w:rPr>
                <w:rFonts w:ascii="Arial" w:hAnsi="Arial" w:cs="Arial"/>
                <w:color w:val="FF0000"/>
                <w:sz w:val="24"/>
                <w:szCs w:val="24"/>
              </w:rPr>
              <w:t>3B</w:t>
            </w: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525C686C" w14:textId="77777777" w:rsidR="003E5BBB" w:rsidRPr="004A3BDF" w:rsidRDefault="003E5BBB" w:rsidP="009C43B5">
            <w:pPr>
              <w:pStyle w:val="CellBody"/>
              <w:spacing w:before="96"/>
              <w:rPr>
                <w:rFonts w:ascii="Arial" w:hAnsi="Arial" w:cs="Arial"/>
                <w:color w:val="FF0000"/>
                <w:sz w:val="24"/>
                <w:szCs w:val="24"/>
              </w:rPr>
            </w:pPr>
          </w:p>
        </w:tc>
        <w:tc>
          <w:tcPr>
            <w:tcW w:w="160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3E1EE6BA" w14:textId="77777777" w:rsidR="003E5BBB" w:rsidRPr="004A3BDF" w:rsidRDefault="003E5BBB" w:rsidP="009C43B5">
            <w:pPr>
              <w:pStyle w:val="CellBody"/>
              <w:spacing w:before="96"/>
              <w:rPr>
                <w:rFonts w:ascii="Arial" w:hAnsi="Arial" w:cs="Arial"/>
                <w:color w:val="FF0000"/>
                <w:sz w:val="24"/>
                <w:szCs w:val="24"/>
              </w:rPr>
            </w:pPr>
            <w:r w:rsidRPr="004A3BDF">
              <w:rPr>
                <w:rFonts w:ascii="Arial" w:hAnsi="Arial" w:cs="Arial"/>
                <w:color w:val="FF0000"/>
                <w:sz w:val="24"/>
                <w:szCs w:val="24"/>
              </w:rPr>
              <w:t>Status</w:t>
            </w:r>
          </w:p>
          <w:p w14:paraId="42865233" w14:textId="77777777" w:rsidR="003E5BBB" w:rsidRPr="004A3BDF" w:rsidRDefault="003E5BBB" w:rsidP="009C43B5">
            <w:pPr>
              <w:pStyle w:val="CellBody"/>
              <w:spacing w:before="96"/>
              <w:rPr>
                <w:rFonts w:ascii="Arial" w:hAnsi="Arial" w:cs="Arial"/>
                <w:color w:val="FF0000"/>
                <w:sz w:val="24"/>
                <w:szCs w:val="24"/>
              </w:rPr>
            </w:pPr>
            <w:r w:rsidRPr="004A3BDF">
              <w:rPr>
                <w:rFonts w:ascii="Arial" w:hAnsi="Arial" w:cs="Arial"/>
                <w:color w:val="FF0000"/>
                <w:sz w:val="24"/>
                <w:szCs w:val="24"/>
              </w:rPr>
              <w:t>Num_Supported_Advertising_Sets</w:t>
            </w:r>
          </w:p>
        </w:tc>
      </w:tr>
    </w:tbl>
    <w:p w14:paraId="0FEDB393" w14:textId="77777777" w:rsidR="003E5BBB" w:rsidRPr="004A3BDF" w:rsidRDefault="003E5BBB" w:rsidP="003E5BBB">
      <w:pPr>
        <w:rPr>
          <w:rFonts w:cs="Arial"/>
          <w:b/>
          <w:color w:val="FF0000"/>
          <w:sz w:val="24"/>
          <w:szCs w:val="24"/>
        </w:rPr>
      </w:pPr>
    </w:p>
    <w:p w14:paraId="2D0EC5DA" w14:textId="77777777" w:rsidR="003E5BBB" w:rsidRPr="004A3BDF" w:rsidRDefault="003E5BBB" w:rsidP="003E5BBB">
      <w:pPr>
        <w:rPr>
          <w:rFonts w:cs="Arial"/>
          <w:b/>
          <w:color w:val="FF0000"/>
          <w:sz w:val="24"/>
          <w:szCs w:val="24"/>
        </w:rPr>
      </w:pPr>
      <w:r w:rsidRPr="004A3BDF">
        <w:rPr>
          <w:rFonts w:cs="Arial"/>
          <w:b/>
          <w:color w:val="FF0000"/>
          <w:sz w:val="24"/>
          <w:szCs w:val="24"/>
        </w:rPr>
        <w:t>Description:</w:t>
      </w:r>
    </w:p>
    <w:p w14:paraId="2AC8FF8F" w14:textId="77777777" w:rsidR="003E5BBB" w:rsidRPr="004A3BDF" w:rsidRDefault="003E5BBB" w:rsidP="003E5BBB">
      <w:pPr>
        <w:rPr>
          <w:rFonts w:cs="Arial"/>
          <w:color w:val="FF0000"/>
          <w:sz w:val="24"/>
          <w:szCs w:val="24"/>
        </w:rPr>
      </w:pPr>
      <w:r>
        <w:rPr>
          <w:rFonts w:cs="Arial"/>
          <w:color w:val="FF0000"/>
          <w:sz w:val="24"/>
          <w:szCs w:val="24"/>
        </w:rPr>
        <w:t xml:space="preserve">The </w:t>
      </w:r>
      <w:r w:rsidRPr="004A3BDF">
        <w:rPr>
          <w:rFonts w:cs="Arial"/>
          <w:color w:val="FF0000"/>
          <w:sz w:val="24"/>
          <w:szCs w:val="24"/>
        </w:rPr>
        <w:t>LE_Read_Num</w:t>
      </w:r>
      <w:r>
        <w:rPr>
          <w:rFonts w:cs="Arial"/>
          <w:color w:val="FF0000"/>
          <w:sz w:val="24"/>
          <w:szCs w:val="24"/>
        </w:rPr>
        <w:t>ber_of</w:t>
      </w:r>
      <w:r w:rsidRPr="004A3BDF">
        <w:rPr>
          <w:rFonts w:cs="Arial"/>
          <w:color w:val="FF0000"/>
          <w:sz w:val="24"/>
          <w:szCs w:val="24"/>
        </w:rPr>
        <w:t>_Supported_Advertising_Sets</w:t>
      </w:r>
      <w:r>
        <w:rPr>
          <w:rFonts w:cs="Arial"/>
          <w:color w:val="FF0000"/>
          <w:sz w:val="24"/>
          <w:szCs w:val="24"/>
        </w:rPr>
        <w:t xml:space="preserve"> command is used to read the maximum number of advertising sets supported by the advertising Controller at the same time.</w:t>
      </w:r>
      <w:r w:rsidR="009C43B5">
        <w:rPr>
          <w:rFonts w:cs="Arial"/>
          <w:color w:val="FF0000"/>
          <w:sz w:val="24"/>
          <w:szCs w:val="24"/>
        </w:rPr>
        <w:t xml:space="preserve">  Note: </w:t>
      </w:r>
      <w:r w:rsidR="002932D0">
        <w:rPr>
          <w:rFonts w:cs="Arial"/>
          <w:color w:val="FF0000"/>
          <w:sz w:val="24"/>
          <w:szCs w:val="24"/>
        </w:rPr>
        <w:t>T</w:t>
      </w:r>
      <w:r w:rsidR="009C43B5">
        <w:rPr>
          <w:rFonts w:cs="Arial"/>
          <w:color w:val="FF0000"/>
          <w:sz w:val="24"/>
          <w:szCs w:val="24"/>
        </w:rPr>
        <w:t xml:space="preserve">he number of </w:t>
      </w:r>
      <w:r w:rsidR="009F320F">
        <w:rPr>
          <w:rFonts w:cs="Arial"/>
          <w:color w:val="FF0000"/>
          <w:sz w:val="24"/>
          <w:szCs w:val="24"/>
        </w:rPr>
        <w:t>advertising sets that can be supported is</w:t>
      </w:r>
      <w:r w:rsidR="009C43B5">
        <w:rPr>
          <w:rFonts w:cs="Arial"/>
          <w:color w:val="FF0000"/>
          <w:sz w:val="24"/>
          <w:szCs w:val="24"/>
        </w:rPr>
        <w:t xml:space="preserve"> not fixed and the Controller can change it at any time (e.g. because the memory used to store </w:t>
      </w:r>
      <w:r w:rsidR="009F320F">
        <w:rPr>
          <w:rFonts w:cs="Arial"/>
          <w:color w:val="FF0000"/>
          <w:sz w:val="24"/>
          <w:szCs w:val="24"/>
        </w:rPr>
        <w:t>advertising sets</w:t>
      </w:r>
      <w:r w:rsidR="009C43B5">
        <w:rPr>
          <w:rFonts w:cs="Arial"/>
          <w:color w:val="FF0000"/>
          <w:sz w:val="24"/>
          <w:szCs w:val="24"/>
        </w:rPr>
        <w:t xml:space="preserve"> can also be used for other purposes).</w:t>
      </w:r>
    </w:p>
    <w:p w14:paraId="7C00CFBC" w14:textId="77777777" w:rsidR="003E5BBB" w:rsidRPr="004A3BDF" w:rsidRDefault="003E5BBB" w:rsidP="003E5BBB">
      <w:pPr>
        <w:rPr>
          <w:rFonts w:cs="Arial"/>
          <w:b/>
          <w:color w:val="FF0000"/>
          <w:sz w:val="24"/>
          <w:szCs w:val="24"/>
        </w:rPr>
      </w:pPr>
      <w:r w:rsidRPr="004A3BDF">
        <w:rPr>
          <w:rFonts w:cs="Arial"/>
          <w:b/>
          <w:color w:val="FF0000"/>
          <w:sz w:val="24"/>
          <w:szCs w:val="24"/>
        </w:rPr>
        <w:t>Command Parameters:</w:t>
      </w:r>
    </w:p>
    <w:p w14:paraId="462E67BE" w14:textId="77777777" w:rsidR="003E5BBB" w:rsidRPr="004A3BDF" w:rsidRDefault="003E5BBB" w:rsidP="003E5BBB">
      <w:pPr>
        <w:rPr>
          <w:rFonts w:cs="Arial"/>
          <w:color w:val="FF0000"/>
          <w:sz w:val="24"/>
          <w:szCs w:val="24"/>
        </w:rPr>
      </w:pPr>
      <w:r w:rsidRPr="004A3BDF">
        <w:rPr>
          <w:rFonts w:cs="Arial"/>
          <w:color w:val="FF0000"/>
          <w:sz w:val="24"/>
          <w:szCs w:val="24"/>
        </w:rPr>
        <w:t>None.</w:t>
      </w:r>
    </w:p>
    <w:p w14:paraId="7D4EB504" w14:textId="77777777" w:rsidR="003E5BBB" w:rsidRPr="005818E1" w:rsidRDefault="003E5BBB" w:rsidP="003E5BBB">
      <w:pPr>
        <w:rPr>
          <w:rStyle w:val="Strong"/>
          <w:bCs w:val="0"/>
          <w:color w:val="FF0000"/>
        </w:rPr>
      </w:pPr>
      <w:r w:rsidRPr="005818E1">
        <w:rPr>
          <w:b/>
          <w:color w:val="FF0000"/>
        </w:rPr>
        <w:t>Return Parameters:</w:t>
      </w:r>
    </w:p>
    <w:p w14:paraId="4F836838" w14:textId="77777777" w:rsidR="003E5BBB" w:rsidRPr="004A3BDF" w:rsidRDefault="003E5BBB" w:rsidP="003E5BBB">
      <w:pPr>
        <w:spacing w:after="0"/>
        <w:rPr>
          <w:rFonts w:cs="Arial"/>
          <w:i/>
          <w:color w:val="FF0000"/>
          <w:sz w:val="24"/>
          <w:szCs w:val="24"/>
        </w:rPr>
      </w:pPr>
      <w:r w:rsidRPr="004A3BDF">
        <w:rPr>
          <w:rFonts w:cs="Arial"/>
          <w:i/>
          <w:color w:val="FF0000"/>
          <w:sz w:val="24"/>
          <w:szCs w:val="24"/>
        </w:rPr>
        <w:t>Status:</w:t>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t>Size: 1 Octet</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3E5BBB" w:rsidRPr="004A3BDF" w14:paraId="6FFDF5BB" w14:textId="77777777" w:rsidTr="009C43B5">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7F41F94B" w14:textId="77777777" w:rsidR="003E5BBB" w:rsidRPr="004A3BDF" w:rsidRDefault="003E5BBB" w:rsidP="009C43B5">
            <w:pPr>
              <w:pStyle w:val="Tableheading"/>
              <w:spacing w:before="96"/>
              <w:rPr>
                <w:rFonts w:cs="Arial"/>
                <w:color w:val="FF0000"/>
                <w:sz w:val="24"/>
                <w:szCs w:val="24"/>
              </w:rPr>
            </w:pPr>
            <w:r w:rsidRPr="004A3B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2105A0FE" w14:textId="77777777" w:rsidR="003E5BBB" w:rsidRPr="004A3BDF" w:rsidRDefault="003E5BBB" w:rsidP="009C43B5">
            <w:pPr>
              <w:pStyle w:val="Tableheading"/>
              <w:spacing w:before="96"/>
              <w:rPr>
                <w:rFonts w:cs="Arial"/>
                <w:color w:val="FF0000"/>
                <w:sz w:val="24"/>
                <w:szCs w:val="24"/>
              </w:rPr>
            </w:pPr>
            <w:r w:rsidRPr="004A3BDF">
              <w:rPr>
                <w:rFonts w:cs="Arial"/>
                <w:color w:val="FF0000"/>
                <w:sz w:val="24"/>
                <w:szCs w:val="24"/>
              </w:rPr>
              <w:t>Parameter Description</w:t>
            </w:r>
          </w:p>
        </w:tc>
      </w:tr>
      <w:tr w:rsidR="003E5BBB" w:rsidRPr="004A3BDF" w14:paraId="2EE19ED5" w14:textId="77777777" w:rsidTr="009C43B5">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7CC8EF61" w14:textId="77777777" w:rsidR="003E5BBB" w:rsidRPr="004A3BDF" w:rsidRDefault="003E5BBB" w:rsidP="009C43B5">
            <w:pPr>
              <w:pStyle w:val="CellBody"/>
              <w:spacing w:before="96"/>
              <w:rPr>
                <w:rFonts w:ascii="Arial" w:hAnsi="Arial" w:cs="Arial"/>
                <w:color w:val="FF0000"/>
                <w:sz w:val="24"/>
                <w:szCs w:val="24"/>
              </w:rPr>
            </w:pPr>
            <w:r w:rsidRPr="004A3BDF">
              <w:rPr>
                <w:rFonts w:ascii="Arial" w:hAnsi="Arial" w:cs="Arial"/>
                <w:color w:val="FF0000"/>
                <w:sz w:val="24"/>
                <w:szCs w:val="24"/>
              </w:rPr>
              <w:t>0x00</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43946488" w14:textId="77777777" w:rsidR="003E5BBB" w:rsidRPr="004A3BDF" w:rsidRDefault="003E5BBB" w:rsidP="009C43B5">
            <w:pPr>
              <w:pStyle w:val="CellBody"/>
              <w:spacing w:before="96"/>
              <w:rPr>
                <w:rFonts w:ascii="Arial" w:hAnsi="Arial" w:cs="Arial"/>
                <w:color w:val="FF0000"/>
                <w:sz w:val="24"/>
                <w:szCs w:val="24"/>
              </w:rPr>
            </w:pPr>
            <w:r w:rsidRPr="004A3BDF">
              <w:rPr>
                <w:rFonts w:ascii="Arial" w:hAnsi="Arial" w:cs="Arial"/>
                <w:color w:val="FF0000"/>
                <w:sz w:val="24"/>
                <w:szCs w:val="24"/>
              </w:rPr>
              <w:t>HCI_LE_Read_Num</w:t>
            </w:r>
            <w:r>
              <w:rPr>
                <w:rFonts w:ascii="Arial" w:hAnsi="Arial" w:cs="Arial"/>
                <w:color w:val="FF0000"/>
                <w:sz w:val="24"/>
                <w:szCs w:val="24"/>
              </w:rPr>
              <w:t>ber_of</w:t>
            </w:r>
            <w:r w:rsidRPr="004A3BDF">
              <w:rPr>
                <w:rFonts w:ascii="Arial" w:hAnsi="Arial" w:cs="Arial"/>
                <w:color w:val="FF0000"/>
                <w:sz w:val="24"/>
                <w:szCs w:val="24"/>
              </w:rPr>
              <w:t>_Supported_Advertising_Sets command succeeded</w:t>
            </w:r>
          </w:p>
        </w:tc>
      </w:tr>
      <w:tr w:rsidR="003E5BBB" w:rsidRPr="004A3BDF" w14:paraId="2B6C6A02" w14:textId="77777777" w:rsidTr="009C43B5">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20971AA9" w14:textId="77777777" w:rsidR="003E5BBB" w:rsidRPr="004A3BDF" w:rsidRDefault="003E5BBB" w:rsidP="009C43B5">
            <w:pPr>
              <w:pStyle w:val="CellBody"/>
              <w:spacing w:before="96"/>
              <w:rPr>
                <w:rFonts w:ascii="Arial" w:hAnsi="Arial" w:cs="Arial"/>
                <w:color w:val="FF0000"/>
                <w:sz w:val="24"/>
                <w:szCs w:val="24"/>
              </w:rPr>
            </w:pPr>
            <w:r w:rsidRPr="004A3BDF">
              <w:rPr>
                <w:rFonts w:ascii="Arial" w:hAnsi="Arial" w:cs="Arial"/>
                <w:color w:val="FF0000"/>
                <w:sz w:val="24"/>
                <w:szCs w:val="24"/>
              </w:rPr>
              <w:t>0x01</w:t>
            </w:r>
            <w:r>
              <w:rPr>
                <w:rFonts w:ascii="Arial" w:hAnsi="Arial" w:cs="Arial"/>
                <w:color w:val="FF0000"/>
                <w:sz w:val="24"/>
                <w:szCs w:val="24"/>
              </w:rPr>
              <w:t xml:space="preserve"> – </w:t>
            </w:r>
            <w:r w:rsidRPr="004A3BDF">
              <w:rPr>
                <w:rFonts w:ascii="Arial" w:hAnsi="Arial" w:cs="Arial"/>
                <w:color w:val="FF0000"/>
                <w:sz w:val="24"/>
                <w:szCs w:val="24"/>
              </w:rPr>
              <w:t>0xFF</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5FE69198" w14:textId="77777777" w:rsidR="003E5BBB" w:rsidRPr="004A3BDF" w:rsidRDefault="003E5BBB" w:rsidP="009C43B5">
            <w:pPr>
              <w:pStyle w:val="CellBody"/>
              <w:spacing w:before="96"/>
              <w:rPr>
                <w:rFonts w:ascii="Arial" w:hAnsi="Arial" w:cs="Arial"/>
                <w:color w:val="FF0000"/>
                <w:sz w:val="24"/>
                <w:szCs w:val="24"/>
                <w:lang w:val="en-GB"/>
              </w:rPr>
            </w:pPr>
            <w:r w:rsidRPr="004A3BDF">
              <w:rPr>
                <w:rFonts w:ascii="Arial" w:hAnsi="Arial" w:cs="Arial"/>
                <w:color w:val="FF0000"/>
                <w:sz w:val="24"/>
                <w:szCs w:val="24"/>
              </w:rPr>
              <w:t>HCI_LE_Read_Num</w:t>
            </w:r>
            <w:r>
              <w:rPr>
                <w:rFonts w:ascii="Arial" w:hAnsi="Arial" w:cs="Arial"/>
                <w:color w:val="FF0000"/>
                <w:sz w:val="24"/>
                <w:szCs w:val="24"/>
              </w:rPr>
              <w:t>ber_of</w:t>
            </w:r>
            <w:r w:rsidRPr="004A3BDF">
              <w:rPr>
                <w:rFonts w:ascii="Arial" w:hAnsi="Arial" w:cs="Arial"/>
                <w:color w:val="FF0000"/>
                <w:sz w:val="24"/>
                <w:szCs w:val="24"/>
              </w:rPr>
              <w:t xml:space="preserve">_Supported_Advertising_Sets command failed. </w:t>
            </w:r>
            <w:r w:rsidRPr="004A3BDF">
              <w:rPr>
                <w:rFonts w:ascii="Arial" w:hAnsi="Arial" w:cs="Arial"/>
                <w:color w:val="FF0000"/>
                <w:sz w:val="24"/>
                <w:szCs w:val="24"/>
                <w:lang w:val="en-GB"/>
              </w:rPr>
              <w:t>See [Vol 2] Part D, Error Codes for a list of error codes and descriptions.</w:t>
            </w:r>
          </w:p>
        </w:tc>
      </w:tr>
    </w:tbl>
    <w:p w14:paraId="792B96E1" w14:textId="77777777" w:rsidR="003E5BBB" w:rsidRDefault="003E5BBB" w:rsidP="003E5BBB">
      <w:pPr>
        <w:spacing w:after="0"/>
        <w:rPr>
          <w:rFonts w:cs="Arial"/>
          <w:i/>
          <w:color w:val="FF0000"/>
          <w:sz w:val="24"/>
          <w:szCs w:val="24"/>
        </w:rPr>
      </w:pPr>
    </w:p>
    <w:p w14:paraId="184832DF" w14:textId="77777777" w:rsidR="003E5BBB" w:rsidRPr="00EF06C2" w:rsidRDefault="003E5BBB" w:rsidP="003E5BBB">
      <w:pPr>
        <w:spacing w:after="0"/>
        <w:rPr>
          <w:rFonts w:cs="Arial"/>
          <w:i/>
          <w:color w:val="FF0000"/>
          <w:sz w:val="24"/>
          <w:szCs w:val="24"/>
        </w:rPr>
      </w:pPr>
      <w:r>
        <w:rPr>
          <w:rFonts w:cs="Arial"/>
          <w:i/>
          <w:color w:val="FF0000"/>
          <w:sz w:val="24"/>
          <w:szCs w:val="24"/>
        </w:rPr>
        <w:t>Num_Supported_Advertising_Sets</w:t>
      </w:r>
      <w:r w:rsidRPr="00EF06C2">
        <w:rPr>
          <w:rFonts w:cs="Arial"/>
          <w:i/>
          <w:color w:val="FF0000"/>
          <w:sz w:val="24"/>
          <w:szCs w:val="24"/>
        </w:rPr>
        <w:t>:</w:t>
      </w:r>
      <w:r w:rsidRPr="00EF06C2">
        <w:rPr>
          <w:rFonts w:cs="Arial"/>
          <w:i/>
          <w:color w:val="FF0000"/>
          <w:sz w:val="24"/>
          <w:szCs w:val="24"/>
        </w:rPr>
        <w:tab/>
      </w:r>
      <w:r w:rsidRPr="00EF06C2">
        <w:rPr>
          <w:rFonts w:cs="Arial"/>
          <w:i/>
          <w:color w:val="FF0000"/>
          <w:sz w:val="24"/>
          <w:szCs w:val="24"/>
        </w:rPr>
        <w:tab/>
      </w:r>
      <w:r w:rsidRPr="00EF06C2">
        <w:rPr>
          <w:rFonts w:cs="Arial"/>
          <w:i/>
          <w:color w:val="FF0000"/>
          <w:sz w:val="24"/>
          <w:szCs w:val="24"/>
        </w:rPr>
        <w:tab/>
      </w:r>
      <w:r w:rsidRPr="00EF06C2">
        <w:rPr>
          <w:rFonts w:cs="Arial"/>
          <w:i/>
          <w:color w:val="FF0000"/>
          <w:sz w:val="24"/>
          <w:szCs w:val="24"/>
        </w:rPr>
        <w:tab/>
      </w:r>
      <w:r w:rsidRPr="00EF06C2">
        <w:rPr>
          <w:rFonts w:cs="Arial"/>
          <w:i/>
          <w:color w:val="FF0000"/>
          <w:sz w:val="24"/>
          <w:szCs w:val="24"/>
        </w:rPr>
        <w:tab/>
        <w:t>Size: 1 Octet</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3E5BBB" w:rsidRPr="004A3BDF" w14:paraId="50B18CC6" w14:textId="77777777" w:rsidTr="009C43B5">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24D455AD" w14:textId="77777777" w:rsidR="003E5BBB" w:rsidRPr="004A3BDF" w:rsidRDefault="003E5BBB" w:rsidP="009C43B5">
            <w:pPr>
              <w:pStyle w:val="Tableheading"/>
              <w:spacing w:before="96"/>
              <w:rPr>
                <w:rFonts w:cs="Arial"/>
                <w:color w:val="FF0000"/>
                <w:sz w:val="24"/>
                <w:szCs w:val="24"/>
              </w:rPr>
            </w:pPr>
            <w:r w:rsidRPr="004A3B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00E79E53" w14:textId="77777777" w:rsidR="003E5BBB" w:rsidRPr="004A3BDF" w:rsidRDefault="003E5BBB" w:rsidP="009C43B5">
            <w:pPr>
              <w:pStyle w:val="Tableheading"/>
              <w:spacing w:before="96"/>
              <w:rPr>
                <w:rFonts w:cs="Arial"/>
                <w:color w:val="FF0000"/>
                <w:sz w:val="24"/>
                <w:szCs w:val="24"/>
              </w:rPr>
            </w:pPr>
            <w:r w:rsidRPr="004A3BDF">
              <w:rPr>
                <w:rFonts w:cs="Arial"/>
                <w:color w:val="FF0000"/>
                <w:sz w:val="24"/>
                <w:szCs w:val="24"/>
              </w:rPr>
              <w:t>Parameter Description</w:t>
            </w:r>
          </w:p>
        </w:tc>
      </w:tr>
      <w:tr w:rsidR="003E5BBB" w:rsidRPr="004A3BDF" w14:paraId="251AA87A" w14:textId="77777777" w:rsidTr="009C43B5">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467271BB" w14:textId="77777777" w:rsidR="003E5BBB" w:rsidRPr="004A3BDF" w:rsidRDefault="003E5BBB" w:rsidP="009C43B5">
            <w:pPr>
              <w:pStyle w:val="CellBody"/>
              <w:spacing w:before="96"/>
              <w:rPr>
                <w:rFonts w:ascii="Arial" w:hAnsi="Arial" w:cs="Arial"/>
                <w:color w:val="FF0000"/>
                <w:sz w:val="24"/>
                <w:szCs w:val="24"/>
              </w:rPr>
            </w:pPr>
            <w:r w:rsidRPr="004A3BDF">
              <w:rPr>
                <w:rFonts w:ascii="Arial" w:hAnsi="Arial" w:cs="Arial"/>
                <w:color w:val="FF0000"/>
                <w:sz w:val="24"/>
                <w:szCs w:val="24"/>
              </w:rPr>
              <w:t>0x</w:t>
            </w:r>
            <w:r w:rsidR="00E27389">
              <w:rPr>
                <w:rFonts w:ascii="Arial" w:hAnsi="Arial" w:cs="Arial"/>
                <w:color w:val="FF0000"/>
                <w:sz w:val="24"/>
                <w:szCs w:val="24"/>
              </w:rPr>
              <w:t>01</w:t>
            </w:r>
            <w:r>
              <w:rPr>
                <w:rFonts w:ascii="Arial" w:hAnsi="Arial" w:cs="Arial"/>
                <w:color w:val="FF0000"/>
                <w:sz w:val="24"/>
                <w:szCs w:val="24"/>
              </w:rPr>
              <w:t xml:space="preserve"> – 0x</w:t>
            </w:r>
            <w:r w:rsidR="00491B79">
              <w:rPr>
                <w:rFonts w:ascii="Arial" w:hAnsi="Arial" w:cs="Arial"/>
                <w:color w:val="FF0000"/>
                <w:sz w:val="24"/>
                <w:szCs w:val="24"/>
              </w:rPr>
              <w:t>F</w:t>
            </w:r>
            <w:r>
              <w:rPr>
                <w:rFonts w:ascii="Arial" w:hAnsi="Arial" w:cs="Arial"/>
                <w:color w:val="FF0000"/>
                <w:sz w:val="24"/>
                <w:szCs w:val="24"/>
              </w:rPr>
              <w:t>F</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2F81E428" w14:textId="77777777" w:rsidR="003E5BBB" w:rsidRPr="004A3BDF" w:rsidRDefault="003E5BBB" w:rsidP="009C43B5">
            <w:pPr>
              <w:pStyle w:val="CellBody"/>
              <w:spacing w:before="96"/>
              <w:rPr>
                <w:rFonts w:ascii="Arial" w:hAnsi="Arial" w:cs="Arial"/>
                <w:color w:val="FF0000"/>
                <w:sz w:val="24"/>
                <w:szCs w:val="24"/>
              </w:rPr>
            </w:pPr>
            <w:r>
              <w:rPr>
                <w:rFonts w:ascii="Arial" w:hAnsi="Arial" w:cs="Arial"/>
                <w:color w:val="FF0000"/>
                <w:sz w:val="24"/>
                <w:szCs w:val="24"/>
              </w:rPr>
              <w:t>Number of advertising sets supported at the same time.</w:t>
            </w:r>
          </w:p>
        </w:tc>
      </w:tr>
    </w:tbl>
    <w:p w14:paraId="0ABE10E9" w14:textId="77777777" w:rsidR="003E5BBB" w:rsidRDefault="003E5BBB" w:rsidP="003E5BBB">
      <w:pPr>
        <w:autoSpaceDE w:val="0"/>
        <w:autoSpaceDN w:val="0"/>
        <w:adjustRightInd w:val="0"/>
        <w:spacing w:after="0" w:line="240" w:lineRule="auto"/>
        <w:rPr>
          <w:rFonts w:cs="Arial"/>
          <w:b/>
          <w:bCs/>
          <w:color w:val="FF0000"/>
          <w:sz w:val="24"/>
          <w:szCs w:val="24"/>
          <w:lang w:val="en-GB"/>
        </w:rPr>
      </w:pPr>
    </w:p>
    <w:p w14:paraId="389B8426" w14:textId="77777777" w:rsidR="003E5BBB" w:rsidRDefault="003E5BBB" w:rsidP="003E5BBB">
      <w:pPr>
        <w:autoSpaceDE w:val="0"/>
        <w:autoSpaceDN w:val="0"/>
        <w:adjustRightInd w:val="0"/>
        <w:spacing w:after="0" w:line="240" w:lineRule="auto"/>
        <w:rPr>
          <w:rFonts w:cs="Arial"/>
          <w:b/>
          <w:bCs/>
          <w:color w:val="FF0000"/>
          <w:sz w:val="24"/>
          <w:szCs w:val="24"/>
          <w:lang w:val="en-GB"/>
        </w:rPr>
      </w:pPr>
      <w:r w:rsidRPr="00D50A44">
        <w:rPr>
          <w:rFonts w:cs="Arial"/>
          <w:b/>
          <w:bCs/>
          <w:color w:val="FF0000"/>
          <w:sz w:val="24"/>
          <w:szCs w:val="24"/>
          <w:lang w:val="en-GB"/>
        </w:rPr>
        <w:t>Event(s) Generated (unless masked away):</w:t>
      </w:r>
    </w:p>
    <w:p w14:paraId="412986E9" w14:textId="77777777" w:rsidR="003E5BBB" w:rsidRPr="00523FFF" w:rsidRDefault="003E5BBB" w:rsidP="003E5BBB">
      <w:r w:rsidRPr="00D50A44">
        <w:rPr>
          <w:rFonts w:cs="Arial"/>
          <w:color w:val="FF0000"/>
          <w:sz w:val="24"/>
          <w:szCs w:val="24"/>
          <w:lang w:val="en-GB"/>
        </w:rPr>
        <w:t xml:space="preserve">When the </w:t>
      </w:r>
      <w:r w:rsidRPr="004A3BDF">
        <w:rPr>
          <w:rFonts w:cs="Arial"/>
          <w:color w:val="FF0000"/>
          <w:sz w:val="24"/>
          <w:szCs w:val="24"/>
        </w:rPr>
        <w:t>HCI_LE_Read_Num</w:t>
      </w:r>
      <w:r>
        <w:rPr>
          <w:rFonts w:cs="Arial"/>
          <w:color w:val="FF0000"/>
          <w:sz w:val="24"/>
          <w:szCs w:val="24"/>
        </w:rPr>
        <w:t>ber_of</w:t>
      </w:r>
      <w:r w:rsidRPr="004A3BDF">
        <w:rPr>
          <w:rFonts w:cs="Arial"/>
          <w:color w:val="FF0000"/>
          <w:sz w:val="24"/>
          <w:szCs w:val="24"/>
        </w:rPr>
        <w:t xml:space="preserve">_Supported_Advertising_Sets </w:t>
      </w:r>
      <w:r w:rsidRPr="00D50A44">
        <w:rPr>
          <w:rFonts w:cs="Arial"/>
          <w:color w:val="FF0000"/>
          <w:sz w:val="24"/>
          <w:szCs w:val="24"/>
          <w:lang w:val="en-GB"/>
        </w:rPr>
        <w:t>command has completed, a Command Complete event shall be generated.</w:t>
      </w:r>
    </w:p>
    <w:p w14:paraId="71298211" w14:textId="77777777" w:rsidR="003E5BBB" w:rsidRPr="003928DF" w:rsidRDefault="003E5BBB" w:rsidP="00F03F8D">
      <w:pPr>
        <w:pStyle w:val="Heading3"/>
      </w:pPr>
      <w:bookmarkStart w:id="229" w:name="_Toc448771397"/>
      <w:r w:rsidRPr="00B03027">
        <w:t xml:space="preserve">[New Section] </w:t>
      </w:r>
      <w:r w:rsidRPr="00F03F8D">
        <w:t>7.8.X LE Remove Advertising Set Command</w:t>
      </w:r>
      <w:bookmarkEnd w:id="229"/>
    </w:p>
    <w:tbl>
      <w:tblPr>
        <w:tblStyle w:val="Bluetoothgrid"/>
        <w:tblW w:w="8620" w:type="dxa"/>
        <w:tblInd w:w="0" w:type="dxa"/>
        <w:tblLayout w:type="fixed"/>
        <w:tblCellMar>
          <w:left w:w="115" w:type="dxa"/>
          <w:right w:w="115" w:type="dxa"/>
        </w:tblCellMar>
        <w:tblLook w:val="04A0" w:firstRow="1" w:lastRow="0" w:firstColumn="1" w:lastColumn="0" w:noHBand="0" w:noVBand="1"/>
      </w:tblPr>
      <w:tblGrid>
        <w:gridCol w:w="2515"/>
        <w:gridCol w:w="1170"/>
        <w:gridCol w:w="3330"/>
        <w:gridCol w:w="1605"/>
      </w:tblGrid>
      <w:tr w:rsidR="003E5BBB" w:rsidRPr="004A3BDF" w14:paraId="36C4FEBF" w14:textId="77777777" w:rsidTr="004138C9">
        <w:trPr>
          <w:cnfStyle w:val="100000000000" w:firstRow="1" w:lastRow="0" w:firstColumn="0" w:lastColumn="0" w:oddVBand="0" w:evenVBand="0" w:oddHBand="0" w:evenHBand="0" w:firstRowFirstColumn="0" w:firstRowLastColumn="0" w:lastRowFirstColumn="0" w:lastRowLastColumn="0"/>
          <w:cantSplit/>
          <w:trHeight w:val="579"/>
        </w:trPr>
        <w:tc>
          <w:tcPr>
            <w:tcW w:w="2515" w:type="dxa"/>
            <w:tcBorders>
              <w:top w:val="single" w:sz="4" w:space="0" w:color="auto"/>
              <w:left w:val="single" w:sz="4" w:space="0" w:color="auto"/>
              <w:bottom w:val="single" w:sz="4" w:space="0" w:color="auto"/>
              <w:right w:val="single" w:sz="4" w:space="0" w:color="auto"/>
            </w:tcBorders>
            <w:shd w:val="clear" w:color="auto" w:fill="BBFAFD"/>
          </w:tcPr>
          <w:p w14:paraId="606FB5D1" w14:textId="77777777" w:rsidR="003E5BBB" w:rsidRPr="004A3BDF" w:rsidRDefault="003E5BBB" w:rsidP="009C43B5">
            <w:pPr>
              <w:pStyle w:val="Tableheading"/>
              <w:spacing w:before="96"/>
              <w:rPr>
                <w:rFonts w:cs="Arial"/>
                <w:color w:val="FF0000"/>
                <w:sz w:val="24"/>
                <w:szCs w:val="24"/>
              </w:rPr>
            </w:pPr>
            <w:r w:rsidRPr="004A3BDF">
              <w:rPr>
                <w:rFonts w:cs="Arial"/>
                <w:color w:val="FF0000"/>
                <w:sz w:val="24"/>
                <w:szCs w:val="24"/>
              </w:rPr>
              <w:t>Command</w:t>
            </w:r>
          </w:p>
        </w:tc>
        <w:tc>
          <w:tcPr>
            <w:tcW w:w="1170" w:type="dxa"/>
            <w:tcBorders>
              <w:top w:val="single" w:sz="4" w:space="0" w:color="auto"/>
              <w:left w:val="single" w:sz="4" w:space="0" w:color="auto"/>
              <w:bottom w:val="single" w:sz="4" w:space="0" w:color="auto"/>
              <w:right w:val="single" w:sz="4" w:space="0" w:color="auto"/>
            </w:tcBorders>
            <w:shd w:val="clear" w:color="auto" w:fill="BBFAFD"/>
            <w:hideMark/>
          </w:tcPr>
          <w:p w14:paraId="389F05A4" w14:textId="77777777" w:rsidR="003E5BBB" w:rsidRPr="004A3BDF" w:rsidRDefault="003E5BBB" w:rsidP="009C43B5">
            <w:pPr>
              <w:pStyle w:val="Tableheading"/>
              <w:spacing w:before="96"/>
              <w:rPr>
                <w:rFonts w:cs="Arial"/>
                <w:color w:val="FF0000"/>
                <w:sz w:val="24"/>
                <w:szCs w:val="24"/>
              </w:rPr>
            </w:pPr>
            <w:r w:rsidRPr="004A3BDF">
              <w:rPr>
                <w:rFonts w:cs="Arial"/>
                <w:color w:val="FF0000"/>
                <w:sz w:val="24"/>
                <w:szCs w:val="24"/>
              </w:rPr>
              <w:t>OCF</w:t>
            </w:r>
          </w:p>
        </w:tc>
        <w:tc>
          <w:tcPr>
            <w:tcW w:w="3330" w:type="dxa"/>
            <w:tcBorders>
              <w:top w:val="single" w:sz="4" w:space="0" w:color="auto"/>
              <w:left w:val="single" w:sz="4" w:space="0" w:color="auto"/>
              <w:bottom w:val="single" w:sz="4" w:space="0" w:color="auto"/>
              <w:right w:val="single" w:sz="4" w:space="0" w:color="auto"/>
            </w:tcBorders>
            <w:shd w:val="clear" w:color="auto" w:fill="BBFAFD"/>
          </w:tcPr>
          <w:p w14:paraId="47A841F0" w14:textId="77777777" w:rsidR="003E5BBB" w:rsidRPr="004A3BDF" w:rsidRDefault="003E5BBB" w:rsidP="009C43B5">
            <w:pPr>
              <w:pStyle w:val="Tableheading"/>
              <w:spacing w:before="96"/>
              <w:rPr>
                <w:rFonts w:cs="Arial"/>
                <w:color w:val="FF0000"/>
                <w:sz w:val="24"/>
                <w:szCs w:val="24"/>
              </w:rPr>
            </w:pPr>
            <w:r w:rsidRPr="004A3BDF">
              <w:rPr>
                <w:rFonts w:cs="Arial"/>
                <w:color w:val="FF0000"/>
                <w:sz w:val="24"/>
                <w:szCs w:val="24"/>
              </w:rPr>
              <w:t>Command Parameters</w:t>
            </w:r>
          </w:p>
        </w:tc>
        <w:tc>
          <w:tcPr>
            <w:tcW w:w="1605" w:type="dxa"/>
            <w:tcBorders>
              <w:top w:val="single" w:sz="4" w:space="0" w:color="auto"/>
              <w:left w:val="single" w:sz="4" w:space="0" w:color="auto"/>
              <w:bottom w:val="single" w:sz="4" w:space="0" w:color="auto"/>
              <w:right w:val="single" w:sz="4" w:space="0" w:color="auto"/>
            </w:tcBorders>
            <w:shd w:val="clear" w:color="auto" w:fill="BBFAFD"/>
          </w:tcPr>
          <w:p w14:paraId="1CF67A78" w14:textId="77777777" w:rsidR="003E5BBB" w:rsidRPr="004A3BDF" w:rsidRDefault="003E5BBB" w:rsidP="009C43B5">
            <w:pPr>
              <w:pStyle w:val="Tableheading"/>
              <w:spacing w:before="96"/>
              <w:rPr>
                <w:rFonts w:cs="Arial"/>
                <w:color w:val="FF0000"/>
                <w:sz w:val="24"/>
                <w:szCs w:val="24"/>
              </w:rPr>
            </w:pPr>
            <w:r w:rsidRPr="004A3BDF">
              <w:rPr>
                <w:rFonts w:cs="Arial"/>
                <w:color w:val="FF0000"/>
                <w:sz w:val="24"/>
                <w:szCs w:val="24"/>
              </w:rPr>
              <w:t>Return Parameters</w:t>
            </w:r>
          </w:p>
        </w:tc>
      </w:tr>
      <w:tr w:rsidR="003E5BBB" w:rsidRPr="004A3BDF" w14:paraId="46611092" w14:textId="77777777" w:rsidTr="004138C9">
        <w:trPr>
          <w:trHeight w:val="184"/>
        </w:trPr>
        <w:tc>
          <w:tcPr>
            <w:tcW w:w="251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3E6DC538" w14:textId="77777777" w:rsidR="003E5BBB" w:rsidRPr="004A3BDF" w:rsidRDefault="003E5BBB" w:rsidP="009C43B5">
            <w:pPr>
              <w:pStyle w:val="CellBody"/>
              <w:spacing w:before="96"/>
              <w:rPr>
                <w:rFonts w:ascii="Arial" w:hAnsi="Arial" w:cs="Arial"/>
                <w:color w:val="FF0000"/>
                <w:sz w:val="24"/>
                <w:szCs w:val="24"/>
              </w:rPr>
            </w:pPr>
            <w:r w:rsidRPr="004A3BDF">
              <w:rPr>
                <w:rFonts w:ascii="Arial" w:hAnsi="Arial" w:cs="Arial"/>
                <w:color w:val="FF0000"/>
                <w:sz w:val="24"/>
                <w:szCs w:val="24"/>
              </w:rPr>
              <w:t>HCI_LE_Remove_Advertising_Set</w:t>
            </w:r>
          </w:p>
        </w:tc>
        <w:tc>
          <w:tcPr>
            <w:tcW w:w="117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1433DB66" w14:textId="77777777" w:rsidR="003E5BBB" w:rsidRPr="004A3BDF" w:rsidRDefault="002932D0" w:rsidP="009C43B5">
            <w:pPr>
              <w:pStyle w:val="CellBody"/>
              <w:spacing w:before="96"/>
              <w:rPr>
                <w:rFonts w:ascii="Arial" w:hAnsi="Arial" w:cs="Arial"/>
                <w:color w:val="FF0000"/>
                <w:sz w:val="24"/>
                <w:szCs w:val="24"/>
              </w:rPr>
            </w:pPr>
            <w:r>
              <w:rPr>
                <w:rFonts w:ascii="Arial" w:hAnsi="Arial" w:cs="Arial"/>
                <w:color w:val="FF0000"/>
                <w:sz w:val="24"/>
                <w:szCs w:val="24"/>
              </w:rPr>
              <w:t>0x</w:t>
            </w:r>
            <w:r w:rsidR="003E772E">
              <w:rPr>
                <w:rFonts w:ascii="Arial" w:hAnsi="Arial" w:cs="Arial"/>
                <w:color w:val="FF0000"/>
                <w:sz w:val="24"/>
                <w:szCs w:val="24"/>
              </w:rPr>
              <w:t>00</w:t>
            </w:r>
            <w:r>
              <w:rPr>
                <w:rFonts w:ascii="Arial" w:hAnsi="Arial" w:cs="Arial"/>
                <w:color w:val="FF0000"/>
                <w:sz w:val="24"/>
                <w:szCs w:val="24"/>
              </w:rPr>
              <w:t>3C</w:t>
            </w: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24749AAB" w14:textId="77777777" w:rsidR="003E5BBB" w:rsidRPr="004A3BDF" w:rsidRDefault="003E5BBB" w:rsidP="00D41DB2">
            <w:pPr>
              <w:pStyle w:val="CellBody"/>
              <w:spacing w:before="96"/>
              <w:rPr>
                <w:rFonts w:ascii="Arial" w:hAnsi="Arial" w:cs="Arial"/>
                <w:color w:val="FF0000"/>
                <w:sz w:val="24"/>
                <w:szCs w:val="24"/>
              </w:rPr>
            </w:pPr>
            <w:r w:rsidRPr="004A3BDF">
              <w:rPr>
                <w:rFonts w:ascii="Arial" w:hAnsi="Arial" w:cs="Arial"/>
                <w:color w:val="FF0000"/>
                <w:sz w:val="24"/>
                <w:szCs w:val="24"/>
              </w:rPr>
              <w:t>Advertising_</w:t>
            </w:r>
            <w:r w:rsidR="00403A1D">
              <w:rPr>
                <w:rFonts w:ascii="Arial" w:hAnsi="Arial" w:cs="Arial"/>
                <w:color w:val="FF0000"/>
                <w:sz w:val="24"/>
                <w:szCs w:val="24"/>
              </w:rPr>
              <w:t>Handle</w:t>
            </w:r>
          </w:p>
        </w:tc>
        <w:tc>
          <w:tcPr>
            <w:tcW w:w="160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285E57F5" w14:textId="77777777" w:rsidR="003E5BBB" w:rsidRPr="004A3BDF" w:rsidRDefault="003E5BBB" w:rsidP="009C43B5">
            <w:pPr>
              <w:pStyle w:val="CellBody"/>
              <w:spacing w:before="96"/>
              <w:rPr>
                <w:rFonts w:ascii="Arial" w:hAnsi="Arial" w:cs="Arial"/>
                <w:color w:val="FF0000"/>
                <w:sz w:val="24"/>
                <w:szCs w:val="24"/>
              </w:rPr>
            </w:pPr>
            <w:r w:rsidRPr="004A3BDF">
              <w:rPr>
                <w:rFonts w:ascii="Arial" w:hAnsi="Arial" w:cs="Arial"/>
                <w:color w:val="FF0000"/>
                <w:sz w:val="24"/>
                <w:szCs w:val="24"/>
              </w:rPr>
              <w:t>Status</w:t>
            </w:r>
          </w:p>
        </w:tc>
      </w:tr>
    </w:tbl>
    <w:p w14:paraId="14C57E38" w14:textId="77777777" w:rsidR="003E5BBB" w:rsidRPr="004A3BDF" w:rsidRDefault="003E5BBB" w:rsidP="003E5BBB">
      <w:pPr>
        <w:rPr>
          <w:rFonts w:cs="Arial"/>
          <w:b/>
          <w:color w:val="FF0000"/>
          <w:sz w:val="24"/>
          <w:szCs w:val="24"/>
        </w:rPr>
      </w:pPr>
    </w:p>
    <w:p w14:paraId="7787E143" w14:textId="77777777" w:rsidR="003E5BBB" w:rsidRPr="004A3BDF" w:rsidRDefault="003E5BBB" w:rsidP="003E5BBB">
      <w:pPr>
        <w:rPr>
          <w:rFonts w:cs="Arial"/>
          <w:b/>
          <w:color w:val="FF0000"/>
          <w:sz w:val="24"/>
          <w:szCs w:val="24"/>
        </w:rPr>
      </w:pPr>
      <w:r w:rsidRPr="004A3BDF">
        <w:rPr>
          <w:rFonts w:cs="Arial"/>
          <w:b/>
          <w:color w:val="FF0000"/>
          <w:sz w:val="24"/>
          <w:szCs w:val="24"/>
        </w:rPr>
        <w:t>Description:</w:t>
      </w:r>
    </w:p>
    <w:p w14:paraId="32D9CD03" w14:textId="77777777" w:rsidR="003E5BBB" w:rsidRDefault="003E5BBB" w:rsidP="003E5BBB">
      <w:pPr>
        <w:rPr>
          <w:rFonts w:cs="Arial"/>
          <w:color w:val="FF0000"/>
          <w:sz w:val="24"/>
          <w:szCs w:val="24"/>
        </w:rPr>
      </w:pPr>
      <w:r>
        <w:rPr>
          <w:rFonts w:cs="Arial"/>
          <w:color w:val="FF0000"/>
          <w:sz w:val="24"/>
          <w:szCs w:val="24"/>
        </w:rPr>
        <w:t>The LE_Remove_Advertising_Set command is used to remove an advertising set from the Controller.</w:t>
      </w:r>
    </w:p>
    <w:p w14:paraId="689AC7BA" w14:textId="77777777" w:rsidR="003E5BBB" w:rsidRDefault="003E5BBB" w:rsidP="003E5BBB">
      <w:pPr>
        <w:rPr>
          <w:rFonts w:cs="Arial"/>
          <w:color w:val="FF0000"/>
          <w:sz w:val="24"/>
          <w:szCs w:val="24"/>
        </w:rPr>
      </w:pPr>
      <w:r>
        <w:rPr>
          <w:rFonts w:cs="Arial"/>
          <w:color w:val="FF0000"/>
          <w:sz w:val="24"/>
          <w:szCs w:val="24"/>
        </w:rPr>
        <w:t xml:space="preserve">If the advertising set corresponding to </w:t>
      </w:r>
      <w:r w:rsidR="00167BE7">
        <w:rPr>
          <w:rFonts w:cs="Arial"/>
          <w:color w:val="FF0000"/>
          <w:sz w:val="24"/>
          <w:szCs w:val="24"/>
        </w:rPr>
        <w:t xml:space="preserve">the </w:t>
      </w:r>
      <w:r>
        <w:rPr>
          <w:rFonts w:cs="Arial"/>
          <w:color w:val="FF0000"/>
          <w:sz w:val="24"/>
          <w:szCs w:val="24"/>
        </w:rPr>
        <w:t>Advertising_</w:t>
      </w:r>
      <w:r w:rsidR="00403A1D">
        <w:rPr>
          <w:rFonts w:cs="Arial"/>
          <w:color w:val="FF0000"/>
          <w:sz w:val="24"/>
          <w:szCs w:val="24"/>
        </w:rPr>
        <w:t>Handle</w:t>
      </w:r>
      <w:r>
        <w:rPr>
          <w:rFonts w:cs="Arial"/>
          <w:color w:val="FF0000"/>
          <w:sz w:val="24"/>
          <w:szCs w:val="24"/>
        </w:rPr>
        <w:t xml:space="preserve"> </w:t>
      </w:r>
      <w:r>
        <w:rPr>
          <w:rFonts w:cs="Arial"/>
          <w:color w:val="FF0000"/>
          <w:sz w:val="24"/>
          <w:szCs w:val="24"/>
          <w:lang w:val="en-GB"/>
        </w:rPr>
        <w:t xml:space="preserve">parameter </w:t>
      </w:r>
      <w:r>
        <w:rPr>
          <w:rFonts w:cs="Arial"/>
          <w:color w:val="FF0000"/>
          <w:sz w:val="24"/>
          <w:szCs w:val="24"/>
        </w:rPr>
        <w:t xml:space="preserve">does not exist, then the Controller shall return the Unknown </w:t>
      </w:r>
      <w:r w:rsidR="00B30EEE">
        <w:rPr>
          <w:rFonts w:cs="Arial"/>
          <w:color w:val="FF0000"/>
          <w:sz w:val="24"/>
          <w:szCs w:val="24"/>
        </w:rPr>
        <w:t xml:space="preserve">Advertising </w:t>
      </w:r>
      <w:r>
        <w:rPr>
          <w:rFonts w:cs="Arial"/>
          <w:color w:val="FF0000"/>
          <w:sz w:val="24"/>
          <w:szCs w:val="24"/>
        </w:rPr>
        <w:t>Identifier (</w:t>
      </w:r>
      <w:r w:rsidR="002932D0">
        <w:rPr>
          <w:rFonts w:cs="Arial"/>
          <w:color w:val="FF0000"/>
          <w:sz w:val="24"/>
          <w:szCs w:val="24"/>
        </w:rPr>
        <w:t>0x42</w:t>
      </w:r>
      <w:r>
        <w:rPr>
          <w:rFonts w:cs="Arial"/>
          <w:color w:val="FF0000"/>
          <w:sz w:val="24"/>
          <w:szCs w:val="24"/>
        </w:rPr>
        <w:t>) error code.  If advertising on the advertising set</w:t>
      </w:r>
      <w:r>
        <w:rPr>
          <w:rFonts w:cs="Arial"/>
          <w:color w:val="FF0000"/>
          <w:sz w:val="24"/>
          <w:szCs w:val="24"/>
          <w:lang w:val="en-GB"/>
        </w:rPr>
        <w:t xml:space="preserve"> </w:t>
      </w:r>
      <w:r>
        <w:rPr>
          <w:rFonts w:cs="Arial"/>
          <w:color w:val="FF0000"/>
          <w:sz w:val="24"/>
          <w:szCs w:val="24"/>
        </w:rPr>
        <w:t>is enabled, then the Controller shall return the Command Disallowed (0x0C) error code.</w:t>
      </w:r>
    </w:p>
    <w:p w14:paraId="14ED0A08" w14:textId="77777777" w:rsidR="003E5BBB" w:rsidRPr="004A3BDF" w:rsidRDefault="003E5BBB" w:rsidP="003E5BBB">
      <w:pPr>
        <w:rPr>
          <w:rFonts w:cs="Arial"/>
          <w:b/>
          <w:color w:val="FF0000"/>
          <w:sz w:val="24"/>
          <w:szCs w:val="24"/>
        </w:rPr>
      </w:pPr>
      <w:r w:rsidRPr="004A3BDF">
        <w:rPr>
          <w:rFonts w:cs="Arial"/>
          <w:b/>
          <w:color w:val="FF0000"/>
          <w:sz w:val="24"/>
          <w:szCs w:val="24"/>
        </w:rPr>
        <w:t>Command Parameters:</w:t>
      </w:r>
    </w:p>
    <w:p w14:paraId="64A6981D" w14:textId="77777777" w:rsidR="003E5BBB" w:rsidRPr="004A3BDF" w:rsidRDefault="003E5BBB" w:rsidP="003E5BBB">
      <w:pPr>
        <w:spacing w:after="0"/>
        <w:rPr>
          <w:rFonts w:cs="Arial"/>
          <w:i/>
          <w:color w:val="FF0000"/>
          <w:sz w:val="24"/>
          <w:szCs w:val="24"/>
        </w:rPr>
      </w:pPr>
      <w:r w:rsidRPr="004A3BDF">
        <w:rPr>
          <w:rFonts w:cs="Arial"/>
          <w:i/>
          <w:color w:val="FF0000"/>
          <w:sz w:val="24"/>
          <w:szCs w:val="24"/>
        </w:rPr>
        <w:t>Advertising_</w:t>
      </w:r>
      <w:r w:rsidR="00403A1D">
        <w:rPr>
          <w:rFonts w:cs="Arial"/>
          <w:i/>
          <w:color w:val="FF0000"/>
          <w:sz w:val="24"/>
          <w:szCs w:val="24"/>
        </w:rPr>
        <w:t>Handle</w:t>
      </w:r>
      <w:r w:rsidRPr="004A3BDF">
        <w:rPr>
          <w:rFonts w:cs="Arial"/>
          <w:i/>
          <w:color w:val="FF0000"/>
          <w:sz w:val="24"/>
          <w:szCs w:val="24"/>
        </w:rPr>
        <w:t>:</w:t>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t>Size: 1 Octet</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3E5BBB" w:rsidRPr="004A3BDF" w14:paraId="1D5A4019" w14:textId="77777777" w:rsidTr="009C43B5">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66268E1D" w14:textId="77777777" w:rsidR="003E5BBB" w:rsidRPr="004A3BDF" w:rsidRDefault="003E5BBB" w:rsidP="009C43B5">
            <w:pPr>
              <w:pStyle w:val="Tableheading"/>
              <w:spacing w:before="96"/>
              <w:rPr>
                <w:rFonts w:cs="Arial"/>
                <w:color w:val="FF0000"/>
                <w:sz w:val="24"/>
                <w:szCs w:val="24"/>
              </w:rPr>
            </w:pPr>
            <w:r w:rsidRPr="004A3B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7026D8DB" w14:textId="77777777" w:rsidR="003E5BBB" w:rsidRPr="004A3BDF" w:rsidRDefault="003E5BBB" w:rsidP="009C43B5">
            <w:pPr>
              <w:pStyle w:val="Tableheading"/>
              <w:spacing w:before="96"/>
              <w:rPr>
                <w:rFonts w:cs="Arial"/>
                <w:color w:val="FF0000"/>
                <w:sz w:val="24"/>
                <w:szCs w:val="24"/>
              </w:rPr>
            </w:pPr>
            <w:r w:rsidRPr="004A3BDF">
              <w:rPr>
                <w:rFonts w:cs="Arial"/>
                <w:color w:val="FF0000"/>
                <w:sz w:val="24"/>
                <w:szCs w:val="24"/>
              </w:rPr>
              <w:t>Parameter Description</w:t>
            </w:r>
          </w:p>
        </w:tc>
      </w:tr>
      <w:tr w:rsidR="003E5BBB" w:rsidRPr="004A3BDF" w14:paraId="15626E09" w14:textId="77777777" w:rsidTr="009C43B5">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2A59C059" w14:textId="1A1BAD5F" w:rsidR="003E5BBB" w:rsidRPr="004A3BDF" w:rsidRDefault="003E5BBB" w:rsidP="009C43B5">
            <w:pPr>
              <w:pStyle w:val="CellBody"/>
              <w:spacing w:before="96"/>
              <w:rPr>
                <w:rFonts w:ascii="Arial" w:hAnsi="Arial" w:cs="Arial"/>
                <w:color w:val="FF0000"/>
                <w:sz w:val="24"/>
                <w:szCs w:val="24"/>
              </w:rPr>
            </w:pPr>
            <w:r w:rsidRPr="004A3BDF">
              <w:rPr>
                <w:rFonts w:ascii="Arial" w:hAnsi="Arial" w:cs="Arial"/>
                <w:color w:val="FF0000"/>
                <w:sz w:val="24"/>
                <w:szCs w:val="24"/>
              </w:rPr>
              <w:t>0x</w:t>
            </w:r>
            <w:r>
              <w:rPr>
                <w:rFonts w:ascii="Arial" w:hAnsi="Arial" w:cs="Arial"/>
                <w:color w:val="FF0000"/>
                <w:sz w:val="24"/>
                <w:szCs w:val="24"/>
              </w:rPr>
              <w:t>00 – 0x</w:t>
            </w:r>
            <w:r w:rsidR="004D4606">
              <w:rPr>
                <w:rFonts w:ascii="Arial" w:hAnsi="Arial" w:cs="Arial"/>
                <w:color w:val="FF0000"/>
                <w:sz w:val="24"/>
                <w:szCs w:val="24"/>
              </w:rPr>
              <w:t>E</w:t>
            </w:r>
            <w:r>
              <w:rPr>
                <w:rFonts w:ascii="Arial" w:hAnsi="Arial" w:cs="Arial"/>
                <w:color w:val="FF0000"/>
                <w:sz w:val="24"/>
                <w:szCs w:val="24"/>
              </w:rPr>
              <w:t>F</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5034D1D3" w14:textId="759B9B90" w:rsidR="003E5BBB" w:rsidRPr="004A3BDF" w:rsidRDefault="003E5BBB" w:rsidP="009C43B5">
            <w:pPr>
              <w:pStyle w:val="CellBody"/>
              <w:spacing w:before="96"/>
              <w:rPr>
                <w:rFonts w:ascii="Arial" w:hAnsi="Arial" w:cs="Arial"/>
                <w:color w:val="FF0000"/>
                <w:sz w:val="24"/>
                <w:szCs w:val="24"/>
              </w:rPr>
            </w:pPr>
            <w:r w:rsidRPr="004A3BDF">
              <w:rPr>
                <w:rFonts w:ascii="Arial" w:hAnsi="Arial" w:cs="Arial"/>
                <w:color w:val="FF0000"/>
                <w:sz w:val="24"/>
                <w:szCs w:val="24"/>
              </w:rPr>
              <w:t>Used to identify an a</w:t>
            </w:r>
            <w:r w:rsidR="004D4606">
              <w:rPr>
                <w:rFonts w:ascii="Arial" w:hAnsi="Arial" w:cs="Arial"/>
                <w:color w:val="FF0000"/>
                <w:sz w:val="24"/>
                <w:szCs w:val="24"/>
              </w:rPr>
              <w:t>dvertising set</w:t>
            </w:r>
          </w:p>
        </w:tc>
      </w:tr>
      <w:tr w:rsidR="004D4606" w:rsidRPr="004A3BDF" w14:paraId="4AC5FF51" w14:textId="77777777" w:rsidTr="009C43B5">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6E275C91" w14:textId="078F2FD6" w:rsidR="004D4606" w:rsidRDefault="004D4606" w:rsidP="009C43B5">
            <w:pPr>
              <w:pStyle w:val="CellBody"/>
              <w:spacing w:before="96"/>
              <w:rPr>
                <w:rFonts w:ascii="Arial" w:hAnsi="Arial" w:cs="Arial"/>
                <w:color w:val="FF0000"/>
                <w:sz w:val="24"/>
                <w:szCs w:val="24"/>
              </w:rPr>
            </w:pPr>
            <w:r>
              <w:rPr>
                <w:rFonts w:ascii="Arial" w:hAnsi="Arial" w:cs="Arial"/>
                <w:color w:val="FF0000"/>
                <w:sz w:val="24"/>
                <w:szCs w:val="24"/>
              </w:rPr>
              <w:t>All other values</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77170FCC" w14:textId="1B2AD7B2" w:rsidR="004D4606" w:rsidRDefault="004D4606" w:rsidP="009C43B5">
            <w:pPr>
              <w:pStyle w:val="CellBody"/>
              <w:spacing w:before="96"/>
              <w:rPr>
                <w:rFonts w:ascii="Arial" w:hAnsi="Arial" w:cs="Arial"/>
                <w:color w:val="FF0000"/>
                <w:sz w:val="24"/>
                <w:szCs w:val="24"/>
              </w:rPr>
            </w:pPr>
            <w:r>
              <w:rPr>
                <w:rFonts w:ascii="Arial" w:hAnsi="Arial" w:cs="Arial"/>
                <w:color w:val="FF0000"/>
                <w:sz w:val="24"/>
                <w:szCs w:val="24"/>
              </w:rPr>
              <w:t>Reserved for future use</w:t>
            </w:r>
          </w:p>
        </w:tc>
      </w:tr>
    </w:tbl>
    <w:p w14:paraId="7C2415B3" w14:textId="77777777" w:rsidR="003E5BBB" w:rsidRDefault="003E5BBB" w:rsidP="003E5BBB">
      <w:pPr>
        <w:rPr>
          <w:b/>
          <w:color w:val="FF0000"/>
        </w:rPr>
      </w:pPr>
    </w:p>
    <w:p w14:paraId="0F616A58" w14:textId="77777777" w:rsidR="003E5BBB" w:rsidRPr="005818E1" w:rsidRDefault="003E5BBB" w:rsidP="003E5BBB">
      <w:pPr>
        <w:rPr>
          <w:rStyle w:val="Strong"/>
          <w:bCs w:val="0"/>
          <w:color w:val="FF0000"/>
        </w:rPr>
      </w:pPr>
      <w:r w:rsidRPr="005818E1">
        <w:rPr>
          <w:b/>
          <w:color w:val="FF0000"/>
        </w:rPr>
        <w:t>Return Parameters:</w:t>
      </w:r>
    </w:p>
    <w:p w14:paraId="27395E41" w14:textId="77777777" w:rsidR="003E5BBB" w:rsidRPr="004A3BDF" w:rsidRDefault="003E5BBB" w:rsidP="003E5BBB">
      <w:pPr>
        <w:spacing w:after="0"/>
        <w:rPr>
          <w:rFonts w:cs="Arial"/>
          <w:i/>
          <w:color w:val="FF0000"/>
          <w:sz w:val="24"/>
          <w:szCs w:val="24"/>
        </w:rPr>
      </w:pPr>
      <w:r w:rsidRPr="004A3BDF">
        <w:rPr>
          <w:rFonts w:cs="Arial"/>
          <w:i/>
          <w:color w:val="FF0000"/>
          <w:sz w:val="24"/>
          <w:szCs w:val="24"/>
        </w:rPr>
        <w:t>Status:</w:t>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t>Size: 1 Octet</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3E5BBB" w:rsidRPr="004A3BDF" w14:paraId="29E5335D" w14:textId="77777777" w:rsidTr="009C43B5">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5EE1A480" w14:textId="77777777" w:rsidR="003E5BBB" w:rsidRPr="004A3BDF" w:rsidRDefault="003E5BBB" w:rsidP="009C43B5">
            <w:pPr>
              <w:pStyle w:val="Tableheading"/>
              <w:spacing w:before="96"/>
              <w:rPr>
                <w:rFonts w:cs="Arial"/>
                <w:color w:val="FF0000"/>
                <w:sz w:val="24"/>
                <w:szCs w:val="24"/>
              </w:rPr>
            </w:pPr>
            <w:r w:rsidRPr="004A3B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1170A7E2" w14:textId="77777777" w:rsidR="003E5BBB" w:rsidRPr="004A3BDF" w:rsidRDefault="003E5BBB" w:rsidP="009C43B5">
            <w:pPr>
              <w:pStyle w:val="Tableheading"/>
              <w:spacing w:before="96"/>
              <w:rPr>
                <w:rFonts w:cs="Arial"/>
                <w:color w:val="FF0000"/>
                <w:sz w:val="24"/>
                <w:szCs w:val="24"/>
              </w:rPr>
            </w:pPr>
            <w:r w:rsidRPr="004A3BDF">
              <w:rPr>
                <w:rFonts w:cs="Arial"/>
                <w:color w:val="FF0000"/>
                <w:sz w:val="24"/>
                <w:szCs w:val="24"/>
              </w:rPr>
              <w:t>Parameter Description</w:t>
            </w:r>
          </w:p>
        </w:tc>
      </w:tr>
      <w:tr w:rsidR="003E5BBB" w:rsidRPr="004A3BDF" w14:paraId="074C818E" w14:textId="77777777" w:rsidTr="009C43B5">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58F03B58" w14:textId="77777777" w:rsidR="003E5BBB" w:rsidRPr="004A3BDF" w:rsidRDefault="003E5BBB" w:rsidP="009C43B5">
            <w:pPr>
              <w:pStyle w:val="CellBody"/>
              <w:spacing w:before="96"/>
              <w:rPr>
                <w:rFonts w:ascii="Arial" w:hAnsi="Arial" w:cs="Arial"/>
                <w:color w:val="FF0000"/>
                <w:sz w:val="24"/>
                <w:szCs w:val="24"/>
              </w:rPr>
            </w:pPr>
            <w:r w:rsidRPr="004A3BDF">
              <w:rPr>
                <w:rFonts w:ascii="Arial" w:hAnsi="Arial" w:cs="Arial"/>
                <w:color w:val="FF0000"/>
                <w:sz w:val="24"/>
                <w:szCs w:val="24"/>
              </w:rPr>
              <w:t>0x00</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13218087" w14:textId="77777777" w:rsidR="003E5BBB" w:rsidRPr="004A3BDF" w:rsidRDefault="003E5BBB" w:rsidP="009C43B5">
            <w:pPr>
              <w:pStyle w:val="CellBody"/>
              <w:spacing w:before="96"/>
              <w:rPr>
                <w:rFonts w:ascii="Arial" w:hAnsi="Arial" w:cs="Arial"/>
                <w:color w:val="FF0000"/>
                <w:sz w:val="24"/>
                <w:szCs w:val="24"/>
              </w:rPr>
            </w:pPr>
            <w:r w:rsidRPr="004A3BDF">
              <w:rPr>
                <w:rFonts w:ascii="Arial" w:hAnsi="Arial" w:cs="Arial"/>
                <w:color w:val="FF0000"/>
                <w:sz w:val="24"/>
                <w:szCs w:val="24"/>
              </w:rPr>
              <w:t>HCI_LE_Remove_Advertising_Set command succeeded</w:t>
            </w:r>
          </w:p>
        </w:tc>
      </w:tr>
      <w:tr w:rsidR="003E5BBB" w:rsidRPr="004A3BDF" w14:paraId="4A59DFB3" w14:textId="77777777" w:rsidTr="009C43B5">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1D12D524" w14:textId="77777777" w:rsidR="003E5BBB" w:rsidRPr="004A3BDF" w:rsidRDefault="003E5BBB" w:rsidP="009C43B5">
            <w:pPr>
              <w:pStyle w:val="CellBody"/>
              <w:spacing w:before="96"/>
              <w:rPr>
                <w:rFonts w:ascii="Arial" w:hAnsi="Arial" w:cs="Arial"/>
                <w:color w:val="FF0000"/>
                <w:sz w:val="24"/>
                <w:szCs w:val="24"/>
              </w:rPr>
            </w:pPr>
            <w:r w:rsidRPr="004A3BDF">
              <w:rPr>
                <w:rFonts w:ascii="Arial" w:hAnsi="Arial" w:cs="Arial"/>
                <w:color w:val="FF0000"/>
                <w:sz w:val="24"/>
                <w:szCs w:val="24"/>
              </w:rPr>
              <w:t>0x01</w:t>
            </w:r>
            <w:r>
              <w:rPr>
                <w:rFonts w:ascii="Arial" w:hAnsi="Arial" w:cs="Arial"/>
                <w:color w:val="FF0000"/>
                <w:sz w:val="24"/>
                <w:szCs w:val="24"/>
              </w:rPr>
              <w:t xml:space="preserve"> – </w:t>
            </w:r>
            <w:r w:rsidRPr="004A3BDF">
              <w:rPr>
                <w:rFonts w:ascii="Arial" w:hAnsi="Arial" w:cs="Arial"/>
                <w:color w:val="FF0000"/>
                <w:sz w:val="24"/>
                <w:szCs w:val="24"/>
              </w:rPr>
              <w:t>0xFF</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76879486" w14:textId="77777777" w:rsidR="003E5BBB" w:rsidRPr="004A3BDF" w:rsidRDefault="003E5BBB" w:rsidP="009C43B5">
            <w:pPr>
              <w:pStyle w:val="CellBody"/>
              <w:spacing w:before="96"/>
              <w:rPr>
                <w:rFonts w:ascii="Arial" w:hAnsi="Arial" w:cs="Arial"/>
                <w:color w:val="FF0000"/>
                <w:sz w:val="24"/>
                <w:szCs w:val="24"/>
                <w:lang w:val="en-GB"/>
              </w:rPr>
            </w:pPr>
            <w:r w:rsidRPr="004A3BDF">
              <w:rPr>
                <w:rFonts w:ascii="Arial" w:hAnsi="Arial" w:cs="Arial"/>
                <w:color w:val="FF0000"/>
                <w:sz w:val="24"/>
                <w:szCs w:val="24"/>
              </w:rPr>
              <w:t xml:space="preserve">HCI_LE_Remove_Advertising_Set command failed. </w:t>
            </w:r>
            <w:r w:rsidRPr="004A3BDF">
              <w:rPr>
                <w:rFonts w:ascii="Arial" w:hAnsi="Arial" w:cs="Arial"/>
                <w:color w:val="FF0000"/>
                <w:sz w:val="24"/>
                <w:szCs w:val="24"/>
                <w:lang w:val="en-GB"/>
              </w:rPr>
              <w:t>See [Vol 2] Part D, Error Codes for a list of error codes and descriptions.</w:t>
            </w:r>
          </w:p>
        </w:tc>
      </w:tr>
    </w:tbl>
    <w:p w14:paraId="74E7BC27" w14:textId="77777777" w:rsidR="003E5BBB" w:rsidRDefault="003E5BBB" w:rsidP="003E5BBB">
      <w:pPr>
        <w:autoSpaceDE w:val="0"/>
        <w:autoSpaceDN w:val="0"/>
        <w:adjustRightInd w:val="0"/>
        <w:spacing w:after="0" w:line="240" w:lineRule="auto"/>
        <w:rPr>
          <w:rFonts w:cs="Arial"/>
          <w:b/>
          <w:bCs/>
          <w:color w:val="FF0000"/>
          <w:sz w:val="24"/>
          <w:szCs w:val="24"/>
          <w:lang w:val="en-GB"/>
        </w:rPr>
      </w:pPr>
    </w:p>
    <w:p w14:paraId="792A141C" w14:textId="77777777" w:rsidR="003E5BBB" w:rsidRDefault="003E5BBB" w:rsidP="003E5BBB">
      <w:pPr>
        <w:autoSpaceDE w:val="0"/>
        <w:autoSpaceDN w:val="0"/>
        <w:adjustRightInd w:val="0"/>
        <w:spacing w:after="0" w:line="240" w:lineRule="auto"/>
        <w:rPr>
          <w:rFonts w:cs="Arial"/>
          <w:b/>
          <w:bCs/>
          <w:color w:val="FF0000"/>
          <w:sz w:val="24"/>
          <w:szCs w:val="24"/>
          <w:lang w:val="en-GB"/>
        </w:rPr>
      </w:pPr>
      <w:r w:rsidRPr="00D50A44">
        <w:rPr>
          <w:rFonts w:cs="Arial"/>
          <w:b/>
          <w:bCs/>
          <w:color w:val="FF0000"/>
          <w:sz w:val="24"/>
          <w:szCs w:val="24"/>
          <w:lang w:val="en-GB"/>
        </w:rPr>
        <w:t>Event(s) Generated (unless masked away):</w:t>
      </w:r>
    </w:p>
    <w:p w14:paraId="5E525E65" w14:textId="77777777" w:rsidR="003E5BBB" w:rsidRDefault="003E5BBB" w:rsidP="003E5BBB">
      <w:pPr>
        <w:autoSpaceDE w:val="0"/>
        <w:autoSpaceDN w:val="0"/>
        <w:adjustRightInd w:val="0"/>
        <w:spacing w:after="0" w:line="240" w:lineRule="auto"/>
        <w:rPr>
          <w:rFonts w:cs="Arial"/>
          <w:color w:val="FF0000"/>
          <w:sz w:val="24"/>
          <w:szCs w:val="24"/>
          <w:lang w:val="en-GB"/>
        </w:rPr>
      </w:pPr>
      <w:r w:rsidRPr="00D50A44">
        <w:rPr>
          <w:rFonts w:cs="Arial"/>
          <w:color w:val="FF0000"/>
          <w:sz w:val="24"/>
          <w:szCs w:val="24"/>
          <w:lang w:val="en-GB"/>
        </w:rPr>
        <w:t xml:space="preserve">When the </w:t>
      </w:r>
      <w:r w:rsidRPr="004A3BDF">
        <w:rPr>
          <w:rFonts w:cs="Arial"/>
          <w:color w:val="FF0000"/>
          <w:sz w:val="24"/>
          <w:szCs w:val="24"/>
        </w:rPr>
        <w:t xml:space="preserve">HCI_LE_Remove_Advertising_Set </w:t>
      </w:r>
      <w:r w:rsidRPr="00D50A44">
        <w:rPr>
          <w:rFonts w:cs="Arial"/>
          <w:color w:val="FF0000"/>
          <w:sz w:val="24"/>
          <w:szCs w:val="24"/>
          <w:lang w:val="en-GB"/>
        </w:rPr>
        <w:t>command has completed, a Command Complete event shall be generated.</w:t>
      </w:r>
    </w:p>
    <w:p w14:paraId="18FC3C02" w14:textId="77777777" w:rsidR="003E5BBB" w:rsidRDefault="003E5BBB" w:rsidP="003E5BBB">
      <w:pPr>
        <w:autoSpaceDE w:val="0"/>
        <w:autoSpaceDN w:val="0"/>
        <w:adjustRightInd w:val="0"/>
        <w:spacing w:after="0" w:line="240" w:lineRule="auto"/>
        <w:rPr>
          <w:rFonts w:cs="Arial"/>
          <w:color w:val="FF0000"/>
          <w:sz w:val="24"/>
          <w:szCs w:val="24"/>
          <w:lang w:val="en-GB"/>
        </w:rPr>
      </w:pPr>
    </w:p>
    <w:p w14:paraId="1F96E11C" w14:textId="77777777" w:rsidR="003E5BBB" w:rsidRPr="003928DF" w:rsidRDefault="003E5BBB" w:rsidP="00F03F8D">
      <w:pPr>
        <w:pStyle w:val="Heading3"/>
      </w:pPr>
      <w:bookmarkStart w:id="230" w:name="_Toc448771398"/>
      <w:r w:rsidRPr="00B03027">
        <w:t xml:space="preserve">[New Section] </w:t>
      </w:r>
      <w:r w:rsidRPr="00F03F8D">
        <w:t>7.8.X LE Clear Advertising Sets Command</w:t>
      </w:r>
      <w:bookmarkEnd w:id="230"/>
    </w:p>
    <w:tbl>
      <w:tblPr>
        <w:tblStyle w:val="Bluetoothgrid"/>
        <w:tblW w:w="8620" w:type="dxa"/>
        <w:tblInd w:w="0" w:type="dxa"/>
        <w:tblLayout w:type="fixed"/>
        <w:tblCellMar>
          <w:left w:w="115" w:type="dxa"/>
          <w:right w:w="115" w:type="dxa"/>
        </w:tblCellMar>
        <w:tblLook w:val="04A0" w:firstRow="1" w:lastRow="0" w:firstColumn="1" w:lastColumn="0" w:noHBand="0" w:noVBand="1"/>
      </w:tblPr>
      <w:tblGrid>
        <w:gridCol w:w="2515"/>
        <w:gridCol w:w="1080"/>
        <w:gridCol w:w="3420"/>
        <w:gridCol w:w="1605"/>
      </w:tblGrid>
      <w:tr w:rsidR="003E5BBB" w:rsidRPr="004A3BDF" w14:paraId="40B81C0B" w14:textId="77777777" w:rsidTr="004138C9">
        <w:trPr>
          <w:cnfStyle w:val="100000000000" w:firstRow="1" w:lastRow="0" w:firstColumn="0" w:lastColumn="0" w:oddVBand="0" w:evenVBand="0" w:oddHBand="0" w:evenHBand="0" w:firstRowFirstColumn="0" w:firstRowLastColumn="0" w:lastRowFirstColumn="0" w:lastRowLastColumn="0"/>
          <w:cantSplit/>
          <w:trHeight w:val="579"/>
        </w:trPr>
        <w:tc>
          <w:tcPr>
            <w:tcW w:w="2515" w:type="dxa"/>
            <w:tcBorders>
              <w:top w:val="single" w:sz="4" w:space="0" w:color="auto"/>
              <w:left w:val="single" w:sz="4" w:space="0" w:color="auto"/>
              <w:bottom w:val="single" w:sz="4" w:space="0" w:color="auto"/>
              <w:right w:val="single" w:sz="4" w:space="0" w:color="auto"/>
            </w:tcBorders>
            <w:shd w:val="clear" w:color="auto" w:fill="BBFAFD"/>
          </w:tcPr>
          <w:p w14:paraId="7A46B47A" w14:textId="77777777" w:rsidR="003E5BBB" w:rsidRPr="004A3BDF" w:rsidRDefault="003E5BBB" w:rsidP="009C43B5">
            <w:pPr>
              <w:pStyle w:val="Tableheading"/>
              <w:spacing w:before="96"/>
              <w:rPr>
                <w:rFonts w:cs="Arial"/>
                <w:color w:val="FF0000"/>
                <w:sz w:val="24"/>
                <w:szCs w:val="24"/>
              </w:rPr>
            </w:pPr>
            <w:r w:rsidRPr="004A3BDF">
              <w:rPr>
                <w:rFonts w:cs="Arial"/>
                <w:color w:val="FF0000"/>
                <w:sz w:val="24"/>
                <w:szCs w:val="24"/>
              </w:rPr>
              <w:t>Command</w:t>
            </w:r>
          </w:p>
        </w:tc>
        <w:tc>
          <w:tcPr>
            <w:tcW w:w="1080" w:type="dxa"/>
            <w:tcBorders>
              <w:top w:val="single" w:sz="4" w:space="0" w:color="auto"/>
              <w:left w:val="single" w:sz="4" w:space="0" w:color="auto"/>
              <w:bottom w:val="single" w:sz="4" w:space="0" w:color="auto"/>
              <w:right w:val="single" w:sz="4" w:space="0" w:color="auto"/>
            </w:tcBorders>
            <w:shd w:val="clear" w:color="auto" w:fill="BBFAFD"/>
            <w:hideMark/>
          </w:tcPr>
          <w:p w14:paraId="0586AD33" w14:textId="77777777" w:rsidR="003E5BBB" w:rsidRPr="004A3BDF" w:rsidRDefault="003E5BBB" w:rsidP="009C43B5">
            <w:pPr>
              <w:pStyle w:val="Tableheading"/>
              <w:spacing w:before="96"/>
              <w:rPr>
                <w:rFonts w:cs="Arial"/>
                <w:color w:val="FF0000"/>
                <w:sz w:val="24"/>
                <w:szCs w:val="24"/>
              </w:rPr>
            </w:pPr>
            <w:r w:rsidRPr="004A3BDF">
              <w:rPr>
                <w:rFonts w:cs="Arial"/>
                <w:color w:val="FF0000"/>
                <w:sz w:val="24"/>
                <w:szCs w:val="24"/>
              </w:rPr>
              <w:t>OCF</w:t>
            </w:r>
          </w:p>
        </w:tc>
        <w:tc>
          <w:tcPr>
            <w:tcW w:w="3420" w:type="dxa"/>
            <w:tcBorders>
              <w:top w:val="single" w:sz="4" w:space="0" w:color="auto"/>
              <w:left w:val="single" w:sz="4" w:space="0" w:color="auto"/>
              <w:bottom w:val="single" w:sz="4" w:space="0" w:color="auto"/>
              <w:right w:val="single" w:sz="4" w:space="0" w:color="auto"/>
            </w:tcBorders>
            <w:shd w:val="clear" w:color="auto" w:fill="BBFAFD"/>
          </w:tcPr>
          <w:p w14:paraId="1AAF4131" w14:textId="77777777" w:rsidR="003E5BBB" w:rsidRPr="004A3BDF" w:rsidRDefault="003E5BBB" w:rsidP="009C43B5">
            <w:pPr>
              <w:pStyle w:val="Tableheading"/>
              <w:spacing w:before="96"/>
              <w:rPr>
                <w:rFonts w:cs="Arial"/>
                <w:color w:val="FF0000"/>
                <w:sz w:val="24"/>
                <w:szCs w:val="24"/>
              </w:rPr>
            </w:pPr>
            <w:r w:rsidRPr="004A3BDF">
              <w:rPr>
                <w:rFonts w:cs="Arial"/>
                <w:color w:val="FF0000"/>
                <w:sz w:val="24"/>
                <w:szCs w:val="24"/>
              </w:rPr>
              <w:t>Command Parameters</w:t>
            </w:r>
          </w:p>
        </w:tc>
        <w:tc>
          <w:tcPr>
            <w:tcW w:w="1605" w:type="dxa"/>
            <w:tcBorders>
              <w:top w:val="single" w:sz="4" w:space="0" w:color="auto"/>
              <w:left w:val="single" w:sz="4" w:space="0" w:color="auto"/>
              <w:bottom w:val="single" w:sz="4" w:space="0" w:color="auto"/>
              <w:right w:val="single" w:sz="4" w:space="0" w:color="auto"/>
            </w:tcBorders>
            <w:shd w:val="clear" w:color="auto" w:fill="BBFAFD"/>
          </w:tcPr>
          <w:p w14:paraId="5064A91A" w14:textId="77777777" w:rsidR="003E5BBB" w:rsidRPr="004A3BDF" w:rsidRDefault="003E5BBB" w:rsidP="009C43B5">
            <w:pPr>
              <w:pStyle w:val="Tableheading"/>
              <w:spacing w:before="96"/>
              <w:rPr>
                <w:rFonts w:cs="Arial"/>
                <w:color w:val="FF0000"/>
                <w:sz w:val="24"/>
                <w:szCs w:val="24"/>
              </w:rPr>
            </w:pPr>
            <w:r w:rsidRPr="004A3BDF">
              <w:rPr>
                <w:rFonts w:cs="Arial"/>
                <w:color w:val="FF0000"/>
                <w:sz w:val="24"/>
                <w:szCs w:val="24"/>
              </w:rPr>
              <w:t>Return Parameters</w:t>
            </w:r>
          </w:p>
        </w:tc>
      </w:tr>
      <w:tr w:rsidR="003E5BBB" w:rsidRPr="004A3BDF" w14:paraId="076ED2C6" w14:textId="77777777" w:rsidTr="004138C9">
        <w:trPr>
          <w:trHeight w:val="184"/>
        </w:trPr>
        <w:tc>
          <w:tcPr>
            <w:tcW w:w="251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7218A46A" w14:textId="77777777" w:rsidR="003E5BBB" w:rsidRPr="004A3BDF" w:rsidRDefault="003E5BBB" w:rsidP="009C43B5">
            <w:pPr>
              <w:pStyle w:val="CellBody"/>
              <w:spacing w:before="96"/>
              <w:rPr>
                <w:rFonts w:ascii="Arial" w:hAnsi="Arial" w:cs="Arial"/>
                <w:color w:val="FF0000"/>
                <w:sz w:val="24"/>
                <w:szCs w:val="24"/>
              </w:rPr>
            </w:pPr>
            <w:r w:rsidRPr="004A3BDF">
              <w:rPr>
                <w:rFonts w:ascii="Arial" w:hAnsi="Arial" w:cs="Arial"/>
                <w:color w:val="FF0000"/>
                <w:sz w:val="24"/>
                <w:szCs w:val="24"/>
              </w:rPr>
              <w:t>HCI_LE_</w:t>
            </w:r>
            <w:r>
              <w:rPr>
                <w:rFonts w:ascii="Arial" w:hAnsi="Arial" w:cs="Arial"/>
                <w:color w:val="FF0000"/>
                <w:sz w:val="24"/>
                <w:szCs w:val="24"/>
              </w:rPr>
              <w:t>Clear</w:t>
            </w:r>
            <w:r w:rsidRPr="004A3BDF">
              <w:rPr>
                <w:rFonts w:ascii="Arial" w:hAnsi="Arial" w:cs="Arial"/>
                <w:color w:val="FF0000"/>
                <w:sz w:val="24"/>
                <w:szCs w:val="24"/>
              </w:rPr>
              <w:t>_Advertising_Set</w:t>
            </w:r>
            <w:r>
              <w:rPr>
                <w:rFonts w:ascii="Arial" w:hAnsi="Arial" w:cs="Arial"/>
                <w:color w:val="FF0000"/>
                <w:sz w:val="24"/>
                <w:szCs w:val="24"/>
              </w:rPr>
              <w:t>s</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36686F38" w14:textId="77777777" w:rsidR="003E5BBB" w:rsidRPr="004A3BDF" w:rsidRDefault="002932D0" w:rsidP="009C43B5">
            <w:pPr>
              <w:pStyle w:val="CellBody"/>
              <w:spacing w:before="96"/>
              <w:rPr>
                <w:rFonts w:ascii="Arial" w:hAnsi="Arial" w:cs="Arial"/>
                <w:color w:val="FF0000"/>
                <w:sz w:val="24"/>
                <w:szCs w:val="24"/>
              </w:rPr>
            </w:pPr>
            <w:r>
              <w:rPr>
                <w:rFonts w:ascii="Arial" w:hAnsi="Arial" w:cs="Arial"/>
                <w:color w:val="FF0000"/>
                <w:sz w:val="24"/>
                <w:szCs w:val="24"/>
              </w:rPr>
              <w:t>0x</w:t>
            </w:r>
            <w:r w:rsidR="003E772E">
              <w:rPr>
                <w:rFonts w:ascii="Arial" w:hAnsi="Arial" w:cs="Arial"/>
                <w:color w:val="FF0000"/>
                <w:sz w:val="24"/>
                <w:szCs w:val="24"/>
              </w:rPr>
              <w:t>00</w:t>
            </w:r>
            <w:r>
              <w:rPr>
                <w:rFonts w:ascii="Arial" w:hAnsi="Arial" w:cs="Arial"/>
                <w:color w:val="FF0000"/>
                <w:sz w:val="24"/>
                <w:szCs w:val="24"/>
              </w:rPr>
              <w:t>3D</w:t>
            </w:r>
          </w:p>
        </w:tc>
        <w:tc>
          <w:tcPr>
            <w:tcW w:w="342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5F7F82CC" w14:textId="77777777" w:rsidR="003E5BBB" w:rsidRPr="004A3BDF" w:rsidRDefault="003E5BBB" w:rsidP="009C43B5">
            <w:pPr>
              <w:pStyle w:val="CellBody"/>
              <w:spacing w:before="96"/>
              <w:rPr>
                <w:rFonts w:ascii="Arial" w:hAnsi="Arial" w:cs="Arial"/>
                <w:color w:val="FF0000"/>
                <w:sz w:val="24"/>
                <w:szCs w:val="24"/>
              </w:rPr>
            </w:pPr>
            <w:r>
              <w:rPr>
                <w:rFonts w:ascii="Arial" w:hAnsi="Arial" w:cs="Arial"/>
                <w:color w:val="FF0000"/>
                <w:sz w:val="24"/>
                <w:szCs w:val="24"/>
              </w:rPr>
              <w:t xml:space="preserve"> </w:t>
            </w:r>
          </w:p>
        </w:tc>
        <w:tc>
          <w:tcPr>
            <w:tcW w:w="160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39C9A294" w14:textId="77777777" w:rsidR="003E5BBB" w:rsidRPr="004A3BDF" w:rsidRDefault="003E5BBB" w:rsidP="009C43B5">
            <w:pPr>
              <w:pStyle w:val="CellBody"/>
              <w:spacing w:before="96"/>
              <w:rPr>
                <w:rFonts w:ascii="Arial" w:hAnsi="Arial" w:cs="Arial"/>
                <w:color w:val="FF0000"/>
                <w:sz w:val="24"/>
                <w:szCs w:val="24"/>
              </w:rPr>
            </w:pPr>
            <w:r w:rsidRPr="004A3BDF">
              <w:rPr>
                <w:rFonts w:ascii="Arial" w:hAnsi="Arial" w:cs="Arial"/>
                <w:color w:val="FF0000"/>
                <w:sz w:val="24"/>
                <w:szCs w:val="24"/>
              </w:rPr>
              <w:t>Status</w:t>
            </w:r>
          </w:p>
        </w:tc>
      </w:tr>
    </w:tbl>
    <w:p w14:paraId="4198A296" w14:textId="77777777" w:rsidR="003E5BBB" w:rsidRPr="004A3BDF" w:rsidRDefault="003E5BBB" w:rsidP="003E5BBB">
      <w:pPr>
        <w:rPr>
          <w:rFonts w:cs="Arial"/>
          <w:b/>
          <w:color w:val="FF0000"/>
          <w:sz w:val="24"/>
          <w:szCs w:val="24"/>
        </w:rPr>
      </w:pPr>
    </w:p>
    <w:p w14:paraId="17A23839" w14:textId="77777777" w:rsidR="003E5BBB" w:rsidRPr="004A3BDF" w:rsidRDefault="003E5BBB" w:rsidP="003E5BBB">
      <w:pPr>
        <w:rPr>
          <w:rFonts w:cs="Arial"/>
          <w:b/>
          <w:color w:val="FF0000"/>
          <w:sz w:val="24"/>
          <w:szCs w:val="24"/>
        </w:rPr>
      </w:pPr>
      <w:r w:rsidRPr="004A3BDF">
        <w:rPr>
          <w:rFonts w:cs="Arial"/>
          <w:b/>
          <w:color w:val="FF0000"/>
          <w:sz w:val="24"/>
          <w:szCs w:val="24"/>
        </w:rPr>
        <w:t>Description:</w:t>
      </w:r>
    </w:p>
    <w:p w14:paraId="4553B37B" w14:textId="77777777" w:rsidR="003E5BBB" w:rsidRDefault="003E5BBB" w:rsidP="003E5BBB">
      <w:pPr>
        <w:rPr>
          <w:rFonts w:cs="Arial"/>
          <w:color w:val="FF0000"/>
          <w:sz w:val="24"/>
          <w:szCs w:val="24"/>
        </w:rPr>
      </w:pPr>
      <w:r>
        <w:rPr>
          <w:rFonts w:cs="Arial"/>
          <w:color w:val="FF0000"/>
          <w:sz w:val="24"/>
          <w:szCs w:val="24"/>
        </w:rPr>
        <w:t>The LE_Clear_Advertising_Sets command is used to remove all existing advertising sets from the Controller.</w:t>
      </w:r>
    </w:p>
    <w:p w14:paraId="3719482E" w14:textId="77777777" w:rsidR="003E5BBB" w:rsidRDefault="003E5BBB" w:rsidP="003E5BBB">
      <w:pPr>
        <w:rPr>
          <w:rFonts w:cs="Arial"/>
          <w:color w:val="FF0000"/>
          <w:sz w:val="24"/>
          <w:szCs w:val="24"/>
        </w:rPr>
      </w:pPr>
      <w:r>
        <w:rPr>
          <w:rFonts w:cs="Arial"/>
          <w:color w:val="FF0000"/>
          <w:sz w:val="24"/>
          <w:szCs w:val="24"/>
        </w:rPr>
        <w:t>If advertising is enabled on any advertising set, then the Controller shall return the Command Disallowed (0x0C) error code.</w:t>
      </w:r>
    </w:p>
    <w:p w14:paraId="5FF2E606" w14:textId="77777777" w:rsidR="003E5BBB" w:rsidRDefault="003E5BBB" w:rsidP="003E5BBB">
      <w:pPr>
        <w:rPr>
          <w:rFonts w:cs="Arial"/>
          <w:color w:val="FF0000"/>
          <w:sz w:val="24"/>
          <w:szCs w:val="24"/>
        </w:rPr>
      </w:pPr>
      <w:r>
        <w:rPr>
          <w:rFonts w:cs="Arial"/>
          <w:color w:val="FF0000"/>
          <w:sz w:val="24"/>
          <w:szCs w:val="24"/>
        </w:rPr>
        <w:t xml:space="preserve">Note: </w:t>
      </w:r>
      <w:r w:rsidR="002932D0">
        <w:rPr>
          <w:rFonts w:cs="Arial"/>
          <w:color w:val="FF0000"/>
          <w:sz w:val="24"/>
          <w:szCs w:val="24"/>
        </w:rPr>
        <w:t>A</w:t>
      </w:r>
      <w:r>
        <w:rPr>
          <w:rFonts w:cs="Arial"/>
          <w:color w:val="FF0000"/>
          <w:sz w:val="24"/>
          <w:szCs w:val="24"/>
        </w:rPr>
        <w:t>ll advertising sets are cleared on HCI reset.</w:t>
      </w:r>
    </w:p>
    <w:p w14:paraId="046F61CE" w14:textId="77777777" w:rsidR="003E5BBB" w:rsidRDefault="003E5BBB" w:rsidP="003E5BBB">
      <w:pPr>
        <w:rPr>
          <w:rFonts w:cs="Arial"/>
          <w:b/>
          <w:color w:val="FF0000"/>
          <w:sz w:val="24"/>
          <w:szCs w:val="24"/>
        </w:rPr>
      </w:pPr>
      <w:r w:rsidRPr="004A3BDF">
        <w:rPr>
          <w:rFonts w:cs="Arial"/>
          <w:b/>
          <w:color w:val="FF0000"/>
          <w:sz w:val="24"/>
          <w:szCs w:val="24"/>
        </w:rPr>
        <w:t>Command Parameters:</w:t>
      </w:r>
    </w:p>
    <w:p w14:paraId="4007C559" w14:textId="77777777" w:rsidR="003E5BBB" w:rsidRPr="00571532" w:rsidRDefault="003E5BBB" w:rsidP="003E5BBB">
      <w:pPr>
        <w:rPr>
          <w:rFonts w:cs="Arial"/>
          <w:color w:val="FF0000"/>
          <w:sz w:val="24"/>
          <w:szCs w:val="24"/>
        </w:rPr>
      </w:pPr>
      <w:r w:rsidRPr="00571532">
        <w:rPr>
          <w:rFonts w:cs="Arial"/>
          <w:color w:val="FF0000"/>
          <w:sz w:val="24"/>
          <w:szCs w:val="24"/>
        </w:rPr>
        <w:t>None.</w:t>
      </w:r>
    </w:p>
    <w:p w14:paraId="052AB2F0" w14:textId="77777777" w:rsidR="003E5BBB" w:rsidRPr="005818E1" w:rsidRDefault="003E5BBB" w:rsidP="003E5BBB">
      <w:pPr>
        <w:rPr>
          <w:rStyle w:val="Strong"/>
          <w:bCs w:val="0"/>
          <w:color w:val="FF0000"/>
        </w:rPr>
      </w:pPr>
      <w:r w:rsidRPr="005818E1">
        <w:rPr>
          <w:b/>
          <w:color w:val="FF0000"/>
        </w:rPr>
        <w:t>Return Parameters:</w:t>
      </w:r>
    </w:p>
    <w:p w14:paraId="521F5F3A" w14:textId="77777777" w:rsidR="003E5BBB" w:rsidRPr="004A3BDF" w:rsidRDefault="003E5BBB" w:rsidP="003E5BBB">
      <w:pPr>
        <w:spacing w:after="0"/>
        <w:rPr>
          <w:rFonts w:cs="Arial"/>
          <w:i/>
          <w:color w:val="FF0000"/>
          <w:sz w:val="24"/>
          <w:szCs w:val="24"/>
        </w:rPr>
      </w:pPr>
      <w:r w:rsidRPr="004A3BDF">
        <w:rPr>
          <w:rFonts w:cs="Arial"/>
          <w:i/>
          <w:color w:val="FF0000"/>
          <w:sz w:val="24"/>
          <w:szCs w:val="24"/>
        </w:rPr>
        <w:t>Status:</w:t>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t>Size: 1 Octet</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3E5BBB" w:rsidRPr="004A3BDF" w14:paraId="7C14DF82" w14:textId="77777777" w:rsidTr="009C43B5">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18951D33" w14:textId="77777777" w:rsidR="003E5BBB" w:rsidRPr="004A3BDF" w:rsidRDefault="003E5BBB" w:rsidP="009C43B5">
            <w:pPr>
              <w:pStyle w:val="Tableheading"/>
              <w:spacing w:before="96"/>
              <w:rPr>
                <w:rFonts w:cs="Arial"/>
                <w:color w:val="FF0000"/>
                <w:sz w:val="24"/>
                <w:szCs w:val="24"/>
              </w:rPr>
            </w:pPr>
            <w:r w:rsidRPr="004A3B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2B8DDAEF" w14:textId="77777777" w:rsidR="003E5BBB" w:rsidRPr="004A3BDF" w:rsidRDefault="003E5BBB" w:rsidP="009C43B5">
            <w:pPr>
              <w:pStyle w:val="Tableheading"/>
              <w:spacing w:before="96"/>
              <w:rPr>
                <w:rFonts w:cs="Arial"/>
                <w:color w:val="FF0000"/>
                <w:sz w:val="24"/>
                <w:szCs w:val="24"/>
              </w:rPr>
            </w:pPr>
            <w:r w:rsidRPr="004A3BDF">
              <w:rPr>
                <w:rFonts w:cs="Arial"/>
                <w:color w:val="FF0000"/>
                <w:sz w:val="24"/>
                <w:szCs w:val="24"/>
              </w:rPr>
              <w:t>Parameter Description</w:t>
            </w:r>
          </w:p>
        </w:tc>
      </w:tr>
      <w:tr w:rsidR="003E5BBB" w:rsidRPr="004A3BDF" w14:paraId="646C42A0" w14:textId="77777777" w:rsidTr="009C43B5">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47CF7284" w14:textId="77777777" w:rsidR="003E5BBB" w:rsidRPr="004A3BDF" w:rsidRDefault="003E5BBB" w:rsidP="009C43B5">
            <w:pPr>
              <w:pStyle w:val="CellBody"/>
              <w:spacing w:before="96"/>
              <w:rPr>
                <w:rFonts w:ascii="Arial" w:hAnsi="Arial" w:cs="Arial"/>
                <w:color w:val="FF0000"/>
                <w:sz w:val="24"/>
                <w:szCs w:val="24"/>
              </w:rPr>
            </w:pPr>
            <w:r w:rsidRPr="004A3BDF">
              <w:rPr>
                <w:rFonts w:ascii="Arial" w:hAnsi="Arial" w:cs="Arial"/>
                <w:color w:val="FF0000"/>
                <w:sz w:val="24"/>
                <w:szCs w:val="24"/>
              </w:rPr>
              <w:t>0x00</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7C690831" w14:textId="77777777" w:rsidR="003E5BBB" w:rsidRPr="004A3BDF" w:rsidRDefault="003E5BBB" w:rsidP="009C43B5">
            <w:pPr>
              <w:pStyle w:val="CellBody"/>
              <w:spacing w:before="96"/>
              <w:rPr>
                <w:rFonts w:ascii="Arial" w:hAnsi="Arial" w:cs="Arial"/>
                <w:color w:val="FF0000"/>
                <w:sz w:val="24"/>
                <w:szCs w:val="24"/>
              </w:rPr>
            </w:pPr>
            <w:r w:rsidRPr="004A3BDF">
              <w:rPr>
                <w:rFonts w:ascii="Arial" w:hAnsi="Arial" w:cs="Arial"/>
                <w:color w:val="FF0000"/>
                <w:sz w:val="24"/>
                <w:szCs w:val="24"/>
              </w:rPr>
              <w:t>HCI_LE_</w:t>
            </w:r>
            <w:r>
              <w:rPr>
                <w:rFonts w:ascii="Arial" w:hAnsi="Arial" w:cs="Arial"/>
                <w:color w:val="FF0000"/>
                <w:sz w:val="24"/>
                <w:szCs w:val="24"/>
              </w:rPr>
              <w:t>Clear</w:t>
            </w:r>
            <w:r w:rsidRPr="004A3BDF">
              <w:rPr>
                <w:rFonts w:ascii="Arial" w:hAnsi="Arial" w:cs="Arial"/>
                <w:color w:val="FF0000"/>
                <w:sz w:val="24"/>
                <w:szCs w:val="24"/>
              </w:rPr>
              <w:t>_Advertising_Set</w:t>
            </w:r>
            <w:r>
              <w:rPr>
                <w:rFonts w:ascii="Arial" w:hAnsi="Arial" w:cs="Arial"/>
                <w:color w:val="FF0000"/>
                <w:sz w:val="24"/>
                <w:szCs w:val="24"/>
              </w:rPr>
              <w:t>s</w:t>
            </w:r>
            <w:r w:rsidRPr="004A3BDF">
              <w:rPr>
                <w:rFonts w:ascii="Arial" w:hAnsi="Arial" w:cs="Arial"/>
                <w:color w:val="FF0000"/>
                <w:sz w:val="24"/>
                <w:szCs w:val="24"/>
              </w:rPr>
              <w:t xml:space="preserve"> command succeeded</w:t>
            </w:r>
          </w:p>
        </w:tc>
      </w:tr>
      <w:tr w:rsidR="003E5BBB" w:rsidRPr="004A3BDF" w14:paraId="7B1A0E7F" w14:textId="77777777" w:rsidTr="009C43B5">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2844D3A9" w14:textId="77777777" w:rsidR="003E5BBB" w:rsidRPr="004A3BDF" w:rsidRDefault="003E5BBB" w:rsidP="009C43B5">
            <w:pPr>
              <w:pStyle w:val="CellBody"/>
              <w:spacing w:before="96"/>
              <w:rPr>
                <w:rFonts w:ascii="Arial" w:hAnsi="Arial" w:cs="Arial"/>
                <w:color w:val="FF0000"/>
                <w:sz w:val="24"/>
                <w:szCs w:val="24"/>
              </w:rPr>
            </w:pPr>
            <w:r w:rsidRPr="004A3BDF">
              <w:rPr>
                <w:rFonts w:ascii="Arial" w:hAnsi="Arial" w:cs="Arial"/>
                <w:color w:val="FF0000"/>
                <w:sz w:val="24"/>
                <w:szCs w:val="24"/>
              </w:rPr>
              <w:t>0x01</w:t>
            </w:r>
            <w:r>
              <w:rPr>
                <w:rFonts w:ascii="Arial" w:hAnsi="Arial" w:cs="Arial"/>
                <w:color w:val="FF0000"/>
                <w:sz w:val="24"/>
                <w:szCs w:val="24"/>
              </w:rPr>
              <w:t xml:space="preserve"> – </w:t>
            </w:r>
            <w:r w:rsidRPr="004A3BDF">
              <w:rPr>
                <w:rFonts w:ascii="Arial" w:hAnsi="Arial" w:cs="Arial"/>
                <w:color w:val="FF0000"/>
                <w:sz w:val="24"/>
                <w:szCs w:val="24"/>
              </w:rPr>
              <w:t>0xFF</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7378C492" w14:textId="77777777" w:rsidR="003E5BBB" w:rsidRPr="004A3BDF" w:rsidRDefault="003E5BBB" w:rsidP="009C43B5">
            <w:pPr>
              <w:pStyle w:val="CellBody"/>
              <w:spacing w:before="96"/>
              <w:rPr>
                <w:rFonts w:ascii="Arial" w:hAnsi="Arial" w:cs="Arial"/>
                <w:color w:val="FF0000"/>
                <w:sz w:val="24"/>
                <w:szCs w:val="24"/>
                <w:lang w:val="en-GB"/>
              </w:rPr>
            </w:pPr>
            <w:r w:rsidRPr="004A3BDF">
              <w:rPr>
                <w:rFonts w:ascii="Arial" w:hAnsi="Arial" w:cs="Arial"/>
                <w:color w:val="FF0000"/>
                <w:sz w:val="24"/>
                <w:szCs w:val="24"/>
              </w:rPr>
              <w:t>HCI_LE_</w:t>
            </w:r>
            <w:r>
              <w:rPr>
                <w:rFonts w:ascii="Arial" w:hAnsi="Arial" w:cs="Arial"/>
                <w:color w:val="FF0000"/>
                <w:sz w:val="24"/>
                <w:szCs w:val="24"/>
              </w:rPr>
              <w:t>Clear</w:t>
            </w:r>
            <w:r w:rsidRPr="004A3BDF">
              <w:rPr>
                <w:rFonts w:ascii="Arial" w:hAnsi="Arial" w:cs="Arial"/>
                <w:color w:val="FF0000"/>
                <w:sz w:val="24"/>
                <w:szCs w:val="24"/>
              </w:rPr>
              <w:t>_Advertising_Set</w:t>
            </w:r>
            <w:r>
              <w:rPr>
                <w:rFonts w:ascii="Arial" w:hAnsi="Arial" w:cs="Arial"/>
                <w:color w:val="FF0000"/>
                <w:sz w:val="24"/>
                <w:szCs w:val="24"/>
              </w:rPr>
              <w:t>s</w:t>
            </w:r>
            <w:r w:rsidRPr="004A3BDF">
              <w:rPr>
                <w:rFonts w:ascii="Arial" w:hAnsi="Arial" w:cs="Arial"/>
                <w:color w:val="FF0000"/>
                <w:sz w:val="24"/>
                <w:szCs w:val="24"/>
              </w:rPr>
              <w:t xml:space="preserve"> command failed. </w:t>
            </w:r>
            <w:r w:rsidRPr="004A3BDF">
              <w:rPr>
                <w:rFonts w:ascii="Arial" w:hAnsi="Arial" w:cs="Arial"/>
                <w:color w:val="FF0000"/>
                <w:sz w:val="24"/>
                <w:szCs w:val="24"/>
                <w:lang w:val="en-GB"/>
              </w:rPr>
              <w:t>See [Vol 2] Part D, Error Codes for a list of error codes and descriptions.</w:t>
            </w:r>
          </w:p>
        </w:tc>
      </w:tr>
    </w:tbl>
    <w:p w14:paraId="31AB08E9" w14:textId="77777777" w:rsidR="003E5BBB" w:rsidRDefault="003E5BBB" w:rsidP="003E5BBB">
      <w:pPr>
        <w:autoSpaceDE w:val="0"/>
        <w:autoSpaceDN w:val="0"/>
        <w:adjustRightInd w:val="0"/>
        <w:spacing w:after="0" w:line="240" w:lineRule="auto"/>
        <w:rPr>
          <w:rFonts w:cs="Arial"/>
          <w:b/>
          <w:bCs/>
          <w:color w:val="FF0000"/>
          <w:sz w:val="24"/>
          <w:szCs w:val="24"/>
          <w:lang w:val="en-GB"/>
        </w:rPr>
      </w:pPr>
    </w:p>
    <w:p w14:paraId="0981A658" w14:textId="77777777" w:rsidR="003E5BBB" w:rsidRDefault="003E5BBB" w:rsidP="003E5BBB">
      <w:pPr>
        <w:autoSpaceDE w:val="0"/>
        <w:autoSpaceDN w:val="0"/>
        <w:adjustRightInd w:val="0"/>
        <w:spacing w:after="0" w:line="240" w:lineRule="auto"/>
        <w:rPr>
          <w:rFonts w:cs="Arial"/>
          <w:b/>
          <w:bCs/>
          <w:color w:val="FF0000"/>
          <w:sz w:val="24"/>
          <w:szCs w:val="24"/>
          <w:lang w:val="en-GB"/>
        </w:rPr>
      </w:pPr>
      <w:r w:rsidRPr="00D50A44">
        <w:rPr>
          <w:rFonts w:cs="Arial"/>
          <w:b/>
          <w:bCs/>
          <w:color w:val="FF0000"/>
          <w:sz w:val="24"/>
          <w:szCs w:val="24"/>
          <w:lang w:val="en-GB"/>
        </w:rPr>
        <w:t>Event(s) Generated (unless masked away):</w:t>
      </w:r>
    </w:p>
    <w:p w14:paraId="4DD72D53" w14:textId="77777777" w:rsidR="003E5BBB" w:rsidRDefault="003E5BBB" w:rsidP="003E5BBB">
      <w:pPr>
        <w:autoSpaceDE w:val="0"/>
        <w:autoSpaceDN w:val="0"/>
        <w:adjustRightInd w:val="0"/>
        <w:spacing w:after="0" w:line="240" w:lineRule="auto"/>
        <w:rPr>
          <w:rFonts w:cs="Arial"/>
          <w:color w:val="FF0000"/>
          <w:sz w:val="24"/>
          <w:szCs w:val="24"/>
          <w:lang w:val="en-GB"/>
        </w:rPr>
      </w:pPr>
      <w:r w:rsidRPr="00D50A44">
        <w:rPr>
          <w:rFonts w:cs="Arial"/>
          <w:color w:val="FF0000"/>
          <w:sz w:val="24"/>
          <w:szCs w:val="24"/>
          <w:lang w:val="en-GB"/>
        </w:rPr>
        <w:t xml:space="preserve">When the </w:t>
      </w:r>
      <w:r w:rsidRPr="004A3BDF">
        <w:rPr>
          <w:rFonts w:cs="Arial"/>
          <w:color w:val="FF0000"/>
          <w:sz w:val="24"/>
          <w:szCs w:val="24"/>
        </w:rPr>
        <w:t>HCI_LE_</w:t>
      </w:r>
      <w:r>
        <w:rPr>
          <w:rFonts w:cs="Arial"/>
          <w:color w:val="FF0000"/>
          <w:sz w:val="24"/>
          <w:szCs w:val="24"/>
        </w:rPr>
        <w:t>Clear</w:t>
      </w:r>
      <w:r w:rsidRPr="004A3BDF">
        <w:rPr>
          <w:rFonts w:cs="Arial"/>
          <w:color w:val="FF0000"/>
          <w:sz w:val="24"/>
          <w:szCs w:val="24"/>
        </w:rPr>
        <w:t>_Advertising_Set</w:t>
      </w:r>
      <w:r>
        <w:rPr>
          <w:rFonts w:cs="Arial"/>
          <w:color w:val="FF0000"/>
          <w:sz w:val="24"/>
          <w:szCs w:val="24"/>
        </w:rPr>
        <w:t>s</w:t>
      </w:r>
      <w:r w:rsidRPr="004A3BDF">
        <w:rPr>
          <w:rFonts w:cs="Arial"/>
          <w:color w:val="FF0000"/>
          <w:sz w:val="24"/>
          <w:szCs w:val="24"/>
        </w:rPr>
        <w:t xml:space="preserve"> </w:t>
      </w:r>
      <w:r w:rsidRPr="00D50A44">
        <w:rPr>
          <w:rFonts w:cs="Arial"/>
          <w:color w:val="FF0000"/>
          <w:sz w:val="24"/>
          <w:szCs w:val="24"/>
          <w:lang w:val="en-GB"/>
        </w:rPr>
        <w:t>command has completed, a Command Complete event shall be generated.</w:t>
      </w:r>
    </w:p>
    <w:p w14:paraId="52F29B33" w14:textId="77777777" w:rsidR="00E40CCE" w:rsidRPr="00F03F8D" w:rsidRDefault="00E40CCE" w:rsidP="00F03F8D">
      <w:pPr>
        <w:pStyle w:val="Heading3"/>
      </w:pPr>
      <w:bookmarkStart w:id="231" w:name="_Toc448771399"/>
      <w:r w:rsidRPr="00B03027">
        <w:t xml:space="preserve">[New Section] </w:t>
      </w:r>
      <w:r w:rsidRPr="00F03F8D">
        <w:t>7.8.X LE Set Periodic Advertising Parameters Command</w:t>
      </w:r>
      <w:bookmarkEnd w:id="171"/>
      <w:bookmarkEnd w:id="172"/>
      <w:bookmarkEnd w:id="231"/>
    </w:p>
    <w:tbl>
      <w:tblPr>
        <w:tblStyle w:val="Bluetoothgrid"/>
        <w:tblW w:w="10075" w:type="dxa"/>
        <w:tblInd w:w="0" w:type="dxa"/>
        <w:tblLayout w:type="fixed"/>
        <w:tblCellMar>
          <w:left w:w="115" w:type="dxa"/>
          <w:right w:w="115" w:type="dxa"/>
        </w:tblCellMar>
        <w:tblLook w:val="04A0" w:firstRow="1" w:lastRow="0" w:firstColumn="1" w:lastColumn="0" w:noHBand="0" w:noVBand="1"/>
      </w:tblPr>
      <w:tblGrid>
        <w:gridCol w:w="2515"/>
        <w:gridCol w:w="1080"/>
        <w:gridCol w:w="4050"/>
        <w:gridCol w:w="2430"/>
      </w:tblGrid>
      <w:tr w:rsidR="00E40CCE" w:rsidRPr="00F429CC" w14:paraId="34C833F6" w14:textId="77777777" w:rsidTr="004138C9">
        <w:trPr>
          <w:cnfStyle w:val="100000000000" w:firstRow="1" w:lastRow="0" w:firstColumn="0" w:lastColumn="0" w:oddVBand="0" w:evenVBand="0" w:oddHBand="0" w:evenHBand="0" w:firstRowFirstColumn="0" w:firstRowLastColumn="0" w:lastRowFirstColumn="0" w:lastRowLastColumn="0"/>
          <w:cantSplit/>
          <w:trHeight w:val="579"/>
        </w:trPr>
        <w:tc>
          <w:tcPr>
            <w:tcW w:w="2515" w:type="dxa"/>
            <w:tcBorders>
              <w:top w:val="single" w:sz="4" w:space="0" w:color="auto"/>
              <w:left w:val="single" w:sz="4" w:space="0" w:color="auto"/>
              <w:bottom w:val="single" w:sz="4" w:space="0" w:color="auto"/>
              <w:right w:val="single" w:sz="4" w:space="0" w:color="auto"/>
            </w:tcBorders>
            <w:shd w:val="clear" w:color="auto" w:fill="BBFAFD"/>
          </w:tcPr>
          <w:p w14:paraId="4038C965" w14:textId="77777777" w:rsidR="00E40CCE" w:rsidRPr="004A3BDF" w:rsidRDefault="00E40CCE" w:rsidP="00E40CCE">
            <w:pPr>
              <w:pStyle w:val="Tableheading"/>
              <w:spacing w:before="96"/>
              <w:rPr>
                <w:rFonts w:cs="Arial"/>
                <w:color w:val="FF0000"/>
                <w:sz w:val="24"/>
                <w:szCs w:val="24"/>
              </w:rPr>
            </w:pPr>
            <w:r w:rsidRPr="004A3BDF">
              <w:rPr>
                <w:rFonts w:cs="Arial"/>
                <w:color w:val="FF0000"/>
                <w:sz w:val="24"/>
                <w:szCs w:val="24"/>
              </w:rPr>
              <w:t>Command</w:t>
            </w:r>
          </w:p>
        </w:tc>
        <w:tc>
          <w:tcPr>
            <w:tcW w:w="1080" w:type="dxa"/>
            <w:tcBorders>
              <w:top w:val="single" w:sz="4" w:space="0" w:color="auto"/>
              <w:left w:val="single" w:sz="4" w:space="0" w:color="auto"/>
              <w:bottom w:val="single" w:sz="4" w:space="0" w:color="auto"/>
              <w:right w:val="single" w:sz="4" w:space="0" w:color="auto"/>
            </w:tcBorders>
            <w:shd w:val="clear" w:color="auto" w:fill="BBFAFD"/>
            <w:hideMark/>
          </w:tcPr>
          <w:p w14:paraId="5D9307AC" w14:textId="77777777" w:rsidR="00E40CCE" w:rsidRPr="004A3BDF" w:rsidRDefault="00E40CCE" w:rsidP="00E40CCE">
            <w:pPr>
              <w:pStyle w:val="Tableheading"/>
              <w:spacing w:before="96"/>
              <w:rPr>
                <w:rFonts w:cs="Arial"/>
                <w:color w:val="FF0000"/>
                <w:sz w:val="24"/>
                <w:szCs w:val="24"/>
              </w:rPr>
            </w:pPr>
            <w:r w:rsidRPr="004A3BDF">
              <w:rPr>
                <w:rFonts w:cs="Arial"/>
                <w:color w:val="FF0000"/>
                <w:sz w:val="24"/>
                <w:szCs w:val="24"/>
              </w:rPr>
              <w:t>OCF</w:t>
            </w:r>
          </w:p>
        </w:tc>
        <w:tc>
          <w:tcPr>
            <w:tcW w:w="4050" w:type="dxa"/>
            <w:tcBorders>
              <w:top w:val="single" w:sz="4" w:space="0" w:color="auto"/>
              <w:left w:val="single" w:sz="4" w:space="0" w:color="auto"/>
              <w:bottom w:val="single" w:sz="4" w:space="0" w:color="auto"/>
              <w:right w:val="single" w:sz="4" w:space="0" w:color="auto"/>
            </w:tcBorders>
            <w:shd w:val="clear" w:color="auto" w:fill="BBFAFD"/>
          </w:tcPr>
          <w:p w14:paraId="6C9A4579" w14:textId="77777777" w:rsidR="00E40CCE" w:rsidRPr="004A3BDF" w:rsidRDefault="00E40CCE" w:rsidP="00E40CCE">
            <w:pPr>
              <w:pStyle w:val="Tableheading"/>
              <w:spacing w:before="96"/>
              <w:rPr>
                <w:rFonts w:cs="Arial"/>
                <w:color w:val="FF0000"/>
                <w:sz w:val="24"/>
                <w:szCs w:val="24"/>
              </w:rPr>
            </w:pPr>
            <w:r w:rsidRPr="004A3BDF">
              <w:rPr>
                <w:rFonts w:cs="Arial"/>
                <w:color w:val="FF0000"/>
                <w:sz w:val="24"/>
                <w:szCs w:val="24"/>
              </w:rPr>
              <w:t>Command Parameters</w:t>
            </w:r>
          </w:p>
        </w:tc>
        <w:tc>
          <w:tcPr>
            <w:tcW w:w="2430" w:type="dxa"/>
            <w:tcBorders>
              <w:top w:val="single" w:sz="4" w:space="0" w:color="auto"/>
              <w:left w:val="single" w:sz="4" w:space="0" w:color="auto"/>
              <w:bottom w:val="single" w:sz="4" w:space="0" w:color="auto"/>
              <w:right w:val="single" w:sz="4" w:space="0" w:color="auto"/>
            </w:tcBorders>
            <w:shd w:val="clear" w:color="auto" w:fill="BBFAFD"/>
          </w:tcPr>
          <w:p w14:paraId="756813B0" w14:textId="77777777" w:rsidR="00E40CCE" w:rsidRPr="004A3BDF" w:rsidRDefault="00E40CCE" w:rsidP="00E40CCE">
            <w:pPr>
              <w:pStyle w:val="Tableheading"/>
              <w:spacing w:before="96"/>
              <w:rPr>
                <w:rFonts w:cs="Arial"/>
                <w:color w:val="FF0000"/>
                <w:sz w:val="24"/>
                <w:szCs w:val="24"/>
              </w:rPr>
            </w:pPr>
            <w:r w:rsidRPr="004A3BDF">
              <w:rPr>
                <w:rFonts w:cs="Arial"/>
                <w:color w:val="FF0000"/>
                <w:sz w:val="24"/>
                <w:szCs w:val="24"/>
              </w:rPr>
              <w:t>Return Parameters</w:t>
            </w:r>
          </w:p>
        </w:tc>
      </w:tr>
      <w:tr w:rsidR="00E40CCE" w:rsidRPr="00F429CC" w14:paraId="7E6F3D86" w14:textId="77777777" w:rsidTr="004138C9">
        <w:trPr>
          <w:trHeight w:val="184"/>
        </w:trPr>
        <w:tc>
          <w:tcPr>
            <w:tcW w:w="251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7F7E22EE" w14:textId="77777777" w:rsidR="00E40CCE" w:rsidRPr="004A3BDF" w:rsidRDefault="00E40CCE">
            <w:pPr>
              <w:pStyle w:val="CellBody"/>
              <w:spacing w:before="96"/>
              <w:rPr>
                <w:rFonts w:ascii="Arial" w:hAnsi="Arial" w:cs="Arial"/>
                <w:color w:val="FF0000"/>
                <w:sz w:val="24"/>
                <w:szCs w:val="24"/>
              </w:rPr>
            </w:pPr>
            <w:r w:rsidRPr="004A3BDF">
              <w:rPr>
                <w:rFonts w:ascii="Arial" w:hAnsi="Arial" w:cs="Arial"/>
                <w:color w:val="FF0000"/>
                <w:sz w:val="24"/>
                <w:szCs w:val="24"/>
              </w:rPr>
              <w:t>HCI_LE_Set_</w:t>
            </w:r>
            <w:r w:rsidR="007F0854">
              <w:rPr>
                <w:rFonts w:ascii="Arial" w:hAnsi="Arial" w:cs="Arial"/>
                <w:color w:val="FF0000"/>
                <w:sz w:val="24"/>
                <w:szCs w:val="24"/>
              </w:rPr>
              <w:t>Periodic</w:t>
            </w:r>
            <w:r w:rsidRPr="004A3BDF">
              <w:rPr>
                <w:rFonts w:ascii="Arial" w:hAnsi="Arial" w:cs="Arial"/>
                <w:color w:val="FF0000"/>
                <w:sz w:val="24"/>
                <w:szCs w:val="24"/>
              </w:rPr>
              <w:t>_Advertising_Parameters</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250EF801" w14:textId="77777777" w:rsidR="00E40CCE" w:rsidRPr="004A3BDF" w:rsidRDefault="002932D0" w:rsidP="00E40CCE">
            <w:pPr>
              <w:pStyle w:val="CellBody"/>
              <w:spacing w:before="96"/>
              <w:rPr>
                <w:rFonts w:ascii="Arial" w:hAnsi="Arial" w:cs="Arial"/>
                <w:color w:val="FF0000"/>
                <w:sz w:val="24"/>
                <w:szCs w:val="24"/>
              </w:rPr>
            </w:pPr>
            <w:r>
              <w:rPr>
                <w:rFonts w:ascii="Arial" w:hAnsi="Arial" w:cs="Arial"/>
                <w:color w:val="FF0000"/>
                <w:sz w:val="24"/>
                <w:szCs w:val="24"/>
              </w:rPr>
              <w:t>0x</w:t>
            </w:r>
            <w:r w:rsidR="003E772E">
              <w:rPr>
                <w:rFonts w:ascii="Arial" w:hAnsi="Arial" w:cs="Arial"/>
                <w:color w:val="FF0000"/>
                <w:sz w:val="24"/>
                <w:szCs w:val="24"/>
              </w:rPr>
              <w:t>00</w:t>
            </w:r>
            <w:r>
              <w:rPr>
                <w:rFonts w:ascii="Arial" w:hAnsi="Arial" w:cs="Arial"/>
                <w:color w:val="FF0000"/>
                <w:sz w:val="24"/>
                <w:szCs w:val="24"/>
              </w:rPr>
              <w:t>3E</w:t>
            </w:r>
          </w:p>
        </w:tc>
        <w:tc>
          <w:tcPr>
            <w:tcW w:w="405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4A4CF56F" w14:textId="77777777" w:rsidR="00E40CCE" w:rsidRPr="004A3BDF" w:rsidRDefault="00E40CCE" w:rsidP="00E40CCE">
            <w:pPr>
              <w:pStyle w:val="CellBody"/>
              <w:spacing w:before="96"/>
              <w:rPr>
                <w:rFonts w:ascii="Arial" w:hAnsi="Arial" w:cs="Arial"/>
                <w:color w:val="FF0000"/>
                <w:sz w:val="24"/>
                <w:szCs w:val="24"/>
              </w:rPr>
            </w:pPr>
            <w:r w:rsidRPr="004A3BDF">
              <w:rPr>
                <w:rFonts w:ascii="Arial" w:hAnsi="Arial" w:cs="Arial"/>
                <w:color w:val="FF0000"/>
                <w:sz w:val="24"/>
                <w:szCs w:val="24"/>
              </w:rPr>
              <w:t>Advertising</w:t>
            </w:r>
            <w:r w:rsidR="0058385B">
              <w:rPr>
                <w:rFonts w:ascii="Arial" w:hAnsi="Arial" w:cs="Arial"/>
                <w:color w:val="FF0000"/>
                <w:sz w:val="24"/>
                <w:szCs w:val="24"/>
              </w:rPr>
              <w:t>_</w:t>
            </w:r>
            <w:r w:rsidR="00403A1D">
              <w:rPr>
                <w:rFonts w:ascii="Arial" w:hAnsi="Arial" w:cs="Arial"/>
                <w:color w:val="FF0000"/>
                <w:sz w:val="24"/>
                <w:szCs w:val="24"/>
              </w:rPr>
              <w:t>Handle</w:t>
            </w:r>
            <w:r w:rsidRPr="004A3BDF">
              <w:rPr>
                <w:rFonts w:ascii="Arial" w:hAnsi="Arial" w:cs="Arial"/>
                <w:color w:val="FF0000"/>
                <w:sz w:val="24"/>
                <w:szCs w:val="24"/>
              </w:rPr>
              <w:t>,</w:t>
            </w:r>
          </w:p>
          <w:p w14:paraId="05709093" w14:textId="77777777" w:rsidR="00E40CCE" w:rsidRPr="004A3BDF" w:rsidRDefault="00807E3E" w:rsidP="00E40CCE">
            <w:pPr>
              <w:pStyle w:val="CellBody"/>
              <w:spacing w:before="96"/>
              <w:rPr>
                <w:rFonts w:ascii="Arial" w:hAnsi="Arial" w:cs="Arial"/>
                <w:color w:val="FF0000"/>
                <w:sz w:val="24"/>
                <w:szCs w:val="24"/>
              </w:rPr>
            </w:pPr>
            <w:r>
              <w:rPr>
                <w:rFonts w:ascii="Arial" w:hAnsi="Arial" w:cs="Arial"/>
                <w:color w:val="FF0000"/>
                <w:sz w:val="24"/>
                <w:szCs w:val="24"/>
              </w:rPr>
              <w:t>Periodic_</w:t>
            </w:r>
            <w:r w:rsidR="00E40CCE" w:rsidRPr="004A3BDF">
              <w:rPr>
                <w:rFonts w:ascii="Arial" w:hAnsi="Arial" w:cs="Arial"/>
                <w:color w:val="FF0000"/>
                <w:sz w:val="24"/>
                <w:szCs w:val="24"/>
              </w:rPr>
              <w:t>Advertising_Interval_Min,</w:t>
            </w:r>
          </w:p>
          <w:p w14:paraId="4A67046F" w14:textId="77777777" w:rsidR="00E40CCE" w:rsidRPr="004A3BDF" w:rsidRDefault="00807E3E" w:rsidP="00E40CCE">
            <w:pPr>
              <w:pStyle w:val="CellBody"/>
              <w:spacing w:before="96"/>
              <w:rPr>
                <w:rFonts w:ascii="Arial" w:hAnsi="Arial" w:cs="Arial"/>
                <w:color w:val="FF0000"/>
                <w:sz w:val="24"/>
                <w:szCs w:val="24"/>
              </w:rPr>
            </w:pPr>
            <w:r>
              <w:rPr>
                <w:rFonts w:ascii="Arial" w:hAnsi="Arial" w:cs="Arial"/>
                <w:color w:val="FF0000"/>
                <w:sz w:val="24"/>
                <w:szCs w:val="24"/>
              </w:rPr>
              <w:t>Periodic_</w:t>
            </w:r>
            <w:r w:rsidR="00E40CCE" w:rsidRPr="004A3BDF">
              <w:rPr>
                <w:rFonts w:ascii="Arial" w:hAnsi="Arial" w:cs="Arial"/>
                <w:color w:val="FF0000"/>
                <w:sz w:val="24"/>
                <w:szCs w:val="24"/>
              </w:rPr>
              <w:t>Advertising_Interval_Max,</w:t>
            </w:r>
          </w:p>
          <w:p w14:paraId="6D21F688" w14:textId="77777777" w:rsidR="00E40CCE" w:rsidRPr="004A3BDF" w:rsidRDefault="00807E3E" w:rsidP="00E40CCE">
            <w:pPr>
              <w:pStyle w:val="CellBody"/>
              <w:spacing w:before="96"/>
              <w:rPr>
                <w:rFonts w:ascii="Arial" w:hAnsi="Arial" w:cs="Arial"/>
                <w:color w:val="FF0000"/>
                <w:sz w:val="24"/>
                <w:szCs w:val="24"/>
              </w:rPr>
            </w:pPr>
            <w:r>
              <w:rPr>
                <w:rFonts w:ascii="Arial" w:hAnsi="Arial" w:cs="Arial"/>
                <w:color w:val="FF0000"/>
                <w:sz w:val="24"/>
                <w:szCs w:val="24"/>
              </w:rPr>
              <w:t>Periodic_</w:t>
            </w:r>
            <w:r w:rsidR="00E40CCE" w:rsidRPr="004A3BDF">
              <w:rPr>
                <w:rFonts w:ascii="Arial" w:hAnsi="Arial" w:cs="Arial"/>
                <w:color w:val="FF0000"/>
                <w:sz w:val="24"/>
                <w:szCs w:val="24"/>
              </w:rPr>
              <w:t>Advertising_</w:t>
            </w:r>
            <w:r w:rsidR="00D309BC">
              <w:rPr>
                <w:rFonts w:ascii="Arial" w:hAnsi="Arial" w:cs="Arial"/>
                <w:color w:val="FF0000"/>
                <w:sz w:val="24"/>
                <w:szCs w:val="24"/>
              </w:rPr>
              <w:t>Properties</w:t>
            </w:r>
          </w:p>
          <w:p w14:paraId="4AFBA1F0" w14:textId="77777777" w:rsidR="00E40CCE" w:rsidRPr="004A3BDF" w:rsidRDefault="00E40CCE" w:rsidP="00EB2A15">
            <w:pPr>
              <w:pStyle w:val="CellBody"/>
              <w:spacing w:before="96"/>
              <w:rPr>
                <w:rFonts w:ascii="Arial" w:hAnsi="Arial" w:cs="Arial"/>
                <w:color w:val="FF0000"/>
                <w:sz w:val="24"/>
                <w:szCs w:val="24"/>
              </w:rPr>
            </w:pPr>
          </w:p>
        </w:tc>
        <w:tc>
          <w:tcPr>
            <w:tcW w:w="243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328048A2" w14:textId="77777777" w:rsidR="00E40CCE" w:rsidRPr="004A3BDF" w:rsidRDefault="00E40CCE" w:rsidP="00EB2A15">
            <w:pPr>
              <w:pStyle w:val="CellBody"/>
              <w:spacing w:before="96"/>
              <w:rPr>
                <w:rFonts w:ascii="Arial" w:hAnsi="Arial" w:cs="Arial"/>
                <w:color w:val="FF0000"/>
                <w:sz w:val="24"/>
                <w:szCs w:val="24"/>
              </w:rPr>
            </w:pPr>
            <w:r w:rsidRPr="004A3BDF">
              <w:rPr>
                <w:rFonts w:ascii="Arial" w:hAnsi="Arial" w:cs="Arial"/>
                <w:color w:val="FF0000"/>
                <w:sz w:val="24"/>
                <w:szCs w:val="24"/>
              </w:rPr>
              <w:t>Status</w:t>
            </w:r>
          </w:p>
        </w:tc>
      </w:tr>
    </w:tbl>
    <w:p w14:paraId="0C98333F" w14:textId="77777777" w:rsidR="00E40CCE" w:rsidRDefault="00E40CCE" w:rsidP="00E40CCE">
      <w:pPr>
        <w:rPr>
          <w:rFonts w:cs="Arial"/>
          <w:b/>
          <w:color w:val="FF0000"/>
          <w:sz w:val="24"/>
          <w:szCs w:val="24"/>
        </w:rPr>
      </w:pPr>
    </w:p>
    <w:p w14:paraId="45F2AB36" w14:textId="77777777" w:rsidR="00E40CCE" w:rsidRPr="004A3BDF" w:rsidRDefault="00E40CCE" w:rsidP="00E40CCE">
      <w:pPr>
        <w:rPr>
          <w:rFonts w:cs="Arial"/>
          <w:b/>
          <w:color w:val="FF0000"/>
          <w:sz w:val="24"/>
          <w:szCs w:val="24"/>
        </w:rPr>
      </w:pPr>
      <w:r w:rsidRPr="004A3BDF">
        <w:rPr>
          <w:rFonts w:cs="Arial"/>
          <w:b/>
          <w:color w:val="FF0000"/>
          <w:sz w:val="24"/>
          <w:szCs w:val="24"/>
        </w:rPr>
        <w:t>Description:</w:t>
      </w:r>
    </w:p>
    <w:p w14:paraId="099F20B8" w14:textId="77777777" w:rsidR="00E40CCE" w:rsidRPr="005641E8" w:rsidRDefault="00E40CCE" w:rsidP="00E40CCE">
      <w:pPr>
        <w:autoSpaceDE w:val="0"/>
        <w:autoSpaceDN w:val="0"/>
        <w:adjustRightInd w:val="0"/>
        <w:spacing w:after="0" w:line="240" w:lineRule="auto"/>
        <w:rPr>
          <w:rFonts w:cs="Arial"/>
          <w:color w:val="FF0000"/>
          <w:sz w:val="24"/>
          <w:szCs w:val="24"/>
          <w:lang w:val="en-GB"/>
        </w:rPr>
      </w:pPr>
      <w:r w:rsidRPr="005641E8">
        <w:rPr>
          <w:rFonts w:cs="Arial"/>
          <w:color w:val="FF0000"/>
          <w:sz w:val="24"/>
          <w:szCs w:val="24"/>
          <w:lang w:val="en-GB"/>
        </w:rPr>
        <w:t>The LE_Set_</w:t>
      </w:r>
      <w:r>
        <w:rPr>
          <w:rFonts w:cs="Arial"/>
          <w:color w:val="FF0000"/>
          <w:sz w:val="24"/>
          <w:szCs w:val="24"/>
          <w:lang w:val="en-GB"/>
        </w:rPr>
        <w:t>Periodic</w:t>
      </w:r>
      <w:r w:rsidRPr="005641E8">
        <w:rPr>
          <w:rFonts w:cs="Arial"/>
          <w:color w:val="FF0000"/>
          <w:sz w:val="24"/>
          <w:szCs w:val="24"/>
          <w:lang w:val="en-GB"/>
        </w:rPr>
        <w:t>_Advertising_Parameters command is used by the Host to set the parameters</w:t>
      </w:r>
      <w:r>
        <w:rPr>
          <w:rFonts w:cs="Arial"/>
          <w:color w:val="FF0000"/>
          <w:sz w:val="24"/>
          <w:szCs w:val="24"/>
          <w:lang w:val="en-GB"/>
        </w:rPr>
        <w:t xml:space="preserve"> for periodic advertising</w:t>
      </w:r>
      <w:r w:rsidRPr="005641E8">
        <w:rPr>
          <w:rFonts w:cs="Arial"/>
          <w:color w:val="FF0000"/>
          <w:sz w:val="24"/>
          <w:szCs w:val="24"/>
          <w:lang w:val="en-GB"/>
        </w:rPr>
        <w:t>.</w:t>
      </w:r>
    </w:p>
    <w:p w14:paraId="38B6EE1D" w14:textId="77777777" w:rsidR="00E40CCE" w:rsidRPr="005641E8" w:rsidRDefault="00E40CCE" w:rsidP="00E40CCE">
      <w:pPr>
        <w:autoSpaceDE w:val="0"/>
        <w:autoSpaceDN w:val="0"/>
        <w:adjustRightInd w:val="0"/>
        <w:spacing w:after="0" w:line="240" w:lineRule="auto"/>
        <w:rPr>
          <w:rFonts w:cs="Arial"/>
          <w:color w:val="FF0000"/>
          <w:sz w:val="24"/>
          <w:szCs w:val="24"/>
          <w:lang w:val="en-GB"/>
        </w:rPr>
      </w:pPr>
    </w:p>
    <w:p w14:paraId="5CD99C02" w14:textId="77777777" w:rsidR="00E40CCE" w:rsidRPr="000613C3" w:rsidRDefault="00E40CCE" w:rsidP="00770EFE">
      <w:pPr>
        <w:rPr>
          <w:rFonts w:cs="Arial"/>
          <w:color w:val="FF0000"/>
          <w:sz w:val="24"/>
          <w:szCs w:val="24"/>
          <w:rPrChange w:id="232" w:author="Clive D.W. Feather" w:date="2016-04-13T08:01:00Z">
            <w:rPr>
              <w:rFonts w:cs="Arial"/>
              <w:color w:val="FF0000"/>
              <w:sz w:val="24"/>
              <w:szCs w:val="24"/>
              <w:lang w:val="en-GB"/>
            </w:rPr>
          </w:rPrChange>
        </w:rPr>
      </w:pPr>
      <w:r w:rsidRPr="005641E8">
        <w:rPr>
          <w:rFonts w:cs="Arial"/>
          <w:color w:val="FF0000"/>
          <w:sz w:val="24"/>
          <w:szCs w:val="24"/>
          <w:lang w:val="en-GB"/>
        </w:rPr>
        <w:t>The Advertising</w:t>
      </w:r>
      <w:r w:rsidR="0058385B">
        <w:rPr>
          <w:rFonts w:cs="Arial"/>
          <w:color w:val="FF0000"/>
          <w:sz w:val="24"/>
          <w:szCs w:val="24"/>
          <w:lang w:val="en-GB"/>
        </w:rPr>
        <w:t>_</w:t>
      </w:r>
      <w:r w:rsidR="00403A1D">
        <w:rPr>
          <w:rFonts w:cs="Arial"/>
          <w:color w:val="FF0000"/>
          <w:sz w:val="24"/>
          <w:szCs w:val="24"/>
          <w:lang w:val="en-GB"/>
        </w:rPr>
        <w:t>Handle</w:t>
      </w:r>
      <w:r w:rsidRPr="005641E8">
        <w:rPr>
          <w:rFonts w:cs="Arial"/>
          <w:color w:val="FF0000"/>
          <w:sz w:val="24"/>
          <w:szCs w:val="24"/>
          <w:lang w:val="en-GB"/>
        </w:rPr>
        <w:t xml:space="preserve"> </w:t>
      </w:r>
      <w:r w:rsidR="004A103C">
        <w:rPr>
          <w:rFonts w:cs="Arial"/>
          <w:color w:val="FF0000"/>
          <w:sz w:val="24"/>
          <w:szCs w:val="24"/>
          <w:lang w:val="en-GB"/>
        </w:rPr>
        <w:t xml:space="preserve">parameter </w:t>
      </w:r>
      <w:r w:rsidRPr="005641E8">
        <w:rPr>
          <w:rFonts w:cs="Arial"/>
          <w:color w:val="FF0000"/>
          <w:sz w:val="24"/>
          <w:szCs w:val="24"/>
          <w:lang w:val="en-GB"/>
        </w:rPr>
        <w:t xml:space="preserve">identifies the advertising set whose </w:t>
      </w:r>
      <w:r w:rsidR="00733382">
        <w:rPr>
          <w:rFonts w:cs="Arial"/>
          <w:color w:val="FF0000"/>
          <w:sz w:val="24"/>
          <w:szCs w:val="24"/>
          <w:lang w:val="en-GB"/>
        </w:rPr>
        <w:t xml:space="preserve">periodic advertising </w:t>
      </w:r>
      <w:r w:rsidRPr="005641E8">
        <w:rPr>
          <w:rFonts w:cs="Arial"/>
          <w:color w:val="FF0000"/>
          <w:sz w:val="24"/>
          <w:szCs w:val="24"/>
          <w:lang w:val="en-GB"/>
        </w:rPr>
        <w:t xml:space="preserve">parameters are being configured. </w:t>
      </w:r>
      <w:r w:rsidR="00733382">
        <w:rPr>
          <w:rFonts w:cs="Arial"/>
          <w:color w:val="FF0000"/>
          <w:sz w:val="24"/>
          <w:szCs w:val="24"/>
          <w:lang w:val="en-GB"/>
        </w:rPr>
        <w:t xml:space="preserve"> </w:t>
      </w:r>
      <w:del w:id="233" w:author="Clive D.W. Feather" w:date="2016-04-13T08:00:00Z">
        <w:r w:rsidR="00733382" w:rsidDel="000613C3">
          <w:rPr>
            <w:rFonts w:cs="Arial"/>
            <w:color w:val="FF0000"/>
            <w:sz w:val="24"/>
            <w:szCs w:val="24"/>
            <w:lang w:val="en-GB"/>
          </w:rPr>
          <w:delText>The</w:delText>
        </w:r>
        <w:r w:rsidR="00513EBE" w:rsidDel="000613C3">
          <w:rPr>
            <w:rFonts w:cs="Arial"/>
            <w:color w:val="FF0000"/>
            <w:sz w:val="24"/>
            <w:szCs w:val="24"/>
            <w:lang w:val="en-GB"/>
          </w:rPr>
          <w:delText xml:space="preserve"> </w:delText>
        </w:r>
      </w:del>
      <w:ins w:id="234" w:author="Clive D.W. Feather" w:date="2016-04-13T08:00:00Z">
        <w:r w:rsidR="000613C3">
          <w:rPr>
            <w:rFonts w:cs="Arial"/>
            <w:color w:val="FF0000"/>
            <w:sz w:val="24"/>
            <w:szCs w:val="24"/>
            <w:lang w:val="en-GB"/>
          </w:rPr>
          <w:t xml:space="preserve">If the </w:t>
        </w:r>
      </w:ins>
      <w:r w:rsidR="00513EBE">
        <w:rPr>
          <w:rFonts w:cs="Arial"/>
          <w:color w:val="FF0000"/>
          <w:sz w:val="24"/>
          <w:szCs w:val="24"/>
          <w:lang w:val="en-GB"/>
        </w:rPr>
        <w:t xml:space="preserve">corresponding advertising set </w:t>
      </w:r>
      <w:del w:id="235" w:author="Clive D.W. Feather" w:date="2016-04-13T08:00:00Z">
        <w:r w:rsidR="00733382" w:rsidDel="000613C3">
          <w:rPr>
            <w:rFonts w:cs="Arial"/>
            <w:color w:val="FF0000"/>
            <w:sz w:val="24"/>
            <w:szCs w:val="24"/>
            <w:lang w:val="en-GB"/>
          </w:rPr>
          <w:delText xml:space="preserve">shall </w:delText>
        </w:r>
      </w:del>
      <w:ins w:id="236" w:author="Clive D.W. Feather" w:date="2016-04-13T08:00:00Z">
        <w:r w:rsidR="000613C3">
          <w:rPr>
            <w:rFonts w:cs="Arial"/>
            <w:color w:val="FF0000"/>
            <w:sz w:val="24"/>
            <w:szCs w:val="24"/>
            <w:lang w:val="en-GB"/>
          </w:rPr>
          <w:t xml:space="preserve">does not </w:t>
        </w:r>
      </w:ins>
      <w:r w:rsidR="00733382">
        <w:rPr>
          <w:rFonts w:cs="Arial"/>
          <w:color w:val="FF0000"/>
          <w:sz w:val="24"/>
          <w:szCs w:val="24"/>
          <w:lang w:val="en-GB"/>
        </w:rPr>
        <w:t>already exist</w:t>
      </w:r>
      <w:ins w:id="237" w:author="Clive D.W. Feather" w:date="2016-04-13T08:00:00Z">
        <w:r w:rsidR="000613C3">
          <w:rPr>
            <w:rFonts w:cs="Arial"/>
            <w:color w:val="FF0000"/>
            <w:sz w:val="24"/>
            <w:szCs w:val="24"/>
            <w:lang w:val="en-GB"/>
          </w:rPr>
          <w:t xml:space="preserve"> then </w:t>
        </w:r>
      </w:ins>
      <w:del w:id="238" w:author="Clive D.W. Feather" w:date="2016-04-13T08:00:00Z">
        <w:r w:rsidR="00513EBE" w:rsidDel="000613C3">
          <w:rPr>
            <w:rFonts w:cs="Arial"/>
            <w:color w:val="FF0000"/>
            <w:sz w:val="24"/>
            <w:szCs w:val="24"/>
            <w:lang w:val="en-GB"/>
          </w:rPr>
          <w:delText>; if not</w:delText>
        </w:r>
        <w:r w:rsidR="002F222C" w:rsidDel="000613C3">
          <w:rPr>
            <w:rFonts w:cs="Arial"/>
            <w:color w:val="FF0000"/>
            <w:sz w:val="24"/>
            <w:szCs w:val="24"/>
          </w:rPr>
          <w:delText xml:space="preserve">, </w:delText>
        </w:r>
      </w:del>
      <w:r w:rsidR="008749B4" w:rsidRPr="004A3BDF">
        <w:rPr>
          <w:rFonts w:cs="Arial"/>
          <w:color w:val="FF0000"/>
          <w:sz w:val="24"/>
          <w:szCs w:val="24"/>
        </w:rPr>
        <w:t xml:space="preserve">the Controller shall return </w:t>
      </w:r>
      <w:r w:rsidR="004B5675">
        <w:rPr>
          <w:rFonts w:cs="Arial"/>
          <w:color w:val="FF0000"/>
          <w:sz w:val="24"/>
          <w:szCs w:val="24"/>
        </w:rPr>
        <w:t>the</w:t>
      </w:r>
      <w:r w:rsidR="008749B4">
        <w:rPr>
          <w:rFonts w:cs="Arial"/>
          <w:color w:val="FF0000"/>
          <w:sz w:val="24"/>
          <w:szCs w:val="24"/>
        </w:rPr>
        <w:t xml:space="preserve"> </w:t>
      </w:r>
      <w:r w:rsidR="008749B4" w:rsidRPr="00876193">
        <w:rPr>
          <w:rFonts w:cs="Arial"/>
          <w:color w:val="FF0000"/>
          <w:sz w:val="24"/>
          <w:szCs w:val="24"/>
        </w:rPr>
        <w:t xml:space="preserve">Unknown </w:t>
      </w:r>
      <w:r w:rsidR="00B30EEE">
        <w:rPr>
          <w:rFonts w:cs="Arial"/>
          <w:color w:val="FF0000"/>
          <w:sz w:val="24"/>
          <w:szCs w:val="24"/>
        </w:rPr>
        <w:t xml:space="preserve">Advertising </w:t>
      </w:r>
      <w:r w:rsidR="00BE6218">
        <w:rPr>
          <w:rFonts w:cs="Arial"/>
          <w:color w:val="FF0000"/>
          <w:sz w:val="24"/>
          <w:szCs w:val="24"/>
        </w:rPr>
        <w:t>Identifier</w:t>
      </w:r>
      <w:r w:rsidR="008749B4">
        <w:rPr>
          <w:rFonts w:cs="Arial"/>
          <w:color w:val="FF0000"/>
          <w:sz w:val="24"/>
          <w:szCs w:val="24"/>
        </w:rPr>
        <w:t xml:space="preserve"> (</w:t>
      </w:r>
      <w:r w:rsidR="002932D0">
        <w:rPr>
          <w:rFonts w:cs="Arial"/>
          <w:color w:val="FF0000"/>
          <w:sz w:val="24"/>
          <w:szCs w:val="24"/>
        </w:rPr>
        <w:t>0x42</w:t>
      </w:r>
      <w:r w:rsidR="008749B4">
        <w:rPr>
          <w:rFonts w:cs="Arial"/>
          <w:color w:val="FF0000"/>
          <w:sz w:val="24"/>
          <w:szCs w:val="24"/>
        </w:rPr>
        <w:t xml:space="preserve">) </w:t>
      </w:r>
      <w:r w:rsidR="008749B4" w:rsidRPr="004A3BDF">
        <w:rPr>
          <w:rFonts w:cs="Arial"/>
          <w:color w:val="FF0000"/>
          <w:sz w:val="24"/>
          <w:szCs w:val="24"/>
        </w:rPr>
        <w:t>error code.</w:t>
      </w:r>
      <w:r w:rsidR="008749B4">
        <w:rPr>
          <w:rFonts w:cs="Arial"/>
          <w:color w:val="FF0000"/>
          <w:sz w:val="24"/>
          <w:szCs w:val="24"/>
          <w:lang w:val="en-GB"/>
        </w:rPr>
        <w:t xml:space="preserve"> </w:t>
      </w:r>
    </w:p>
    <w:p w14:paraId="2342F1E3" w14:textId="77777777" w:rsidR="00E40CCE" w:rsidRPr="005641E8" w:rsidRDefault="00E40CCE" w:rsidP="00E40CCE">
      <w:pPr>
        <w:autoSpaceDE w:val="0"/>
        <w:autoSpaceDN w:val="0"/>
        <w:adjustRightInd w:val="0"/>
        <w:spacing w:after="0" w:line="240" w:lineRule="auto"/>
        <w:rPr>
          <w:rFonts w:cs="Arial"/>
          <w:color w:val="FF0000"/>
          <w:sz w:val="24"/>
          <w:szCs w:val="24"/>
          <w:lang w:val="en-GB"/>
        </w:rPr>
      </w:pPr>
      <w:r w:rsidRPr="005641E8">
        <w:rPr>
          <w:rFonts w:cs="Arial"/>
          <w:color w:val="FF0000"/>
          <w:sz w:val="24"/>
          <w:szCs w:val="24"/>
          <w:lang w:val="en-GB"/>
        </w:rPr>
        <w:t xml:space="preserve">The </w:t>
      </w:r>
      <w:r w:rsidR="00807E3E">
        <w:rPr>
          <w:rFonts w:cs="Arial"/>
          <w:color w:val="FF0000"/>
          <w:sz w:val="24"/>
          <w:szCs w:val="24"/>
          <w:lang w:val="en-GB"/>
        </w:rPr>
        <w:t>Periodic_</w:t>
      </w:r>
      <w:r w:rsidRPr="005641E8">
        <w:rPr>
          <w:rFonts w:cs="Arial"/>
          <w:color w:val="FF0000"/>
          <w:sz w:val="24"/>
          <w:szCs w:val="24"/>
          <w:lang w:val="en-GB"/>
        </w:rPr>
        <w:t xml:space="preserve">Advertising_Interval_Min </w:t>
      </w:r>
      <w:r w:rsidR="004A103C">
        <w:rPr>
          <w:rFonts w:cs="Arial"/>
          <w:color w:val="FF0000"/>
          <w:sz w:val="24"/>
          <w:szCs w:val="24"/>
          <w:lang w:val="en-GB"/>
        </w:rPr>
        <w:t xml:space="preserve">parameter </w:t>
      </w:r>
      <w:r w:rsidRPr="005641E8">
        <w:rPr>
          <w:rFonts w:cs="Arial"/>
          <w:color w:val="FF0000"/>
          <w:sz w:val="24"/>
          <w:szCs w:val="24"/>
          <w:lang w:val="en-GB"/>
        </w:rPr>
        <w:t xml:space="preserve">shall be less than or equal to the </w:t>
      </w:r>
      <w:r w:rsidR="00807E3E">
        <w:rPr>
          <w:rFonts w:cs="Arial"/>
          <w:color w:val="FF0000"/>
          <w:sz w:val="24"/>
          <w:szCs w:val="24"/>
          <w:lang w:val="en-GB"/>
        </w:rPr>
        <w:t>Periodic_</w:t>
      </w:r>
      <w:r w:rsidRPr="005641E8">
        <w:rPr>
          <w:rFonts w:cs="Arial"/>
          <w:color w:val="FF0000"/>
          <w:sz w:val="24"/>
          <w:szCs w:val="24"/>
          <w:lang w:val="en-GB"/>
        </w:rPr>
        <w:t>Advertising_Interval_Max</w:t>
      </w:r>
      <w:r w:rsidR="004A103C" w:rsidRPr="004A103C">
        <w:rPr>
          <w:rFonts w:cs="Arial"/>
          <w:color w:val="FF0000"/>
          <w:sz w:val="24"/>
          <w:szCs w:val="24"/>
          <w:lang w:val="en-GB"/>
        </w:rPr>
        <w:t xml:space="preserve"> </w:t>
      </w:r>
      <w:r w:rsidR="004A103C">
        <w:rPr>
          <w:rFonts w:cs="Arial"/>
          <w:color w:val="FF0000"/>
          <w:sz w:val="24"/>
          <w:szCs w:val="24"/>
          <w:lang w:val="en-GB"/>
        </w:rPr>
        <w:t>parameter</w:t>
      </w:r>
      <w:r w:rsidRPr="005641E8">
        <w:rPr>
          <w:rFonts w:cs="Arial"/>
          <w:color w:val="FF0000"/>
          <w:sz w:val="24"/>
          <w:szCs w:val="24"/>
          <w:lang w:val="en-GB"/>
        </w:rPr>
        <w:t xml:space="preserve">. The </w:t>
      </w:r>
      <w:r w:rsidR="00807E3E">
        <w:rPr>
          <w:rFonts w:cs="Arial"/>
          <w:color w:val="FF0000"/>
          <w:sz w:val="24"/>
          <w:szCs w:val="24"/>
          <w:lang w:val="en-GB"/>
        </w:rPr>
        <w:t>Periodic_</w:t>
      </w:r>
      <w:r w:rsidRPr="005641E8">
        <w:rPr>
          <w:rFonts w:cs="Arial"/>
          <w:color w:val="FF0000"/>
          <w:sz w:val="24"/>
          <w:szCs w:val="24"/>
          <w:lang w:val="en-GB"/>
        </w:rPr>
        <w:t xml:space="preserve">Advertising_Interval_Min and </w:t>
      </w:r>
      <w:r w:rsidR="00807E3E">
        <w:rPr>
          <w:rFonts w:cs="Arial"/>
          <w:color w:val="FF0000"/>
          <w:sz w:val="24"/>
          <w:szCs w:val="24"/>
          <w:lang w:val="en-GB"/>
        </w:rPr>
        <w:t>Periodic_</w:t>
      </w:r>
      <w:r w:rsidRPr="005641E8">
        <w:rPr>
          <w:rFonts w:cs="Arial"/>
          <w:color w:val="FF0000"/>
          <w:sz w:val="24"/>
          <w:szCs w:val="24"/>
          <w:lang w:val="en-GB"/>
        </w:rPr>
        <w:t xml:space="preserve">Advertising_Interval_Max </w:t>
      </w:r>
      <w:r w:rsidR="004A103C">
        <w:rPr>
          <w:rFonts w:cs="Arial"/>
          <w:color w:val="FF0000"/>
          <w:sz w:val="24"/>
          <w:szCs w:val="24"/>
          <w:lang w:val="en-GB"/>
        </w:rPr>
        <w:t xml:space="preserve">parameters </w:t>
      </w:r>
      <w:r w:rsidRPr="005641E8">
        <w:rPr>
          <w:rFonts w:cs="Arial"/>
          <w:color w:val="FF0000"/>
          <w:sz w:val="24"/>
          <w:szCs w:val="24"/>
          <w:lang w:val="en-GB"/>
        </w:rPr>
        <w:t>should not be the same value to enable the Controller to determine the best advertising interval given other activities.</w:t>
      </w:r>
    </w:p>
    <w:p w14:paraId="5A46604A" w14:textId="77777777" w:rsidR="00E40CCE" w:rsidRPr="005641E8" w:rsidRDefault="00E40CCE" w:rsidP="00E40CCE">
      <w:pPr>
        <w:autoSpaceDE w:val="0"/>
        <w:autoSpaceDN w:val="0"/>
        <w:adjustRightInd w:val="0"/>
        <w:spacing w:after="0" w:line="240" w:lineRule="auto"/>
        <w:rPr>
          <w:rFonts w:cs="Arial"/>
          <w:color w:val="FF0000"/>
          <w:sz w:val="24"/>
          <w:szCs w:val="24"/>
          <w:lang w:val="en-GB"/>
        </w:rPr>
      </w:pPr>
    </w:p>
    <w:p w14:paraId="58E8D404" w14:textId="77777777" w:rsidR="00E40CCE" w:rsidRPr="005641E8" w:rsidRDefault="00E40CCE" w:rsidP="00E40CCE">
      <w:pPr>
        <w:autoSpaceDE w:val="0"/>
        <w:autoSpaceDN w:val="0"/>
        <w:adjustRightInd w:val="0"/>
        <w:spacing w:after="0" w:line="240" w:lineRule="auto"/>
        <w:rPr>
          <w:rFonts w:cs="Arial"/>
          <w:color w:val="FF0000"/>
          <w:sz w:val="24"/>
          <w:szCs w:val="24"/>
          <w:lang w:val="en-GB"/>
        </w:rPr>
      </w:pPr>
      <w:r w:rsidRPr="005641E8">
        <w:rPr>
          <w:rFonts w:cs="Arial"/>
          <w:color w:val="FF0000"/>
          <w:sz w:val="24"/>
          <w:szCs w:val="24"/>
          <w:lang w:val="en-GB"/>
        </w:rPr>
        <w:t xml:space="preserve">The </w:t>
      </w:r>
      <w:r w:rsidR="00807E3E">
        <w:rPr>
          <w:rFonts w:cs="Arial"/>
          <w:color w:val="FF0000"/>
          <w:sz w:val="24"/>
          <w:szCs w:val="24"/>
          <w:lang w:val="en-GB"/>
        </w:rPr>
        <w:t>Periodic_</w:t>
      </w:r>
      <w:r w:rsidRPr="005641E8">
        <w:rPr>
          <w:rFonts w:cs="Arial"/>
          <w:color w:val="FF0000"/>
          <w:sz w:val="24"/>
          <w:szCs w:val="24"/>
          <w:lang w:val="en-GB"/>
        </w:rPr>
        <w:t>Advertising_</w:t>
      </w:r>
      <w:r w:rsidR="00D309BC">
        <w:rPr>
          <w:rFonts w:cs="Arial"/>
          <w:color w:val="FF0000"/>
          <w:sz w:val="24"/>
          <w:szCs w:val="24"/>
          <w:lang w:val="en-GB"/>
        </w:rPr>
        <w:t>Properties</w:t>
      </w:r>
      <w:r w:rsidR="00D309BC" w:rsidRPr="005641E8">
        <w:rPr>
          <w:rFonts w:cs="Arial"/>
          <w:color w:val="FF0000"/>
          <w:sz w:val="24"/>
          <w:szCs w:val="24"/>
          <w:lang w:val="en-GB"/>
        </w:rPr>
        <w:t xml:space="preserve"> </w:t>
      </w:r>
      <w:r w:rsidR="004A103C">
        <w:rPr>
          <w:rFonts w:cs="Arial"/>
          <w:color w:val="FF0000"/>
          <w:sz w:val="24"/>
          <w:szCs w:val="24"/>
          <w:lang w:val="en-GB"/>
        </w:rPr>
        <w:t xml:space="preserve">parameter </w:t>
      </w:r>
      <w:r w:rsidRPr="005641E8">
        <w:rPr>
          <w:rFonts w:cs="Arial"/>
          <w:color w:val="FF0000"/>
          <w:sz w:val="24"/>
          <w:szCs w:val="24"/>
          <w:lang w:val="en-GB"/>
        </w:rPr>
        <w:t>indicates which fields should be included in the advertising packet.</w:t>
      </w:r>
      <w:r w:rsidR="00D309BC">
        <w:rPr>
          <w:rFonts w:cs="Arial"/>
          <w:color w:val="FF0000"/>
          <w:sz w:val="24"/>
          <w:szCs w:val="24"/>
          <w:lang w:val="en-GB"/>
        </w:rPr>
        <w:t xml:space="preserve">  </w:t>
      </w:r>
    </w:p>
    <w:p w14:paraId="771A952F" w14:textId="77777777" w:rsidR="00E40CCE" w:rsidRPr="005641E8" w:rsidRDefault="00E40CCE" w:rsidP="00E40CCE">
      <w:pPr>
        <w:autoSpaceDE w:val="0"/>
        <w:autoSpaceDN w:val="0"/>
        <w:adjustRightInd w:val="0"/>
        <w:spacing w:after="0" w:line="240" w:lineRule="auto"/>
        <w:rPr>
          <w:rFonts w:cs="Arial"/>
          <w:color w:val="FF0000"/>
          <w:sz w:val="24"/>
          <w:szCs w:val="24"/>
          <w:lang w:val="en-GB"/>
        </w:rPr>
      </w:pPr>
    </w:p>
    <w:p w14:paraId="51DA3651" w14:textId="77777777" w:rsidR="00705C89" w:rsidRDefault="00705C89" w:rsidP="00733382">
      <w:pPr>
        <w:autoSpaceDE w:val="0"/>
        <w:autoSpaceDN w:val="0"/>
        <w:adjustRightInd w:val="0"/>
        <w:spacing w:after="0" w:line="240" w:lineRule="auto"/>
        <w:rPr>
          <w:rFonts w:cs="Arial"/>
          <w:color w:val="FF0000"/>
          <w:sz w:val="24"/>
          <w:szCs w:val="24"/>
          <w:lang w:val="en-GB"/>
        </w:rPr>
      </w:pPr>
    </w:p>
    <w:p w14:paraId="3B62A036" w14:textId="77777777" w:rsidR="00705C89" w:rsidRDefault="00705C89" w:rsidP="00733382">
      <w:pPr>
        <w:autoSpaceDE w:val="0"/>
        <w:autoSpaceDN w:val="0"/>
        <w:adjustRightInd w:val="0"/>
        <w:spacing w:after="0" w:line="240" w:lineRule="auto"/>
        <w:rPr>
          <w:rFonts w:cs="Arial"/>
          <w:color w:val="FF0000"/>
          <w:sz w:val="24"/>
          <w:szCs w:val="24"/>
          <w:lang w:val="en-GB"/>
        </w:rPr>
      </w:pPr>
      <w:r>
        <w:rPr>
          <w:rFonts w:cs="Arial"/>
          <w:color w:val="FF0000"/>
          <w:sz w:val="24"/>
          <w:szCs w:val="24"/>
          <w:lang w:val="en-GB"/>
        </w:rPr>
        <w:t>If the advertising set identified by the Advertising_Handle did not set the Advertising_SID, the Controller shall return the Invalid HCI Parameters (0x12) error code.</w:t>
      </w:r>
    </w:p>
    <w:p w14:paraId="51A908D7" w14:textId="77777777" w:rsidR="00E40CCE" w:rsidRPr="005641E8" w:rsidRDefault="00E40CCE" w:rsidP="00E40CCE">
      <w:pPr>
        <w:autoSpaceDE w:val="0"/>
        <w:autoSpaceDN w:val="0"/>
        <w:adjustRightInd w:val="0"/>
        <w:spacing w:after="0" w:line="240" w:lineRule="auto"/>
        <w:rPr>
          <w:rFonts w:cs="Arial"/>
          <w:color w:val="FF0000"/>
          <w:sz w:val="24"/>
          <w:szCs w:val="24"/>
          <w:lang w:val="en-GB"/>
        </w:rPr>
      </w:pPr>
    </w:p>
    <w:p w14:paraId="5CC4F60C" w14:textId="77777777" w:rsidR="00E40CCE" w:rsidRPr="005641E8" w:rsidRDefault="000613C3" w:rsidP="00E40CCE">
      <w:pPr>
        <w:autoSpaceDE w:val="0"/>
        <w:autoSpaceDN w:val="0"/>
        <w:adjustRightInd w:val="0"/>
        <w:spacing w:after="0" w:line="240" w:lineRule="auto"/>
        <w:rPr>
          <w:rFonts w:cs="Arial"/>
          <w:color w:val="FF0000"/>
          <w:sz w:val="24"/>
          <w:szCs w:val="24"/>
          <w:lang w:val="en-GB"/>
        </w:rPr>
      </w:pPr>
      <w:ins w:id="239" w:author="Clive D.W. Feather" w:date="2016-04-13T08:01:00Z">
        <w:r>
          <w:rPr>
            <w:rFonts w:cs="Arial"/>
            <w:color w:val="FF0000"/>
            <w:sz w:val="24"/>
            <w:szCs w:val="24"/>
            <w:lang w:val="en-GB"/>
          </w:rPr>
          <w:t>If t</w:t>
        </w:r>
      </w:ins>
      <w:del w:id="240" w:author="Clive D.W. Feather" w:date="2016-04-13T08:01:00Z">
        <w:r w:rsidR="00E40CCE" w:rsidRPr="005641E8" w:rsidDel="000613C3">
          <w:rPr>
            <w:rFonts w:cs="Arial"/>
            <w:color w:val="FF0000"/>
            <w:sz w:val="24"/>
            <w:szCs w:val="24"/>
            <w:lang w:val="en-GB"/>
          </w:rPr>
          <w:delText>T</w:delText>
        </w:r>
      </w:del>
      <w:r w:rsidR="00E40CCE" w:rsidRPr="005641E8">
        <w:rPr>
          <w:rFonts w:cs="Arial"/>
          <w:color w:val="FF0000"/>
          <w:sz w:val="24"/>
          <w:szCs w:val="24"/>
          <w:lang w:val="en-GB"/>
        </w:rPr>
        <w:t xml:space="preserve">he Host </w:t>
      </w:r>
      <w:del w:id="241" w:author="Clive D.W. Feather" w:date="2016-04-13T08:01:00Z">
        <w:r w:rsidR="00E40CCE" w:rsidDel="000613C3">
          <w:rPr>
            <w:rFonts w:cs="Arial"/>
            <w:color w:val="FF0000"/>
            <w:sz w:val="24"/>
            <w:szCs w:val="24"/>
            <w:lang w:val="en-GB"/>
          </w:rPr>
          <w:delText>shall not</w:delText>
        </w:r>
        <w:r w:rsidR="00E40CCE" w:rsidRPr="005641E8" w:rsidDel="000613C3">
          <w:rPr>
            <w:rFonts w:cs="Arial"/>
            <w:color w:val="FF0000"/>
            <w:sz w:val="24"/>
            <w:szCs w:val="24"/>
            <w:lang w:val="en-GB"/>
          </w:rPr>
          <w:delText xml:space="preserve"> </w:delText>
        </w:r>
      </w:del>
      <w:r w:rsidR="00E40CCE" w:rsidRPr="005641E8">
        <w:rPr>
          <w:rFonts w:cs="Arial"/>
          <w:color w:val="FF0000"/>
          <w:sz w:val="24"/>
          <w:szCs w:val="24"/>
          <w:lang w:val="en-GB"/>
        </w:rPr>
        <w:t>issue</w:t>
      </w:r>
      <w:ins w:id="242" w:author="Clive D.W. Feather" w:date="2016-04-13T08:01:00Z">
        <w:r>
          <w:rPr>
            <w:rFonts w:cs="Arial"/>
            <w:color w:val="FF0000"/>
            <w:sz w:val="24"/>
            <w:szCs w:val="24"/>
            <w:lang w:val="en-GB"/>
          </w:rPr>
          <w:t>s</w:t>
        </w:r>
      </w:ins>
      <w:r w:rsidR="00E40CCE" w:rsidRPr="005641E8">
        <w:rPr>
          <w:rFonts w:cs="Arial"/>
          <w:color w:val="FF0000"/>
          <w:sz w:val="24"/>
          <w:szCs w:val="24"/>
          <w:lang w:val="en-GB"/>
        </w:rPr>
        <w:t xml:space="preserve"> this command </w:t>
      </w:r>
      <w:r w:rsidR="00E40CCE">
        <w:rPr>
          <w:rFonts w:cs="Arial"/>
          <w:color w:val="FF0000"/>
          <w:sz w:val="24"/>
          <w:szCs w:val="24"/>
          <w:lang w:val="en-GB"/>
        </w:rPr>
        <w:t xml:space="preserve">when advertising is enabled </w:t>
      </w:r>
      <w:r w:rsidR="00986930">
        <w:rPr>
          <w:rFonts w:cs="Arial"/>
          <w:color w:val="FF0000"/>
          <w:sz w:val="24"/>
          <w:szCs w:val="24"/>
          <w:lang w:val="en-GB"/>
        </w:rPr>
        <w:t xml:space="preserve">for </w:t>
      </w:r>
      <w:r w:rsidR="00E40CCE">
        <w:rPr>
          <w:rFonts w:cs="Arial"/>
          <w:color w:val="FF0000"/>
          <w:sz w:val="24"/>
          <w:szCs w:val="24"/>
          <w:lang w:val="en-GB"/>
        </w:rPr>
        <w:t xml:space="preserve">the </w:t>
      </w:r>
      <w:r w:rsidR="00986930">
        <w:rPr>
          <w:rFonts w:cs="Arial"/>
          <w:color w:val="FF0000"/>
          <w:sz w:val="24"/>
          <w:szCs w:val="24"/>
          <w:lang w:val="en-GB"/>
        </w:rPr>
        <w:t>specified</w:t>
      </w:r>
      <w:r w:rsidR="00E40CCE">
        <w:rPr>
          <w:rFonts w:cs="Arial"/>
          <w:color w:val="FF0000"/>
          <w:sz w:val="24"/>
          <w:szCs w:val="24"/>
          <w:lang w:val="en-GB"/>
        </w:rPr>
        <w:t xml:space="preserve"> advertising set</w:t>
      </w:r>
      <w:ins w:id="243" w:author="Clive D.W. Feather" w:date="2016-04-13T08:01:00Z">
        <w:r>
          <w:rPr>
            <w:rFonts w:cs="Arial"/>
            <w:color w:val="FF0000"/>
            <w:sz w:val="24"/>
            <w:szCs w:val="24"/>
            <w:lang w:val="en-GB"/>
          </w:rPr>
          <w:t xml:space="preserve">, </w:t>
        </w:r>
      </w:ins>
      <w:del w:id="244" w:author="Clive D.W. Feather" w:date="2016-04-13T08:01:00Z">
        <w:r w:rsidR="00E40CCE" w:rsidDel="000613C3">
          <w:rPr>
            <w:rFonts w:cs="Arial"/>
            <w:color w:val="FF0000"/>
            <w:sz w:val="24"/>
            <w:szCs w:val="24"/>
            <w:lang w:val="en-GB"/>
          </w:rPr>
          <w:delText xml:space="preserve">; if it does, </w:delText>
        </w:r>
      </w:del>
      <w:r w:rsidR="00E40CCE">
        <w:rPr>
          <w:rFonts w:cs="Arial"/>
          <w:color w:val="FF0000"/>
          <w:sz w:val="24"/>
          <w:szCs w:val="24"/>
          <w:lang w:val="en-GB"/>
        </w:rPr>
        <w:t xml:space="preserve">the </w:t>
      </w:r>
      <w:r w:rsidR="002F222C">
        <w:rPr>
          <w:rFonts w:cs="Arial"/>
          <w:color w:val="FF0000"/>
          <w:sz w:val="24"/>
          <w:szCs w:val="24"/>
          <w:lang w:val="en-GB"/>
        </w:rPr>
        <w:t xml:space="preserve">Controller shall return the </w:t>
      </w:r>
      <w:r w:rsidR="00E40CCE">
        <w:rPr>
          <w:rFonts w:cs="Arial"/>
          <w:color w:val="FF0000"/>
          <w:sz w:val="24"/>
          <w:szCs w:val="24"/>
          <w:lang w:val="en-GB"/>
        </w:rPr>
        <w:t xml:space="preserve">Command Disallowed </w:t>
      </w:r>
      <w:r w:rsidR="00322083">
        <w:rPr>
          <w:rFonts w:cs="Arial"/>
          <w:color w:val="FF0000"/>
          <w:sz w:val="24"/>
          <w:szCs w:val="24"/>
          <w:lang w:val="en-GB"/>
        </w:rPr>
        <w:t xml:space="preserve">(0x0C) </w:t>
      </w:r>
      <w:r w:rsidR="00E40CCE">
        <w:rPr>
          <w:rFonts w:cs="Arial"/>
          <w:color w:val="FF0000"/>
          <w:sz w:val="24"/>
          <w:szCs w:val="24"/>
          <w:lang w:val="en-GB"/>
        </w:rPr>
        <w:t>error code</w:t>
      </w:r>
      <w:r w:rsidR="00E40CCE" w:rsidRPr="005641E8">
        <w:rPr>
          <w:rFonts w:cs="Arial"/>
          <w:color w:val="FF0000"/>
          <w:sz w:val="24"/>
          <w:szCs w:val="24"/>
          <w:lang w:val="en-GB"/>
        </w:rPr>
        <w:t>.</w:t>
      </w:r>
    </w:p>
    <w:p w14:paraId="0B201150" w14:textId="77777777" w:rsidR="00E40CCE" w:rsidRPr="004A3BDF" w:rsidRDefault="00E40CCE" w:rsidP="00E40CCE">
      <w:pPr>
        <w:rPr>
          <w:rFonts w:cs="Arial"/>
          <w:color w:val="FF0000"/>
          <w:sz w:val="24"/>
          <w:szCs w:val="24"/>
        </w:rPr>
      </w:pPr>
    </w:p>
    <w:p w14:paraId="6844F391" w14:textId="77777777" w:rsidR="00E40CCE" w:rsidRPr="004A3BDF" w:rsidRDefault="00E40CCE" w:rsidP="00E40CCE">
      <w:pPr>
        <w:rPr>
          <w:rFonts w:cs="Arial"/>
          <w:b/>
          <w:color w:val="FF0000"/>
          <w:sz w:val="24"/>
          <w:szCs w:val="24"/>
        </w:rPr>
      </w:pPr>
      <w:r w:rsidRPr="004A3BDF">
        <w:rPr>
          <w:rFonts w:cs="Arial"/>
          <w:b/>
          <w:color w:val="FF0000"/>
          <w:sz w:val="24"/>
          <w:szCs w:val="24"/>
        </w:rPr>
        <w:t>Command Parameters:</w:t>
      </w:r>
    </w:p>
    <w:p w14:paraId="3840E2C9" w14:textId="77777777" w:rsidR="00E40CCE" w:rsidRPr="004A3BDF" w:rsidRDefault="00E40CCE" w:rsidP="00E40CCE">
      <w:pPr>
        <w:spacing w:after="0"/>
        <w:rPr>
          <w:rFonts w:cs="Arial"/>
          <w:i/>
          <w:color w:val="FF0000"/>
          <w:sz w:val="24"/>
          <w:szCs w:val="24"/>
        </w:rPr>
      </w:pPr>
      <w:r w:rsidRPr="004A3BDF">
        <w:rPr>
          <w:rFonts w:cs="Arial"/>
          <w:i/>
          <w:color w:val="FF0000"/>
          <w:sz w:val="24"/>
          <w:szCs w:val="24"/>
        </w:rPr>
        <w:t>Advertising_</w:t>
      </w:r>
      <w:r w:rsidR="00403A1D">
        <w:rPr>
          <w:rFonts w:cs="Arial"/>
          <w:i/>
          <w:color w:val="FF0000"/>
          <w:sz w:val="24"/>
          <w:szCs w:val="24"/>
        </w:rPr>
        <w:t>Handle</w:t>
      </w:r>
      <w:r w:rsidRPr="004A3BDF">
        <w:rPr>
          <w:rFonts w:cs="Arial"/>
          <w:i/>
          <w:color w:val="FF0000"/>
          <w:sz w:val="24"/>
          <w:szCs w:val="24"/>
        </w:rPr>
        <w:t>:</w:t>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00FB3F02">
        <w:rPr>
          <w:rFonts w:cs="Arial"/>
          <w:i/>
          <w:color w:val="FF0000"/>
          <w:sz w:val="24"/>
          <w:szCs w:val="24"/>
        </w:rPr>
        <w:tab/>
      </w:r>
      <w:r w:rsidRPr="004A3BDF">
        <w:rPr>
          <w:rFonts w:cs="Arial"/>
          <w:i/>
          <w:color w:val="FF0000"/>
          <w:sz w:val="24"/>
          <w:szCs w:val="24"/>
        </w:rPr>
        <w:tab/>
      </w:r>
      <w:r w:rsidR="003C0B1F">
        <w:rPr>
          <w:rFonts w:cs="Arial"/>
          <w:i/>
          <w:color w:val="FF0000"/>
          <w:sz w:val="24"/>
          <w:szCs w:val="24"/>
        </w:rPr>
        <w:tab/>
      </w:r>
      <w:r w:rsidRPr="004A3BDF">
        <w:rPr>
          <w:rFonts w:cs="Arial"/>
          <w:i/>
          <w:color w:val="FF0000"/>
          <w:sz w:val="24"/>
          <w:szCs w:val="24"/>
        </w:rPr>
        <w:t>Size: 1 Octet</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E40CCE" w:rsidRPr="004A3BDF" w14:paraId="78A708D8" w14:textId="77777777" w:rsidTr="00E40CCE">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2C48FC15" w14:textId="77777777" w:rsidR="00E40CCE" w:rsidRPr="004A3BDF" w:rsidRDefault="00E40CCE" w:rsidP="00E40CCE">
            <w:pPr>
              <w:pStyle w:val="Tableheading"/>
              <w:spacing w:before="96"/>
              <w:rPr>
                <w:rFonts w:cs="Arial"/>
                <w:color w:val="FF0000"/>
                <w:sz w:val="24"/>
                <w:szCs w:val="24"/>
              </w:rPr>
            </w:pPr>
            <w:r w:rsidRPr="004A3B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06FB7AEA" w14:textId="77777777" w:rsidR="00E40CCE" w:rsidRPr="004A3BDF" w:rsidRDefault="00E40CCE" w:rsidP="00E40CCE">
            <w:pPr>
              <w:pStyle w:val="Tableheading"/>
              <w:spacing w:before="96"/>
              <w:rPr>
                <w:rFonts w:cs="Arial"/>
                <w:color w:val="FF0000"/>
                <w:sz w:val="24"/>
                <w:szCs w:val="24"/>
              </w:rPr>
            </w:pPr>
            <w:r w:rsidRPr="004A3BDF">
              <w:rPr>
                <w:rFonts w:cs="Arial"/>
                <w:color w:val="FF0000"/>
                <w:sz w:val="24"/>
                <w:szCs w:val="24"/>
              </w:rPr>
              <w:t>Parameter Description</w:t>
            </w:r>
          </w:p>
        </w:tc>
      </w:tr>
      <w:tr w:rsidR="00E40CCE" w:rsidRPr="004A3BDF" w14:paraId="3AF4871F" w14:textId="77777777" w:rsidTr="00E40CC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3B0B3C42" w14:textId="3FE778D5" w:rsidR="00E40CCE" w:rsidRPr="004A3BDF" w:rsidRDefault="00E40CCE" w:rsidP="00E40CCE">
            <w:pPr>
              <w:pStyle w:val="CellBody"/>
              <w:spacing w:before="96"/>
              <w:rPr>
                <w:rFonts w:ascii="Arial" w:hAnsi="Arial" w:cs="Arial"/>
                <w:color w:val="FF0000"/>
                <w:sz w:val="24"/>
                <w:szCs w:val="24"/>
              </w:rPr>
            </w:pPr>
            <w:r w:rsidRPr="004A3BDF">
              <w:rPr>
                <w:rFonts w:ascii="Arial" w:hAnsi="Arial" w:cs="Arial"/>
                <w:color w:val="FF0000"/>
                <w:sz w:val="24"/>
                <w:szCs w:val="24"/>
              </w:rPr>
              <w:t>0x</w:t>
            </w:r>
            <w:r>
              <w:rPr>
                <w:rFonts w:ascii="Arial" w:hAnsi="Arial" w:cs="Arial"/>
                <w:color w:val="FF0000"/>
                <w:sz w:val="24"/>
                <w:szCs w:val="24"/>
              </w:rPr>
              <w:t>00</w:t>
            </w:r>
            <w:r w:rsidR="006E650B">
              <w:rPr>
                <w:rFonts w:ascii="Arial" w:hAnsi="Arial" w:cs="Arial"/>
                <w:color w:val="FF0000"/>
                <w:sz w:val="24"/>
                <w:szCs w:val="24"/>
              </w:rPr>
              <w:t xml:space="preserve"> – </w:t>
            </w:r>
            <w:r>
              <w:rPr>
                <w:rFonts w:ascii="Arial" w:hAnsi="Arial" w:cs="Arial"/>
                <w:color w:val="FF0000"/>
                <w:sz w:val="24"/>
                <w:szCs w:val="24"/>
              </w:rPr>
              <w:t>0x</w:t>
            </w:r>
            <w:r w:rsidR="004D4606">
              <w:rPr>
                <w:rFonts w:ascii="Arial" w:hAnsi="Arial" w:cs="Arial"/>
                <w:color w:val="FF0000"/>
                <w:sz w:val="24"/>
                <w:szCs w:val="24"/>
              </w:rPr>
              <w:t>E</w:t>
            </w:r>
            <w:r>
              <w:rPr>
                <w:rFonts w:ascii="Arial" w:hAnsi="Arial" w:cs="Arial"/>
                <w:color w:val="FF0000"/>
                <w:sz w:val="24"/>
                <w:szCs w:val="24"/>
              </w:rPr>
              <w:t>F</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39137822" w14:textId="77777777" w:rsidR="00E40CCE" w:rsidRPr="004A3BDF" w:rsidRDefault="00E40CCE" w:rsidP="00481634">
            <w:pPr>
              <w:pStyle w:val="CellBody"/>
              <w:spacing w:before="96"/>
              <w:rPr>
                <w:rFonts w:ascii="Arial" w:hAnsi="Arial" w:cs="Arial"/>
                <w:color w:val="FF0000"/>
                <w:sz w:val="24"/>
                <w:szCs w:val="24"/>
              </w:rPr>
            </w:pPr>
            <w:r w:rsidRPr="004A3BDF">
              <w:rPr>
                <w:rFonts w:ascii="Arial" w:hAnsi="Arial" w:cs="Arial"/>
                <w:color w:val="FF0000"/>
                <w:sz w:val="24"/>
                <w:szCs w:val="24"/>
              </w:rPr>
              <w:t xml:space="preserve">Used </w:t>
            </w:r>
            <w:r>
              <w:rPr>
                <w:rFonts w:ascii="Arial" w:hAnsi="Arial" w:cs="Arial"/>
                <w:color w:val="FF0000"/>
                <w:sz w:val="24"/>
                <w:szCs w:val="24"/>
              </w:rPr>
              <w:t xml:space="preserve">to identify a </w:t>
            </w:r>
            <w:r w:rsidR="00C94869">
              <w:rPr>
                <w:rFonts w:ascii="Arial" w:hAnsi="Arial" w:cs="Arial"/>
                <w:color w:val="FF0000"/>
                <w:sz w:val="24"/>
                <w:szCs w:val="24"/>
              </w:rPr>
              <w:t>periodic advertisement</w:t>
            </w:r>
          </w:p>
        </w:tc>
      </w:tr>
      <w:tr w:rsidR="004D4606" w:rsidRPr="004A3BDF" w14:paraId="53D090B1" w14:textId="77777777" w:rsidTr="00E40CC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53BF7789" w14:textId="6E0F5134" w:rsidR="004D4606" w:rsidRDefault="004D4606" w:rsidP="00E40CCE">
            <w:pPr>
              <w:pStyle w:val="CellBody"/>
              <w:spacing w:before="96"/>
              <w:rPr>
                <w:rFonts w:ascii="Arial" w:hAnsi="Arial" w:cs="Arial"/>
                <w:color w:val="FF0000"/>
                <w:sz w:val="24"/>
                <w:szCs w:val="24"/>
              </w:rPr>
            </w:pPr>
            <w:r>
              <w:rPr>
                <w:rFonts w:ascii="Arial" w:hAnsi="Arial" w:cs="Arial"/>
                <w:color w:val="FF0000"/>
                <w:sz w:val="24"/>
                <w:szCs w:val="24"/>
              </w:rPr>
              <w:t>All other values</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7359B70E" w14:textId="5CAB2A98" w:rsidR="004D4606" w:rsidRPr="004A3BDF" w:rsidRDefault="004D4606" w:rsidP="00481634">
            <w:pPr>
              <w:pStyle w:val="CellBody"/>
              <w:spacing w:before="96"/>
              <w:rPr>
                <w:rFonts w:ascii="Arial" w:hAnsi="Arial" w:cs="Arial"/>
                <w:color w:val="FF0000"/>
                <w:sz w:val="24"/>
                <w:szCs w:val="24"/>
              </w:rPr>
            </w:pPr>
            <w:r>
              <w:rPr>
                <w:rFonts w:ascii="Arial" w:hAnsi="Arial" w:cs="Arial"/>
                <w:color w:val="FF0000"/>
                <w:sz w:val="24"/>
                <w:szCs w:val="24"/>
              </w:rPr>
              <w:t>Reserved for future use</w:t>
            </w:r>
          </w:p>
        </w:tc>
      </w:tr>
    </w:tbl>
    <w:p w14:paraId="51F070C6" w14:textId="77777777" w:rsidR="00E40CCE" w:rsidRPr="004A3BDF" w:rsidRDefault="00E40CCE" w:rsidP="00E40CCE">
      <w:pPr>
        <w:spacing w:after="0"/>
        <w:rPr>
          <w:rFonts w:cs="Arial"/>
          <w:i/>
          <w:color w:val="FF0000"/>
          <w:sz w:val="24"/>
          <w:szCs w:val="24"/>
        </w:rPr>
      </w:pPr>
    </w:p>
    <w:p w14:paraId="102344D5" w14:textId="77777777" w:rsidR="00E40CCE" w:rsidRDefault="00E40CCE" w:rsidP="00E40CCE">
      <w:pPr>
        <w:spacing w:after="0"/>
        <w:rPr>
          <w:rFonts w:cs="Arial"/>
          <w:i/>
          <w:color w:val="FF0000"/>
          <w:sz w:val="24"/>
          <w:szCs w:val="24"/>
        </w:rPr>
      </w:pPr>
    </w:p>
    <w:p w14:paraId="34145E3F" w14:textId="77777777" w:rsidR="00E40CCE" w:rsidRPr="004A3BDF" w:rsidRDefault="00D50BB0" w:rsidP="00E40CCE">
      <w:pPr>
        <w:spacing w:after="0"/>
        <w:rPr>
          <w:rFonts w:cs="Arial"/>
          <w:i/>
          <w:color w:val="FF0000"/>
          <w:sz w:val="24"/>
          <w:szCs w:val="24"/>
        </w:rPr>
      </w:pPr>
      <w:r>
        <w:rPr>
          <w:rFonts w:cs="Arial"/>
          <w:i/>
          <w:color w:val="FF0000"/>
          <w:sz w:val="24"/>
          <w:szCs w:val="24"/>
        </w:rPr>
        <w:t>Periodic_</w:t>
      </w:r>
      <w:r w:rsidR="00E40CCE" w:rsidRPr="004A3BDF">
        <w:rPr>
          <w:rFonts w:cs="Arial"/>
          <w:i/>
          <w:color w:val="FF0000"/>
          <w:sz w:val="24"/>
          <w:szCs w:val="24"/>
        </w:rPr>
        <w:t>Advertising_Interval_Min:</w:t>
      </w:r>
      <w:r w:rsidR="00E40CCE" w:rsidRPr="004A3BDF">
        <w:rPr>
          <w:rFonts w:cs="Arial"/>
          <w:i/>
          <w:color w:val="FF0000"/>
          <w:sz w:val="24"/>
          <w:szCs w:val="24"/>
        </w:rPr>
        <w:tab/>
      </w:r>
      <w:r w:rsidR="00E40CCE" w:rsidRPr="004A3BDF">
        <w:rPr>
          <w:rFonts w:cs="Arial"/>
          <w:i/>
          <w:color w:val="FF0000"/>
          <w:sz w:val="24"/>
          <w:szCs w:val="24"/>
        </w:rPr>
        <w:tab/>
      </w:r>
      <w:r w:rsidR="00E40CCE" w:rsidRPr="004A3BDF">
        <w:rPr>
          <w:rFonts w:cs="Arial"/>
          <w:i/>
          <w:color w:val="FF0000"/>
          <w:sz w:val="24"/>
          <w:szCs w:val="24"/>
        </w:rPr>
        <w:tab/>
      </w:r>
      <w:r w:rsidR="00E40CCE" w:rsidRPr="004A3BDF">
        <w:rPr>
          <w:rFonts w:cs="Arial"/>
          <w:i/>
          <w:color w:val="FF0000"/>
          <w:sz w:val="24"/>
          <w:szCs w:val="24"/>
        </w:rPr>
        <w:tab/>
      </w:r>
      <w:r w:rsidR="00E40CCE" w:rsidRPr="004A3BDF">
        <w:rPr>
          <w:rFonts w:cs="Arial"/>
          <w:i/>
          <w:color w:val="FF0000"/>
          <w:sz w:val="24"/>
          <w:szCs w:val="24"/>
        </w:rPr>
        <w:tab/>
        <w:t>Size: 2 Octets</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E40CCE" w:rsidRPr="004A3BDF" w14:paraId="3F1E90B3" w14:textId="77777777" w:rsidTr="00E40CCE">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0C705994" w14:textId="77777777" w:rsidR="00E40CCE" w:rsidRPr="004A3BDF" w:rsidRDefault="00E40CCE" w:rsidP="00E40CCE">
            <w:pPr>
              <w:pStyle w:val="Tableheading"/>
              <w:spacing w:before="96"/>
              <w:rPr>
                <w:rFonts w:cs="Arial"/>
                <w:color w:val="FF0000"/>
                <w:sz w:val="24"/>
                <w:szCs w:val="24"/>
              </w:rPr>
            </w:pPr>
            <w:r w:rsidRPr="004A3B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4D292934" w14:textId="77777777" w:rsidR="00E40CCE" w:rsidRPr="004A3BDF" w:rsidRDefault="00E40CCE" w:rsidP="00E40CCE">
            <w:pPr>
              <w:pStyle w:val="Tableheading"/>
              <w:spacing w:before="96"/>
              <w:rPr>
                <w:rFonts w:cs="Arial"/>
                <w:color w:val="FF0000"/>
                <w:sz w:val="24"/>
                <w:szCs w:val="24"/>
              </w:rPr>
            </w:pPr>
            <w:r w:rsidRPr="004A3BDF">
              <w:rPr>
                <w:rFonts w:cs="Arial"/>
                <w:color w:val="FF0000"/>
                <w:sz w:val="24"/>
                <w:szCs w:val="24"/>
              </w:rPr>
              <w:t>Parameter Description</w:t>
            </w:r>
          </w:p>
        </w:tc>
      </w:tr>
      <w:tr w:rsidR="00E40CCE" w:rsidRPr="004A3BDF" w14:paraId="6E6739F2" w14:textId="77777777" w:rsidTr="00E40CC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12A1F095" w14:textId="77777777" w:rsidR="00E40CCE" w:rsidRPr="004A3BDF" w:rsidRDefault="00E40CCE" w:rsidP="00E40CCE">
            <w:pPr>
              <w:pStyle w:val="CellBody"/>
              <w:spacing w:before="96"/>
              <w:rPr>
                <w:rFonts w:ascii="Arial" w:hAnsi="Arial" w:cs="Arial"/>
                <w:color w:val="FF0000"/>
                <w:sz w:val="24"/>
                <w:szCs w:val="24"/>
              </w:rPr>
            </w:pPr>
            <w:r w:rsidRPr="004A3BDF">
              <w:rPr>
                <w:rFonts w:ascii="Arial" w:hAnsi="Arial" w:cs="Arial"/>
                <w:color w:val="FF0000"/>
                <w:sz w:val="24"/>
                <w:szCs w:val="24"/>
              </w:rPr>
              <w:t>N = 0xXXXX</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69973787" w14:textId="77777777" w:rsidR="00E40CCE" w:rsidRPr="004A3BDF" w:rsidRDefault="00E40CCE" w:rsidP="00E40CCE">
            <w:pPr>
              <w:pStyle w:val="CellBody"/>
              <w:spacing w:before="96"/>
              <w:rPr>
                <w:rFonts w:ascii="Arial" w:hAnsi="Arial" w:cs="Arial"/>
                <w:color w:val="FF0000"/>
                <w:sz w:val="24"/>
                <w:szCs w:val="24"/>
                <w:lang w:val="en-GB"/>
              </w:rPr>
            </w:pPr>
            <w:r w:rsidRPr="004A3BDF">
              <w:rPr>
                <w:rFonts w:ascii="Arial" w:hAnsi="Arial" w:cs="Arial"/>
                <w:color w:val="FF0000"/>
                <w:sz w:val="24"/>
                <w:szCs w:val="24"/>
                <w:lang w:val="en-GB"/>
              </w:rPr>
              <w:t xml:space="preserve">Minimum advertising interval for </w:t>
            </w:r>
            <w:r w:rsidR="00D50BB0">
              <w:rPr>
                <w:rFonts w:ascii="Arial" w:hAnsi="Arial" w:cs="Arial"/>
                <w:color w:val="FF0000"/>
                <w:sz w:val="24"/>
                <w:szCs w:val="24"/>
                <w:lang w:val="en-GB"/>
              </w:rPr>
              <w:t>periodic</w:t>
            </w:r>
            <w:r w:rsidRPr="004A3BDF">
              <w:rPr>
                <w:rFonts w:ascii="Arial" w:hAnsi="Arial" w:cs="Arial"/>
                <w:color w:val="FF0000"/>
                <w:sz w:val="24"/>
                <w:szCs w:val="24"/>
                <w:lang w:val="en-GB"/>
              </w:rPr>
              <w:t xml:space="preserve"> advertising.</w:t>
            </w:r>
          </w:p>
          <w:p w14:paraId="693A271C" w14:textId="77777777" w:rsidR="00E40CCE" w:rsidRPr="004A3BDF" w:rsidRDefault="00E40CCE" w:rsidP="00E40CCE">
            <w:pPr>
              <w:pStyle w:val="CellBody"/>
              <w:spacing w:before="96"/>
              <w:rPr>
                <w:rFonts w:ascii="Arial" w:hAnsi="Arial" w:cs="Arial"/>
                <w:color w:val="FF0000"/>
                <w:sz w:val="24"/>
                <w:szCs w:val="24"/>
                <w:lang w:val="en-GB"/>
              </w:rPr>
            </w:pPr>
            <w:r w:rsidRPr="004A3BDF">
              <w:rPr>
                <w:rFonts w:ascii="Arial" w:hAnsi="Arial" w:cs="Arial"/>
                <w:color w:val="FF0000"/>
                <w:sz w:val="24"/>
                <w:szCs w:val="24"/>
                <w:lang w:val="en-GB"/>
              </w:rPr>
              <w:t xml:space="preserve">Range: 0x0020 to </w:t>
            </w:r>
            <w:r w:rsidR="00124922" w:rsidRPr="004A3BDF">
              <w:rPr>
                <w:rFonts w:ascii="Arial" w:hAnsi="Arial" w:cs="Arial"/>
                <w:color w:val="FF0000"/>
                <w:sz w:val="24"/>
                <w:szCs w:val="24"/>
                <w:lang w:val="en-GB"/>
              </w:rPr>
              <w:t>0x</w:t>
            </w:r>
            <w:r w:rsidR="00124922">
              <w:rPr>
                <w:rFonts w:ascii="Arial" w:hAnsi="Arial" w:cs="Arial"/>
                <w:color w:val="FF0000"/>
                <w:sz w:val="24"/>
                <w:szCs w:val="24"/>
                <w:lang w:val="en-GB"/>
              </w:rPr>
              <w:t>FFFF</w:t>
            </w:r>
          </w:p>
          <w:p w14:paraId="76FB3AAE" w14:textId="77777777" w:rsidR="00E40CCE" w:rsidRPr="004A3BDF" w:rsidRDefault="00E40CCE" w:rsidP="00E40CCE">
            <w:pPr>
              <w:pStyle w:val="CellBody"/>
              <w:spacing w:before="96"/>
              <w:rPr>
                <w:rFonts w:ascii="Arial" w:hAnsi="Arial" w:cs="Arial"/>
                <w:color w:val="FF0000"/>
                <w:sz w:val="24"/>
                <w:szCs w:val="24"/>
                <w:lang w:val="en-GB"/>
              </w:rPr>
            </w:pPr>
            <w:r w:rsidRPr="004A3BDF">
              <w:rPr>
                <w:rFonts w:ascii="Arial" w:hAnsi="Arial" w:cs="Arial"/>
                <w:color w:val="FF0000"/>
                <w:sz w:val="24"/>
                <w:szCs w:val="24"/>
                <w:lang w:val="en-GB"/>
              </w:rPr>
              <w:t>Time = N * 0.625 ms</w:t>
            </w:r>
          </w:p>
          <w:p w14:paraId="1F07196D" w14:textId="77777777" w:rsidR="00E40CCE" w:rsidRPr="004A3BDF" w:rsidRDefault="00E40CCE" w:rsidP="00302BA9">
            <w:pPr>
              <w:pStyle w:val="CellBody"/>
              <w:spacing w:before="96"/>
              <w:rPr>
                <w:rFonts w:ascii="Arial" w:hAnsi="Arial" w:cs="Arial"/>
                <w:color w:val="FF0000"/>
                <w:sz w:val="24"/>
                <w:szCs w:val="24"/>
              </w:rPr>
            </w:pPr>
            <w:r w:rsidRPr="004A3BDF">
              <w:rPr>
                <w:rFonts w:ascii="Arial" w:hAnsi="Arial" w:cs="Arial"/>
                <w:color w:val="FF0000"/>
                <w:sz w:val="24"/>
                <w:szCs w:val="24"/>
                <w:lang w:val="en-GB"/>
              </w:rPr>
              <w:t xml:space="preserve">Time Range: 20 ms to </w:t>
            </w:r>
            <w:r w:rsidR="00302BA9">
              <w:rPr>
                <w:rFonts w:ascii="Arial" w:hAnsi="Arial" w:cs="Arial"/>
                <w:color w:val="FF0000"/>
                <w:sz w:val="24"/>
                <w:szCs w:val="24"/>
                <w:lang w:val="en-GB"/>
              </w:rPr>
              <w:t>40.959375</w:t>
            </w:r>
            <w:r w:rsidRPr="004A3BDF">
              <w:rPr>
                <w:rFonts w:ascii="Arial" w:hAnsi="Arial" w:cs="Arial"/>
                <w:color w:val="FF0000"/>
                <w:sz w:val="24"/>
                <w:szCs w:val="24"/>
                <w:lang w:val="en-GB"/>
              </w:rPr>
              <w:t xml:space="preserve"> s</w:t>
            </w:r>
          </w:p>
        </w:tc>
      </w:tr>
    </w:tbl>
    <w:p w14:paraId="0926E078" w14:textId="77777777" w:rsidR="00E40CCE" w:rsidRPr="004A3BDF" w:rsidRDefault="00E40CCE" w:rsidP="00E40CCE">
      <w:pPr>
        <w:spacing w:after="0"/>
        <w:rPr>
          <w:rFonts w:cs="Arial"/>
          <w:i/>
          <w:color w:val="FF0000"/>
          <w:sz w:val="24"/>
          <w:szCs w:val="24"/>
        </w:rPr>
      </w:pPr>
    </w:p>
    <w:p w14:paraId="337E1045" w14:textId="77777777" w:rsidR="00E40CCE" w:rsidRPr="004A3BDF" w:rsidRDefault="00D50BB0" w:rsidP="00E40CCE">
      <w:pPr>
        <w:spacing w:after="0"/>
        <w:rPr>
          <w:rFonts w:cs="Arial"/>
          <w:i/>
          <w:color w:val="FF0000"/>
          <w:sz w:val="24"/>
          <w:szCs w:val="24"/>
        </w:rPr>
      </w:pPr>
      <w:r>
        <w:rPr>
          <w:rFonts w:cs="Arial"/>
          <w:i/>
          <w:color w:val="FF0000"/>
          <w:sz w:val="24"/>
          <w:szCs w:val="24"/>
        </w:rPr>
        <w:t>Periodic_</w:t>
      </w:r>
      <w:r w:rsidR="00E40CCE" w:rsidRPr="004A3BDF">
        <w:rPr>
          <w:rFonts w:cs="Arial"/>
          <w:i/>
          <w:color w:val="FF0000"/>
          <w:sz w:val="24"/>
          <w:szCs w:val="24"/>
        </w:rPr>
        <w:t>Advertising_Interval_Max:</w:t>
      </w:r>
      <w:r w:rsidR="00E40CCE" w:rsidRPr="004A3BDF">
        <w:rPr>
          <w:rFonts w:cs="Arial"/>
          <w:i/>
          <w:color w:val="FF0000"/>
          <w:sz w:val="24"/>
          <w:szCs w:val="24"/>
        </w:rPr>
        <w:tab/>
      </w:r>
      <w:r w:rsidR="00E40CCE" w:rsidRPr="004A3BDF">
        <w:rPr>
          <w:rFonts w:cs="Arial"/>
          <w:i/>
          <w:color w:val="FF0000"/>
          <w:sz w:val="24"/>
          <w:szCs w:val="24"/>
        </w:rPr>
        <w:tab/>
      </w:r>
      <w:r w:rsidR="00E40CCE" w:rsidRPr="004A3BDF">
        <w:rPr>
          <w:rFonts w:cs="Arial"/>
          <w:i/>
          <w:color w:val="FF0000"/>
          <w:sz w:val="24"/>
          <w:szCs w:val="24"/>
        </w:rPr>
        <w:tab/>
      </w:r>
      <w:r w:rsidR="00E40CCE" w:rsidRPr="004A3BDF">
        <w:rPr>
          <w:rFonts w:cs="Arial"/>
          <w:i/>
          <w:color w:val="FF0000"/>
          <w:sz w:val="24"/>
          <w:szCs w:val="24"/>
        </w:rPr>
        <w:tab/>
      </w:r>
      <w:r w:rsidR="00E40CCE" w:rsidRPr="004A3BDF">
        <w:rPr>
          <w:rFonts w:cs="Arial"/>
          <w:i/>
          <w:color w:val="FF0000"/>
          <w:sz w:val="24"/>
          <w:szCs w:val="24"/>
        </w:rPr>
        <w:tab/>
        <w:t>Size: 2 Octets</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E40CCE" w:rsidRPr="004A3BDF" w14:paraId="4C049A32" w14:textId="77777777" w:rsidTr="00E40CCE">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0642F525" w14:textId="77777777" w:rsidR="00E40CCE" w:rsidRPr="004A3BDF" w:rsidRDefault="00E40CCE" w:rsidP="00E40CCE">
            <w:pPr>
              <w:pStyle w:val="Tableheading"/>
              <w:spacing w:before="96"/>
              <w:rPr>
                <w:rFonts w:cs="Arial"/>
                <w:color w:val="FF0000"/>
                <w:sz w:val="24"/>
                <w:szCs w:val="24"/>
              </w:rPr>
            </w:pPr>
            <w:r w:rsidRPr="004A3B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51C34A42" w14:textId="77777777" w:rsidR="00E40CCE" w:rsidRPr="004A3BDF" w:rsidRDefault="00E40CCE" w:rsidP="00E40CCE">
            <w:pPr>
              <w:pStyle w:val="Tableheading"/>
              <w:spacing w:before="96"/>
              <w:rPr>
                <w:rFonts w:cs="Arial"/>
                <w:color w:val="FF0000"/>
                <w:sz w:val="24"/>
                <w:szCs w:val="24"/>
              </w:rPr>
            </w:pPr>
            <w:r w:rsidRPr="004A3BDF">
              <w:rPr>
                <w:rFonts w:cs="Arial"/>
                <w:color w:val="FF0000"/>
                <w:sz w:val="24"/>
                <w:szCs w:val="24"/>
              </w:rPr>
              <w:t>Parameter Description</w:t>
            </w:r>
          </w:p>
        </w:tc>
      </w:tr>
      <w:tr w:rsidR="00E40CCE" w:rsidRPr="004A3BDF" w14:paraId="4CEA71D5" w14:textId="77777777" w:rsidTr="00E40CC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679C504C" w14:textId="77777777" w:rsidR="00E40CCE" w:rsidRPr="004A3BDF" w:rsidRDefault="00E40CCE" w:rsidP="00E40CCE">
            <w:pPr>
              <w:pStyle w:val="CellBody"/>
              <w:spacing w:before="96"/>
              <w:rPr>
                <w:rFonts w:ascii="Arial" w:hAnsi="Arial" w:cs="Arial"/>
                <w:color w:val="FF0000"/>
                <w:sz w:val="24"/>
                <w:szCs w:val="24"/>
              </w:rPr>
            </w:pPr>
            <w:r w:rsidRPr="004A3BDF">
              <w:rPr>
                <w:rFonts w:ascii="Arial" w:hAnsi="Arial" w:cs="Arial"/>
                <w:color w:val="FF0000"/>
                <w:sz w:val="24"/>
                <w:szCs w:val="24"/>
              </w:rPr>
              <w:t>N = 0xXXXX</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72C14F2B" w14:textId="77777777" w:rsidR="00E40CCE" w:rsidRPr="004A3BDF" w:rsidRDefault="00E40CCE" w:rsidP="00E40CCE">
            <w:pPr>
              <w:pStyle w:val="CellBody"/>
              <w:spacing w:before="96"/>
              <w:rPr>
                <w:rFonts w:ascii="Arial" w:hAnsi="Arial" w:cs="Arial"/>
                <w:color w:val="FF0000"/>
                <w:sz w:val="24"/>
                <w:szCs w:val="24"/>
                <w:lang w:val="en-GB"/>
              </w:rPr>
            </w:pPr>
            <w:r w:rsidRPr="004A3BDF">
              <w:rPr>
                <w:rFonts w:ascii="Arial" w:hAnsi="Arial" w:cs="Arial"/>
                <w:color w:val="FF0000"/>
                <w:sz w:val="24"/>
                <w:szCs w:val="24"/>
                <w:lang w:val="en-GB"/>
              </w:rPr>
              <w:t xml:space="preserve">Maximum advertising interval for </w:t>
            </w:r>
            <w:r w:rsidR="00D50BB0">
              <w:rPr>
                <w:rFonts w:ascii="Arial" w:hAnsi="Arial" w:cs="Arial"/>
                <w:color w:val="FF0000"/>
                <w:sz w:val="24"/>
                <w:szCs w:val="24"/>
                <w:lang w:val="en-GB"/>
              </w:rPr>
              <w:t>periodic</w:t>
            </w:r>
            <w:r w:rsidRPr="004A3BDF">
              <w:rPr>
                <w:rFonts w:ascii="Arial" w:hAnsi="Arial" w:cs="Arial"/>
                <w:color w:val="FF0000"/>
                <w:sz w:val="24"/>
                <w:szCs w:val="24"/>
                <w:lang w:val="en-GB"/>
              </w:rPr>
              <w:t xml:space="preserve"> advertising.</w:t>
            </w:r>
          </w:p>
          <w:p w14:paraId="7D072379" w14:textId="77777777" w:rsidR="00E40CCE" w:rsidRPr="004A3BDF" w:rsidRDefault="00E40CCE" w:rsidP="00E40CCE">
            <w:pPr>
              <w:pStyle w:val="CellBody"/>
              <w:spacing w:before="96"/>
              <w:rPr>
                <w:rFonts w:ascii="Arial" w:hAnsi="Arial" w:cs="Arial"/>
                <w:color w:val="FF0000"/>
                <w:sz w:val="24"/>
                <w:szCs w:val="24"/>
                <w:lang w:val="en-GB"/>
              </w:rPr>
            </w:pPr>
            <w:r w:rsidRPr="004A3BDF">
              <w:rPr>
                <w:rFonts w:ascii="Arial" w:hAnsi="Arial" w:cs="Arial"/>
                <w:color w:val="FF0000"/>
                <w:sz w:val="24"/>
                <w:szCs w:val="24"/>
                <w:lang w:val="en-GB"/>
              </w:rPr>
              <w:t xml:space="preserve">Range: 0x0020 to </w:t>
            </w:r>
            <w:r w:rsidR="00302BA9" w:rsidRPr="004A3BDF">
              <w:rPr>
                <w:rFonts w:ascii="Arial" w:hAnsi="Arial" w:cs="Arial"/>
                <w:color w:val="FF0000"/>
                <w:sz w:val="24"/>
                <w:szCs w:val="24"/>
                <w:lang w:val="en-GB"/>
              </w:rPr>
              <w:t>0x</w:t>
            </w:r>
            <w:r w:rsidR="00302BA9">
              <w:rPr>
                <w:rFonts w:ascii="Arial" w:hAnsi="Arial" w:cs="Arial"/>
                <w:color w:val="FF0000"/>
                <w:sz w:val="24"/>
                <w:szCs w:val="24"/>
                <w:lang w:val="en-GB"/>
              </w:rPr>
              <w:t>FFFF</w:t>
            </w:r>
          </w:p>
          <w:p w14:paraId="15E8C6BB" w14:textId="77777777" w:rsidR="00E40CCE" w:rsidRPr="004A3BDF" w:rsidRDefault="00E40CCE" w:rsidP="00E40CCE">
            <w:pPr>
              <w:pStyle w:val="CellBody"/>
              <w:spacing w:before="96"/>
              <w:rPr>
                <w:rFonts w:ascii="Arial" w:hAnsi="Arial" w:cs="Arial"/>
                <w:color w:val="FF0000"/>
                <w:sz w:val="24"/>
                <w:szCs w:val="24"/>
                <w:lang w:val="en-GB"/>
              </w:rPr>
            </w:pPr>
            <w:r w:rsidRPr="004A3BDF">
              <w:rPr>
                <w:rFonts w:ascii="Arial" w:hAnsi="Arial" w:cs="Arial"/>
                <w:color w:val="FF0000"/>
                <w:sz w:val="24"/>
                <w:szCs w:val="24"/>
                <w:lang w:val="en-GB"/>
              </w:rPr>
              <w:t>Time = N * 0.625 ms</w:t>
            </w:r>
          </w:p>
          <w:p w14:paraId="1E1CAB75" w14:textId="77777777" w:rsidR="00E40CCE" w:rsidRPr="004A3BDF" w:rsidRDefault="00E40CCE" w:rsidP="00302BA9">
            <w:pPr>
              <w:pStyle w:val="CellBody"/>
              <w:spacing w:before="96"/>
              <w:rPr>
                <w:rFonts w:ascii="Arial" w:hAnsi="Arial" w:cs="Arial"/>
                <w:color w:val="FF0000"/>
                <w:sz w:val="24"/>
                <w:szCs w:val="24"/>
              </w:rPr>
            </w:pPr>
            <w:r w:rsidRPr="004A3BDF">
              <w:rPr>
                <w:rFonts w:ascii="Arial" w:hAnsi="Arial" w:cs="Arial"/>
                <w:color w:val="FF0000"/>
                <w:sz w:val="24"/>
                <w:szCs w:val="24"/>
                <w:lang w:val="en-GB"/>
              </w:rPr>
              <w:t xml:space="preserve">Time Range: 20 ms to </w:t>
            </w:r>
            <w:r w:rsidR="00302BA9">
              <w:rPr>
                <w:rFonts w:ascii="Arial" w:hAnsi="Arial" w:cs="Arial"/>
                <w:color w:val="FF0000"/>
                <w:sz w:val="24"/>
                <w:szCs w:val="24"/>
                <w:lang w:val="en-GB"/>
              </w:rPr>
              <w:t>40.959375</w:t>
            </w:r>
            <w:r w:rsidRPr="004A3BDF">
              <w:rPr>
                <w:rFonts w:ascii="Arial" w:hAnsi="Arial" w:cs="Arial"/>
                <w:color w:val="FF0000"/>
                <w:sz w:val="24"/>
                <w:szCs w:val="24"/>
                <w:lang w:val="en-GB"/>
              </w:rPr>
              <w:t xml:space="preserve"> s</w:t>
            </w:r>
          </w:p>
        </w:tc>
      </w:tr>
    </w:tbl>
    <w:p w14:paraId="591DD969" w14:textId="77777777" w:rsidR="00E40CCE" w:rsidRPr="004A3BDF" w:rsidRDefault="00E40CCE" w:rsidP="00E40CCE">
      <w:pPr>
        <w:spacing w:after="0"/>
        <w:rPr>
          <w:rFonts w:cs="Arial"/>
          <w:i/>
          <w:color w:val="FF0000"/>
          <w:sz w:val="24"/>
          <w:szCs w:val="24"/>
        </w:rPr>
      </w:pPr>
    </w:p>
    <w:p w14:paraId="692A7399" w14:textId="77777777" w:rsidR="006915FD" w:rsidRPr="004A3BDF" w:rsidRDefault="006915FD" w:rsidP="006915FD">
      <w:pPr>
        <w:tabs>
          <w:tab w:val="right" w:pos="8732"/>
        </w:tabs>
        <w:spacing w:after="0"/>
        <w:rPr>
          <w:rFonts w:cs="Arial"/>
          <w:i/>
          <w:color w:val="FF0000"/>
          <w:sz w:val="24"/>
          <w:szCs w:val="24"/>
        </w:rPr>
      </w:pPr>
      <w:r>
        <w:rPr>
          <w:rFonts w:cs="Arial"/>
          <w:i/>
          <w:color w:val="FF0000"/>
          <w:sz w:val="24"/>
          <w:szCs w:val="24"/>
        </w:rPr>
        <w:t>Periodic</w:t>
      </w:r>
      <w:r w:rsidR="00114CFA">
        <w:rPr>
          <w:rFonts w:cs="Arial"/>
          <w:i/>
          <w:color w:val="FF0000"/>
          <w:sz w:val="24"/>
          <w:szCs w:val="24"/>
        </w:rPr>
        <w:t>_</w:t>
      </w:r>
      <w:r>
        <w:rPr>
          <w:rFonts w:cs="Arial"/>
          <w:i/>
          <w:color w:val="FF0000"/>
          <w:sz w:val="24"/>
          <w:szCs w:val="24"/>
        </w:rPr>
        <w:t>Advertising_Properties</w:t>
      </w:r>
      <w:r w:rsidRPr="004A3BDF">
        <w:rPr>
          <w:rFonts w:cs="Arial"/>
          <w:i/>
          <w:color w:val="FF0000"/>
          <w:sz w:val="24"/>
          <w:szCs w:val="24"/>
        </w:rPr>
        <w:t>:</w:t>
      </w:r>
      <w:r w:rsidRPr="004A3BDF">
        <w:rPr>
          <w:rFonts w:cs="Arial"/>
          <w:i/>
          <w:color w:val="FF0000"/>
          <w:sz w:val="24"/>
          <w:szCs w:val="24"/>
        </w:rPr>
        <w:tab/>
        <w:t xml:space="preserve">Size: </w:t>
      </w:r>
      <w:r>
        <w:rPr>
          <w:rFonts w:cs="Arial"/>
          <w:i/>
          <w:color w:val="FF0000"/>
          <w:sz w:val="24"/>
          <w:szCs w:val="24"/>
        </w:rPr>
        <w:t>2</w:t>
      </w:r>
      <w:r w:rsidRPr="004A3BDF">
        <w:rPr>
          <w:rFonts w:cs="Arial"/>
          <w:i/>
          <w:color w:val="FF0000"/>
          <w:sz w:val="24"/>
          <w:szCs w:val="24"/>
        </w:rPr>
        <w:t xml:space="preserve"> Octet</w:t>
      </w:r>
      <w:r>
        <w:rPr>
          <w:rFonts w:cs="Arial"/>
          <w:i/>
          <w:color w:val="FF0000"/>
          <w:sz w:val="24"/>
          <w:szCs w:val="24"/>
        </w:rPr>
        <w:t>s</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6915FD" w:rsidRPr="004A3BDF" w14:paraId="009239D8" w14:textId="77777777" w:rsidTr="00320D0C">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1CA1A859" w14:textId="77777777" w:rsidR="006915FD" w:rsidRPr="004A3BDF" w:rsidRDefault="006915FD" w:rsidP="00320D0C">
            <w:pPr>
              <w:pStyle w:val="Tableheading"/>
              <w:spacing w:before="96"/>
              <w:rPr>
                <w:rFonts w:cs="Arial"/>
                <w:color w:val="FF0000"/>
                <w:sz w:val="24"/>
                <w:szCs w:val="24"/>
              </w:rPr>
            </w:pPr>
            <w:r>
              <w:rPr>
                <w:rFonts w:cs="Arial"/>
                <w:color w:val="FF0000"/>
                <w:sz w:val="24"/>
                <w:szCs w:val="24"/>
              </w:rPr>
              <w:t>Bit number</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00C42A2A" w14:textId="77777777" w:rsidR="006915FD" w:rsidRPr="004A3BDF" w:rsidRDefault="006915FD" w:rsidP="00320D0C">
            <w:pPr>
              <w:pStyle w:val="Tableheading"/>
              <w:spacing w:before="96"/>
              <w:rPr>
                <w:rFonts w:cs="Arial"/>
                <w:color w:val="FF0000"/>
                <w:sz w:val="24"/>
                <w:szCs w:val="24"/>
              </w:rPr>
            </w:pPr>
            <w:r w:rsidRPr="004A3BDF">
              <w:rPr>
                <w:rFonts w:cs="Arial"/>
                <w:color w:val="FF0000"/>
                <w:sz w:val="24"/>
                <w:szCs w:val="24"/>
              </w:rPr>
              <w:t>Parameter Description</w:t>
            </w:r>
          </w:p>
        </w:tc>
      </w:tr>
      <w:tr w:rsidR="006915FD" w:rsidRPr="004A3BDF" w14:paraId="18DBB1C6" w14:textId="77777777" w:rsidTr="00320D0C">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04C1C9DF" w14:textId="77777777" w:rsidR="006915FD" w:rsidRDefault="00114CFA" w:rsidP="00320D0C">
            <w:pPr>
              <w:pStyle w:val="CellBody"/>
              <w:spacing w:before="96"/>
              <w:rPr>
                <w:rFonts w:ascii="Arial" w:hAnsi="Arial" w:cs="Arial"/>
                <w:color w:val="FF0000"/>
                <w:sz w:val="24"/>
                <w:szCs w:val="24"/>
              </w:rPr>
            </w:pPr>
            <w:r>
              <w:rPr>
                <w:rFonts w:ascii="Arial" w:hAnsi="Arial" w:cs="Arial"/>
                <w:color w:val="FF0000"/>
                <w:sz w:val="24"/>
                <w:szCs w:val="24"/>
              </w:rPr>
              <w:t>7</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196A2A0B" w14:textId="77777777" w:rsidR="006915FD" w:rsidRDefault="006915FD" w:rsidP="00320D0C">
            <w:pPr>
              <w:pStyle w:val="CellBody"/>
              <w:spacing w:before="96"/>
              <w:rPr>
                <w:rFonts w:ascii="Arial" w:hAnsi="Arial" w:cs="Arial"/>
                <w:color w:val="FF0000"/>
                <w:sz w:val="24"/>
                <w:szCs w:val="24"/>
              </w:rPr>
            </w:pPr>
            <w:r>
              <w:rPr>
                <w:rFonts w:ascii="Arial" w:hAnsi="Arial" w:cs="Arial"/>
                <w:color w:val="FF0000"/>
                <w:sz w:val="24"/>
                <w:szCs w:val="24"/>
              </w:rPr>
              <w:t>Include TxPower</w:t>
            </w:r>
            <w:r w:rsidR="004B42E2">
              <w:rPr>
                <w:rFonts w:ascii="Arial" w:hAnsi="Arial" w:cs="Arial"/>
                <w:color w:val="FF0000"/>
                <w:sz w:val="24"/>
                <w:szCs w:val="24"/>
              </w:rPr>
              <w:t xml:space="preserve"> in the advertising PDU</w:t>
            </w:r>
          </w:p>
        </w:tc>
      </w:tr>
      <w:tr w:rsidR="006915FD" w:rsidRPr="004A3BDF" w14:paraId="0C78BE14" w14:textId="77777777" w:rsidTr="00320D0C">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3F3FC821" w14:textId="77777777" w:rsidR="006915FD" w:rsidRDefault="006915FD" w:rsidP="00320D0C">
            <w:pPr>
              <w:pStyle w:val="CellBody"/>
              <w:spacing w:before="96"/>
              <w:rPr>
                <w:rFonts w:ascii="Arial" w:hAnsi="Arial" w:cs="Arial"/>
                <w:color w:val="FF0000"/>
                <w:sz w:val="24"/>
                <w:szCs w:val="24"/>
              </w:rPr>
            </w:pPr>
            <w:r>
              <w:rPr>
                <w:rFonts w:ascii="Arial" w:hAnsi="Arial" w:cs="Arial"/>
                <w:color w:val="FF0000"/>
                <w:sz w:val="24"/>
                <w:szCs w:val="24"/>
              </w:rPr>
              <w:t>All other values</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0CED739B" w14:textId="77777777" w:rsidR="006915FD" w:rsidRDefault="006915FD" w:rsidP="00320D0C">
            <w:pPr>
              <w:pStyle w:val="CellBody"/>
              <w:spacing w:before="96"/>
              <w:rPr>
                <w:rFonts w:ascii="Arial" w:hAnsi="Arial" w:cs="Arial"/>
                <w:color w:val="FF0000"/>
                <w:sz w:val="24"/>
                <w:szCs w:val="24"/>
              </w:rPr>
            </w:pPr>
            <w:r>
              <w:rPr>
                <w:rFonts w:ascii="Arial" w:hAnsi="Arial" w:cs="Arial"/>
                <w:color w:val="FF0000"/>
                <w:sz w:val="24"/>
                <w:szCs w:val="24"/>
              </w:rPr>
              <w:t>Reserved for future use</w:t>
            </w:r>
          </w:p>
        </w:tc>
      </w:tr>
    </w:tbl>
    <w:p w14:paraId="0F20C4A9" w14:textId="77777777" w:rsidR="00E40CCE" w:rsidRPr="004A3BDF" w:rsidRDefault="00E40CCE" w:rsidP="00AA7EAA"/>
    <w:p w14:paraId="77252E21" w14:textId="77777777" w:rsidR="00E40CCE" w:rsidRPr="004A3BDF" w:rsidRDefault="00E40CCE" w:rsidP="00E40CCE">
      <w:pPr>
        <w:spacing w:after="0"/>
        <w:rPr>
          <w:rFonts w:cs="Arial"/>
          <w:i/>
          <w:color w:val="FF0000"/>
          <w:sz w:val="24"/>
          <w:szCs w:val="24"/>
        </w:rPr>
      </w:pPr>
      <w:r w:rsidRPr="004A3BDF">
        <w:rPr>
          <w:rFonts w:cs="Arial"/>
          <w:i/>
          <w:color w:val="FF0000"/>
          <w:sz w:val="24"/>
          <w:szCs w:val="24"/>
        </w:rPr>
        <w:t>Own_Address_Type:</w:t>
      </w:r>
      <w:r w:rsidRPr="004A3BDF">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sidRPr="004A3BDF">
        <w:rPr>
          <w:rFonts w:cs="Arial"/>
          <w:i/>
          <w:color w:val="FF0000"/>
          <w:sz w:val="24"/>
          <w:szCs w:val="24"/>
        </w:rPr>
        <w:t>Size: 1 Octet</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E40CCE" w:rsidRPr="004A3BDF" w14:paraId="0905577D" w14:textId="77777777" w:rsidTr="00E40CCE">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6867A4AB" w14:textId="77777777" w:rsidR="00E40CCE" w:rsidRPr="004A3BDF" w:rsidRDefault="00E40CCE" w:rsidP="00E40CCE">
            <w:pPr>
              <w:pStyle w:val="Tableheading"/>
              <w:spacing w:before="96"/>
              <w:rPr>
                <w:rFonts w:cs="Arial"/>
                <w:color w:val="FF0000"/>
                <w:sz w:val="24"/>
                <w:szCs w:val="24"/>
              </w:rPr>
            </w:pPr>
            <w:r w:rsidRPr="004A3B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6B25178C" w14:textId="77777777" w:rsidR="00E40CCE" w:rsidRPr="004A3BDF" w:rsidRDefault="00E40CCE" w:rsidP="00E40CCE">
            <w:pPr>
              <w:pStyle w:val="Tableheading"/>
              <w:spacing w:before="96"/>
              <w:rPr>
                <w:rFonts w:cs="Arial"/>
                <w:color w:val="FF0000"/>
                <w:sz w:val="24"/>
                <w:szCs w:val="24"/>
              </w:rPr>
            </w:pPr>
            <w:r w:rsidRPr="004A3BDF">
              <w:rPr>
                <w:rFonts w:cs="Arial"/>
                <w:color w:val="FF0000"/>
                <w:sz w:val="24"/>
                <w:szCs w:val="24"/>
              </w:rPr>
              <w:t>Parameter Description</w:t>
            </w:r>
          </w:p>
        </w:tc>
      </w:tr>
      <w:tr w:rsidR="00E40CCE" w:rsidRPr="004A3BDF" w14:paraId="78EB318B" w14:textId="77777777" w:rsidTr="00E40CC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2CFA132E" w14:textId="77777777" w:rsidR="00E40CCE" w:rsidRPr="004A3BDF" w:rsidRDefault="00E40CCE" w:rsidP="00E40CCE">
            <w:pPr>
              <w:pStyle w:val="CellBody"/>
              <w:spacing w:before="96"/>
              <w:rPr>
                <w:rFonts w:ascii="Arial" w:hAnsi="Arial" w:cs="Arial"/>
                <w:color w:val="FF0000"/>
                <w:sz w:val="24"/>
                <w:szCs w:val="24"/>
              </w:rPr>
            </w:pPr>
            <w:r w:rsidRPr="004A3BDF">
              <w:rPr>
                <w:rFonts w:ascii="Arial" w:hAnsi="Arial" w:cs="Arial"/>
                <w:color w:val="FF0000"/>
                <w:sz w:val="24"/>
                <w:szCs w:val="24"/>
              </w:rPr>
              <w:t>0x00</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10BE8B1A" w14:textId="77777777" w:rsidR="00E40CCE" w:rsidRPr="004A3BDF" w:rsidRDefault="00E40CCE" w:rsidP="00E40CCE">
            <w:pPr>
              <w:pStyle w:val="CellBody"/>
              <w:spacing w:before="96"/>
              <w:rPr>
                <w:rFonts w:ascii="Arial" w:hAnsi="Arial" w:cs="Arial"/>
                <w:color w:val="FF0000"/>
                <w:sz w:val="24"/>
                <w:szCs w:val="24"/>
              </w:rPr>
            </w:pPr>
            <w:r w:rsidRPr="004A3BDF">
              <w:rPr>
                <w:rFonts w:ascii="Arial" w:hAnsi="Arial" w:cs="Arial"/>
                <w:color w:val="FF0000"/>
                <w:sz w:val="24"/>
                <w:szCs w:val="24"/>
              </w:rPr>
              <w:t>Public Device Address</w:t>
            </w:r>
          </w:p>
        </w:tc>
      </w:tr>
      <w:tr w:rsidR="00E40CCE" w:rsidRPr="004A3BDF" w14:paraId="0CEC38A2" w14:textId="77777777" w:rsidTr="00E40CC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71D89E2D" w14:textId="77777777" w:rsidR="00E40CCE" w:rsidRPr="004A3BDF" w:rsidRDefault="00E40CCE" w:rsidP="00E40CCE">
            <w:pPr>
              <w:pStyle w:val="CellBody"/>
              <w:spacing w:before="96"/>
              <w:rPr>
                <w:rFonts w:ascii="Arial" w:hAnsi="Arial" w:cs="Arial"/>
                <w:color w:val="FF0000"/>
                <w:sz w:val="24"/>
                <w:szCs w:val="24"/>
              </w:rPr>
            </w:pPr>
            <w:r w:rsidRPr="004A3BDF">
              <w:rPr>
                <w:rFonts w:ascii="Arial" w:hAnsi="Arial" w:cs="Arial"/>
                <w:color w:val="FF0000"/>
                <w:sz w:val="24"/>
                <w:szCs w:val="24"/>
              </w:rPr>
              <w:t>0x01</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1E3907C8" w14:textId="77777777" w:rsidR="00E40CCE" w:rsidRPr="004A3BDF" w:rsidRDefault="00E40CCE" w:rsidP="00E40CCE">
            <w:pPr>
              <w:pStyle w:val="CellBody"/>
              <w:spacing w:before="96"/>
              <w:rPr>
                <w:rFonts w:ascii="Arial" w:hAnsi="Arial" w:cs="Arial"/>
                <w:color w:val="FF0000"/>
                <w:sz w:val="24"/>
                <w:szCs w:val="24"/>
              </w:rPr>
            </w:pPr>
            <w:r w:rsidRPr="004A3BDF">
              <w:rPr>
                <w:rFonts w:ascii="Arial" w:hAnsi="Arial" w:cs="Arial"/>
                <w:color w:val="FF0000"/>
                <w:sz w:val="24"/>
                <w:szCs w:val="24"/>
              </w:rPr>
              <w:t>Random Device Address</w:t>
            </w:r>
          </w:p>
        </w:tc>
      </w:tr>
      <w:tr w:rsidR="00E40CCE" w:rsidRPr="004A3BDF" w14:paraId="6CD92351" w14:textId="77777777" w:rsidTr="00E40CC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5D45626F" w14:textId="77777777" w:rsidR="00E40CCE" w:rsidRPr="004A3BDF" w:rsidRDefault="00E40CCE" w:rsidP="00E40CCE">
            <w:pPr>
              <w:pStyle w:val="CellBody"/>
              <w:spacing w:before="96"/>
              <w:rPr>
                <w:rFonts w:ascii="Arial" w:hAnsi="Arial" w:cs="Arial"/>
                <w:color w:val="FF0000"/>
                <w:sz w:val="24"/>
                <w:szCs w:val="24"/>
              </w:rPr>
            </w:pPr>
            <w:r w:rsidRPr="004A3BDF">
              <w:rPr>
                <w:rFonts w:ascii="Arial" w:hAnsi="Arial" w:cs="Arial"/>
                <w:color w:val="FF0000"/>
                <w:sz w:val="24"/>
                <w:szCs w:val="24"/>
              </w:rPr>
              <w:t>0x02</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49DE3662" w14:textId="77777777" w:rsidR="00E40CCE" w:rsidRPr="004A3BDF" w:rsidRDefault="00E40CCE" w:rsidP="00E40CCE">
            <w:pPr>
              <w:pStyle w:val="CellBody"/>
              <w:spacing w:before="96"/>
              <w:rPr>
                <w:rFonts w:ascii="Arial" w:hAnsi="Arial" w:cs="Arial"/>
                <w:color w:val="FF0000"/>
                <w:sz w:val="24"/>
                <w:szCs w:val="24"/>
                <w:lang w:val="en-GB"/>
              </w:rPr>
            </w:pPr>
            <w:r w:rsidRPr="004A3BDF">
              <w:rPr>
                <w:rFonts w:ascii="Arial" w:hAnsi="Arial" w:cs="Arial"/>
                <w:color w:val="FF0000"/>
                <w:sz w:val="24"/>
                <w:szCs w:val="24"/>
                <w:lang w:val="en-GB"/>
              </w:rPr>
              <w:t xml:space="preserve">Controller generates </w:t>
            </w:r>
            <w:r w:rsidR="008F6A15">
              <w:rPr>
                <w:rFonts w:ascii="Arial" w:hAnsi="Arial" w:cs="Arial"/>
                <w:color w:val="FF0000"/>
                <w:sz w:val="24"/>
                <w:szCs w:val="24"/>
                <w:lang w:val="en-GB"/>
              </w:rPr>
              <w:t xml:space="preserve">the </w:t>
            </w:r>
            <w:r w:rsidRPr="004A3BDF">
              <w:rPr>
                <w:rFonts w:ascii="Arial" w:hAnsi="Arial" w:cs="Arial"/>
                <w:color w:val="FF0000"/>
                <w:sz w:val="24"/>
                <w:szCs w:val="24"/>
                <w:lang w:val="en-GB"/>
              </w:rPr>
              <w:t xml:space="preserve">Resolvable Private Address based on the local IRK from </w:t>
            </w:r>
            <w:r w:rsidR="008F6A15">
              <w:rPr>
                <w:rFonts w:ascii="Arial" w:hAnsi="Arial" w:cs="Arial"/>
                <w:color w:val="FF0000"/>
                <w:sz w:val="24"/>
                <w:szCs w:val="24"/>
                <w:lang w:val="en-GB"/>
              </w:rPr>
              <w:t xml:space="preserve">the </w:t>
            </w:r>
            <w:r w:rsidRPr="004A3BDF">
              <w:rPr>
                <w:rFonts w:ascii="Arial" w:hAnsi="Arial" w:cs="Arial"/>
                <w:color w:val="FF0000"/>
                <w:sz w:val="24"/>
                <w:szCs w:val="24"/>
                <w:lang w:val="en-GB"/>
              </w:rPr>
              <w:t xml:space="preserve">resolving list. If </w:t>
            </w:r>
            <w:r w:rsidR="008F6A15">
              <w:rPr>
                <w:rFonts w:ascii="Arial" w:hAnsi="Arial" w:cs="Arial"/>
                <w:color w:val="FF0000"/>
                <w:sz w:val="24"/>
                <w:szCs w:val="24"/>
                <w:lang w:val="en-GB"/>
              </w:rPr>
              <w:t xml:space="preserve">the </w:t>
            </w:r>
            <w:r w:rsidRPr="004A3BDF">
              <w:rPr>
                <w:rFonts w:ascii="Arial" w:hAnsi="Arial" w:cs="Arial"/>
                <w:color w:val="FF0000"/>
                <w:sz w:val="24"/>
                <w:szCs w:val="24"/>
                <w:lang w:val="en-GB"/>
              </w:rPr>
              <w:t xml:space="preserve">resolving list contains no matching entry, use </w:t>
            </w:r>
            <w:r w:rsidR="008F6A15">
              <w:rPr>
                <w:rFonts w:ascii="Arial" w:hAnsi="Arial" w:cs="Arial"/>
                <w:color w:val="FF0000"/>
                <w:sz w:val="24"/>
                <w:szCs w:val="24"/>
                <w:lang w:val="en-GB"/>
              </w:rPr>
              <w:t xml:space="preserve">the </w:t>
            </w:r>
            <w:r w:rsidRPr="004A3BDF">
              <w:rPr>
                <w:rFonts w:ascii="Arial" w:hAnsi="Arial" w:cs="Arial"/>
                <w:color w:val="FF0000"/>
                <w:sz w:val="24"/>
                <w:szCs w:val="24"/>
                <w:lang w:val="en-GB"/>
              </w:rPr>
              <w:t>public address.</w:t>
            </w:r>
          </w:p>
        </w:tc>
      </w:tr>
      <w:tr w:rsidR="00E40CCE" w:rsidRPr="004A3BDF" w14:paraId="35FBED87" w14:textId="77777777" w:rsidTr="00E40CC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612CD2D5" w14:textId="77777777" w:rsidR="00E40CCE" w:rsidRPr="004A3BDF" w:rsidRDefault="00E40CCE" w:rsidP="00E40CCE">
            <w:pPr>
              <w:pStyle w:val="CellBody"/>
              <w:spacing w:before="96"/>
              <w:rPr>
                <w:rFonts w:ascii="Arial" w:hAnsi="Arial" w:cs="Arial"/>
                <w:color w:val="FF0000"/>
                <w:sz w:val="24"/>
                <w:szCs w:val="24"/>
              </w:rPr>
            </w:pPr>
            <w:r w:rsidRPr="004A3BDF">
              <w:rPr>
                <w:rFonts w:ascii="Arial" w:hAnsi="Arial" w:cs="Arial"/>
                <w:color w:val="FF0000"/>
                <w:sz w:val="24"/>
                <w:szCs w:val="24"/>
              </w:rPr>
              <w:t>0x03</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0FA131B0" w14:textId="77777777" w:rsidR="00E40CCE" w:rsidRPr="004A3BDF" w:rsidRDefault="00E40CCE" w:rsidP="00E40CCE">
            <w:pPr>
              <w:pStyle w:val="CellBody"/>
              <w:spacing w:before="96"/>
              <w:rPr>
                <w:rFonts w:ascii="Arial" w:hAnsi="Arial" w:cs="Arial"/>
                <w:color w:val="FF0000"/>
                <w:sz w:val="24"/>
                <w:szCs w:val="24"/>
                <w:lang w:val="en-GB"/>
              </w:rPr>
            </w:pPr>
            <w:r w:rsidRPr="004A3BDF">
              <w:rPr>
                <w:rFonts w:ascii="Arial" w:hAnsi="Arial" w:cs="Arial"/>
                <w:color w:val="FF0000"/>
                <w:sz w:val="24"/>
                <w:szCs w:val="24"/>
                <w:lang w:val="en-GB"/>
              </w:rPr>
              <w:t xml:space="preserve">Controller generates </w:t>
            </w:r>
            <w:r w:rsidR="008F6A15">
              <w:rPr>
                <w:rFonts w:ascii="Arial" w:hAnsi="Arial" w:cs="Arial"/>
                <w:color w:val="FF0000"/>
                <w:sz w:val="24"/>
                <w:szCs w:val="24"/>
                <w:lang w:val="en-GB"/>
              </w:rPr>
              <w:t xml:space="preserve">the </w:t>
            </w:r>
            <w:r w:rsidRPr="004A3BDF">
              <w:rPr>
                <w:rFonts w:ascii="Arial" w:hAnsi="Arial" w:cs="Arial"/>
                <w:color w:val="FF0000"/>
                <w:sz w:val="24"/>
                <w:szCs w:val="24"/>
                <w:lang w:val="en-GB"/>
              </w:rPr>
              <w:t xml:space="preserve">Resolvable Private Address based on the local IRK from </w:t>
            </w:r>
            <w:r w:rsidR="008F6A15">
              <w:rPr>
                <w:rFonts w:ascii="Arial" w:hAnsi="Arial" w:cs="Arial"/>
                <w:color w:val="FF0000"/>
                <w:sz w:val="24"/>
                <w:szCs w:val="24"/>
                <w:lang w:val="en-GB"/>
              </w:rPr>
              <w:t xml:space="preserve">the </w:t>
            </w:r>
            <w:r w:rsidRPr="004A3BDF">
              <w:rPr>
                <w:rFonts w:ascii="Arial" w:hAnsi="Arial" w:cs="Arial"/>
                <w:color w:val="FF0000"/>
                <w:sz w:val="24"/>
                <w:szCs w:val="24"/>
                <w:lang w:val="en-GB"/>
              </w:rPr>
              <w:t xml:space="preserve">resolving list. If </w:t>
            </w:r>
            <w:r w:rsidR="008F6A15">
              <w:rPr>
                <w:rFonts w:ascii="Arial" w:hAnsi="Arial" w:cs="Arial"/>
                <w:color w:val="FF0000"/>
                <w:sz w:val="24"/>
                <w:szCs w:val="24"/>
                <w:lang w:val="en-GB"/>
              </w:rPr>
              <w:t xml:space="preserve">the </w:t>
            </w:r>
            <w:r w:rsidRPr="004A3BDF">
              <w:rPr>
                <w:rFonts w:ascii="Arial" w:hAnsi="Arial" w:cs="Arial"/>
                <w:color w:val="FF0000"/>
                <w:sz w:val="24"/>
                <w:szCs w:val="24"/>
                <w:lang w:val="en-GB"/>
              </w:rPr>
              <w:t xml:space="preserve">resolving list contains no matching entry, use </w:t>
            </w:r>
            <w:r w:rsidR="008F6A15">
              <w:rPr>
                <w:rFonts w:ascii="Arial" w:hAnsi="Arial" w:cs="Arial"/>
                <w:color w:val="FF0000"/>
                <w:sz w:val="24"/>
                <w:szCs w:val="24"/>
                <w:lang w:val="en-GB"/>
              </w:rPr>
              <w:t xml:space="preserve">the </w:t>
            </w:r>
            <w:r w:rsidRPr="004A3BDF">
              <w:rPr>
                <w:rFonts w:ascii="Arial" w:hAnsi="Arial" w:cs="Arial"/>
                <w:color w:val="FF0000"/>
                <w:sz w:val="24"/>
                <w:szCs w:val="24"/>
                <w:lang w:val="en-GB"/>
              </w:rPr>
              <w:t>random address from LE_Set_</w:t>
            </w:r>
            <w:r w:rsidR="00B20CDF">
              <w:rPr>
                <w:rFonts w:ascii="Arial" w:hAnsi="Arial" w:cs="Arial"/>
                <w:color w:val="FF0000"/>
                <w:sz w:val="24"/>
                <w:szCs w:val="24"/>
                <w:lang w:val="en-GB"/>
              </w:rPr>
              <w:t>Advertising_</w:t>
            </w:r>
            <w:r w:rsidRPr="004A3BDF">
              <w:rPr>
                <w:rFonts w:ascii="Arial" w:hAnsi="Arial" w:cs="Arial"/>
                <w:color w:val="FF0000"/>
                <w:sz w:val="24"/>
                <w:szCs w:val="24"/>
                <w:lang w:val="en-GB"/>
              </w:rPr>
              <w:t>Random_Address.</w:t>
            </w:r>
          </w:p>
        </w:tc>
      </w:tr>
      <w:tr w:rsidR="00E40CCE" w:rsidRPr="004A3BDF" w14:paraId="5BF44127" w14:textId="77777777" w:rsidTr="00E40CC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1CD41D8D" w14:textId="77777777" w:rsidR="00E40CCE" w:rsidRPr="004A3BDF" w:rsidRDefault="000F6295" w:rsidP="00E40CCE">
            <w:pPr>
              <w:pStyle w:val="CellBody"/>
              <w:spacing w:before="96"/>
              <w:rPr>
                <w:rFonts w:ascii="Arial" w:hAnsi="Arial" w:cs="Arial"/>
                <w:color w:val="FF0000"/>
                <w:sz w:val="24"/>
                <w:szCs w:val="24"/>
              </w:rPr>
            </w:pPr>
            <w:r>
              <w:rPr>
                <w:rFonts w:ascii="Arial" w:hAnsi="Arial" w:cs="Arial"/>
                <w:color w:val="FF0000"/>
                <w:sz w:val="24"/>
                <w:szCs w:val="24"/>
              </w:rPr>
              <w:t>All other values</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107E64F8" w14:textId="77777777" w:rsidR="00E40CCE" w:rsidRPr="004A3BDF" w:rsidRDefault="00E40CCE" w:rsidP="00E40CCE">
            <w:pPr>
              <w:pStyle w:val="CellBody"/>
              <w:spacing w:before="96"/>
              <w:rPr>
                <w:rFonts w:ascii="Arial" w:hAnsi="Arial" w:cs="Arial"/>
                <w:color w:val="FF0000"/>
                <w:sz w:val="24"/>
                <w:szCs w:val="24"/>
              </w:rPr>
            </w:pPr>
            <w:r w:rsidRPr="004A3BDF">
              <w:rPr>
                <w:rFonts w:ascii="Arial" w:hAnsi="Arial" w:cs="Arial"/>
                <w:color w:val="FF0000"/>
                <w:sz w:val="24"/>
                <w:szCs w:val="24"/>
              </w:rPr>
              <w:t>Reserved for future use</w:t>
            </w:r>
          </w:p>
        </w:tc>
      </w:tr>
    </w:tbl>
    <w:p w14:paraId="447464D0" w14:textId="77777777" w:rsidR="00E40CCE" w:rsidRPr="004A3BDF" w:rsidRDefault="00E40CCE" w:rsidP="00E40CCE">
      <w:pPr>
        <w:rPr>
          <w:rFonts w:cs="Arial"/>
          <w:sz w:val="24"/>
          <w:szCs w:val="24"/>
        </w:rPr>
      </w:pPr>
    </w:p>
    <w:p w14:paraId="404C4BC4" w14:textId="77777777" w:rsidR="00E40CCE" w:rsidRPr="004A3BDF" w:rsidRDefault="00E40CCE" w:rsidP="00E40CCE">
      <w:pPr>
        <w:rPr>
          <w:rFonts w:cs="Arial"/>
          <w:sz w:val="24"/>
          <w:szCs w:val="24"/>
        </w:rPr>
      </w:pPr>
    </w:p>
    <w:p w14:paraId="4A036DA0" w14:textId="77777777" w:rsidR="00E40CCE" w:rsidRPr="004A3BDF" w:rsidRDefault="00E40CCE" w:rsidP="00E40CCE">
      <w:pPr>
        <w:spacing w:after="0"/>
        <w:rPr>
          <w:rFonts w:cs="Arial"/>
          <w:i/>
          <w:color w:val="FF0000"/>
          <w:sz w:val="24"/>
          <w:szCs w:val="24"/>
        </w:rPr>
      </w:pPr>
      <w:r w:rsidRPr="004A3BDF">
        <w:rPr>
          <w:rFonts w:cs="Arial"/>
          <w:i/>
          <w:color w:val="FF0000"/>
          <w:sz w:val="24"/>
          <w:szCs w:val="24"/>
        </w:rPr>
        <w:t>Peer_Address_Type:</w:t>
      </w:r>
      <w:r w:rsidRPr="004A3BDF">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sidRPr="004A3BDF">
        <w:rPr>
          <w:rFonts w:cs="Arial"/>
          <w:i/>
          <w:color w:val="FF0000"/>
          <w:sz w:val="24"/>
          <w:szCs w:val="24"/>
        </w:rPr>
        <w:t>Size: 1 Octet</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E40CCE" w:rsidRPr="004A3BDF" w14:paraId="28A89FA2" w14:textId="77777777" w:rsidTr="00E40CCE">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009181A6" w14:textId="77777777" w:rsidR="00E40CCE" w:rsidRPr="004A3BDF" w:rsidRDefault="00E40CCE" w:rsidP="00E40CCE">
            <w:pPr>
              <w:pStyle w:val="Tableheading"/>
              <w:spacing w:before="96"/>
              <w:rPr>
                <w:rFonts w:cs="Arial"/>
                <w:color w:val="FF0000"/>
                <w:sz w:val="24"/>
                <w:szCs w:val="24"/>
              </w:rPr>
            </w:pPr>
            <w:r w:rsidRPr="004A3B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69276DB5" w14:textId="77777777" w:rsidR="00E40CCE" w:rsidRPr="004A3BDF" w:rsidRDefault="00E40CCE" w:rsidP="00E40CCE">
            <w:pPr>
              <w:pStyle w:val="Tableheading"/>
              <w:spacing w:before="96"/>
              <w:rPr>
                <w:rFonts w:cs="Arial"/>
                <w:color w:val="FF0000"/>
                <w:sz w:val="24"/>
                <w:szCs w:val="24"/>
              </w:rPr>
            </w:pPr>
            <w:r w:rsidRPr="004A3BDF">
              <w:rPr>
                <w:rFonts w:cs="Arial"/>
                <w:color w:val="FF0000"/>
                <w:sz w:val="24"/>
                <w:szCs w:val="24"/>
              </w:rPr>
              <w:t>Parameter Description</w:t>
            </w:r>
          </w:p>
        </w:tc>
      </w:tr>
      <w:tr w:rsidR="00E40CCE" w:rsidRPr="004A3BDF" w14:paraId="6D3AA51F" w14:textId="77777777" w:rsidTr="00E40CC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6800D7DA" w14:textId="77777777" w:rsidR="00E40CCE" w:rsidRPr="004A3BDF" w:rsidRDefault="00E40CCE" w:rsidP="00E40CCE">
            <w:pPr>
              <w:pStyle w:val="CellBody"/>
              <w:spacing w:before="96"/>
              <w:rPr>
                <w:rFonts w:ascii="Arial" w:hAnsi="Arial" w:cs="Arial"/>
                <w:color w:val="FF0000"/>
                <w:sz w:val="24"/>
                <w:szCs w:val="24"/>
              </w:rPr>
            </w:pPr>
            <w:r w:rsidRPr="004A3BDF">
              <w:rPr>
                <w:rFonts w:ascii="Arial" w:hAnsi="Arial" w:cs="Arial"/>
                <w:color w:val="FF0000"/>
                <w:sz w:val="24"/>
                <w:szCs w:val="24"/>
              </w:rPr>
              <w:t>0x00</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0365A369" w14:textId="77777777" w:rsidR="00E40CCE" w:rsidRPr="004A3BDF" w:rsidRDefault="00E40CCE" w:rsidP="00E40CCE">
            <w:pPr>
              <w:pStyle w:val="CellBody"/>
              <w:spacing w:before="96"/>
              <w:rPr>
                <w:rFonts w:ascii="Arial" w:hAnsi="Arial" w:cs="Arial"/>
                <w:color w:val="FF0000"/>
                <w:sz w:val="24"/>
                <w:szCs w:val="24"/>
              </w:rPr>
            </w:pPr>
            <w:r w:rsidRPr="004A3BDF">
              <w:rPr>
                <w:rFonts w:ascii="Arial" w:hAnsi="Arial" w:cs="Arial"/>
                <w:color w:val="FF0000"/>
                <w:sz w:val="24"/>
                <w:szCs w:val="24"/>
              </w:rPr>
              <w:t>Public Device Address or Public Identity Address</w:t>
            </w:r>
          </w:p>
        </w:tc>
      </w:tr>
      <w:tr w:rsidR="00E40CCE" w:rsidRPr="004A3BDF" w14:paraId="519B3077" w14:textId="77777777" w:rsidTr="00E40CC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7DDD7604" w14:textId="77777777" w:rsidR="00E40CCE" w:rsidRPr="004A3BDF" w:rsidRDefault="00E40CCE" w:rsidP="00E40CCE">
            <w:pPr>
              <w:pStyle w:val="CellBody"/>
              <w:spacing w:before="96"/>
              <w:rPr>
                <w:rFonts w:ascii="Arial" w:hAnsi="Arial" w:cs="Arial"/>
                <w:color w:val="FF0000"/>
                <w:sz w:val="24"/>
                <w:szCs w:val="24"/>
              </w:rPr>
            </w:pPr>
            <w:r w:rsidRPr="004A3BDF">
              <w:rPr>
                <w:rFonts w:ascii="Arial" w:hAnsi="Arial" w:cs="Arial"/>
                <w:color w:val="FF0000"/>
                <w:sz w:val="24"/>
                <w:szCs w:val="24"/>
              </w:rPr>
              <w:t>0x01</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34057D0D" w14:textId="77777777" w:rsidR="00E40CCE" w:rsidRPr="004A3BDF" w:rsidRDefault="00E40CCE" w:rsidP="00E40CCE">
            <w:pPr>
              <w:pStyle w:val="CellBody"/>
              <w:spacing w:before="96"/>
              <w:rPr>
                <w:rFonts w:ascii="Arial" w:hAnsi="Arial" w:cs="Arial"/>
                <w:color w:val="FF0000"/>
                <w:sz w:val="24"/>
                <w:szCs w:val="24"/>
              </w:rPr>
            </w:pPr>
            <w:r w:rsidRPr="004A3BDF">
              <w:rPr>
                <w:rFonts w:ascii="Arial" w:hAnsi="Arial" w:cs="Arial"/>
                <w:color w:val="FF0000"/>
                <w:sz w:val="24"/>
                <w:szCs w:val="24"/>
              </w:rPr>
              <w:t>Random Device Address or Random (static) Identity Address</w:t>
            </w:r>
          </w:p>
        </w:tc>
      </w:tr>
      <w:tr w:rsidR="00E40CCE" w:rsidRPr="004A3BDF" w14:paraId="357879A0" w14:textId="77777777" w:rsidTr="00E40CC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499F2FC7" w14:textId="77777777" w:rsidR="00E40CCE" w:rsidRPr="004A3BDF" w:rsidRDefault="000F6295" w:rsidP="00E40CCE">
            <w:pPr>
              <w:pStyle w:val="CellBody"/>
              <w:spacing w:before="96"/>
              <w:rPr>
                <w:rFonts w:ascii="Arial" w:hAnsi="Arial" w:cs="Arial"/>
                <w:color w:val="FF0000"/>
                <w:sz w:val="24"/>
                <w:szCs w:val="24"/>
              </w:rPr>
            </w:pPr>
            <w:r>
              <w:rPr>
                <w:rFonts w:ascii="Arial" w:hAnsi="Arial" w:cs="Arial"/>
                <w:color w:val="FF0000"/>
                <w:sz w:val="24"/>
                <w:szCs w:val="24"/>
              </w:rPr>
              <w:t>All other values</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7AF8CA5E" w14:textId="77777777" w:rsidR="00E40CCE" w:rsidRPr="004A3BDF" w:rsidRDefault="00E40CCE" w:rsidP="00E40CCE">
            <w:pPr>
              <w:pStyle w:val="CellBody"/>
              <w:spacing w:before="96"/>
              <w:rPr>
                <w:rFonts w:ascii="Arial" w:hAnsi="Arial" w:cs="Arial"/>
                <w:color w:val="FF0000"/>
                <w:sz w:val="24"/>
                <w:szCs w:val="24"/>
              </w:rPr>
            </w:pPr>
            <w:r w:rsidRPr="004A3BDF">
              <w:rPr>
                <w:rFonts w:ascii="Arial" w:hAnsi="Arial" w:cs="Arial"/>
                <w:color w:val="FF0000"/>
                <w:sz w:val="24"/>
                <w:szCs w:val="24"/>
              </w:rPr>
              <w:t>Reserved for future use</w:t>
            </w:r>
          </w:p>
        </w:tc>
      </w:tr>
    </w:tbl>
    <w:p w14:paraId="69DEC42B" w14:textId="77777777" w:rsidR="00E40CCE" w:rsidRPr="004A3BDF" w:rsidRDefault="00E40CCE" w:rsidP="00E40CCE">
      <w:pPr>
        <w:rPr>
          <w:rFonts w:cs="Arial"/>
          <w:sz w:val="24"/>
          <w:szCs w:val="24"/>
        </w:rPr>
      </w:pPr>
    </w:p>
    <w:p w14:paraId="221885AE" w14:textId="77777777" w:rsidR="00E40CCE" w:rsidRPr="004A3BDF" w:rsidRDefault="00E40CCE" w:rsidP="00E40CCE">
      <w:pPr>
        <w:spacing w:after="0"/>
        <w:rPr>
          <w:rFonts w:cs="Arial"/>
          <w:i/>
          <w:color w:val="FF0000"/>
          <w:sz w:val="24"/>
          <w:szCs w:val="24"/>
        </w:rPr>
      </w:pPr>
      <w:r w:rsidRPr="004A3BDF">
        <w:rPr>
          <w:rFonts w:cs="Arial"/>
          <w:i/>
          <w:color w:val="FF0000"/>
          <w:sz w:val="24"/>
          <w:szCs w:val="24"/>
        </w:rPr>
        <w:t>Peer_Address:</w:t>
      </w:r>
      <w:r w:rsidRPr="004A3BDF">
        <w:rPr>
          <w:rFonts w:cs="Arial"/>
          <w:i/>
          <w:color w:val="FF0000"/>
          <w:sz w:val="24"/>
          <w:szCs w:val="24"/>
        </w:rPr>
        <w:tab/>
      </w:r>
      <w:r w:rsidRPr="004A3BDF">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sidRPr="004A3BDF">
        <w:rPr>
          <w:rFonts w:cs="Arial"/>
          <w:i/>
          <w:color w:val="FF0000"/>
          <w:sz w:val="24"/>
          <w:szCs w:val="24"/>
        </w:rPr>
        <w:t>Size: 6 Octets</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2525"/>
        <w:gridCol w:w="6290"/>
      </w:tblGrid>
      <w:tr w:rsidR="00E40CCE" w:rsidRPr="004A3BDF" w14:paraId="4C3BE9BC" w14:textId="77777777" w:rsidTr="00E40CCE">
        <w:trPr>
          <w:cnfStyle w:val="100000000000" w:firstRow="1" w:lastRow="0" w:firstColumn="0" w:lastColumn="0" w:oddVBand="0" w:evenVBand="0" w:oddHBand="0" w:evenHBand="0" w:firstRowFirstColumn="0" w:firstRowLastColumn="0" w:lastRowFirstColumn="0" w:lastRowLastColumn="0"/>
          <w:cantSplit/>
          <w:trHeight w:val="579"/>
        </w:trPr>
        <w:tc>
          <w:tcPr>
            <w:tcW w:w="2525" w:type="dxa"/>
            <w:tcBorders>
              <w:top w:val="single" w:sz="4" w:space="0" w:color="auto"/>
              <w:left w:val="single" w:sz="4" w:space="0" w:color="auto"/>
              <w:bottom w:val="single" w:sz="4" w:space="0" w:color="auto"/>
              <w:right w:val="single" w:sz="4" w:space="0" w:color="auto"/>
            </w:tcBorders>
            <w:shd w:val="clear" w:color="auto" w:fill="BBFAFD"/>
          </w:tcPr>
          <w:p w14:paraId="21CD38CF" w14:textId="77777777" w:rsidR="00E40CCE" w:rsidRPr="004A3BDF" w:rsidRDefault="00E40CCE" w:rsidP="00E40CCE">
            <w:pPr>
              <w:pStyle w:val="Tableheading"/>
              <w:spacing w:before="96"/>
              <w:rPr>
                <w:rFonts w:cs="Arial"/>
                <w:color w:val="FF0000"/>
                <w:sz w:val="24"/>
                <w:szCs w:val="24"/>
              </w:rPr>
            </w:pPr>
            <w:r w:rsidRPr="004A3BDF">
              <w:rPr>
                <w:rFonts w:cs="Arial"/>
                <w:color w:val="FF0000"/>
                <w:sz w:val="24"/>
                <w:szCs w:val="24"/>
              </w:rPr>
              <w:t>Value</w:t>
            </w:r>
          </w:p>
        </w:tc>
        <w:tc>
          <w:tcPr>
            <w:tcW w:w="6290" w:type="dxa"/>
            <w:tcBorders>
              <w:top w:val="single" w:sz="4" w:space="0" w:color="auto"/>
              <w:left w:val="single" w:sz="4" w:space="0" w:color="auto"/>
              <w:bottom w:val="single" w:sz="4" w:space="0" w:color="auto"/>
              <w:right w:val="single" w:sz="4" w:space="0" w:color="auto"/>
            </w:tcBorders>
            <w:shd w:val="clear" w:color="auto" w:fill="BBFAFD"/>
            <w:hideMark/>
          </w:tcPr>
          <w:p w14:paraId="59091372" w14:textId="77777777" w:rsidR="00E40CCE" w:rsidRPr="004A3BDF" w:rsidRDefault="00E40CCE" w:rsidP="00E40CCE">
            <w:pPr>
              <w:pStyle w:val="Tableheading"/>
              <w:spacing w:before="96"/>
              <w:rPr>
                <w:rFonts w:cs="Arial"/>
                <w:color w:val="FF0000"/>
                <w:sz w:val="24"/>
                <w:szCs w:val="24"/>
              </w:rPr>
            </w:pPr>
            <w:r w:rsidRPr="004A3BDF">
              <w:rPr>
                <w:rFonts w:cs="Arial"/>
                <w:color w:val="FF0000"/>
                <w:sz w:val="24"/>
                <w:szCs w:val="24"/>
              </w:rPr>
              <w:t>Parameter Description</w:t>
            </w:r>
          </w:p>
        </w:tc>
      </w:tr>
      <w:tr w:rsidR="00E40CCE" w:rsidRPr="004A3BDF" w14:paraId="0FCFA798" w14:textId="77777777" w:rsidTr="00E40CCE">
        <w:trPr>
          <w:trHeight w:val="184"/>
        </w:trPr>
        <w:tc>
          <w:tcPr>
            <w:tcW w:w="252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3182ABA9" w14:textId="77777777" w:rsidR="00E40CCE" w:rsidRPr="004A3BDF" w:rsidRDefault="00E40CCE" w:rsidP="00E40CCE">
            <w:pPr>
              <w:pStyle w:val="CellBody"/>
              <w:spacing w:before="96"/>
              <w:rPr>
                <w:rFonts w:ascii="Arial" w:hAnsi="Arial" w:cs="Arial"/>
                <w:color w:val="FF0000"/>
                <w:sz w:val="24"/>
                <w:szCs w:val="24"/>
              </w:rPr>
            </w:pPr>
            <w:r w:rsidRPr="004A3BDF">
              <w:rPr>
                <w:rFonts w:ascii="Arial" w:hAnsi="Arial" w:cs="Arial"/>
                <w:color w:val="FF0000"/>
                <w:sz w:val="24"/>
                <w:szCs w:val="24"/>
              </w:rPr>
              <w:t>0xXXXXXXXXXXXX</w:t>
            </w:r>
          </w:p>
        </w:tc>
        <w:tc>
          <w:tcPr>
            <w:tcW w:w="629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7D004E7A" w14:textId="77777777" w:rsidR="00E40CCE" w:rsidRPr="004A3BDF" w:rsidRDefault="00E40CCE" w:rsidP="00E40CCE">
            <w:pPr>
              <w:pStyle w:val="CellBody"/>
              <w:spacing w:before="96"/>
              <w:rPr>
                <w:rFonts w:ascii="Arial" w:hAnsi="Arial" w:cs="Arial"/>
                <w:color w:val="FF0000"/>
                <w:sz w:val="24"/>
                <w:szCs w:val="24"/>
                <w:lang w:val="en-GB"/>
              </w:rPr>
            </w:pPr>
            <w:r w:rsidRPr="004A3BDF">
              <w:rPr>
                <w:rFonts w:ascii="Arial" w:hAnsi="Arial" w:cs="Arial"/>
                <w:color w:val="FF0000"/>
                <w:sz w:val="24"/>
                <w:szCs w:val="24"/>
                <w:lang w:val="en-GB"/>
              </w:rPr>
              <w:t>Public Device Address, Random Device Address, Public Identity Address, or Random (static) Identity Address of the device to be connected.</w:t>
            </w:r>
          </w:p>
        </w:tc>
      </w:tr>
    </w:tbl>
    <w:p w14:paraId="2C5D1CB4" w14:textId="77777777" w:rsidR="00E40CCE" w:rsidRPr="004A3BDF" w:rsidRDefault="00E40CCE" w:rsidP="00E40CCE">
      <w:pPr>
        <w:rPr>
          <w:rFonts w:cs="Arial"/>
          <w:sz w:val="24"/>
          <w:szCs w:val="24"/>
        </w:rPr>
      </w:pPr>
    </w:p>
    <w:p w14:paraId="0B22FEDC" w14:textId="77777777" w:rsidR="00E40CCE" w:rsidRPr="00760353" w:rsidRDefault="00E40CCE" w:rsidP="00E40CCE">
      <w:pPr>
        <w:rPr>
          <w:rStyle w:val="Strong"/>
          <w:bCs w:val="0"/>
          <w:color w:val="FF0000"/>
        </w:rPr>
      </w:pPr>
      <w:r w:rsidRPr="005818E1">
        <w:rPr>
          <w:b/>
          <w:color w:val="FF0000"/>
        </w:rPr>
        <w:t>Return Parameters:</w:t>
      </w:r>
    </w:p>
    <w:p w14:paraId="5897ECC0" w14:textId="77777777" w:rsidR="00E40CCE" w:rsidRPr="004A3BDF" w:rsidRDefault="00E40CCE" w:rsidP="00E40CCE">
      <w:pPr>
        <w:spacing w:after="0"/>
        <w:rPr>
          <w:rFonts w:cs="Arial"/>
          <w:i/>
          <w:color w:val="FF0000"/>
          <w:sz w:val="24"/>
          <w:szCs w:val="24"/>
        </w:rPr>
      </w:pPr>
      <w:r w:rsidRPr="004A3BDF">
        <w:rPr>
          <w:rFonts w:cs="Arial"/>
          <w:i/>
          <w:color w:val="FF0000"/>
          <w:sz w:val="24"/>
          <w:szCs w:val="24"/>
        </w:rPr>
        <w:t>Status:</w:t>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t>Size: 1 Octet</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E40CCE" w:rsidRPr="004A3BDF" w14:paraId="38533606" w14:textId="77777777" w:rsidTr="00E40CCE">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57626FBE" w14:textId="77777777" w:rsidR="00E40CCE" w:rsidRPr="004A3BDF" w:rsidRDefault="00E40CCE" w:rsidP="00E40CCE">
            <w:pPr>
              <w:pStyle w:val="Tableheading"/>
              <w:spacing w:before="96"/>
              <w:rPr>
                <w:rFonts w:cs="Arial"/>
                <w:color w:val="FF0000"/>
                <w:sz w:val="24"/>
                <w:szCs w:val="24"/>
              </w:rPr>
            </w:pPr>
            <w:r w:rsidRPr="004A3B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7665BEBC" w14:textId="77777777" w:rsidR="00E40CCE" w:rsidRPr="004A3BDF" w:rsidRDefault="00E40CCE" w:rsidP="00E40CCE">
            <w:pPr>
              <w:pStyle w:val="Tableheading"/>
              <w:spacing w:before="96"/>
              <w:rPr>
                <w:rFonts w:cs="Arial"/>
                <w:color w:val="FF0000"/>
                <w:sz w:val="24"/>
                <w:szCs w:val="24"/>
              </w:rPr>
            </w:pPr>
            <w:r w:rsidRPr="004A3BDF">
              <w:rPr>
                <w:rFonts w:cs="Arial"/>
                <w:color w:val="FF0000"/>
                <w:sz w:val="24"/>
                <w:szCs w:val="24"/>
              </w:rPr>
              <w:t>Parameter Description</w:t>
            </w:r>
          </w:p>
        </w:tc>
      </w:tr>
      <w:tr w:rsidR="00E40CCE" w:rsidRPr="004A3BDF" w14:paraId="0650C591" w14:textId="77777777" w:rsidTr="00E40CC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6B4C443E" w14:textId="77777777" w:rsidR="00E40CCE" w:rsidRPr="004A3BDF" w:rsidRDefault="00E40CCE" w:rsidP="00E40CCE">
            <w:pPr>
              <w:pStyle w:val="CellBody"/>
              <w:spacing w:before="96"/>
              <w:rPr>
                <w:rFonts w:ascii="Arial" w:hAnsi="Arial" w:cs="Arial"/>
                <w:color w:val="FF0000"/>
                <w:sz w:val="24"/>
                <w:szCs w:val="24"/>
              </w:rPr>
            </w:pPr>
            <w:r w:rsidRPr="004A3BDF">
              <w:rPr>
                <w:rFonts w:ascii="Arial" w:hAnsi="Arial" w:cs="Arial"/>
                <w:color w:val="FF0000"/>
                <w:sz w:val="24"/>
                <w:szCs w:val="24"/>
              </w:rPr>
              <w:t>0x00</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67E2E3F9" w14:textId="77777777" w:rsidR="00E40CCE" w:rsidRPr="004A3BDF" w:rsidRDefault="00E40CCE" w:rsidP="00E40CCE">
            <w:pPr>
              <w:pStyle w:val="CellBody"/>
              <w:spacing w:before="96"/>
              <w:rPr>
                <w:rFonts w:ascii="Arial" w:hAnsi="Arial" w:cs="Arial"/>
                <w:color w:val="FF0000"/>
                <w:sz w:val="24"/>
                <w:szCs w:val="24"/>
              </w:rPr>
            </w:pPr>
            <w:r w:rsidRPr="004A3BDF">
              <w:rPr>
                <w:rFonts w:ascii="Arial" w:hAnsi="Arial" w:cs="Arial"/>
                <w:color w:val="FF0000"/>
                <w:sz w:val="24"/>
                <w:szCs w:val="24"/>
              </w:rPr>
              <w:t>HCI_LE_Set_</w:t>
            </w:r>
            <w:r>
              <w:rPr>
                <w:rFonts w:ascii="Arial" w:hAnsi="Arial" w:cs="Arial"/>
                <w:color w:val="FF0000"/>
                <w:sz w:val="24"/>
                <w:szCs w:val="24"/>
              </w:rPr>
              <w:t>Periodic</w:t>
            </w:r>
            <w:r w:rsidRPr="004A3BDF">
              <w:rPr>
                <w:rFonts w:ascii="Arial" w:hAnsi="Arial" w:cs="Arial"/>
                <w:color w:val="FF0000"/>
                <w:sz w:val="24"/>
                <w:szCs w:val="24"/>
              </w:rPr>
              <w:t>_Advertising_Parameters command succeeded</w:t>
            </w:r>
          </w:p>
        </w:tc>
      </w:tr>
      <w:tr w:rsidR="00E40CCE" w:rsidRPr="004A3BDF" w14:paraId="31AF643A" w14:textId="77777777" w:rsidTr="00E40CC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63B7F3B0" w14:textId="77777777" w:rsidR="00E40CCE" w:rsidRPr="004A3BDF" w:rsidRDefault="00E40CCE" w:rsidP="00E40CCE">
            <w:pPr>
              <w:pStyle w:val="CellBody"/>
              <w:spacing w:before="96"/>
              <w:rPr>
                <w:rFonts w:ascii="Arial" w:hAnsi="Arial" w:cs="Arial"/>
                <w:color w:val="FF0000"/>
                <w:sz w:val="24"/>
                <w:szCs w:val="24"/>
              </w:rPr>
            </w:pPr>
            <w:r w:rsidRPr="004A3BDF">
              <w:rPr>
                <w:rFonts w:ascii="Arial" w:hAnsi="Arial" w:cs="Arial"/>
                <w:color w:val="FF0000"/>
                <w:sz w:val="24"/>
                <w:szCs w:val="24"/>
              </w:rPr>
              <w:t>0x01</w:t>
            </w:r>
            <w:r w:rsidR="006E650B">
              <w:rPr>
                <w:rFonts w:ascii="Arial" w:hAnsi="Arial" w:cs="Arial"/>
                <w:color w:val="FF0000"/>
                <w:sz w:val="24"/>
                <w:szCs w:val="24"/>
              </w:rPr>
              <w:t xml:space="preserve"> – </w:t>
            </w:r>
            <w:r w:rsidRPr="004A3BDF">
              <w:rPr>
                <w:rFonts w:ascii="Arial" w:hAnsi="Arial" w:cs="Arial"/>
                <w:color w:val="FF0000"/>
                <w:sz w:val="24"/>
                <w:szCs w:val="24"/>
              </w:rPr>
              <w:t>0xFF</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230C80A1" w14:textId="77777777" w:rsidR="00E40CCE" w:rsidRPr="004A3BDF" w:rsidRDefault="00E40CCE" w:rsidP="00E40CCE">
            <w:pPr>
              <w:pStyle w:val="CellBody"/>
              <w:spacing w:before="96"/>
              <w:rPr>
                <w:rFonts w:ascii="Arial" w:hAnsi="Arial" w:cs="Arial"/>
                <w:color w:val="FF0000"/>
                <w:sz w:val="24"/>
                <w:szCs w:val="24"/>
                <w:lang w:val="en-GB"/>
              </w:rPr>
            </w:pPr>
            <w:r w:rsidRPr="004A3BDF">
              <w:rPr>
                <w:rFonts w:ascii="Arial" w:hAnsi="Arial" w:cs="Arial"/>
                <w:color w:val="FF0000"/>
                <w:sz w:val="24"/>
                <w:szCs w:val="24"/>
              </w:rPr>
              <w:t>HCI_LE_Set_</w:t>
            </w:r>
            <w:r>
              <w:rPr>
                <w:rFonts w:ascii="Arial" w:hAnsi="Arial" w:cs="Arial"/>
                <w:color w:val="FF0000"/>
                <w:sz w:val="24"/>
                <w:szCs w:val="24"/>
              </w:rPr>
              <w:t>Periodic</w:t>
            </w:r>
            <w:r w:rsidRPr="004A3BDF">
              <w:rPr>
                <w:rFonts w:ascii="Arial" w:hAnsi="Arial" w:cs="Arial"/>
                <w:color w:val="FF0000"/>
                <w:sz w:val="24"/>
                <w:szCs w:val="24"/>
              </w:rPr>
              <w:t xml:space="preserve">_Advertising_Parameters command failed. </w:t>
            </w:r>
            <w:r w:rsidRPr="004A3BDF">
              <w:rPr>
                <w:rFonts w:ascii="Arial" w:hAnsi="Arial" w:cs="Arial"/>
                <w:color w:val="FF0000"/>
                <w:sz w:val="24"/>
                <w:szCs w:val="24"/>
                <w:lang w:val="en-GB"/>
              </w:rPr>
              <w:t>See [Vol 2] Part D, Error Codes for a list of error codes and descriptions.</w:t>
            </w:r>
          </w:p>
        </w:tc>
      </w:tr>
    </w:tbl>
    <w:p w14:paraId="30A4C057" w14:textId="77777777" w:rsidR="00E40CCE" w:rsidRDefault="00E40CCE" w:rsidP="00E40CCE">
      <w:pPr>
        <w:autoSpaceDE w:val="0"/>
        <w:autoSpaceDN w:val="0"/>
        <w:adjustRightInd w:val="0"/>
        <w:spacing w:after="0" w:line="240" w:lineRule="auto"/>
        <w:rPr>
          <w:rFonts w:cs="Arial"/>
          <w:b/>
          <w:bCs/>
          <w:sz w:val="24"/>
          <w:szCs w:val="24"/>
          <w:lang w:val="en-GB"/>
        </w:rPr>
      </w:pPr>
    </w:p>
    <w:p w14:paraId="3B739715" w14:textId="77777777" w:rsidR="00E40CCE" w:rsidRDefault="00E40CCE" w:rsidP="00E40CCE">
      <w:pPr>
        <w:autoSpaceDE w:val="0"/>
        <w:autoSpaceDN w:val="0"/>
        <w:adjustRightInd w:val="0"/>
        <w:spacing w:after="0" w:line="240" w:lineRule="auto"/>
        <w:rPr>
          <w:rFonts w:cs="Arial"/>
          <w:bCs/>
          <w:color w:val="FF0000"/>
          <w:szCs w:val="24"/>
          <w:lang w:val="en-GB"/>
        </w:rPr>
      </w:pPr>
      <w:r w:rsidRPr="00605C7F">
        <w:rPr>
          <w:rFonts w:cs="Arial"/>
          <w:b/>
          <w:bCs/>
          <w:color w:val="FF0000"/>
          <w:sz w:val="24"/>
          <w:szCs w:val="24"/>
          <w:lang w:val="en-GB"/>
        </w:rPr>
        <w:t>Event(s) Generated (unless masked away):</w:t>
      </w:r>
    </w:p>
    <w:p w14:paraId="5C77D36C" w14:textId="77777777" w:rsidR="00E40CCE" w:rsidRDefault="00E40CCE" w:rsidP="00E40CCE">
      <w:pPr>
        <w:autoSpaceDE w:val="0"/>
        <w:autoSpaceDN w:val="0"/>
        <w:adjustRightInd w:val="0"/>
        <w:spacing w:after="0" w:line="240" w:lineRule="auto"/>
        <w:rPr>
          <w:color w:val="FF0000"/>
        </w:rPr>
      </w:pPr>
      <w:r w:rsidRPr="00605C7F">
        <w:rPr>
          <w:rFonts w:cs="Arial"/>
          <w:color w:val="FF0000"/>
          <w:sz w:val="24"/>
          <w:szCs w:val="24"/>
          <w:lang w:val="en-GB"/>
        </w:rPr>
        <w:t>When the LE_Set_</w:t>
      </w:r>
      <w:r>
        <w:rPr>
          <w:rFonts w:cs="Arial"/>
          <w:color w:val="FF0000"/>
          <w:sz w:val="24"/>
          <w:szCs w:val="24"/>
          <w:lang w:val="en-GB"/>
        </w:rPr>
        <w:t>Periodic_</w:t>
      </w:r>
      <w:r w:rsidRPr="00605C7F">
        <w:rPr>
          <w:rFonts w:cs="Arial"/>
          <w:color w:val="FF0000"/>
          <w:sz w:val="24"/>
          <w:szCs w:val="24"/>
          <w:lang w:val="en-GB"/>
        </w:rPr>
        <w:t>Advertising_Parameters command has completed, a Command Complete event shall be generated.</w:t>
      </w:r>
    </w:p>
    <w:p w14:paraId="7BF6CB6B" w14:textId="77777777" w:rsidR="00AA589F" w:rsidRPr="006B3756" w:rsidRDefault="00744563" w:rsidP="006B3756">
      <w:pPr>
        <w:rPr>
          <w:color w:val="19477B" w:themeColor="accent1" w:themeShade="BF"/>
        </w:rPr>
      </w:pPr>
      <w:bookmarkStart w:id="245" w:name="_Toc432709668"/>
      <w:bookmarkStart w:id="246" w:name="_Toc443590339"/>
      <w:r w:rsidRPr="00744563" w:rsidDel="00744563">
        <w:rPr>
          <w:color w:val="FF0000"/>
        </w:rPr>
        <w:t xml:space="preserve"> </w:t>
      </w:r>
      <w:bookmarkStart w:id="247" w:name="_Toc444039456"/>
      <w:bookmarkStart w:id="248" w:name="_Toc443590340"/>
      <w:bookmarkEnd w:id="245"/>
      <w:bookmarkEnd w:id="246"/>
      <w:bookmarkEnd w:id="247"/>
    </w:p>
    <w:p w14:paraId="45E6CB5F" w14:textId="77777777" w:rsidR="00245150" w:rsidRPr="00F03F8D" w:rsidRDefault="00245150" w:rsidP="00F03F8D">
      <w:pPr>
        <w:pStyle w:val="Heading3"/>
      </w:pPr>
      <w:bookmarkStart w:id="249" w:name="_Toc448771400"/>
      <w:r w:rsidRPr="00B03027">
        <w:t xml:space="preserve">[New Section] </w:t>
      </w:r>
      <w:r w:rsidRPr="00F03F8D">
        <w:t>7.8.X LE Set Periodic Advertising Data Command</w:t>
      </w:r>
      <w:bookmarkEnd w:id="248"/>
      <w:bookmarkEnd w:id="249"/>
    </w:p>
    <w:tbl>
      <w:tblPr>
        <w:tblStyle w:val="Bluetoothgrid"/>
        <w:tblW w:w="8620" w:type="dxa"/>
        <w:tblInd w:w="0" w:type="dxa"/>
        <w:tblLayout w:type="fixed"/>
        <w:tblCellMar>
          <w:left w:w="115" w:type="dxa"/>
          <w:right w:w="115" w:type="dxa"/>
        </w:tblCellMar>
        <w:tblLook w:val="04A0" w:firstRow="1" w:lastRow="0" w:firstColumn="1" w:lastColumn="0" w:noHBand="0" w:noVBand="1"/>
      </w:tblPr>
      <w:tblGrid>
        <w:gridCol w:w="2515"/>
        <w:gridCol w:w="1080"/>
        <w:gridCol w:w="3420"/>
        <w:gridCol w:w="1605"/>
      </w:tblGrid>
      <w:tr w:rsidR="00245150" w:rsidRPr="004A3BDF" w14:paraId="570F79D9" w14:textId="77777777" w:rsidTr="004138C9">
        <w:trPr>
          <w:cnfStyle w:val="100000000000" w:firstRow="1" w:lastRow="0" w:firstColumn="0" w:lastColumn="0" w:oddVBand="0" w:evenVBand="0" w:oddHBand="0" w:evenHBand="0" w:firstRowFirstColumn="0" w:firstRowLastColumn="0" w:lastRowFirstColumn="0" w:lastRowLastColumn="0"/>
          <w:cantSplit/>
          <w:trHeight w:val="579"/>
        </w:trPr>
        <w:tc>
          <w:tcPr>
            <w:tcW w:w="2515" w:type="dxa"/>
            <w:tcBorders>
              <w:top w:val="single" w:sz="4" w:space="0" w:color="auto"/>
              <w:left w:val="single" w:sz="4" w:space="0" w:color="auto"/>
              <w:bottom w:val="single" w:sz="4" w:space="0" w:color="auto"/>
              <w:right w:val="single" w:sz="4" w:space="0" w:color="auto"/>
            </w:tcBorders>
            <w:shd w:val="clear" w:color="auto" w:fill="BBFAFD"/>
          </w:tcPr>
          <w:p w14:paraId="4214CCF5" w14:textId="77777777" w:rsidR="00245150" w:rsidRPr="004A3BDF" w:rsidRDefault="00245150" w:rsidP="007E5759">
            <w:pPr>
              <w:pStyle w:val="Tableheading"/>
              <w:spacing w:before="96"/>
              <w:rPr>
                <w:rFonts w:cs="Arial"/>
                <w:color w:val="FF0000"/>
                <w:sz w:val="24"/>
                <w:szCs w:val="24"/>
              </w:rPr>
            </w:pPr>
            <w:r w:rsidRPr="004A3BDF">
              <w:rPr>
                <w:rFonts w:cs="Arial"/>
                <w:color w:val="FF0000"/>
                <w:sz w:val="24"/>
                <w:szCs w:val="24"/>
              </w:rPr>
              <w:t>Command</w:t>
            </w:r>
          </w:p>
        </w:tc>
        <w:tc>
          <w:tcPr>
            <w:tcW w:w="1080" w:type="dxa"/>
            <w:tcBorders>
              <w:top w:val="single" w:sz="4" w:space="0" w:color="auto"/>
              <w:left w:val="single" w:sz="4" w:space="0" w:color="auto"/>
              <w:bottom w:val="single" w:sz="4" w:space="0" w:color="auto"/>
              <w:right w:val="single" w:sz="4" w:space="0" w:color="auto"/>
            </w:tcBorders>
            <w:shd w:val="clear" w:color="auto" w:fill="BBFAFD"/>
            <w:hideMark/>
          </w:tcPr>
          <w:p w14:paraId="3307BDDA" w14:textId="77777777" w:rsidR="00245150" w:rsidRPr="004A3BDF" w:rsidRDefault="00245150" w:rsidP="007E5759">
            <w:pPr>
              <w:pStyle w:val="Tableheading"/>
              <w:spacing w:before="96"/>
              <w:rPr>
                <w:rFonts w:cs="Arial"/>
                <w:color w:val="FF0000"/>
                <w:sz w:val="24"/>
                <w:szCs w:val="24"/>
              </w:rPr>
            </w:pPr>
            <w:r w:rsidRPr="004A3BDF">
              <w:rPr>
                <w:rFonts w:cs="Arial"/>
                <w:color w:val="FF0000"/>
                <w:sz w:val="24"/>
                <w:szCs w:val="24"/>
              </w:rPr>
              <w:t>OCF</w:t>
            </w:r>
          </w:p>
        </w:tc>
        <w:tc>
          <w:tcPr>
            <w:tcW w:w="3420" w:type="dxa"/>
            <w:tcBorders>
              <w:top w:val="single" w:sz="4" w:space="0" w:color="auto"/>
              <w:left w:val="single" w:sz="4" w:space="0" w:color="auto"/>
              <w:bottom w:val="single" w:sz="4" w:space="0" w:color="auto"/>
              <w:right w:val="single" w:sz="4" w:space="0" w:color="auto"/>
            </w:tcBorders>
            <w:shd w:val="clear" w:color="auto" w:fill="BBFAFD"/>
          </w:tcPr>
          <w:p w14:paraId="4B0B2EC9" w14:textId="77777777" w:rsidR="00245150" w:rsidRPr="004A3BDF" w:rsidRDefault="00245150" w:rsidP="007E5759">
            <w:pPr>
              <w:pStyle w:val="Tableheading"/>
              <w:spacing w:before="96"/>
              <w:rPr>
                <w:rFonts w:cs="Arial"/>
                <w:color w:val="FF0000"/>
                <w:sz w:val="24"/>
                <w:szCs w:val="24"/>
              </w:rPr>
            </w:pPr>
            <w:r w:rsidRPr="004A3BDF">
              <w:rPr>
                <w:rFonts w:cs="Arial"/>
                <w:color w:val="FF0000"/>
                <w:sz w:val="24"/>
                <w:szCs w:val="24"/>
              </w:rPr>
              <w:t>Command Parameters</w:t>
            </w:r>
          </w:p>
        </w:tc>
        <w:tc>
          <w:tcPr>
            <w:tcW w:w="1605" w:type="dxa"/>
            <w:tcBorders>
              <w:top w:val="single" w:sz="4" w:space="0" w:color="auto"/>
              <w:left w:val="single" w:sz="4" w:space="0" w:color="auto"/>
              <w:bottom w:val="single" w:sz="4" w:space="0" w:color="auto"/>
              <w:right w:val="single" w:sz="4" w:space="0" w:color="auto"/>
            </w:tcBorders>
            <w:shd w:val="clear" w:color="auto" w:fill="BBFAFD"/>
          </w:tcPr>
          <w:p w14:paraId="070E9FA7" w14:textId="77777777" w:rsidR="00245150" w:rsidRPr="004A3BDF" w:rsidRDefault="00245150" w:rsidP="007E5759">
            <w:pPr>
              <w:pStyle w:val="Tableheading"/>
              <w:spacing w:before="96"/>
              <w:rPr>
                <w:rFonts w:cs="Arial"/>
                <w:color w:val="FF0000"/>
                <w:sz w:val="24"/>
                <w:szCs w:val="24"/>
              </w:rPr>
            </w:pPr>
            <w:r w:rsidRPr="004A3BDF">
              <w:rPr>
                <w:rFonts w:cs="Arial"/>
                <w:color w:val="FF0000"/>
                <w:sz w:val="24"/>
                <w:szCs w:val="24"/>
              </w:rPr>
              <w:t>Return Parameters</w:t>
            </w:r>
          </w:p>
        </w:tc>
      </w:tr>
      <w:tr w:rsidR="00245150" w:rsidRPr="004A3BDF" w14:paraId="7ED7EBAE" w14:textId="77777777" w:rsidTr="004138C9">
        <w:trPr>
          <w:trHeight w:val="184"/>
        </w:trPr>
        <w:tc>
          <w:tcPr>
            <w:tcW w:w="251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07C24BCF" w14:textId="77777777" w:rsidR="00245150" w:rsidRPr="004A3BDF" w:rsidRDefault="00245150" w:rsidP="00167BE7">
            <w:pPr>
              <w:pStyle w:val="CellBody"/>
              <w:spacing w:before="96"/>
              <w:rPr>
                <w:rFonts w:ascii="Arial" w:hAnsi="Arial" w:cs="Arial"/>
                <w:color w:val="FF0000"/>
                <w:sz w:val="24"/>
                <w:szCs w:val="24"/>
              </w:rPr>
            </w:pPr>
            <w:r w:rsidRPr="004A3BDF">
              <w:rPr>
                <w:rFonts w:ascii="Arial" w:hAnsi="Arial" w:cs="Arial"/>
                <w:color w:val="FF0000"/>
                <w:sz w:val="24"/>
                <w:szCs w:val="24"/>
              </w:rPr>
              <w:t>HCI_LE_Set_</w:t>
            </w:r>
            <w:r w:rsidR="00167BE7">
              <w:rPr>
                <w:rFonts w:ascii="Arial" w:hAnsi="Arial" w:cs="Arial"/>
                <w:color w:val="FF0000"/>
                <w:sz w:val="24"/>
                <w:szCs w:val="24"/>
              </w:rPr>
              <w:t>Periodic</w:t>
            </w:r>
            <w:r w:rsidRPr="004A3BDF">
              <w:rPr>
                <w:rFonts w:ascii="Arial" w:hAnsi="Arial" w:cs="Arial"/>
                <w:color w:val="FF0000"/>
                <w:sz w:val="24"/>
                <w:szCs w:val="24"/>
              </w:rPr>
              <w:t>_Advertising_Data</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43E2ECBC" w14:textId="77777777" w:rsidR="00245150" w:rsidRPr="004A3BDF" w:rsidRDefault="004F6780" w:rsidP="007E5759">
            <w:pPr>
              <w:pStyle w:val="CellBody"/>
              <w:spacing w:before="96"/>
              <w:rPr>
                <w:rFonts w:ascii="Arial" w:hAnsi="Arial" w:cs="Arial"/>
                <w:color w:val="FF0000"/>
                <w:sz w:val="24"/>
                <w:szCs w:val="24"/>
              </w:rPr>
            </w:pPr>
            <w:r>
              <w:rPr>
                <w:rFonts w:ascii="Arial" w:hAnsi="Arial" w:cs="Arial"/>
                <w:color w:val="FF0000"/>
                <w:sz w:val="24"/>
                <w:szCs w:val="24"/>
              </w:rPr>
              <w:t>0x</w:t>
            </w:r>
            <w:r w:rsidR="003E772E">
              <w:rPr>
                <w:rFonts w:ascii="Arial" w:hAnsi="Arial" w:cs="Arial"/>
                <w:color w:val="FF0000"/>
                <w:sz w:val="24"/>
                <w:szCs w:val="24"/>
              </w:rPr>
              <w:t>00</w:t>
            </w:r>
            <w:r>
              <w:rPr>
                <w:rFonts w:ascii="Arial" w:hAnsi="Arial" w:cs="Arial"/>
                <w:color w:val="FF0000"/>
                <w:sz w:val="24"/>
                <w:szCs w:val="24"/>
              </w:rPr>
              <w:t>3F</w:t>
            </w:r>
          </w:p>
        </w:tc>
        <w:tc>
          <w:tcPr>
            <w:tcW w:w="342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73A0CC66" w14:textId="77777777" w:rsidR="00245150" w:rsidRDefault="00A66E1A" w:rsidP="007E5759">
            <w:pPr>
              <w:pStyle w:val="CellBody"/>
              <w:spacing w:before="96"/>
              <w:rPr>
                <w:rFonts w:ascii="Arial" w:hAnsi="Arial" w:cs="Arial"/>
                <w:color w:val="FF0000"/>
                <w:sz w:val="24"/>
                <w:szCs w:val="24"/>
              </w:rPr>
            </w:pPr>
            <w:r>
              <w:rPr>
                <w:rFonts w:ascii="Arial" w:hAnsi="Arial" w:cs="Arial"/>
                <w:color w:val="FF0000"/>
                <w:sz w:val="24"/>
                <w:szCs w:val="24"/>
              </w:rPr>
              <w:t>Advertising</w:t>
            </w:r>
            <w:r w:rsidR="00245150" w:rsidRPr="004A3BDF">
              <w:rPr>
                <w:rFonts w:ascii="Arial" w:hAnsi="Arial" w:cs="Arial"/>
                <w:color w:val="FF0000"/>
                <w:sz w:val="24"/>
                <w:szCs w:val="24"/>
              </w:rPr>
              <w:t>_</w:t>
            </w:r>
            <w:r w:rsidR="00403A1D">
              <w:rPr>
                <w:rFonts w:ascii="Arial" w:hAnsi="Arial" w:cs="Arial"/>
                <w:color w:val="FF0000"/>
                <w:sz w:val="24"/>
                <w:szCs w:val="24"/>
              </w:rPr>
              <w:t>Handle</w:t>
            </w:r>
            <w:r w:rsidR="00245150" w:rsidRPr="004A3BDF">
              <w:rPr>
                <w:rFonts w:ascii="Arial" w:hAnsi="Arial" w:cs="Arial"/>
                <w:color w:val="FF0000"/>
                <w:sz w:val="24"/>
                <w:szCs w:val="24"/>
              </w:rPr>
              <w:t>,</w:t>
            </w:r>
          </w:p>
          <w:p w14:paraId="7ACE58AA" w14:textId="77777777" w:rsidR="00245150" w:rsidRPr="004A3BDF" w:rsidRDefault="00245150" w:rsidP="007E5759">
            <w:pPr>
              <w:pStyle w:val="CellBody"/>
              <w:spacing w:before="96"/>
              <w:rPr>
                <w:rFonts w:ascii="Arial" w:hAnsi="Arial" w:cs="Arial"/>
                <w:color w:val="FF0000"/>
                <w:sz w:val="24"/>
                <w:szCs w:val="24"/>
              </w:rPr>
            </w:pPr>
            <w:r>
              <w:rPr>
                <w:rFonts w:ascii="Arial" w:hAnsi="Arial" w:cs="Arial"/>
                <w:color w:val="FF0000"/>
                <w:sz w:val="24"/>
                <w:szCs w:val="24"/>
              </w:rPr>
              <w:t>Operation,</w:t>
            </w:r>
          </w:p>
          <w:p w14:paraId="592C7C73" w14:textId="77777777" w:rsidR="00245150" w:rsidRPr="004A3BDF" w:rsidRDefault="00245150" w:rsidP="007E5759">
            <w:pPr>
              <w:pStyle w:val="CellBody"/>
              <w:spacing w:before="96"/>
              <w:rPr>
                <w:rFonts w:ascii="Arial" w:hAnsi="Arial" w:cs="Arial"/>
                <w:color w:val="FF0000"/>
                <w:sz w:val="24"/>
                <w:szCs w:val="24"/>
              </w:rPr>
            </w:pPr>
            <w:r w:rsidRPr="004A3BDF">
              <w:rPr>
                <w:rFonts w:ascii="Arial" w:hAnsi="Arial" w:cs="Arial"/>
                <w:color w:val="FF0000"/>
                <w:sz w:val="24"/>
                <w:szCs w:val="24"/>
              </w:rPr>
              <w:t>Advertising_Data_Length,</w:t>
            </w:r>
          </w:p>
          <w:p w14:paraId="1AAF2A03" w14:textId="77777777" w:rsidR="00245150" w:rsidRPr="004A3BDF" w:rsidRDefault="00245150" w:rsidP="007E5759">
            <w:pPr>
              <w:pStyle w:val="CellBody"/>
              <w:spacing w:before="96"/>
              <w:rPr>
                <w:rFonts w:ascii="Arial" w:hAnsi="Arial" w:cs="Arial"/>
                <w:color w:val="FF0000"/>
                <w:sz w:val="24"/>
                <w:szCs w:val="24"/>
              </w:rPr>
            </w:pPr>
            <w:r w:rsidRPr="004A3BDF">
              <w:rPr>
                <w:rFonts w:ascii="Arial" w:hAnsi="Arial" w:cs="Arial"/>
                <w:color w:val="FF0000"/>
                <w:sz w:val="24"/>
                <w:szCs w:val="24"/>
              </w:rPr>
              <w:t>Advertising_Data</w:t>
            </w:r>
          </w:p>
        </w:tc>
        <w:tc>
          <w:tcPr>
            <w:tcW w:w="160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4CEB6D96" w14:textId="77777777" w:rsidR="00245150" w:rsidRPr="004A3BDF" w:rsidRDefault="00245150" w:rsidP="007E5759">
            <w:pPr>
              <w:pStyle w:val="CellBody"/>
              <w:spacing w:before="96"/>
              <w:rPr>
                <w:rFonts w:ascii="Arial" w:hAnsi="Arial" w:cs="Arial"/>
                <w:color w:val="FF0000"/>
                <w:sz w:val="24"/>
                <w:szCs w:val="24"/>
              </w:rPr>
            </w:pPr>
            <w:r w:rsidRPr="004A3BDF">
              <w:rPr>
                <w:rFonts w:ascii="Arial" w:hAnsi="Arial" w:cs="Arial"/>
                <w:color w:val="FF0000"/>
                <w:sz w:val="24"/>
                <w:szCs w:val="24"/>
              </w:rPr>
              <w:t>Status</w:t>
            </w:r>
          </w:p>
        </w:tc>
      </w:tr>
    </w:tbl>
    <w:p w14:paraId="3C796A65" w14:textId="77777777" w:rsidR="00245150" w:rsidRPr="004A3BDF" w:rsidRDefault="00245150" w:rsidP="00245150">
      <w:pPr>
        <w:rPr>
          <w:rFonts w:cs="Arial"/>
          <w:b/>
          <w:color w:val="FF0000"/>
          <w:sz w:val="24"/>
          <w:szCs w:val="24"/>
        </w:rPr>
      </w:pPr>
    </w:p>
    <w:p w14:paraId="18F38C05" w14:textId="77777777" w:rsidR="00245150" w:rsidRPr="004A3BDF" w:rsidRDefault="00245150" w:rsidP="00245150">
      <w:pPr>
        <w:rPr>
          <w:rFonts w:cs="Arial"/>
          <w:b/>
          <w:color w:val="FF0000"/>
          <w:sz w:val="24"/>
          <w:szCs w:val="24"/>
        </w:rPr>
      </w:pPr>
      <w:r w:rsidRPr="004A3BDF">
        <w:rPr>
          <w:rFonts w:cs="Arial"/>
          <w:b/>
          <w:color w:val="FF0000"/>
          <w:sz w:val="24"/>
          <w:szCs w:val="24"/>
        </w:rPr>
        <w:t>Description:</w:t>
      </w:r>
    </w:p>
    <w:p w14:paraId="524F61CC" w14:textId="77777777" w:rsidR="00245150" w:rsidRDefault="00245150" w:rsidP="00245150">
      <w:pPr>
        <w:autoSpaceDE w:val="0"/>
        <w:autoSpaceDN w:val="0"/>
        <w:adjustRightInd w:val="0"/>
        <w:spacing w:after="0" w:line="240" w:lineRule="auto"/>
        <w:rPr>
          <w:rFonts w:cs="Arial"/>
          <w:color w:val="FF0000"/>
          <w:sz w:val="24"/>
          <w:szCs w:val="24"/>
          <w:lang w:val="en-GB"/>
        </w:rPr>
      </w:pPr>
      <w:r w:rsidRPr="00187361">
        <w:rPr>
          <w:rFonts w:cs="Arial"/>
          <w:color w:val="FF0000"/>
          <w:sz w:val="24"/>
          <w:szCs w:val="24"/>
          <w:lang w:val="en-GB"/>
        </w:rPr>
        <w:t>The LE_Set_</w:t>
      </w:r>
      <w:r w:rsidR="00A66E1A">
        <w:rPr>
          <w:rFonts w:cs="Arial"/>
          <w:color w:val="FF0000"/>
          <w:sz w:val="24"/>
          <w:szCs w:val="24"/>
          <w:lang w:val="en-GB"/>
        </w:rPr>
        <w:t>Periodic</w:t>
      </w:r>
      <w:r>
        <w:rPr>
          <w:rFonts w:cs="Arial"/>
          <w:color w:val="FF0000"/>
          <w:sz w:val="24"/>
          <w:szCs w:val="24"/>
          <w:lang w:val="en-GB"/>
        </w:rPr>
        <w:t>_</w:t>
      </w:r>
      <w:r w:rsidRPr="00187361">
        <w:rPr>
          <w:rFonts w:cs="Arial"/>
          <w:color w:val="FF0000"/>
          <w:sz w:val="24"/>
          <w:szCs w:val="24"/>
          <w:lang w:val="en-GB"/>
        </w:rPr>
        <w:t xml:space="preserve">Advertising_Data command is used to set the data used in </w:t>
      </w:r>
      <w:r w:rsidR="00A66E1A">
        <w:rPr>
          <w:rFonts w:cs="Arial"/>
          <w:color w:val="FF0000"/>
          <w:sz w:val="24"/>
          <w:szCs w:val="24"/>
          <w:lang w:val="en-GB"/>
        </w:rPr>
        <w:t xml:space="preserve">periodic </w:t>
      </w:r>
      <w:r w:rsidRPr="00187361">
        <w:rPr>
          <w:rFonts w:cs="Arial"/>
          <w:color w:val="FF0000"/>
          <w:sz w:val="24"/>
          <w:szCs w:val="24"/>
          <w:lang w:val="en-GB"/>
        </w:rPr>
        <w:t xml:space="preserve">advertising </w:t>
      </w:r>
      <w:r w:rsidR="00094079">
        <w:rPr>
          <w:rFonts w:cs="Arial"/>
          <w:color w:val="FF0000"/>
          <w:sz w:val="24"/>
          <w:szCs w:val="24"/>
          <w:lang w:val="en-GB"/>
        </w:rPr>
        <w:t>PDUs</w:t>
      </w:r>
      <w:r w:rsidRPr="00187361">
        <w:rPr>
          <w:rFonts w:cs="Arial"/>
          <w:color w:val="FF0000"/>
          <w:sz w:val="24"/>
          <w:szCs w:val="24"/>
          <w:lang w:val="en-GB"/>
        </w:rPr>
        <w:t>.</w:t>
      </w:r>
      <w:r>
        <w:rPr>
          <w:rFonts w:cs="Arial"/>
          <w:color w:val="FF0000"/>
          <w:sz w:val="24"/>
          <w:szCs w:val="24"/>
          <w:lang w:val="en-GB"/>
        </w:rPr>
        <w:t xml:space="preserve"> This command may be issued at any time after </w:t>
      </w:r>
      <w:r w:rsidR="00BE1AEE">
        <w:rPr>
          <w:rFonts w:cs="Arial"/>
          <w:color w:val="FF0000"/>
          <w:sz w:val="24"/>
          <w:szCs w:val="24"/>
          <w:lang w:val="en-GB"/>
        </w:rPr>
        <w:t xml:space="preserve">the advertising set </w:t>
      </w:r>
      <w:r>
        <w:rPr>
          <w:rFonts w:cs="Arial"/>
          <w:color w:val="FF0000"/>
          <w:sz w:val="24"/>
          <w:szCs w:val="24"/>
          <w:lang w:val="en-GB"/>
        </w:rPr>
        <w:t xml:space="preserve">identified by </w:t>
      </w:r>
      <w:r w:rsidR="00FD5FCF">
        <w:rPr>
          <w:rFonts w:cs="Arial"/>
          <w:color w:val="FF0000"/>
          <w:sz w:val="24"/>
          <w:szCs w:val="24"/>
          <w:lang w:val="en-GB"/>
        </w:rPr>
        <w:t xml:space="preserve">the </w:t>
      </w:r>
      <w:r>
        <w:rPr>
          <w:rFonts w:cs="Arial"/>
          <w:color w:val="FF0000"/>
          <w:sz w:val="24"/>
          <w:szCs w:val="24"/>
          <w:lang w:val="en-GB"/>
        </w:rPr>
        <w:t>Advertising_</w:t>
      </w:r>
      <w:r w:rsidR="00403A1D">
        <w:rPr>
          <w:rFonts w:cs="Arial"/>
          <w:color w:val="FF0000"/>
          <w:sz w:val="24"/>
          <w:szCs w:val="24"/>
          <w:lang w:val="en-GB"/>
        </w:rPr>
        <w:t>Handle</w:t>
      </w:r>
      <w:r>
        <w:rPr>
          <w:rFonts w:cs="Arial"/>
          <w:color w:val="FF0000"/>
          <w:sz w:val="24"/>
          <w:szCs w:val="24"/>
          <w:lang w:val="en-GB"/>
        </w:rPr>
        <w:t xml:space="preserve"> </w:t>
      </w:r>
      <w:r w:rsidR="004A103C">
        <w:rPr>
          <w:rFonts w:cs="Arial"/>
          <w:color w:val="FF0000"/>
          <w:sz w:val="24"/>
          <w:szCs w:val="24"/>
          <w:lang w:val="en-GB"/>
        </w:rPr>
        <w:t xml:space="preserve">parameter </w:t>
      </w:r>
      <w:r>
        <w:rPr>
          <w:rFonts w:cs="Arial"/>
          <w:color w:val="FF0000"/>
          <w:sz w:val="24"/>
          <w:szCs w:val="24"/>
          <w:lang w:val="en-GB"/>
        </w:rPr>
        <w:t xml:space="preserve">has been </w:t>
      </w:r>
      <w:r w:rsidR="00BE1AEE">
        <w:rPr>
          <w:rFonts w:cs="Arial"/>
          <w:color w:val="FF0000"/>
          <w:sz w:val="24"/>
          <w:szCs w:val="24"/>
          <w:lang w:val="en-GB"/>
        </w:rPr>
        <w:t>configured for periodic advertising</w:t>
      </w:r>
      <w:r>
        <w:rPr>
          <w:rFonts w:cs="Arial"/>
          <w:color w:val="FF0000"/>
          <w:sz w:val="24"/>
          <w:szCs w:val="24"/>
          <w:lang w:val="en-GB"/>
        </w:rPr>
        <w:t xml:space="preserve"> using the LE</w:t>
      </w:r>
      <w:r w:rsidR="00FD5FCF">
        <w:rPr>
          <w:rFonts w:cs="Arial"/>
          <w:color w:val="FF0000"/>
          <w:sz w:val="24"/>
          <w:szCs w:val="24"/>
          <w:lang w:val="en-GB"/>
        </w:rPr>
        <w:t>_</w:t>
      </w:r>
      <w:r>
        <w:rPr>
          <w:rFonts w:cs="Arial"/>
          <w:color w:val="FF0000"/>
          <w:sz w:val="24"/>
          <w:szCs w:val="24"/>
          <w:lang w:val="en-GB"/>
        </w:rPr>
        <w:t>Set</w:t>
      </w:r>
      <w:r w:rsidR="00FD5FCF">
        <w:rPr>
          <w:rFonts w:cs="Arial"/>
          <w:color w:val="FF0000"/>
          <w:sz w:val="24"/>
          <w:szCs w:val="24"/>
          <w:lang w:val="en-GB"/>
        </w:rPr>
        <w:t>_</w:t>
      </w:r>
      <w:r>
        <w:rPr>
          <w:rFonts w:cs="Arial"/>
          <w:color w:val="FF0000"/>
          <w:sz w:val="24"/>
          <w:szCs w:val="24"/>
          <w:lang w:val="en-GB"/>
        </w:rPr>
        <w:t>Periodic</w:t>
      </w:r>
      <w:r w:rsidR="00FD5FCF">
        <w:rPr>
          <w:rFonts w:cs="Arial"/>
          <w:color w:val="FF0000"/>
          <w:sz w:val="24"/>
          <w:szCs w:val="24"/>
          <w:lang w:val="en-GB"/>
        </w:rPr>
        <w:t>_</w:t>
      </w:r>
      <w:r>
        <w:rPr>
          <w:rFonts w:cs="Arial"/>
          <w:color w:val="FF0000"/>
          <w:sz w:val="24"/>
          <w:szCs w:val="24"/>
          <w:lang w:val="en-GB"/>
        </w:rPr>
        <w:t>Advertising</w:t>
      </w:r>
      <w:r w:rsidR="00FD5FCF">
        <w:rPr>
          <w:rFonts w:cs="Arial"/>
          <w:color w:val="FF0000"/>
          <w:sz w:val="24"/>
          <w:szCs w:val="24"/>
          <w:lang w:val="en-GB"/>
        </w:rPr>
        <w:t>_</w:t>
      </w:r>
      <w:r>
        <w:rPr>
          <w:rFonts w:cs="Arial"/>
          <w:color w:val="FF0000"/>
          <w:sz w:val="24"/>
          <w:szCs w:val="24"/>
          <w:lang w:val="en-GB"/>
        </w:rPr>
        <w:t>Parameters command (see Section 7.8.X)</w:t>
      </w:r>
      <w:r w:rsidR="00861CC6">
        <w:rPr>
          <w:rFonts w:cs="Arial"/>
          <w:color w:val="FF0000"/>
          <w:sz w:val="24"/>
          <w:szCs w:val="24"/>
          <w:lang w:val="en-GB"/>
        </w:rPr>
        <w:t>,</w:t>
      </w:r>
      <w:r>
        <w:rPr>
          <w:rFonts w:cs="Arial"/>
          <w:color w:val="FF0000"/>
          <w:sz w:val="24"/>
          <w:szCs w:val="24"/>
          <w:lang w:val="en-GB"/>
        </w:rPr>
        <w:t xml:space="preserve"> regardless of whether advertising in that set is enabled or disabled.</w:t>
      </w:r>
      <w:r w:rsidR="00B06467" w:rsidRPr="00B06467">
        <w:rPr>
          <w:rFonts w:cs="Arial"/>
          <w:color w:val="FF0000"/>
          <w:sz w:val="24"/>
          <w:szCs w:val="24"/>
        </w:rPr>
        <w:t xml:space="preserve"> </w:t>
      </w:r>
      <w:r w:rsidR="00B06467" w:rsidRPr="004A3BDF">
        <w:rPr>
          <w:rFonts w:cs="Arial"/>
          <w:color w:val="FF0000"/>
          <w:sz w:val="24"/>
          <w:szCs w:val="24"/>
        </w:rPr>
        <w:t xml:space="preserve">If </w:t>
      </w:r>
      <w:r w:rsidR="00B06467">
        <w:rPr>
          <w:rFonts w:cs="Arial"/>
          <w:color w:val="FF0000"/>
          <w:sz w:val="24"/>
          <w:szCs w:val="24"/>
        </w:rPr>
        <w:t>the</w:t>
      </w:r>
      <w:r w:rsidR="00B06467" w:rsidRPr="004A3BDF">
        <w:rPr>
          <w:rFonts w:cs="Arial"/>
          <w:color w:val="FF0000"/>
          <w:sz w:val="24"/>
          <w:szCs w:val="24"/>
        </w:rPr>
        <w:t xml:space="preserve"> advertising </w:t>
      </w:r>
      <w:r w:rsidR="00BE1AEE">
        <w:rPr>
          <w:rFonts w:cs="Arial"/>
          <w:color w:val="FF0000"/>
          <w:sz w:val="24"/>
          <w:szCs w:val="24"/>
        </w:rPr>
        <w:t xml:space="preserve">set </w:t>
      </w:r>
      <w:r w:rsidR="00B06467">
        <w:rPr>
          <w:rFonts w:cs="Arial"/>
          <w:color w:val="FF0000"/>
          <w:sz w:val="24"/>
          <w:szCs w:val="24"/>
        </w:rPr>
        <w:t xml:space="preserve">has not been </w:t>
      </w:r>
      <w:r w:rsidR="00BE1AEE">
        <w:rPr>
          <w:rFonts w:cs="Arial"/>
          <w:color w:val="FF0000"/>
          <w:sz w:val="24"/>
          <w:szCs w:val="24"/>
        </w:rPr>
        <w:t>configured for periodic advertising</w:t>
      </w:r>
      <w:r w:rsidR="00BE1AEE" w:rsidRPr="004A3BDF">
        <w:rPr>
          <w:rFonts w:cs="Arial"/>
          <w:color w:val="FF0000"/>
          <w:sz w:val="24"/>
          <w:szCs w:val="24"/>
        </w:rPr>
        <w:t xml:space="preserve"> </w:t>
      </w:r>
      <w:r w:rsidR="00B06467" w:rsidRPr="004A3BDF">
        <w:rPr>
          <w:rFonts w:cs="Arial"/>
          <w:color w:val="FF0000"/>
          <w:sz w:val="24"/>
          <w:szCs w:val="24"/>
        </w:rPr>
        <w:t xml:space="preserve">then the Controller shall return </w:t>
      </w:r>
      <w:r w:rsidR="004B5675">
        <w:rPr>
          <w:rFonts w:cs="Arial"/>
          <w:color w:val="FF0000"/>
          <w:sz w:val="24"/>
          <w:szCs w:val="24"/>
        </w:rPr>
        <w:t>the</w:t>
      </w:r>
      <w:r w:rsidR="00B06467">
        <w:rPr>
          <w:rFonts w:cs="Arial"/>
          <w:color w:val="FF0000"/>
          <w:sz w:val="24"/>
          <w:szCs w:val="24"/>
        </w:rPr>
        <w:t xml:space="preserve"> </w:t>
      </w:r>
      <w:r w:rsidR="004B5675">
        <w:rPr>
          <w:rFonts w:cs="Arial"/>
          <w:color w:val="FF0000"/>
          <w:sz w:val="24"/>
          <w:szCs w:val="24"/>
        </w:rPr>
        <w:t>Command Disallowed</w:t>
      </w:r>
      <w:r w:rsidR="00B06467">
        <w:rPr>
          <w:rFonts w:cs="Arial"/>
          <w:color w:val="FF0000"/>
          <w:sz w:val="24"/>
          <w:szCs w:val="24"/>
        </w:rPr>
        <w:t xml:space="preserve"> (0x</w:t>
      </w:r>
      <w:r w:rsidR="004B5675">
        <w:rPr>
          <w:rFonts w:cs="Arial"/>
          <w:color w:val="FF0000"/>
          <w:sz w:val="24"/>
          <w:szCs w:val="24"/>
        </w:rPr>
        <w:t>0C</w:t>
      </w:r>
      <w:r w:rsidR="00B06467">
        <w:rPr>
          <w:rFonts w:cs="Arial"/>
          <w:color w:val="FF0000"/>
          <w:sz w:val="24"/>
          <w:szCs w:val="24"/>
        </w:rPr>
        <w:t xml:space="preserve">) </w:t>
      </w:r>
      <w:r w:rsidR="00B06467" w:rsidRPr="004A3BDF">
        <w:rPr>
          <w:rFonts w:cs="Arial"/>
          <w:color w:val="FF0000"/>
          <w:sz w:val="24"/>
          <w:szCs w:val="24"/>
        </w:rPr>
        <w:t>error code.</w:t>
      </w:r>
    </w:p>
    <w:p w14:paraId="4A67C1F9" w14:textId="77777777" w:rsidR="00245150" w:rsidRDefault="00245150" w:rsidP="00245150">
      <w:pPr>
        <w:autoSpaceDE w:val="0"/>
        <w:autoSpaceDN w:val="0"/>
        <w:adjustRightInd w:val="0"/>
        <w:spacing w:after="0" w:line="240" w:lineRule="auto"/>
        <w:rPr>
          <w:rFonts w:cs="Arial"/>
          <w:color w:val="FF0000"/>
          <w:sz w:val="24"/>
          <w:szCs w:val="24"/>
          <w:lang w:val="en-GB"/>
        </w:rPr>
      </w:pPr>
    </w:p>
    <w:p w14:paraId="098958C2" w14:textId="77777777" w:rsidR="00FD5FCF" w:rsidRDefault="00245150" w:rsidP="00245150">
      <w:pPr>
        <w:autoSpaceDE w:val="0"/>
        <w:autoSpaceDN w:val="0"/>
        <w:adjustRightInd w:val="0"/>
        <w:spacing w:after="0" w:line="240" w:lineRule="auto"/>
        <w:rPr>
          <w:rFonts w:cs="Arial"/>
          <w:color w:val="FF0000"/>
          <w:sz w:val="24"/>
          <w:szCs w:val="24"/>
          <w:lang w:val="en-GB"/>
        </w:rPr>
      </w:pPr>
      <w:r>
        <w:rPr>
          <w:rFonts w:cs="Arial"/>
          <w:color w:val="FF0000"/>
          <w:sz w:val="24"/>
          <w:szCs w:val="24"/>
          <w:lang w:val="en-GB"/>
        </w:rPr>
        <w:t xml:space="preserve">If </w:t>
      </w:r>
      <w:r w:rsidR="00D97B40">
        <w:rPr>
          <w:rFonts w:cs="Arial"/>
          <w:color w:val="FF0000"/>
          <w:sz w:val="24"/>
          <w:szCs w:val="24"/>
          <w:lang w:val="en-GB"/>
        </w:rPr>
        <w:t xml:space="preserve">periodic </w:t>
      </w:r>
      <w:r>
        <w:rPr>
          <w:rFonts w:cs="Arial"/>
          <w:color w:val="FF0000"/>
          <w:sz w:val="24"/>
          <w:szCs w:val="24"/>
          <w:lang w:val="en-GB"/>
        </w:rPr>
        <w:t xml:space="preserve">advertising </w:t>
      </w:r>
      <w:r w:rsidR="00BE1AEE">
        <w:rPr>
          <w:rFonts w:cs="Arial"/>
          <w:color w:val="FF0000"/>
          <w:sz w:val="24"/>
          <w:szCs w:val="24"/>
          <w:lang w:val="en-GB"/>
        </w:rPr>
        <w:t>is currently disabled for the specified advertising set, the</w:t>
      </w:r>
      <w:r>
        <w:rPr>
          <w:rFonts w:cs="Arial"/>
          <w:color w:val="FF0000"/>
          <w:sz w:val="24"/>
          <w:szCs w:val="24"/>
          <w:lang w:val="en-GB"/>
        </w:rPr>
        <w:t xml:space="preserve"> data shall be kept by the Controller and used once </w:t>
      </w:r>
      <w:r w:rsidR="00BE1AEE">
        <w:rPr>
          <w:rFonts w:cs="Arial"/>
          <w:color w:val="FF0000"/>
          <w:sz w:val="24"/>
          <w:szCs w:val="24"/>
          <w:lang w:val="en-GB"/>
        </w:rPr>
        <w:t xml:space="preserve">periodic </w:t>
      </w:r>
      <w:r>
        <w:rPr>
          <w:rFonts w:cs="Arial"/>
          <w:color w:val="FF0000"/>
          <w:sz w:val="24"/>
          <w:szCs w:val="24"/>
          <w:lang w:val="en-GB"/>
        </w:rPr>
        <w:t xml:space="preserve">advertising is enabled </w:t>
      </w:r>
      <w:r w:rsidR="004D4A24">
        <w:rPr>
          <w:rFonts w:cs="Arial"/>
          <w:color w:val="FF0000"/>
          <w:sz w:val="24"/>
          <w:szCs w:val="24"/>
          <w:lang w:val="en-GB"/>
        </w:rPr>
        <w:t xml:space="preserve">for </w:t>
      </w:r>
      <w:r>
        <w:rPr>
          <w:rFonts w:cs="Arial"/>
          <w:color w:val="FF0000"/>
          <w:sz w:val="24"/>
          <w:szCs w:val="24"/>
          <w:lang w:val="en-GB"/>
        </w:rPr>
        <w:t>that set. The data shall be discarded when the advertising set is removed.</w:t>
      </w:r>
    </w:p>
    <w:p w14:paraId="751EC225" w14:textId="77777777" w:rsidR="00245150" w:rsidRDefault="00245150" w:rsidP="00245150">
      <w:pPr>
        <w:autoSpaceDE w:val="0"/>
        <w:autoSpaceDN w:val="0"/>
        <w:adjustRightInd w:val="0"/>
        <w:spacing w:after="0" w:line="240" w:lineRule="auto"/>
        <w:rPr>
          <w:rFonts w:cs="Arial"/>
          <w:color w:val="FF0000"/>
          <w:sz w:val="24"/>
          <w:szCs w:val="24"/>
          <w:lang w:val="en-GB"/>
        </w:rPr>
      </w:pPr>
    </w:p>
    <w:p w14:paraId="380B0412" w14:textId="77777777" w:rsidR="00457719" w:rsidRDefault="00457719" w:rsidP="00457719">
      <w:pPr>
        <w:autoSpaceDE w:val="0"/>
        <w:autoSpaceDN w:val="0"/>
        <w:adjustRightInd w:val="0"/>
        <w:spacing w:after="0" w:line="240" w:lineRule="auto"/>
        <w:rPr>
          <w:rFonts w:cs="Arial"/>
          <w:color w:val="FF0000"/>
          <w:sz w:val="24"/>
          <w:szCs w:val="24"/>
          <w:lang w:val="en-GB"/>
        </w:rPr>
      </w:pPr>
      <w:r w:rsidRPr="00187361">
        <w:rPr>
          <w:rFonts w:cs="Arial"/>
          <w:color w:val="FF0000"/>
          <w:sz w:val="24"/>
          <w:szCs w:val="24"/>
          <w:lang w:val="en-GB"/>
        </w:rPr>
        <w:t xml:space="preserve">Only the significant part of the </w:t>
      </w:r>
      <w:r>
        <w:rPr>
          <w:rFonts w:cs="Arial"/>
          <w:color w:val="FF0000"/>
          <w:sz w:val="24"/>
          <w:szCs w:val="24"/>
          <w:lang w:val="en-GB"/>
        </w:rPr>
        <w:t>A</w:t>
      </w:r>
      <w:r w:rsidRPr="00187361">
        <w:rPr>
          <w:rFonts w:cs="Arial"/>
          <w:color w:val="FF0000"/>
          <w:sz w:val="24"/>
          <w:szCs w:val="24"/>
          <w:lang w:val="en-GB"/>
        </w:rPr>
        <w:t>dvertising</w:t>
      </w:r>
      <w:r>
        <w:rPr>
          <w:rFonts w:cs="Arial"/>
          <w:color w:val="FF0000"/>
          <w:sz w:val="24"/>
          <w:szCs w:val="24"/>
          <w:lang w:val="en-GB"/>
        </w:rPr>
        <w:t>_D</w:t>
      </w:r>
      <w:r w:rsidRPr="00187361">
        <w:rPr>
          <w:rFonts w:cs="Arial"/>
          <w:color w:val="FF0000"/>
          <w:sz w:val="24"/>
          <w:szCs w:val="24"/>
          <w:lang w:val="en-GB"/>
        </w:rPr>
        <w:t>ata</w:t>
      </w:r>
      <w:r>
        <w:rPr>
          <w:rFonts w:cs="Arial"/>
          <w:color w:val="FF0000"/>
          <w:sz w:val="24"/>
          <w:szCs w:val="24"/>
          <w:lang w:val="en-GB"/>
        </w:rPr>
        <w:t xml:space="preserve"> may be transmitted in the advertising packets </w:t>
      </w:r>
      <w:r w:rsidRPr="00187361">
        <w:rPr>
          <w:rFonts w:cs="Arial"/>
          <w:color w:val="FF0000"/>
          <w:sz w:val="24"/>
          <w:szCs w:val="24"/>
          <w:lang w:val="en-GB"/>
        </w:rPr>
        <w:t>as defined in [Vol 3] Part C, Section 11.</w:t>
      </w:r>
    </w:p>
    <w:p w14:paraId="19A7FF7B" w14:textId="77777777" w:rsidR="00245150" w:rsidRDefault="00457719" w:rsidP="00245150">
      <w:pPr>
        <w:autoSpaceDE w:val="0"/>
        <w:autoSpaceDN w:val="0"/>
        <w:adjustRightInd w:val="0"/>
        <w:spacing w:after="0" w:line="240" w:lineRule="auto"/>
        <w:rPr>
          <w:rFonts w:cs="Arial"/>
          <w:color w:val="FF0000"/>
          <w:sz w:val="24"/>
          <w:szCs w:val="24"/>
          <w:lang w:val="en-GB"/>
        </w:rPr>
      </w:pPr>
      <w:r w:rsidRPr="00187361" w:rsidDel="00457719">
        <w:rPr>
          <w:rFonts w:cs="Arial"/>
          <w:color w:val="FF0000"/>
          <w:sz w:val="24"/>
          <w:szCs w:val="24"/>
          <w:lang w:val="en-GB"/>
        </w:rPr>
        <w:t xml:space="preserve"> </w:t>
      </w:r>
    </w:p>
    <w:p w14:paraId="5D00DC76" w14:textId="77777777" w:rsidR="00245150" w:rsidRDefault="00245150" w:rsidP="00245150">
      <w:pPr>
        <w:autoSpaceDE w:val="0"/>
        <w:autoSpaceDN w:val="0"/>
        <w:adjustRightInd w:val="0"/>
        <w:spacing w:after="0" w:line="240" w:lineRule="auto"/>
        <w:rPr>
          <w:rFonts w:cs="Arial"/>
          <w:color w:val="FF0000"/>
          <w:sz w:val="24"/>
          <w:szCs w:val="24"/>
        </w:rPr>
      </w:pPr>
      <w:r>
        <w:rPr>
          <w:rFonts w:cs="Arial"/>
          <w:color w:val="FF0000"/>
          <w:sz w:val="24"/>
          <w:szCs w:val="24"/>
          <w:lang w:val="en-GB"/>
        </w:rPr>
        <w:t xml:space="preserve">The Host may set the </w:t>
      </w:r>
      <w:r w:rsidR="00BA2ECC">
        <w:rPr>
          <w:rFonts w:cs="Arial"/>
          <w:color w:val="FF0000"/>
          <w:sz w:val="24"/>
          <w:szCs w:val="24"/>
          <w:lang w:val="en-GB"/>
        </w:rPr>
        <w:t xml:space="preserve">periodic </w:t>
      </w:r>
      <w:r>
        <w:rPr>
          <w:rFonts w:cs="Arial"/>
          <w:color w:val="FF0000"/>
          <w:sz w:val="24"/>
          <w:szCs w:val="24"/>
          <w:lang w:val="en-GB"/>
        </w:rPr>
        <w:t xml:space="preserve">advertising data in one or more operations using the Operation parameter in the command. If the combined length of the data exceeds the capacity of </w:t>
      </w:r>
      <w:r w:rsidR="00861CC6">
        <w:rPr>
          <w:rFonts w:cs="Arial"/>
          <w:color w:val="FF0000"/>
          <w:sz w:val="24"/>
          <w:szCs w:val="24"/>
          <w:lang w:val="en-GB"/>
        </w:rPr>
        <w:t xml:space="preserve">the </w:t>
      </w:r>
      <w:r>
        <w:rPr>
          <w:rFonts w:cs="Arial"/>
          <w:color w:val="FF0000"/>
          <w:sz w:val="24"/>
          <w:szCs w:val="24"/>
          <w:lang w:val="en-GB"/>
        </w:rPr>
        <w:t xml:space="preserve">advertising set identified by </w:t>
      </w:r>
      <w:r w:rsidR="005F4274">
        <w:rPr>
          <w:rFonts w:cs="Arial"/>
          <w:color w:val="FF0000"/>
          <w:sz w:val="24"/>
          <w:szCs w:val="24"/>
          <w:lang w:val="en-GB"/>
        </w:rPr>
        <w:t xml:space="preserve">the </w:t>
      </w:r>
      <w:r>
        <w:rPr>
          <w:rFonts w:cs="Arial"/>
          <w:color w:val="FF0000"/>
          <w:sz w:val="24"/>
          <w:szCs w:val="24"/>
          <w:lang w:val="en-GB"/>
        </w:rPr>
        <w:t>Advertising_</w:t>
      </w:r>
      <w:r w:rsidR="00403A1D">
        <w:rPr>
          <w:rFonts w:cs="Arial"/>
          <w:color w:val="FF0000"/>
          <w:sz w:val="24"/>
          <w:szCs w:val="24"/>
          <w:lang w:val="en-GB"/>
        </w:rPr>
        <w:t>Handle</w:t>
      </w:r>
      <w:r>
        <w:rPr>
          <w:rFonts w:cs="Arial"/>
          <w:color w:val="FF0000"/>
          <w:sz w:val="24"/>
          <w:szCs w:val="24"/>
          <w:lang w:val="en-GB"/>
        </w:rPr>
        <w:t xml:space="preserve"> </w:t>
      </w:r>
      <w:r w:rsidR="004A103C">
        <w:rPr>
          <w:rFonts w:cs="Arial"/>
          <w:color w:val="FF0000"/>
          <w:sz w:val="24"/>
          <w:szCs w:val="24"/>
          <w:lang w:val="en-GB"/>
        </w:rPr>
        <w:t xml:space="preserve">parameter </w:t>
      </w:r>
      <w:r>
        <w:rPr>
          <w:rFonts w:cs="Arial"/>
          <w:color w:val="FF0000"/>
          <w:sz w:val="24"/>
          <w:szCs w:val="24"/>
          <w:lang w:val="en-GB"/>
        </w:rPr>
        <w:t xml:space="preserve">(see Section 7.3.X </w:t>
      </w:r>
      <w:r>
        <w:rPr>
          <w:rFonts w:cs="Arial"/>
          <w:color w:val="FF0000"/>
          <w:sz w:val="24"/>
          <w:szCs w:val="24"/>
        </w:rPr>
        <w:t>LE R</w:t>
      </w:r>
      <w:r w:rsidRPr="004A3BDF">
        <w:rPr>
          <w:rFonts w:cs="Arial"/>
          <w:color w:val="FF0000"/>
          <w:sz w:val="24"/>
          <w:szCs w:val="24"/>
        </w:rPr>
        <w:t>ead</w:t>
      </w:r>
      <w:r>
        <w:rPr>
          <w:rFonts w:cs="Arial"/>
          <w:color w:val="FF0000"/>
          <w:sz w:val="24"/>
          <w:szCs w:val="24"/>
        </w:rPr>
        <w:t xml:space="preserve"> </w:t>
      </w:r>
      <w:r w:rsidRPr="004A3BDF">
        <w:rPr>
          <w:rFonts w:cs="Arial"/>
          <w:color w:val="FF0000"/>
          <w:sz w:val="24"/>
          <w:szCs w:val="24"/>
        </w:rPr>
        <w:t>Maximum</w:t>
      </w:r>
      <w:r>
        <w:rPr>
          <w:rFonts w:cs="Arial"/>
          <w:color w:val="FF0000"/>
          <w:sz w:val="24"/>
          <w:szCs w:val="24"/>
        </w:rPr>
        <w:t xml:space="preserve"> </w:t>
      </w:r>
      <w:r w:rsidRPr="004A3BDF">
        <w:rPr>
          <w:rFonts w:cs="Arial"/>
          <w:color w:val="FF0000"/>
          <w:sz w:val="24"/>
          <w:szCs w:val="24"/>
        </w:rPr>
        <w:t>Advertising</w:t>
      </w:r>
      <w:r>
        <w:rPr>
          <w:rFonts w:cs="Arial"/>
          <w:color w:val="FF0000"/>
          <w:sz w:val="24"/>
          <w:szCs w:val="24"/>
        </w:rPr>
        <w:t xml:space="preserve"> </w:t>
      </w:r>
      <w:r w:rsidRPr="004A3BDF">
        <w:rPr>
          <w:rFonts w:cs="Arial"/>
          <w:color w:val="FF0000"/>
          <w:sz w:val="24"/>
          <w:szCs w:val="24"/>
        </w:rPr>
        <w:t>Data</w:t>
      </w:r>
      <w:r>
        <w:rPr>
          <w:rFonts w:cs="Arial"/>
          <w:color w:val="FF0000"/>
          <w:sz w:val="24"/>
          <w:szCs w:val="24"/>
        </w:rPr>
        <w:t xml:space="preserve"> </w:t>
      </w:r>
      <w:r w:rsidRPr="004A3BDF">
        <w:rPr>
          <w:rFonts w:cs="Arial"/>
          <w:color w:val="FF0000"/>
          <w:sz w:val="24"/>
          <w:szCs w:val="24"/>
        </w:rPr>
        <w:t>Length</w:t>
      </w:r>
      <w:r>
        <w:rPr>
          <w:rFonts w:cs="Arial"/>
          <w:color w:val="FF0000"/>
          <w:sz w:val="24"/>
          <w:szCs w:val="24"/>
        </w:rPr>
        <w:t xml:space="preserve">), all the data shall be discarded and </w:t>
      </w:r>
      <w:r w:rsidR="001C1239">
        <w:rPr>
          <w:rFonts w:cs="Arial"/>
          <w:color w:val="FF0000"/>
          <w:sz w:val="24"/>
          <w:szCs w:val="24"/>
        </w:rPr>
        <w:t xml:space="preserve">the Controller shall return </w:t>
      </w:r>
      <w:r>
        <w:rPr>
          <w:rFonts w:cs="Arial"/>
          <w:color w:val="FF0000"/>
          <w:sz w:val="24"/>
          <w:szCs w:val="24"/>
        </w:rPr>
        <w:t>the Invalid HCI Command Parameters (0x12) error code.</w:t>
      </w:r>
    </w:p>
    <w:p w14:paraId="05167F5A" w14:textId="77777777" w:rsidR="004323AA" w:rsidRDefault="004323AA" w:rsidP="00245150">
      <w:pPr>
        <w:autoSpaceDE w:val="0"/>
        <w:autoSpaceDN w:val="0"/>
        <w:adjustRightInd w:val="0"/>
        <w:spacing w:after="0" w:line="240" w:lineRule="auto"/>
        <w:rPr>
          <w:rFonts w:cs="Arial"/>
          <w:color w:val="FF0000"/>
          <w:sz w:val="24"/>
          <w:szCs w:val="24"/>
        </w:rPr>
      </w:pPr>
    </w:p>
    <w:p w14:paraId="7C4E67ED" w14:textId="7DE0141D" w:rsidR="00BE1AEE" w:rsidRDefault="00BE1AEE" w:rsidP="007A7A63">
      <w:pPr>
        <w:autoSpaceDE w:val="0"/>
        <w:autoSpaceDN w:val="0"/>
        <w:adjustRightInd w:val="0"/>
        <w:spacing w:after="240" w:line="240" w:lineRule="auto"/>
        <w:rPr>
          <w:rFonts w:cs="Arial"/>
          <w:color w:val="FF0000"/>
          <w:sz w:val="24"/>
          <w:szCs w:val="24"/>
        </w:rPr>
      </w:pPr>
      <w:r>
        <w:rPr>
          <w:rFonts w:cs="Arial"/>
          <w:color w:val="FF0000"/>
          <w:sz w:val="24"/>
          <w:szCs w:val="24"/>
        </w:rPr>
        <w:t>If Operation indicates the</w:t>
      </w:r>
      <w:r w:rsidR="007A7A63">
        <w:rPr>
          <w:rFonts w:cs="Arial"/>
          <w:color w:val="FF0000"/>
          <w:sz w:val="24"/>
          <w:szCs w:val="24"/>
        </w:rPr>
        <w:t xml:space="preserve"> start of new data (values 0x01 or</w:t>
      </w:r>
      <w:r>
        <w:rPr>
          <w:rFonts w:cs="Arial"/>
          <w:color w:val="FF0000"/>
          <w:sz w:val="24"/>
          <w:szCs w:val="24"/>
        </w:rPr>
        <w:t xml:space="preserve"> 0x03), then any existing partial or complete data shall be discarded.</w:t>
      </w:r>
      <w:r w:rsidR="00C5140E" w:rsidRPr="00C5140E">
        <w:rPr>
          <w:rFonts w:cs="Arial"/>
          <w:color w:val="FF0000"/>
          <w:sz w:val="24"/>
          <w:szCs w:val="24"/>
        </w:rPr>
        <w:t xml:space="preserve"> </w:t>
      </w:r>
      <w:r w:rsidR="00AE6198">
        <w:rPr>
          <w:rFonts w:cs="Arial"/>
          <w:color w:val="FF0000"/>
          <w:sz w:val="24"/>
          <w:szCs w:val="24"/>
        </w:rPr>
        <w:t>If the Advertising_Data_Length parameter i</w:t>
      </w:r>
      <w:r w:rsidR="007A7A63">
        <w:rPr>
          <w:rFonts w:cs="Arial"/>
          <w:color w:val="FF0000"/>
          <w:sz w:val="24"/>
          <w:szCs w:val="24"/>
        </w:rPr>
        <w:t>s 0 then Operation shall be 0x03</w:t>
      </w:r>
      <w:r w:rsidR="00AE6198">
        <w:rPr>
          <w:rFonts w:cs="Arial"/>
          <w:color w:val="FF0000"/>
          <w:sz w:val="24"/>
          <w:szCs w:val="24"/>
        </w:rPr>
        <w:t>; this indicates that any existing partial or complete data shall be de</w:t>
      </w:r>
      <w:r w:rsidR="007A7A63">
        <w:rPr>
          <w:rFonts w:cs="Arial"/>
          <w:color w:val="FF0000"/>
          <w:sz w:val="24"/>
          <w:szCs w:val="24"/>
        </w:rPr>
        <w:t>leted and no new data provided.</w:t>
      </w:r>
    </w:p>
    <w:p w14:paraId="019A095D" w14:textId="70790CB4" w:rsidR="00BE1AEE" w:rsidRDefault="00BE1AEE" w:rsidP="004323AA">
      <w:pPr>
        <w:autoSpaceDE w:val="0"/>
        <w:autoSpaceDN w:val="0"/>
        <w:adjustRightInd w:val="0"/>
        <w:spacing w:after="0" w:line="240" w:lineRule="auto"/>
        <w:rPr>
          <w:rFonts w:cs="Arial"/>
          <w:color w:val="FF0000"/>
          <w:sz w:val="24"/>
          <w:szCs w:val="24"/>
        </w:rPr>
      </w:pPr>
      <w:r>
        <w:rPr>
          <w:rFonts w:cs="Arial"/>
          <w:color w:val="FF0000"/>
          <w:sz w:val="24"/>
          <w:szCs w:val="24"/>
        </w:rPr>
        <w:t xml:space="preserve">If </w:t>
      </w:r>
      <w:r w:rsidR="005E3208">
        <w:rPr>
          <w:rFonts w:cs="Arial"/>
          <w:color w:val="FF0000"/>
          <w:sz w:val="24"/>
          <w:szCs w:val="24"/>
        </w:rPr>
        <w:t xml:space="preserve">periodic </w:t>
      </w:r>
      <w:r>
        <w:rPr>
          <w:rFonts w:cs="Arial"/>
          <w:color w:val="FF0000"/>
          <w:sz w:val="24"/>
          <w:szCs w:val="24"/>
        </w:rPr>
        <w:t>advertising is enabled</w:t>
      </w:r>
      <w:del w:id="250" w:author="Clive D.W. Feather" w:date="2016-04-13T08:02:00Z">
        <w:r w:rsidDel="000613C3">
          <w:rPr>
            <w:rFonts w:cs="Arial"/>
            <w:color w:val="FF0000"/>
            <w:sz w:val="24"/>
            <w:szCs w:val="24"/>
          </w:rPr>
          <w:delText xml:space="preserve">, </w:delText>
        </w:r>
      </w:del>
      <w:ins w:id="251" w:author="Clive D.W. Feather" w:date="2016-04-13T08:02:00Z">
        <w:r w:rsidR="000613C3">
          <w:rPr>
            <w:rFonts w:cs="Arial"/>
            <w:color w:val="FF0000"/>
            <w:sz w:val="24"/>
            <w:szCs w:val="24"/>
          </w:rPr>
          <w:t xml:space="preserve"> and </w:t>
        </w:r>
      </w:ins>
      <w:r>
        <w:rPr>
          <w:rFonts w:cs="Arial"/>
          <w:color w:val="FF0000"/>
          <w:sz w:val="24"/>
          <w:szCs w:val="24"/>
        </w:rPr>
        <w:t xml:space="preserve">Operation </w:t>
      </w:r>
      <w:del w:id="252" w:author="Clive D.W. Feather" w:date="2016-04-13T08:02:00Z">
        <w:r w:rsidDel="000613C3">
          <w:rPr>
            <w:rFonts w:cs="Arial"/>
            <w:color w:val="FF0000"/>
            <w:sz w:val="24"/>
            <w:szCs w:val="24"/>
          </w:rPr>
          <w:delText xml:space="preserve">shall </w:delText>
        </w:r>
      </w:del>
      <w:ins w:id="253" w:author="Clive D.W. Feather" w:date="2016-04-13T08:02:00Z">
        <w:r w:rsidR="000613C3">
          <w:rPr>
            <w:rFonts w:cs="Arial"/>
            <w:color w:val="FF0000"/>
            <w:sz w:val="24"/>
            <w:szCs w:val="24"/>
          </w:rPr>
          <w:t xml:space="preserve">does not </w:t>
        </w:r>
      </w:ins>
      <w:r>
        <w:rPr>
          <w:rFonts w:cs="Arial"/>
          <w:color w:val="FF0000"/>
          <w:sz w:val="24"/>
          <w:szCs w:val="24"/>
        </w:rPr>
        <w:t>have the value 0x03</w:t>
      </w:r>
      <w:del w:id="254" w:author="Clive D.W. Feather" w:date="2016-04-13T08:02:00Z">
        <w:r w:rsidDel="000613C3">
          <w:rPr>
            <w:rFonts w:cs="Arial"/>
            <w:color w:val="FF0000"/>
            <w:sz w:val="24"/>
            <w:szCs w:val="24"/>
          </w:rPr>
          <w:delText xml:space="preserve">; </w:delText>
        </w:r>
        <w:r w:rsidR="00B87DA9" w:rsidDel="000613C3">
          <w:rPr>
            <w:rFonts w:cs="Arial"/>
            <w:color w:val="FF0000"/>
            <w:sz w:val="24"/>
            <w:szCs w:val="24"/>
          </w:rPr>
          <w:delText>if Operation is any other value</w:delText>
        </w:r>
      </w:del>
      <w:r w:rsidR="00B87DA9">
        <w:rPr>
          <w:rFonts w:cs="Arial"/>
          <w:color w:val="FF0000"/>
          <w:sz w:val="24"/>
          <w:szCs w:val="24"/>
        </w:rPr>
        <w:t xml:space="preserve">, </w:t>
      </w:r>
      <w:r>
        <w:rPr>
          <w:rFonts w:cs="Arial"/>
          <w:color w:val="FF0000"/>
          <w:sz w:val="24"/>
          <w:szCs w:val="24"/>
        </w:rPr>
        <w:t>the Controller shall return the Comman</w:t>
      </w:r>
      <w:r w:rsidR="007A7A63">
        <w:rPr>
          <w:rFonts w:cs="Arial"/>
          <w:color w:val="FF0000"/>
          <w:sz w:val="24"/>
          <w:szCs w:val="24"/>
        </w:rPr>
        <w:t>d Disallowed (0x0C) error code.</w:t>
      </w:r>
    </w:p>
    <w:p w14:paraId="0D65F3BA" w14:textId="77777777" w:rsidR="00245150" w:rsidRPr="00E77087" w:rsidRDefault="00245150" w:rsidP="00245150">
      <w:pPr>
        <w:autoSpaceDE w:val="0"/>
        <w:autoSpaceDN w:val="0"/>
        <w:adjustRightInd w:val="0"/>
        <w:spacing w:after="0" w:line="240" w:lineRule="auto"/>
        <w:rPr>
          <w:rFonts w:cs="Arial"/>
          <w:color w:val="000000"/>
          <w:sz w:val="24"/>
          <w:szCs w:val="24"/>
          <w:lang w:val="en-GB"/>
        </w:rPr>
      </w:pPr>
    </w:p>
    <w:p w14:paraId="1B43F03B" w14:textId="77777777" w:rsidR="009D0201" w:rsidRDefault="009D0201" w:rsidP="00353694">
      <w:pPr>
        <w:rPr>
          <w:rFonts w:cs="Arial"/>
          <w:color w:val="FF0000"/>
          <w:sz w:val="24"/>
          <w:szCs w:val="24"/>
        </w:rPr>
      </w:pPr>
      <w:r w:rsidRPr="004A3BDF">
        <w:rPr>
          <w:rFonts w:cs="Arial"/>
          <w:color w:val="FF0000"/>
          <w:sz w:val="24"/>
          <w:szCs w:val="24"/>
        </w:rPr>
        <w:t xml:space="preserve">If </w:t>
      </w:r>
      <w:r>
        <w:rPr>
          <w:rFonts w:cs="Arial"/>
          <w:color w:val="FF0000"/>
          <w:sz w:val="24"/>
          <w:szCs w:val="24"/>
        </w:rPr>
        <w:t>the</w:t>
      </w:r>
      <w:r w:rsidRPr="004A3BDF">
        <w:rPr>
          <w:rFonts w:cs="Arial"/>
          <w:color w:val="FF0000"/>
          <w:sz w:val="24"/>
          <w:szCs w:val="24"/>
        </w:rPr>
        <w:t xml:space="preserve"> advertising </w:t>
      </w:r>
      <w:r w:rsidR="00BE1AEE">
        <w:rPr>
          <w:rFonts w:cs="Arial"/>
          <w:color w:val="FF0000"/>
          <w:sz w:val="24"/>
          <w:szCs w:val="24"/>
        </w:rPr>
        <w:t xml:space="preserve">set </w:t>
      </w:r>
      <w:r w:rsidRPr="004A3BDF">
        <w:rPr>
          <w:rFonts w:cs="Arial"/>
          <w:color w:val="FF0000"/>
          <w:sz w:val="24"/>
          <w:szCs w:val="24"/>
        </w:rPr>
        <w:t xml:space="preserve">corresponding to </w:t>
      </w:r>
      <w:r w:rsidR="005F4274">
        <w:rPr>
          <w:rFonts w:cs="Arial"/>
          <w:color w:val="FF0000"/>
          <w:sz w:val="24"/>
          <w:szCs w:val="24"/>
        </w:rPr>
        <w:t xml:space="preserve">the </w:t>
      </w:r>
      <w:r w:rsidRPr="004A3BDF">
        <w:rPr>
          <w:rFonts w:cs="Arial"/>
          <w:color w:val="FF0000"/>
          <w:sz w:val="24"/>
          <w:szCs w:val="24"/>
        </w:rPr>
        <w:t>Advertising_</w:t>
      </w:r>
      <w:r w:rsidR="00403A1D">
        <w:rPr>
          <w:rFonts w:cs="Arial"/>
          <w:color w:val="FF0000"/>
          <w:sz w:val="24"/>
          <w:szCs w:val="24"/>
        </w:rPr>
        <w:t>Handle</w:t>
      </w:r>
      <w:r w:rsidRPr="004A3BDF">
        <w:rPr>
          <w:rFonts w:cs="Arial"/>
          <w:color w:val="FF0000"/>
          <w:sz w:val="24"/>
          <w:szCs w:val="24"/>
        </w:rPr>
        <w:t xml:space="preserve"> </w:t>
      </w:r>
      <w:r w:rsidR="00DB3A25">
        <w:rPr>
          <w:rFonts w:cs="Arial"/>
          <w:color w:val="FF0000"/>
          <w:sz w:val="24"/>
          <w:szCs w:val="24"/>
          <w:lang w:val="en-GB"/>
        </w:rPr>
        <w:t xml:space="preserve">parameter </w:t>
      </w:r>
      <w:r w:rsidRPr="004A3BDF">
        <w:rPr>
          <w:rFonts w:cs="Arial"/>
          <w:color w:val="FF0000"/>
          <w:sz w:val="24"/>
          <w:szCs w:val="24"/>
        </w:rPr>
        <w:t xml:space="preserve">does not exist then the Controller shall return </w:t>
      </w:r>
      <w:r w:rsidR="004B5675">
        <w:rPr>
          <w:rFonts w:cs="Arial"/>
          <w:color w:val="FF0000"/>
          <w:sz w:val="24"/>
          <w:szCs w:val="24"/>
        </w:rPr>
        <w:t>the</w:t>
      </w:r>
      <w:r>
        <w:rPr>
          <w:rFonts w:cs="Arial"/>
          <w:color w:val="FF0000"/>
          <w:sz w:val="24"/>
          <w:szCs w:val="24"/>
        </w:rPr>
        <w:t xml:space="preserve"> </w:t>
      </w:r>
      <w:r w:rsidRPr="00876193">
        <w:rPr>
          <w:rFonts w:cs="Arial"/>
          <w:color w:val="FF0000"/>
          <w:sz w:val="24"/>
          <w:szCs w:val="24"/>
        </w:rPr>
        <w:t xml:space="preserve">Unknown </w:t>
      </w:r>
      <w:r w:rsidR="00B30EEE">
        <w:rPr>
          <w:rFonts w:cs="Arial"/>
          <w:color w:val="FF0000"/>
          <w:sz w:val="24"/>
          <w:szCs w:val="24"/>
        </w:rPr>
        <w:t xml:space="preserve">Advertising </w:t>
      </w:r>
      <w:r>
        <w:rPr>
          <w:rFonts w:cs="Arial"/>
          <w:color w:val="FF0000"/>
          <w:sz w:val="24"/>
          <w:szCs w:val="24"/>
        </w:rPr>
        <w:t>I</w:t>
      </w:r>
      <w:r w:rsidR="005D1508">
        <w:rPr>
          <w:rFonts w:cs="Arial"/>
          <w:color w:val="FF0000"/>
          <w:sz w:val="24"/>
          <w:szCs w:val="24"/>
        </w:rPr>
        <w:t>dentifier</w:t>
      </w:r>
      <w:r>
        <w:rPr>
          <w:rFonts w:cs="Arial"/>
          <w:color w:val="FF0000"/>
          <w:sz w:val="24"/>
          <w:szCs w:val="24"/>
        </w:rPr>
        <w:t xml:space="preserve"> (</w:t>
      </w:r>
      <w:r w:rsidR="004F6780">
        <w:rPr>
          <w:rFonts w:cs="Arial"/>
          <w:color w:val="FF0000"/>
          <w:sz w:val="24"/>
          <w:szCs w:val="24"/>
        </w:rPr>
        <w:t>0x42</w:t>
      </w:r>
      <w:r>
        <w:rPr>
          <w:rFonts w:cs="Arial"/>
          <w:color w:val="FF0000"/>
          <w:sz w:val="24"/>
          <w:szCs w:val="24"/>
        </w:rPr>
        <w:t xml:space="preserve">) </w:t>
      </w:r>
      <w:r w:rsidRPr="004A3BDF">
        <w:rPr>
          <w:rFonts w:cs="Arial"/>
          <w:color w:val="FF0000"/>
          <w:sz w:val="24"/>
          <w:szCs w:val="24"/>
        </w:rPr>
        <w:t>error code.</w:t>
      </w:r>
    </w:p>
    <w:p w14:paraId="1863B541" w14:textId="77777777" w:rsidR="00245150" w:rsidRPr="004A3BDF" w:rsidRDefault="00245150" w:rsidP="00245150">
      <w:pPr>
        <w:rPr>
          <w:rFonts w:cs="Arial"/>
          <w:b/>
          <w:color w:val="FF0000"/>
          <w:sz w:val="24"/>
          <w:szCs w:val="24"/>
        </w:rPr>
      </w:pPr>
      <w:r w:rsidRPr="004A3BDF">
        <w:rPr>
          <w:rFonts w:cs="Arial"/>
          <w:b/>
          <w:color w:val="FF0000"/>
          <w:sz w:val="24"/>
          <w:szCs w:val="24"/>
        </w:rPr>
        <w:t>Command Parameters:</w:t>
      </w:r>
    </w:p>
    <w:p w14:paraId="442D4815" w14:textId="77777777" w:rsidR="00245150" w:rsidRPr="004A3BDF" w:rsidRDefault="00B8531B" w:rsidP="00245150">
      <w:pPr>
        <w:spacing w:after="0"/>
        <w:rPr>
          <w:rFonts w:cs="Arial"/>
          <w:i/>
          <w:color w:val="FF0000"/>
          <w:sz w:val="24"/>
          <w:szCs w:val="24"/>
        </w:rPr>
      </w:pPr>
      <w:r>
        <w:rPr>
          <w:rFonts w:cs="Arial"/>
          <w:i/>
          <w:color w:val="FF0000"/>
          <w:sz w:val="24"/>
          <w:szCs w:val="24"/>
        </w:rPr>
        <w:t>Advertising_</w:t>
      </w:r>
      <w:r w:rsidR="00403A1D">
        <w:rPr>
          <w:rFonts w:cs="Arial"/>
          <w:i/>
          <w:color w:val="FF0000"/>
          <w:sz w:val="24"/>
          <w:szCs w:val="24"/>
        </w:rPr>
        <w:t>Handle</w:t>
      </w:r>
      <w:r>
        <w:rPr>
          <w:rFonts w:cs="Arial"/>
          <w:i/>
          <w:color w:val="FF0000"/>
          <w:sz w:val="24"/>
          <w:szCs w:val="24"/>
        </w:rPr>
        <w:t>:</w:t>
      </w:r>
      <w:r>
        <w:rPr>
          <w:rFonts w:cs="Arial"/>
          <w:i/>
          <w:color w:val="FF0000"/>
          <w:sz w:val="24"/>
          <w:szCs w:val="24"/>
        </w:rPr>
        <w:tab/>
      </w:r>
      <w:r w:rsidR="00245150" w:rsidRPr="004A3BDF">
        <w:rPr>
          <w:rFonts w:cs="Arial"/>
          <w:i/>
          <w:color w:val="FF0000"/>
          <w:sz w:val="24"/>
          <w:szCs w:val="24"/>
        </w:rPr>
        <w:tab/>
      </w:r>
      <w:r w:rsidR="00245150" w:rsidRPr="004A3BDF">
        <w:rPr>
          <w:rFonts w:cs="Arial"/>
          <w:i/>
          <w:color w:val="FF0000"/>
          <w:sz w:val="24"/>
          <w:szCs w:val="24"/>
        </w:rPr>
        <w:tab/>
      </w:r>
      <w:r w:rsidR="00245150" w:rsidRPr="004A3BDF">
        <w:rPr>
          <w:rFonts w:cs="Arial"/>
          <w:i/>
          <w:color w:val="FF0000"/>
          <w:sz w:val="24"/>
          <w:szCs w:val="24"/>
        </w:rPr>
        <w:tab/>
      </w:r>
      <w:r w:rsidR="00245150" w:rsidRPr="004A3BDF">
        <w:rPr>
          <w:rFonts w:cs="Arial"/>
          <w:i/>
          <w:color w:val="FF0000"/>
          <w:sz w:val="24"/>
          <w:szCs w:val="24"/>
        </w:rPr>
        <w:tab/>
      </w:r>
      <w:r w:rsidR="00245150" w:rsidRPr="004A3BDF">
        <w:rPr>
          <w:rFonts w:cs="Arial"/>
          <w:i/>
          <w:color w:val="FF0000"/>
          <w:sz w:val="24"/>
          <w:szCs w:val="24"/>
        </w:rPr>
        <w:tab/>
      </w:r>
      <w:r w:rsidR="003C0B1F">
        <w:rPr>
          <w:rFonts w:cs="Arial"/>
          <w:i/>
          <w:color w:val="FF0000"/>
          <w:sz w:val="24"/>
          <w:szCs w:val="24"/>
        </w:rPr>
        <w:tab/>
      </w:r>
      <w:r w:rsidR="003C0B1F">
        <w:rPr>
          <w:rFonts w:cs="Arial"/>
          <w:i/>
          <w:color w:val="FF0000"/>
          <w:sz w:val="24"/>
          <w:szCs w:val="24"/>
        </w:rPr>
        <w:tab/>
      </w:r>
      <w:r w:rsidR="00245150" w:rsidRPr="004A3BDF">
        <w:rPr>
          <w:rFonts w:cs="Arial"/>
          <w:i/>
          <w:color w:val="FF0000"/>
          <w:sz w:val="24"/>
          <w:szCs w:val="24"/>
        </w:rPr>
        <w:t>Size: 1 Octet</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245150" w:rsidRPr="004A3BDF" w14:paraId="5F22B1A0" w14:textId="77777777" w:rsidTr="007E5759">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18331813" w14:textId="77777777" w:rsidR="00245150" w:rsidRPr="004A3BDF" w:rsidRDefault="00245150" w:rsidP="007E5759">
            <w:pPr>
              <w:pStyle w:val="Tableheading"/>
              <w:spacing w:before="96"/>
              <w:rPr>
                <w:rFonts w:cs="Arial"/>
                <w:color w:val="FF0000"/>
                <w:sz w:val="24"/>
                <w:szCs w:val="24"/>
              </w:rPr>
            </w:pPr>
            <w:r w:rsidRPr="004A3B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7B2F42CD" w14:textId="77777777" w:rsidR="00245150" w:rsidRPr="004A3BDF" w:rsidRDefault="00245150" w:rsidP="007E5759">
            <w:pPr>
              <w:pStyle w:val="Tableheading"/>
              <w:spacing w:before="96"/>
              <w:rPr>
                <w:rFonts w:cs="Arial"/>
                <w:color w:val="FF0000"/>
                <w:sz w:val="24"/>
                <w:szCs w:val="24"/>
              </w:rPr>
            </w:pPr>
            <w:r w:rsidRPr="004A3BDF">
              <w:rPr>
                <w:rFonts w:cs="Arial"/>
                <w:color w:val="FF0000"/>
                <w:sz w:val="24"/>
                <w:szCs w:val="24"/>
              </w:rPr>
              <w:t>Parameter Description</w:t>
            </w:r>
          </w:p>
        </w:tc>
      </w:tr>
      <w:tr w:rsidR="00245150" w:rsidRPr="004A3BDF" w14:paraId="6E22E807" w14:textId="77777777" w:rsidTr="007E5759">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51052A67" w14:textId="02D2EB15" w:rsidR="00245150" w:rsidRPr="004A3BDF" w:rsidRDefault="00245150" w:rsidP="007E5759">
            <w:pPr>
              <w:pStyle w:val="CellBody"/>
              <w:spacing w:before="96"/>
              <w:rPr>
                <w:rFonts w:ascii="Arial" w:hAnsi="Arial" w:cs="Arial"/>
                <w:color w:val="FF0000"/>
                <w:sz w:val="24"/>
                <w:szCs w:val="24"/>
              </w:rPr>
            </w:pPr>
            <w:r w:rsidRPr="004A3BDF">
              <w:rPr>
                <w:rFonts w:ascii="Arial" w:hAnsi="Arial" w:cs="Arial"/>
                <w:color w:val="FF0000"/>
                <w:sz w:val="24"/>
                <w:szCs w:val="24"/>
              </w:rPr>
              <w:t>0x</w:t>
            </w:r>
            <w:r>
              <w:rPr>
                <w:rFonts w:ascii="Arial" w:hAnsi="Arial" w:cs="Arial"/>
                <w:color w:val="FF0000"/>
                <w:sz w:val="24"/>
                <w:szCs w:val="24"/>
              </w:rPr>
              <w:t>00 – 0x</w:t>
            </w:r>
            <w:r w:rsidR="004D4606">
              <w:rPr>
                <w:rFonts w:ascii="Arial" w:hAnsi="Arial" w:cs="Arial"/>
                <w:color w:val="FF0000"/>
                <w:sz w:val="24"/>
                <w:szCs w:val="24"/>
              </w:rPr>
              <w:t>E</w:t>
            </w:r>
            <w:r>
              <w:rPr>
                <w:rFonts w:ascii="Arial" w:hAnsi="Arial" w:cs="Arial"/>
                <w:color w:val="FF0000"/>
                <w:sz w:val="24"/>
                <w:szCs w:val="24"/>
              </w:rPr>
              <w:t>F</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4E38A51B" w14:textId="0DDD3897" w:rsidR="00245150" w:rsidRPr="004A3BDF" w:rsidRDefault="00245150" w:rsidP="007E5759">
            <w:pPr>
              <w:pStyle w:val="CellBody"/>
              <w:spacing w:before="96"/>
              <w:rPr>
                <w:rFonts w:ascii="Arial" w:hAnsi="Arial" w:cs="Arial"/>
                <w:color w:val="FF0000"/>
                <w:sz w:val="24"/>
                <w:szCs w:val="24"/>
              </w:rPr>
            </w:pPr>
            <w:r w:rsidRPr="004A3BDF">
              <w:rPr>
                <w:rFonts w:ascii="Arial" w:hAnsi="Arial" w:cs="Arial"/>
                <w:color w:val="FF0000"/>
                <w:sz w:val="24"/>
                <w:szCs w:val="24"/>
              </w:rPr>
              <w:t>Used</w:t>
            </w:r>
            <w:r w:rsidR="004D4606">
              <w:rPr>
                <w:rFonts w:ascii="Arial" w:hAnsi="Arial" w:cs="Arial"/>
                <w:color w:val="FF0000"/>
                <w:sz w:val="24"/>
                <w:szCs w:val="24"/>
              </w:rPr>
              <w:t xml:space="preserve"> to identify an advertising set</w:t>
            </w:r>
          </w:p>
        </w:tc>
      </w:tr>
      <w:tr w:rsidR="004D4606" w:rsidRPr="004A3BDF" w14:paraId="535A79D4" w14:textId="77777777" w:rsidTr="007E5759">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412F8CD4" w14:textId="2C92A311" w:rsidR="004D4606" w:rsidRDefault="004D4606" w:rsidP="007E5759">
            <w:pPr>
              <w:pStyle w:val="CellBody"/>
              <w:spacing w:before="96"/>
              <w:rPr>
                <w:rFonts w:ascii="Arial" w:hAnsi="Arial" w:cs="Arial"/>
                <w:color w:val="FF0000"/>
                <w:sz w:val="24"/>
                <w:szCs w:val="24"/>
              </w:rPr>
            </w:pPr>
            <w:r>
              <w:rPr>
                <w:rFonts w:ascii="Arial" w:hAnsi="Arial" w:cs="Arial"/>
                <w:color w:val="FF0000"/>
                <w:sz w:val="24"/>
                <w:szCs w:val="24"/>
              </w:rPr>
              <w:t>All other values</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583A65A6" w14:textId="10868F3B" w:rsidR="004D4606" w:rsidRDefault="004D4606" w:rsidP="007E5759">
            <w:pPr>
              <w:pStyle w:val="CellBody"/>
              <w:spacing w:before="96"/>
              <w:rPr>
                <w:rFonts w:ascii="Arial" w:hAnsi="Arial" w:cs="Arial"/>
                <w:color w:val="FF0000"/>
                <w:sz w:val="24"/>
                <w:szCs w:val="24"/>
              </w:rPr>
            </w:pPr>
            <w:r>
              <w:rPr>
                <w:rFonts w:ascii="Arial" w:hAnsi="Arial" w:cs="Arial"/>
                <w:color w:val="FF0000"/>
                <w:sz w:val="24"/>
                <w:szCs w:val="24"/>
              </w:rPr>
              <w:t>Reserved for future use</w:t>
            </w:r>
          </w:p>
        </w:tc>
      </w:tr>
    </w:tbl>
    <w:p w14:paraId="4C2C51F9" w14:textId="77777777" w:rsidR="00245150" w:rsidRDefault="00245150" w:rsidP="00245150">
      <w:pPr>
        <w:spacing w:after="0"/>
        <w:rPr>
          <w:rFonts w:cs="Arial"/>
          <w:i/>
          <w:color w:val="FF0000"/>
          <w:sz w:val="24"/>
          <w:szCs w:val="24"/>
        </w:rPr>
      </w:pPr>
    </w:p>
    <w:p w14:paraId="5B5199FE" w14:textId="77777777" w:rsidR="00245150" w:rsidRPr="004A3BDF" w:rsidRDefault="00245150" w:rsidP="00245150">
      <w:pPr>
        <w:spacing w:after="0"/>
        <w:rPr>
          <w:rFonts w:cs="Arial"/>
          <w:i/>
          <w:color w:val="FF0000"/>
          <w:sz w:val="24"/>
          <w:szCs w:val="24"/>
        </w:rPr>
      </w:pPr>
      <w:r>
        <w:rPr>
          <w:rFonts w:cs="Arial"/>
          <w:i/>
          <w:color w:val="FF0000"/>
          <w:sz w:val="24"/>
          <w:szCs w:val="24"/>
        </w:rPr>
        <w:t>Operation</w:t>
      </w:r>
      <w:r w:rsidRPr="004A3BDF">
        <w:rPr>
          <w:rFonts w:cs="Arial"/>
          <w:i/>
          <w:color w:val="FF0000"/>
          <w:sz w:val="24"/>
          <w:szCs w:val="24"/>
        </w:rPr>
        <w:t>:</w:t>
      </w:r>
      <w:r>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t>Size: 1 Octet</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245150" w:rsidRPr="004A3BDF" w14:paraId="1757D763" w14:textId="77777777" w:rsidTr="007E5759">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648D8BA0" w14:textId="77777777" w:rsidR="00245150" w:rsidRPr="004A3BDF" w:rsidRDefault="00245150" w:rsidP="007E5759">
            <w:pPr>
              <w:pStyle w:val="Tableheading"/>
              <w:spacing w:before="96"/>
              <w:rPr>
                <w:rFonts w:cs="Arial"/>
                <w:color w:val="FF0000"/>
                <w:sz w:val="24"/>
                <w:szCs w:val="24"/>
              </w:rPr>
            </w:pPr>
            <w:r w:rsidRPr="004A3B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2532579D" w14:textId="77777777" w:rsidR="00245150" w:rsidRPr="004A3BDF" w:rsidRDefault="00245150" w:rsidP="007E5759">
            <w:pPr>
              <w:pStyle w:val="Tableheading"/>
              <w:spacing w:before="96"/>
              <w:rPr>
                <w:rFonts w:cs="Arial"/>
                <w:color w:val="FF0000"/>
                <w:sz w:val="24"/>
                <w:szCs w:val="24"/>
              </w:rPr>
            </w:pPr>
            <w:r w:rsidRPr="004A3BDF">
              <w:rPr>
                <w:rFonts w:cs="Arial"/>
                <w:color w:val="FF0000"/>
                <w:sz w:val="24"/>
                <w:szCs w:val="24"/>
              </w:rPr>
              <w:t>Parameter Description</w:t>
            </w:r>
          </w:p>
        </w:tc>
      </w:tr>
      <w:tr w:rsidR="00245150" w:rsidRPr="004A3BDF" w14:paraId="5B1F943A" w14:textId="77777777" w:rsidTr="007E5759">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1FEEB108" w14:textId="77777777" w:rsidR="00245150" w:rsidRPr="004A3BDF" w:rsidRDefault="00245150" w:rsidP="007E5759">
            <w:pPr>
              <w:pStyle w:val="CellBody"/>
              <w:spacing w:before="96"/>
              <w:rPr>
                <w:rFonts w:ascii="Arial" w:hAnsi="Arial" w:cs="Arial"/>
                <w:color w:val="FF0000"/>
                <w:sz w:val="24"/>
                <w:szCs w:val="24"/>
              </w:rPr>
            </w:pPr>
            <w:r>
              <w:rPr>
                <w:rFonts w:ascii="Arial" w:hAnsi="Arial" w:cs="Arial"/>
                <w:color w:val="FF0000"/>
                <w:sz w:val="24"/>
                <w:szCs w:val="24"/>
              </w:rPr>
              <w:t>0x00</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230A3EFF" w14:textId="77777777" w:rsidR="00245150" w:rsidRPr="004A3BDF" w:rsidRDefault="008A3536" w:rsidP="000C72A9">
            <w:pPr>
              <w:pStyle w:val="CellBody"/>
              <w:spacing w:before="96"/>
              <w:rPr>
                <w:rFonts w:ascii="Arial" w:hAnsi="Arial" w:cs="Arial"/>
                <w:color w:val="FF0000"/>
                <w:sz w:val="24"/>
                <w:szCs w:val="24"/>
              </w:rPr>
            </w:pPr>
            <w:r>
              <w:rPr>
                <w:rFonts w:ascii="Arial" w:hAnsi="Arial" w:cs="Arial"/>
                <w:color w:val="FF0000"/>
                <w:sz w:val="24"/>
                <w:szCs w:val="24"/>
              </w:rPr>
              <w:t>Intermediate fragment of fragmented</w:t>
            </w:r>
            <w:r w:rsidR="00245150">
              <w:rPr>
                <w:rFonts w:ascii="Arial" w:hAnsi="Arial" w:cs="Arial"/>
                <w:color w:val="FF0000"/>
                <w:sz w:val="24"/>
                <w:szCs w:val="24"/>
              </w:rPr>
              <w:t xml:space="preserve"> </w:t>
            </w:r>
            <w:r w:rsidR="007137D2">
              <w:rPr>
                <w:rFonts w:ascii="Arial" w:hAnsi="Arial" w:cs="Arial"/>
                <w:color w:val="FF0000"/>
                <w:sz w:val="24"/>
                <w:szCs w:val="24"/>
              </w:rPr>
              <w:t xml:space="preserve">periodic </w:t>
            </w:r>
            <w:r w:rsidR="00245150">
              <w:rPr>
                <w:rFonts w:ascii="Arial" w:hAnsi="Arial" w:cs="Arial"/>
                <w:color w:val="FF0000"/>
                <w:sz w:val="24"/>
                <w:szCs w:val="24"/>
              </w:rPr>
              <w:t>advertising data</w:t>
            </w:r>
          </w:p>
        </w:tc>
      </w:tr>
      <w:tr w:rsidR="00245150" w:rsidRPr="004A3BDF" w14:paraId="26F715E7" w14:textId="77777777" w:rsidTr="007E5759">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65865BDF" w14:textId="77777777" w:rsidR="00245150" w:rsidRDefault="00245150" w:rsidP="007E5759">
            <w:pPr>
              <w:pStyle w:val="CellBody"/>
              <w:spacing w:before="96"/>
              <w:rPr>
                <w:rFonts w:ascii="Arial" w:hAnsi="Arial" w:cs="Arial"/>
                <w:color w:val="FF0000"/>
                <w:sz w:val="24"/>
                <w:szCs w:val="24"/>
              </w:rPr>
            </w:pPr>
            <w:r>
              <w:rPr>
                <w:rFonts w:ascii="Arial" w:hAnsi="Arial" w:cs="Arial"/>
                <w:color w:val="FF0000"/>
                <w:sz w:val="24"/>
                <w:szCs w:val="24"/>
              </w:rPr>
              <w:t>0x01</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6E7F5BF1" w14:textId="77777777" w:rsidR="00245150" w:rsidRDefault="00EB2A15" w:rsidP="00320D0C">
            <w:pPr>
              <w:pStyle w:val="CellBody"/>
              <w:spacing w:before="96"/>
              <w:rPr>
                <w:rFonts w:ascii="Arial" w:hAnsi="Arial" w:cs="Arial"/>
                <w:color w:val="FF0000"/>
                <w:sz w:val="24"/>
                <w:szCs w:val="24"/>
              </w:rPr>
            </w:pPr>
            <w:r>
              <w:rPr>
                <w:rFonts w:ascii="Arial" w:hAnsi="Arial" w:cs="Arial"/>
                <w:color w:val="FF0000"/>
                <w:sz w:val="24"/>
                <w:szCs w:val="24"/>
              </w:rPr>
              <w:t xml:space="preserve">First fragment of </w:t>
            </w:r>
            <w:r w:rsidR="008A3536">
              <w:rPr>
                <w:rFonts w:ascii="Arial" w:hAnsi="Arial" w:cs="Arial"/>
                <w:color w:val="FF0000"/>
                <w:sz w:val="24"/>
                <w:szCs w:val="24"/>
              </w:rPr>
              <w:t>fragmented</w:t>
            </w:r>
            <w:r w:rsidR="00245150">
              <w:rPr>
                <w:rFonts w:ascii="Arial" w:hAnsi="Arial" w:cs="Arial"/>
                <w:color w:val="FF0000"/>
                <w:sz w:val="24"/>
                <w:szCs w:val="24"/>
              </w:rPr>
              <w:t xml:space="preserve"> </w:t>
            </w:r>
            <w:r w:rsidR="00320D0C">
              <w:rPr>
                <w:rFonts w:ascii="Arial" w:hAnsi="Arial" w:cs="Arial"/>
                <w:color w:val="FF0000"/>
                <w:sz w:val="24"/>
                <w:szCs w:val="24"/>
              </w:rPr>
              <w:t xml:space="preserve">periodic </w:t>
            </w:r>
            <w:r w:rsidR="00245150">
              <w:rPr>
                <w:rFonts w:ascii="Arial" w:hAnsi="Arial" w:cs="Arial"/>
                <w:color w:val="FF0000"/>
                <w:sz w:val="24"/>
                <w:szCs w:val="24"/>
              </w:rPr>
              <w:t>advertising data</w:t>
            </w:r>
          </w:p>
        </w:tc>
      </w:tr>
      <w:tr w:rsidR="00245150" w:rsidRPr="004A3BDF" w14:paraId="11AC2976" w14:textId="77777777" w:rsidTr="007E5759">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70100160" w14:textId="77777777" w:rsidR="00245150" w:rsidRDefault="00245150" w:rsidP="007E5759">
            <w:pPr>
              <w:pStyle w:val="CellBody"/>
              <w:spacing w:before="96"/>
              <w:rPr>
                <w:rFonts w:ascii="Arial" w:hAnsi="Arial" w:cs="Arial"/>
                <w:color w:val="FF0000"/>
                <w:sz w:val="24"/>
                <w:szCs w:val="24"/>
              </w:rPr>
            </w:pPr>
            <w:r>
              <w:rPr>
                <w:rFonts w:ascii="Arial" w:hAnsi="Arial" w:cs="Arial"/>
                <w:color w:val="FF0000"/>
                <w:sz w:val="24"/>
                <w:szCs w:val="24"/>
              </w:rPr>
              <w:t>0x02</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3111C480" w14:textId="77777777" w:rsidR="00245150" w:rsidRDefault="00EB2A15" w:rsidP="00320D0C">
            <w:pPr>
              <w:pStyle w:val="CellBody"/>
              <w:spacing w:before="96"/>
              <w:rPr>
                <w:rFonts w:ascii="Arial" w:hAnsi="Arial" w:cs="Arial"/>
                <w:color w:val="FF0000"/>
                <w:sz w:val="24"/>
                <w:szCs w:val="24"/>
              </w:rPr>
            </w:pPr>
            <w:r>
              <w:rPr>
                <w:rFonts w:ascii="Arial" w:hAnsi="Arial" w:cs="Arial"/>
                <w:color w:val="FF0000"/>
                <w:sz w:val="24"/>
                <w:szCs w:val="24"/>
              </w:rPr>
              <w:t xml:space="preserve">Last fragment of </w:t>
            </w:r>
            <w:r w:rsidR="008A3536">
              <w:rPr>
                <w:rFonts w:ascii="Arial" w:hAnsi="Arial" w:cs="Arial"/>
                <w:color w:val="FF0000"/>
                <w:sz w:val="24"/>
                <w:szCs w:val="24"/>
              </w:rPr>
              <w:t>fragmented</w:t>
            </w:r>
            <w:r w:rsidR="00245150">
              <w:rPr>
                <w:rFonts w:ascii="Arial" w:hAnsi="Arial" w:cs="Arial"/>
                <w:color w:val="FF0000"/>
                <w:sz w:val="24"/>
                <w:szCs w:val="24"/>
              </w:rPr>
              <w:t xml:space="preserve"> </w:t>
            </w:r>
            <w:r w:rsidR="00320D0C">
              <w:rPr>
                <w:rFonts w:ascii="Arial" w:hAnsi="Arial" w:cs="Arial"/>
                <w:color w:val="FF0000"/>
                <w:sz w:val="24"/>
                <w:szCs w:val="24"/>
              </w:rPr>
              <w:t xml:space="preserve">periodic </w:t>
            </w:r>
            <w:r w:rsidR="00245150">
              <w:rPr>
                <w:rFonts w:ascii="Arial" w:hAnsi="Arial" w:cs="Arial"/>
                <w:color w:val="FF0000"/>
                <w:sz w:val="24"/>
                <w:szCs w:val="24"/>
              </w:rPr>
              <w:t>advertising data</w:t>
            </w:r>
          </w:p>
        </w:tc>
      </w:tr>
      <w:tr w:rsidR="004323AA" w:rsidRPr="004A3BDF" w14:paraId="4E446E34" w14:textId="77777777" w:rsidTr="007E5759">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14BF47DF" w14:textId="77777777" w:rsidR="004323AA" w:rsidRDefault="004323AA" w:rsidP="004323AA">
            <w:pPr>
              <w:pStyle w:val="CellBody"/>
              <w:spacing w:before="96"/>
              <w:rPr>
                <w:rFonts w:ascii="Arial" w:hAnsi="Arial" w:cs="Arial"/>
                <w:color w:val="FF0000"/>
                <w:sz w:val="24"/>
                <w:szCs w:val="24"/>
              </w:rPr>
            </w:pPr>
            <w:r>
              <w:rPr>
                <w:rFonts w:ascii="Arial" w:hAnsi="Arial" w:cs="Arial"/>
                <w:color w:val="FF0000"/>
                <w:sz w:val="24"/>
                <w:szCs w:val="24"/>
              </w:rPr>
              <w:t>0x03</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0934EBBD" w14:textId="5EB5F4C8" w:rsidR="004323AA" w:rsidRDefault="004323AA" w:rsidP="004B2A71">
            <w:pPr>
              <w:pStyle w:val="CellBody"/>
              <w:spacing w:before="96"/>
              <w:rPr>
                <w:rFonts w:ascii="Arial" w:hAnsi="Arial" w:cs="Arial"/>
                <w:color w:val="FF0000"/>
                <w:sz w:val="24"/>
                <w:szCs w:val="24"/>
              </w:rPr>
            </w:pPr>
            <w:r>
              <w:rPr>
                <w:rFonts w:ascii="Arial" w:hAnsi="Arial" w:cs="Arial"/>
                <w:color w:val="FF0000"/>
                <w:sz w:val="24"/>
                <w:szCs w:val="24"/>
              </w:rPr>
              <w:t xml:space="preserve">Complete </w:t>
            </w:r>
            <w:r w:rsidR="00355247">
              <w:rPr>
                <w:rFonts w:ascii="Arial" w:hAnsi="Arial" w:cs="Arial"/>
                <w:color w:val="FF0000"/>
                <w:sz w:val="24"/>
                <w:szCs w:val="24"/>
              </w:rPr>
              <w:t>periodic</w:t>
            </w:r>
            <w:r>
              <w:rPr>
                <w:rFonts w:ascii="Arial" w:hAnsi="Arial" w:cs="Arial"/>
                <w:color w:val="FF0000"/>
                <w:sz w:val="24"/>
                <w:szCs w:val="24"/>
              </w:rPr>
              <w:t xml:space="preserve"> advertising data</w:t>
            </w:r>
          </w:p>
        </w:tc>
      </w:tr>
      <w:tr w:rsidR="00245150" w:rsidRPr="004A3BDF" w14:paraId="7EAB2B59" w14:textId="77777777" w:rsidTr="007E5759">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2AC1C0EC" w14:textId="77777777" w:rsidR="00245150" w:rsidRDefault="000F6295" w:rsidP="007E5759">
            <w:pPr>
              <w:pStyle w:val="CellBody"/>
              <w:spacing w:before="96"/>
              <w:rPr>
                <w:rFonts w:ascii="Arial" w:hAnsi="Arial" w:cs="Arial"/>
                <w:color w:val="FF0000"/>
                <w:sz w:val="24"/>
                <w:szCs w:val="24"/>
              </w:rPr>
            </w:pPr>
            <w:r>
              <w:rPr>
                <w:rFonts w:ascii="Arial" w:hAnsi="Arial" w:cs="Arial"/>
                <w:color w:val="FF0000"/>
                <w:sz w:val="24"/>
                <w:szCs w:val="24"/>
              </w:rPr>
              <w:t>All other values</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6612EA16" w14:textId="77777777" w:rsidR="00245150" w:rsidRDefault="00245150" w:rsidP="007E5759">
            <w:pPr>
              <w:pStyle w:val="CellBody"/>
              <w:spacing w:before="96"/>
              <w:rPr>
                <w:rFonts w:ascii="Arial" w:hAnsi="Arial" w:cs="Arial"/>
                <w:color w:val="FF0000"/>
                <w:sz w:val="24"/>
                <w:szCs w:val="24"/>
              </w:rPr>
            </w:pPr>
            <w:r>
              <w:rPr>
                <w:rFonts w:ascii="Arial" w:hAnsi="Arial" w:cs="Arial"/>
                <w:color w:val="FF0000"/>
                <w:sz w:val="24"/>
                <w:szCs w:val="24"/>
              </w:rPr>
              <w:t>Reserved for future use</w:t>
            </w:r>
          </w:p>
        </w:tc>
      </w:tr>
    </w:tbl>
    <w:p w14:paraId="07AB01FA" w14:textId="77777777" w:rsidR="00245150" w:rsidRDefault="00245150" w:rsidP="00245150">
      <w:pPr>
        <w:spacing w:after="0"/>
        <w:rPr>
          <w:rFonts w:cs="Arial"/>
          <w:i/>
          <w:color w:val="FF0000"/>
          <w:sz w:val="24"/>
          <w:szCs w:val="24"/>
        </w:rPr>
      </w:pPr>
    </w:p>
    <w:p w14:paraId="4677850C" w14:textId="77777777" w:rsidR="00245150" w:rsidRPr="004A3BDF" w:rsidRDefault="00245150" w:rsidP="00245150">
      <w:pPr>
        <w:spacing w:after="0"/>
        <w:rPr>
          <w:rFonts w:cs="Arial"/>
          <w:i/>
          <w:color w:val="FF0000"/>
          <w:sz w:val="24"/>
          <w:szCs w:val="24"/>
        </w:rPr>
      </w:pPr>
      <w:r>
        <w:rPr>
          <w:rFonts w:cs="Arial"/>
          <w:i/>
          <w:color w:val="FF0000"/>
          <w:sz w:val="24"/>
          <w:szCs w:val="24"/>
        </w:rPr>
        <w:t>Advertising_Data_Length</w:t>
      </w:r>
      <w:r w:rsidRPr="004A3BDF">
        <w:rPr>
          <w:rFonts w:cs="Arial"/>
          <w:i/>
          <w:color w:val="FF0000"/>
          <w:sz w:val="24"/>
          <w:szCs w:val="24"/>
        </w:rPr>
        <w:t>:</w:t>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00770EFE">
        <w:rPr>
          <w:rFonts w:cs="Arial"/>
          <w:i/>
          <w:color w:val="FF0000"/>
          <w:sz w:val="24"/>
          <w:szCs w:val="24"/>
        </w:rPr>
        <w:tab/>
      </w:r>
      <w:r w:rsidR="00770EFE">
        <w:rPr>
          <w:rFonts w:cs="Arial"/>
          <w:i/>
          <w:color w:val="FF0000"/>
          <w:sz w:val="24"/>
          <w:szCs w:val="24"/>
        </w:rPr>
        <w:tab/>
      </w:r>
      <w:r w:rsidRPr="004A3BDF">
        <w:rPr>
          <w:rFonts w:cs="Arial"/>
          <w:i/>
          <w:color w:val="FF0000"/>
          <w:sz w:val="24"/>
          <w:szCs w:val="24"/>
        </w:rPr>
        <w:t>Size: 1 Octet</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245150" w:rsidRPr="004A3BDF" w14:paraId="48E8DA14" w14:textId="77777777" w:rsidTr="007E5759">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72380429" w14:textId="77777777" w:rsidR="00245150" w:rsidRPr="004A3BDF" w:rsidRDefault="00245150" w:rsidP="007E5759">
            <w:pPr>
              <w:pStyle w:val="Tableheading"/>
              <w:spacing w:before="96"/>
              <w:rPr>
                <w:rFonts w:cs="Arial"/>
                <w:color w:val="FF0000"/>
                <w:sz w:val="24"/>
                <w:szCs w:val="24"/>
              </w:rPr>
            </w:pPr>
            <w:r w:rsidRPr="004A3B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6A047AD3" w14:textId="77777777" w:rsidR="00245150" w:rsidRPr="004A3BDF" w:rsidRDefault="00245150" w:rsidP="007E5759">
            <w:pPr>
              <w:pStyle w:val="Tableheading"/>
              <w:spacing w:before="96"/>
              <w:rPr>
                <w:rFonts w:cs="Arial"/>
                <w:color w:val="FF0000"/>
                <w:sz w:val="24"/>
                <w:szCs w:val="24"/>
              </w:rPr>
            </w:pPr>
            <w:r w:rsidRPr="004A3BDF">
              <w:rPr>
                <w:rFonts w:cs="Arial"/>
                <w:color w:val="FF0000"/>
                <w:sz w:val="24"/>
                <w:szCs w:val="24"/>
              </w:rPr>
              <w:t>Parameter Description</w:t>
            </w:r>
          </w:p>
        </w:tc>
      </w:tr>
      <w:tr w:rsidR="00245150" w:rsidRPr="004A3BDF" w14:paraId="1CC6CA3D" w14:textId="77777777" w:rsidTr="007E5759">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2802FA8C" w14:textId="343E95AD" w:rsidR="00245150" w:rsidRPr="004A3BDF" w:rsidRDefault="00245150" w:rsidP="007E5759">
            <w:pPr>
              <w:pStyle w:val="CellBody"/>
              <w:spacing w:before="96"/>
              <w:rPr>
                <w:rFonts w:ascii="Arial" w:hAnsi="Arial" w:cs="Arial"/>
                <w:color w:val="FF0000"/>
                <w:sz w:val="24"/>
                <w:szCs w:val="24"/>
              </w:rPr>
            </w:pPr>
            <w:r>
              <w:rPr>
                <w:rFonts w:ascii="Arial" w:hAnsi="Arial" w:cs="Arial"/>
                <w:color w:val="FF0000"/>
                <w:sz w:val="24"/>
                <w:szCs w:val="24"/>
              </w:rPr>
              <w:t>0 – 2</w:t>
            </w:r>
            <w:ins w:id="255" w:author="Brian A. Redding" w:date="2016-04-13T12:10:00Z">
              <w:r w:rsidR="00584F24">
                <w:rPr>
                  <w:rFonts w:ascii="Arial" w:hAnsi="Arial" w:cs="Arial"/>
                  <w:color w:val="FF0000"/>
                  <w:sz w:val="24"/>
                  <w:szCs w:val="24"/>
                </w:rPr>
                <w:t>52</w:t>
              </w:r>
            </w:ins>
            <w:del w:id="256" w:author="Brian A. Redding" w:date="2016-04-13T12:10:00Z">
              <w:r w:rsidDel="00584F24">
                <w:rPr>
                  <w:rFonts w:ascii="Arial" w:hAnsi="Arial" w:cs="Arial"/>
                  <w:color w:val="FF0000"/>
                  <w:sz w:val="24"/>
                  <w:szCs w:val="24"/>
                </w:rPr>
                <w:delText>37</w:delText>
              </w:r>
            </w:del>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15529910" w14:textId="77777777" w:rsidR="00245150" w:rsidRPr="004A3BDF" w:rsidRDefault="00245150" w:rsidP="00102D4C">
            <w:pPr>
              <w:pStyle w:val="CellBody"/>
              <w:spacing w:before="96"/>
              <w:rPr>
                <w:rFonts w:ascii="Arial" w:hAnsi="Arial" w:cs="Arial"/>
                <w:color w:val="FF0000"/>
                <w:sz w:val="24"/>
                <w:szCs w:val="24"/>
              </w:rPr>
            </w:pPr>
            <w:r>
              <w:rPr>
                <w:rFonts w:ascii="Arial" w:hAnsi="Arial" w:cs="Arial"/>
                <w:color w:val="FF0000"/>
                <w:sz w:val="24"/>
                <w:szCs w:val="24"/>
              </w:rPr>
              <w:t>The number of octets in the Advertising Data</w:t>
            </w:r>
            <w:r w:rsidR="00102D4C">
              <w:rPr>
                <w:rFonts w:ascii="Arial" w:hAnsi="Arial" w:cs="Arial"/>
                <w:color w:val="FF0000"/>
                <w:sz w:val="24"/>
                <w:szCs w:val="24"/>
              </w:rPr>
              <w:t xml:space="preserve"> parameter</w:t>
            </w:r>
          </w:p>
        </w:tc>
      </w:tr>
      <w:tr w:rsidR="00245150" w:rsidRPr="004A3BDF" w14:paraId="0B674EAE" w14:textId="77777777" w:rsidTr="007E5759">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11494E52" w14:textId="77777777" w:rsidR="00245150" w:rsidDel="00A65224" w:rsidRDefault="000F6295" w:rsidP="007E5759">
            <w:pPr>
              <w:pStyle w:val="CellBody"/>
              <w:spacing w:before="96"/>
              <w:rPr>
                <w:rFonts w:ascii="Arial" w:hAnsi="Arial" w:cs="Arial"/>
                <w:color w:val="FF0000"/>
                <w:sz w:val="24"/>
                <w:szCs w:val="24"/>
              </w:rPr>
            </w:pPr>
            <w:r>
              <w:rPr>
                <w:rFonts w:ascii="Arial" w:hAnsi="Arial" w:cs="Arial"/>
                <w:color w:val="FF0000"/>
                <w:sz w:val="24"/>
                <w:szCs w:val="24"/>
              </w:rPr>
              <w:t>All other values</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444E5031" w14:textId="77777777" w:rsidR="00245150" w:rsidRDefault="00245150" w:rsidP="007E5759">
            <w:pPr>
              <w:pStyle w:val="CellBody"/>
              <w:spacing w:before="96"/>
              <w:rPr>
                <w:rFonts w:ascii="Arial" w:hAnsi="Arial" w:cs="Arial"/>
                <w:color w:val="FF0000"/>
                <w:sz w:val="24"/>
                <w:szCs w:val="24"/>
              </w:rPr>
            </w:pPr>
            <w:r>
              <w:rPr>
                <w:rFonts w:ascii="Arial" w:hAnsi="Arial" w:cs="Arial"/>
                <w:color w:val="FF0000"/>
                <w:sz w:val="24"/>
                <w:szCs w:val="24"/>
              </w:rPr>
              <w:t>Reserved for future use</w:t>
            </w:r>
          </w:p>
        </w:tc>
      </w:tr>
    </w:tbl>
    <w:p w14:paraId="15422BC0" w14:textId="77777777" w:rsidR="00245150" w:rsidRDefault="00245150" w:rsidP="00245150">
      <w:pPr>
        <w:spacing w:after="0"/>
        <w:rPr>
          <w:rFonts w:cs="Arial"/>
          <w:i/>
          <w:color w:val="FF0000"/>
          <w:sz w:val="24"/>
          <w:szCs w:val="24"/>
        </w:rPr>
      </w:pPr>
    </w:p>
    <w:p w14:paraId="2695239E" w14:textId="77777777" w:rsidR="00245150" w:rsidRPr="004A3BDF" w:rsidRDefault="00245150" w:rsidP="00245150">
      <w:pPr>
        <w:spacing w:after="0"/>
        <w:rPr>
          <w:rFonts w:cs="Arial"/>
          <w:i/>
          <w:color w:val="FF0000"/>
          <w:sz w:val="24"/>
          <w:szCs w:val="24"/>
        </w:rPr>
      </w:pPr>
      <w:r>
        <w:rPr>
          <w:rFonts w:cs="Arial"/>
          <w:i/>
          <w:color w:val="FF0000"/>
          <w:sz w:val="24"/>
          <w:szCs w:val="24"/>
        </w:rPr>
        <w:t>Advertising_Data[i]</w:t>
      </w:r>
      <w:r w:rsidRPr="004A3BDF">
        <w:rPr>
          <w:rFonts w:cs="Arial"/>
          <w:i/>
          <w:color w:val="FF0000"/>
          <w:sz w:val="24"/>
          <w:szCs w:val="24"/>
        </w:rPr>
        <w:t>:</w:t>
      </w:r>
      <w:r>
        <w:rPr>
          <w:rFonts w:cs="Arial"/>
          <w:i/>
          <w:color w:val="FF0000"/>
          <w:sz w:val="24"/>
          <w:szCs w:val="24"/>
        </w:rPr>
        <w:t xml:space="preserve">  </w:t>
      </w:r>
      <w:r w:rsidR="007564C0">
        <w:rPr>
          <w:rFonts w:cs="Arial"/>
          <w:i/>
          <w:color w:val="FF0000"/>
          <w:sz w:val="24"/>
          <w:szCs w:val="24"/>
        </w:rPr>
        <w:tab/>
      </w:r>
      <w:r w:rsidR="007564C0">
        <w:rPr>
          <w:rFonts w:cs="Arial"/>
          <w:i/>
          <w:color w:val="FF0000"/>
          <w:sz w:val="24"/>
          <w:szCs w:val="24"/>
        </w:rPr>
        <w:tab/>
      </w:r>
      <w:r w:rsidR="007564C0">
        <w:rPr>
          <w:rFonts w:cs="Arial"/>
          <w:i/>
          <w:color w:val="FF0000"/>
          <w:sz w:val="24"/>
          <w:szCs w:val="24"/>
        </w:rPr>
        <w:tab/>
      </w:r>
      <w:r>
        <w:rPr>
          <w:rFonts w:cs="Arial"/>
          <w:i/>
          <w:color w:val="FF0000"/>
          <w:sz w:val="24"/>
          <w:szCs w:val="24"/>
        </w:rPr>
        <w:t>Size: Advertis</w:t>
      </w:r>
      <w:r w:rsidR="00EF2256">
        <w:rPr>
          <w:rFonts w:cs="Arial"/>
          <w:i/>
          <w:color w:val="FF0000"/>
          <w:sz w:val="24"/>
          <w:szCs w:val="24"/>
        </w:rPr>
        <w:t>i</w:t>
      </w:r>
      <w:r>
        <w:rPr>
          <w:rFonts w:cs="Arial"/>
          <w:i/>
          <w:color w:val="FF0000"/>
          <w:sz w:val="24"/>
          <w:szCs w:val="24"/>
        </w:rPr>
        <w:t>ng_Data_Length * 1</w:t>
      </w:r>
      <w:r w:rsidRPr="004A3BDF">
        <w:rPr>
          <w:rFonts w:cs="Arial"/>
          <w:i/>
          <w:color w:val="FF0000"/>
          <w:sz w:val="24"/>
          <w:szCs w:val="24"/>
        </w:rPr>
        <w:t xml:space="preserve"> Octet</w:t>
      </w:r>
      <w:r>
        <w:rPr>
          <w:rFonts w:cs="Arial"/>
          <w:i/>
          <w:color w:val="FF0000"/>
          <w:sz w:val="24"/>
          <w:szCs w:val="24"/>
        </w:rPr>
        <w:t>s</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245150" w:rsidRPr="004A3BDF" w14:paraId="3721A38E" w14:textId="77777777" w:rsidTr="007E5759">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42842716" w14:textId="77777777" w:rsidR="00245150" w:rsidRPr="004A3BDF" w:rsidRDefault="00245150" w:rsidP="007E5759">
            <w:pPr>
              <w:pStyle w:val="Tableheading"/>
              <w:spacing w:before="96"/>
              <w:rPr>
                <w:rFonts w:cs="Arial"/>
                <w:color w:val="FF0000"/>
                <w:sz w:val="24"/>
                <w:szCs w:val="24"/>
              </w:rPr>
            </w:pPr>
            <w:r w:rsidRPr="004A3B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62DC43CB" w14:textId="77777777" w:rsidR="00245150" w:rsidRPr="004A3BDF" w:rsidRDefault="00245150" w:rsidP="007E5759">
            <w:pPr>
              <w:pStyle w:val="Tableheading"/>
              <w:spacing w:before="96"/>
              <w:rPr>
                <w:rFonts w:cs="Arial"/>
                <w:color w:val="FF0000"/>
                <w:sz w:val="24"/>
                <w:szCs w:val="24"/>
              </w:rPr>
            </w:pPr>
            <w:r w:rsidRPr="004A3BDF">
              <w:rPr>
                <w:rFonts w:cs="Arial"/>
                <w:color w:val="FF0000"/>
                <w:sz w:val="24"/>
                <w:szCs w:val="24"/>
              </w:rPr>
              <w:t>Parameter Description</w:t>
            </w:r>
          </w:p>
        </w:tc>
      </w:tr>
      <w:tr w:rsidR="00245150" w:rsidRPr="004A3BDF" w14:paraId="76859D62" w14:textId="77777777" w:rsidTr="007E5759">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208C4C24" w14:textId="77777777" w:rsidR="00245150" w:rsidRPr="004A3BDF" w:rsidRDefault="00245150" w:rsidP="007E5759">
            <w:pPr>
              <w:pStyle w:val="CellBody"/>
              <w:spacing w:before="96"/>
              <w:rPr>
                <w:rFonts w:ascii="Arial" w:hAnsi="Arial" w:cs="Arial"/>
                <w:color w:val="FF0000"/>
                <w:sz w:val="24"/>
                <w:szCs w:val="24"/>
              </w:rPr>
            </w:pP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4151B47B" w14:textId="77777777" w:rsidR="00245150" w:rsidRPr="004A3BDF" w:rsidRDefault="008469F2" w:rsidP="007E5759">
            <w:pPr>
              <w:pStyle w:val="CellBody"/>
              <w:spacing w:before="96"/>
              <w:rPr>
                <w:rFonts w:ascii="Arial" w:hAnsi="Arial" w:cs="Arial"/>
                <w:color w:val="FF0000"/>
                <w:sz w:val="24"/>
                <w:szCs w:val="24"/>
              </w:rPr>
            </w:pPr>
            <w:r>
              <w:rPr>
                <w:rFonts w:ascii="Arial" w:hAnsi="Arial" w:cs="Arial"/>
                <w:color w:val="FF0000"/>
                <w:sz w:val="24"/>
                <w:szCs w:val="24"/>
              </w:rPr>
              <w:t xml:space="preserve">Periodic advertising </w:t>
            </w:r>
            <w:r w:rsidR="00245150">
              <w:rPr>
                <w:rFonts w:ascii="Arial" w:hAnsi="Arial" w:cs="Arial"/>
                <w:color w:val="FF0000"/>
                <w:sz w:val="24"/>
                <w:szCs w:val="24"/>
              </w:rPr>
              <w:t xml:space="preserve">data formatted as defined in </w:t>
            </w:r>
            <w:r w:rsidR="00245150" w:rsidRPr="009B2BB2">
              <w:rPr>
                <w:rFonts w:ascii="Arial" w:hAnsi="Arial" w:cs="Arial"/>
                <w:color w:val="FF0000"/>
                <w:sz w:val="24"/>
                <w:szCs w:val="24"/>
              </w:rPr>
              <w:t>[Vol 3] Part</w:t>
            </w:r>
            <w:r w:rsidR="00245150">
              <w:rPr>
                <w:rFonts w:ascii="Arial" w:hAnsi="Arial" w:cs="Arial"/>
                <w:color w:val="FF0000"/>
                <w:sz w:val="24"/>
                <w:szCs w:val="24"/>
              </w:rPr>
              <w:t xml:space="preserve"> </w:t>
            </w:r>
            <w:r w:rsidR="00245150" w:rsidRPr="009B2BB2">
              <w:rPr>
                <w:rFonts w:ascii="Arial" w:hAnsi="Arial" w:cs="Arial"/>
                <w:color w:val="FF0000"/>
                <w:sz w:val="24"/>
                <w:szCs w:val="24"/>
              </w:rPr>
              <w:t>C, Section 11.</w:t>
            </w:r>
          </w:p>
        </w:tc>
      </w:tr>
    </w:tbl>
    <w:p w14:paraId="7EF3BC79" w14:textId="77777777" w:rsidR="00245150" w:rsidRDefault="00245150" w:rsidP="00245150">
      <w:pPr>
        <w:rPr>
          <w:b/>
          <w:color w:val="FF0000"/>
        </w:rPr>
      </w:pPr>
    </w:p>
    <w:p w14:paraId="6792622B" w14:textId="77777777" w:rsidR="00245150" w:rsidRPr="00760353" w:rsidRDefault="00245150" w:rsidP="00245150">
      <w:pPr>
        <w:rPr>
          <w:rStyle w:val="Strong"/>
          <w:bCs w:val="0"/>
          <w:color w:val="FF0000"/>
        </w:rPr>
      </w:pPr>
      <w:r w:rsidRPr="005818E1">
        <w:rPr>
          <w:b/>
          <w:color w:val="FF0000"/>
        </w:rPr>
        <w:t>Return Parameters:</w:t>
      </w:r>
    </w:p>
    <w:p w14:paraId="75CD0155" w14:textId="77777777" w:rsidR="00245150" w:rsidRPr="004A3BDF" w:rsidRDefault="00245150" w:rsidP="00245150">
      <w:pPr>
        <w:spacing w:after="0"/>
        <w:rPr>
          <w:rFonts w:cs="Arial"/>
          <w:i/>
          <w:color w:val="FF0000"/>
          <w:sz w:val="24"/>
          <w:szCs w:val="24"/>
        </w:rPr>
      </w:pPr>
      <w:r w:rsidRPr="004A3BDF">
        <w:rPr>
          <w:rFonts w:cs="Arial"/>
          <w:i/>
          <w:color w:val="FF0000"/>
          <w:sz w:val="24"/>
          <w:szCs w:val="24"/>
        </w:rPr>
        <w:t>Status:</w:t>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t>Size: 1 Octet</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245150" w:rsidRPr="004A3BDF" w14:paraId="299E3214" w14:textId="77777777" w:rsidTr="007E5759">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54B9016E" w14:textId="77777777" w:rsidR="00245150" w:rsidRPr="004A3BDF" w:rsidRDefault="00245150" w:rsidP="007E5759">
            <w:pPr>
              <w:pStyle w:val="Tableheading"/>
              <w:spacing w:before="96"/>
              <w:rPr>
                <w:rFonts w:cs="Arial"/>
                <w:color w:val="FF0000"/>
                <w:sz w:val="24"/>
                <w:szCs w:val="24"/>
              </w:rPr>
            </w:pPr>
            <w:r w:rsidRPr="004A3B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5878B3FF" w14:textId="77777777" w:rsidR="00245150" w:rsidRPr="004A3BDF" w:rsidRDefault="00245150" w:rsidP="007E5759">
            <w:pPr>
              <w:pStyle w:val="Tableheading"/>
              <w:spacing w:before="96"/>
              <w:rPr>
                <w:rFonts w:cs="Arial"/>
                <w:color w:val="FF0000"/>
                <w:sz w:val="24"/>
                <w:szCs w:val="24"/>
              </w:rPr>
            </w:pPr>
            <w:r w:rsidRPr="004A3BDF">
              <w:rPr>
                <w:rFonts w:cs="Arial"/>
                <w:color w:val="FF0000"/>
                <w:sz w:val="24"/>
                <w:szCs w:val="24"/>
              </w:rPr>
              <w:t>Parameter Description</w:t>
            </w:r>
          </w:p>
        </w:tc>
      </w:tr>
      <w:tr w:rsidR="00245150" w:rsidRPr="004A3BDF" w14:paraId="4CFC38F7" w14:textId="77777777" w:rsidTr="007E5759">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34F3E715" w14:textId="77777777" w:rsidR="00245150" w:rsidRPr="004A3BDF" w:rsidRDefault="00245150" w:rsidP="007E5759">
            <w:pPr>
              <w:pStyle w:val="CellBody"/>
              <w:spacing w:before="96"/>
              <w:rPr>
                <w:rFonts w:ascii="Arial" w:hAnsi="Arial" w:cs="Arial"/>
                <w:color w:val="FF0000"/>
                <w:sz w:val="24"/>
                <w:szCs w:val="24"/>
              </w:rPr>
            </w:pPr>
            <w:r w:rsidRPr="004A3BDF">
              <w:rPr>
                <w:rFonts w:ascii="Arial" w:hAnsi="Arial" w:cs="Arial"/>
                <w:color w:val="FF0000"/>
                <w:sz w:val="24"/>
                <w:szCs w:val="24"/>
              </w:rPr>
              <w:t>0x00</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0BF4E4DA" w14:textId="77777777" w:rsidR="00245150" w:rsidRPr="004A3BDF" w:rsidRDefault="00245150" w:rsidP="00B8531B">
            <w:pPr>
              <w:pStyle w:val="CellBody"/>
              <w:spacing w:before="96"/>
              <w:rPr>
                <w:rFonts w:ascii="Arial" w:hAnsi="Arial" w:cs="Arial"/>
                <w:color w:val="FF0000"/>
                <w:sz w:val="24"/>
                <w:szCs w:val="24"/>
              </w:rPr>
            </w:pPr>
            <w:r w:rsidRPr="004A3BDF">
              <w:rPr>
                <w:rFonts w:ascii="Arial" w:hAnsi="Arial" w:cs="Arial"/>
                <w:color w:val="FF0000"/>
                <w:sz w:val="24"/>
                <w:szCs w:val="24"/>
              </w:rPr>
              <w:t>HCI_LE_Set_</w:t>
            </w:r>
            <w:r w:rsidR="00B8531B">
              <w:rPr>
                <w:rFonts w:ascii="Arial" w:hAnsi="Arial" w:cs="Arial"/>
                <w:color w:val="FF0000"/>
                <w:sz w:val="24"/>
                <w:szCs w:val="24"/>
              </w:rPr>
              <w:t>Periodic</w:t>
            </w:r>
            <w:r w:rsidRPr="004A3BDF">
              <w:rPr>
                <w:rFonts w:ascii="Arial" w:hAnsi="Arial" w:cs="Arial"/>
                <w:color w:val="FF0000"/>
                <w:sz w:val="24"/>
                <w:szCs w:val="24"/>
              </w:rPr>
              <w:t>_Advertising_Data command succeeded</w:t>
            </w:r>
          </w:p>
        </w:tc>
      </w:tr>
      <w:tr w:rsidR="00245150" w:rsidRPr="004A3BDF" w14:paraId="477EE9FE" w14:textId="77777777" w:rsidTr="007E5759">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0322374C" w14:textId="77777777" w:rsidR="00245150" w:rsidRPr="004A3BDF" w:rsidRDefault="00245150" w:rsidP="007E5759">
            <w:pPr>
              <w:pStyle w:val="CellBody"/>
              <w:spacing w:before="96"/>
              <w:rPr>
                <w:rFonts w:ascii="Arial" w:hAnsi="Arial" w:cs="Arial"/>
                <w:color w:val="FF0000"/>
                <w:sz w:val="24"/>
                <w:szCs w:val="24"/>
              </w:rPr>
            </w:pPr>
            <w:r w:rsidRPr="004A3BDF">
              <w:rPr>
                <w:rFonts w:ascii="Arial" w:hAnsi="Arial" w:cs="Arial"/>
                <w:color w:val="FF0000"/>
                <w:sz w:val="24"/>
                <w:szCs w:val="24"/>
              </w:rPr>
              <w:t>0x01</w:t>
            </w:r>
            <w:r>
              <w:rPr>
                <w:rFonts w:ascii="Arial" w:hAnsi="Arial" w:cs="Arial"/>
                <w:color w:val="FF0000"/>
                <w:sz w:val="24"/>
                <w:szCs w:val="24"/>
              </w:rPr>
              <w:t xml:space="preserve"> – </w:t>
            </w:r>
            <w:r w:rsidRPr="004A3BDF">
              <w:rPr>
                <w:rFonts w:ascii="Arial" w:hAnsi="Arial" w:cs="Arial"/>
                <w:color w:val="FF0000"/>
                <w:sz w:val="24"/>
                <w:szCs w:val="24"/>
              </w:rPr>
              <w:t>0xFF</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52B010BC" w14:textId="77777777" w:rsidR="00245150" w:rsidRPr="004A3BDF" w:rsidRDefault="00245150" w:rsidP="005639D4">
            <w:pPr>
              <w:pStyle w:val="CellBody"/>
              <w:spacing w:before="96"/>
              <w:rPr>
                <w:rFonts w:ascii="Arial" w:hAnsi="Arial" w:cs="Arial"/>
                <w:color w:val="FF0000"/>
                <w:sz w:val="24"/>
                <w:szCs w:val="24"/>
                <w:lang w:val="en-GB"/>
              </w:rPr>
            </w:pPr>
            <w:r w:rsidRPr="004A3BDF">
              <w:rPr>
                <w:rFonts w:ascii="Arial" w:hAnsi="Arial" w:cs="Arial"/>
                <w:color w:val="FF0000"/>
                <w:sz w:val="24"/>
                <w:szCs w:val="24"/>
              </w:rPr>
              <w:t>HCI_LE_Set_</w:t>
            </w:r>
            <w:r w:rsidR="005639D4">
              <w:rPr>
                <w:rFonts w:ascii="Arial" w:hAnsi="Arial" w:cs="Arial"/>
                <w:color w:val="FF0000"/>
                <w:sz w:val="24"/>
                <w:szCs w:val="24"/>
              </w:rPr>
              <w:t>Periodic</w:t>
            </w:r>
            <w:r w:rsidRPr="004A3BDF">
              <w:rPr>
                <w:rFonts w:ascii="Arial" w:hAnsi="Arial" w:cs="Arial"/>
                <w:color w:val="FF0000"/>
                <w:sz w:val="24"/>
                <w:szCs w:val="24"/>
              </w:rPr>
              <w:t xml:space="preserve">_Advertising_Data command failed. </w:t>
            </w:r>
            <w:r w:rsidRPr="004A3BDF">
              <w:rPr>
                <w:rFonts w:ascii="Arial" w:hAnsi="Arial" w:cs="Arial"/>
                <w:color w:val="FF0000"/>
                <w:sz w:val="24"/>
                <w:szCs w:val="24"/>
                <w:lang w:val="en-GB"/>
              </w:rPr>
              <w:t>See [Vol 2] Part D, Error Codes for a list of error codes and descriptions.</w:t>
            </w:r>
          </w:p>
        </w:tc>
      </w:tr>
    </w:tbl>
    <w:p w14:paraId="6AE3A31E" w14:textId="77777777" w:rsidR="00245150" w:rsidRDefault="00245150" w:rsidP="00245150">
      <w:pPr>
        <w:autoSpaceDE w:val="0"/>
        <w:autoSpaceDN w:val="0"/>
        <w:adjustRightInd w:val="0"/>
        <w:spacing w:after="0" w:line="240" w:lineRule="auto"/>
        <w:rPr>
          <w:rFonts w:cs="Arial"/>
          <w:b/>
          <w:bCs/>
          <w:sz w:val="24"/>
          <w:szCs w:val="24"/>
          <w:lang w:val="en-GB"/>
        </w:rPr>
      </w:pPr>
    </w:p>
    <w:p w14:paraId="39F59AAD" w14:textId="77777777" w:rsidR="00245150" w:rsidRPr="001C6654" w:rsidRDefault="00245150" w:rsidP="00245150">
      <w:pPr>
        <w:autoSpaceDE w:val="0"/>
        <w:autoSpaceDN w:val="0"/>
        <w:adjustRightInd w:val="0"/>
        <w:spacing w:after="0" w:line="240" w:lineRule="auto"/>
        <w:rPr>
          <w:rFonts w:cs="Arial"/>
          <w:b/>
          <w:bCs/>
          <w:color w:val="FF0000"/>
          <w:sz w:val="24"/>
          <w:szCs w:val="24"/>
          <w:lang w:val="en-GB"/>
        </w:rPr>
      </w:pPr>
      <w:r w:rsidRPr="001C6654">
        <w:rPr>
          <w:rFonts w:cs="Arial"/>
          <w:b/>
          <w:bCs/>
          <w:color w:val="FF0000"/>
          <w:sz w:val="24"/>
          <w:szCs w:val="24"/>
          <w:lang w:val="en-GB"/>
        </w:rPr>
        <w:t>Event(s) Generated (unless masked away):</w:t>
      </w:r>
    </w:p>
    <w:p w14:paraId="1E3BC487" w14:textId="77777777" w:rsidR="00245150" w:rsidRPr="001C6654" w:rsidRDefault="00245150" w:rsidP="00245150">
      <w:pPr>
        <w:autoSpaceDE w:val="0"/>
        <w:autoSpaceDN w:val="0"/>
        <w:adjustRightInd w:val="0"/>
        <w:spacing w:after="0" w:line="240" w:lineRule="auto"/>
        <w:rPr>
          <w:rFonts w:cs="Arial"/>
          <w:color w:val="FF0000"/>
          <w:sz w:val="24"/>
          <w:szCs w:val="24"/>
        </w:rPr>
      </w:pPr>
      <w:r w:rsidRPr="001C6654">
        <w:rPr>
          <w:rFonts w:cs="Arial"/>
          <w:color w:val="FF0000"/>
          <w:sz w:val="24"/>
          <w:szCs w:val="24"/>
          <w:lang w:val="en-GB"/>
        </w:rPr>
        <w:t>When the LE_Set_</w:t>
      </w:r>
      <w:r w:rsidR="00B8531B">
        <w:rPr>
          <w:rFonts w:cs="Arial"/>
          <w:color w:val="FF0000"/>
          <w:sz w:val="24"/>
          <w:szCs w:val="24"/>
          <w:lang w:val="en-GB"/>
        </w:rPr>
        <w:t>Periodic</w:t>
      </w:r>
      <w:r>
        <w:rPr>
          <w:rFonts w:cs="Arial"/>
          <w:color w:val="FF0000"/>
          <w:sz w:val="24"/>
          <w:szCs w:val="24"/>
          <w:lang w:val="en-GB"/>
        </w:rPr>
        <w:t>_</w:t>
      </w:r>
      <w:r w:rsidRPr="001C6654">
        <w:rPr>
          <w:rFonts w:cs="Arial"/>
          <w:color w:val="FF0000"/>
          <w:sz w:val="24"/>
          <w:szCs w:val="24"/>
          <w:lang w:val="en-GB"/>
        </w:rPr>
        <w:t>Advertising_Data command has completed, a Command Complete event shall be generated.</w:t>
      </w:r>
    </w:p>
    <w:p w14:paraId="75EF352C" w14:textId="77777777" w:rsidR="00245150" w:rsidRPr="001C6654" w:rsidRDefault="00245150" w:rsidP="00E40CCE">
      <w:pPr>
        <w:autoSpaceDE w:val="0"/>
        <w:autoSpaceDN w:val="0"/>
        <w:adjustRightInd w:val="0"/>
        <w:spacing w:after="0" w:line="240" w:lineRule="auto"/>
        <w:rPr>
          <w:rFonts w:cs="Arial"/>
          <w:color w:val="FF0000"/>
          <w:sz w:val="24"/>
          <w:szCs w:val="24"/>
        </w:rPr>
      </w:pPr>
    </w:p>
    <w:p w14:paraId="74D7D9C9" w14:textId="77777777" w:rsidR="00843942" w:rsidRPr="003928DF" w:rsidRDefault="00843942" w:rsidP="00F03F8D">
      <w:pPr>
        <w:pStyle w:val="Heading3"/>
      </w:pPr>
      <w:bookmarkStart w:id="257" w:name="_Toc443590344"/>
      <w:bookmarkStart w:id="258" w:name="_Toc448771401"/>
      <w:r w:rsidRPr="00B03027">
        <w:t xml:space="preserve">[New Section] </w:t>
      </w:r>
      <w:r w:rsidRPr="00F03F8D">
        <w:t>7.8.X LE Set Periodic</w:t>
      </w:r>
      <w:r w:rsidRPr="003928DF">
        <w:t xml:space="preserve"> Advertis</w:t>
      </w:r>
      <w:r w:rsidR="00BF6A73">
        <w:t>ing</w:t>
      </w:r>
      <w:r w:rsidRPr="003928DF">
        <w:t xml:space="preserve"> Enable Command</w:t>
      </w:r>
      <w:bookmarkEnd w:id="257"/>
      <w:bookmarkEnd w:id="258"/>
    </w:p>
    <w:tbl>
      <w:tblPr>
        <w:tblStyle w:val="Bluetoothgrid"/>
        <w:tblW w:w="8620" w:type="dxa"/>
        <w:tblInd w:w="0" w:type="dxa"/>
        <w:tblLayout w:type="fixed"/>
        <w:tblCellMar>
          <w:left w:w="115" w:type="dxa"/>
          <w:right w:w="115" w:type="dxa"/>
        </w:tblCellMar>
        <w:tblLook w:val="04A0" w:firstRow="1" w:lastRow="0" w:firstColumn="1" w:lastColumn="0" w:noHBand="0" w:noVBand="1"/>
      </w:tblPr>
      <w:tblGrid>
        <w:gridCol w:w="2515"/>
        <w:gridCol w:w="1170"/>
        <w:gridCol w:w="3330"/>
        <w:gridCol w:w="1605"/>
      </w:tblGrid>
      <w:tr w:rsidR="00843942" w:rsidRPr="004A3BDF" w14:paraId="286E8544" w14:textId="77777777" w:rsidTr="004138C9">
        <w:trPr>
          <w:cnfStyle w:val="100000000000" w:firstRow="1" w:lastRow="0" w:firstColumn="0" w:lastColumn="0" w:oddVBand="0" w:evenVBand="0" w:oddHBand="0" w:evenHBand="0" w:firstRowFirstColumn="0" w:firstRowLastColumn="0" w:lastRowFirstColumn="0" w:lastRowLastColumn="0"/>
          <w:cantSplit/>
          <w:trHeight w:val="579"/>
        </w:trPr>
        <w:tc>
          <w:tcPr>
            <w:tcW w:w="2515" w:type="dxa"/>
            <w:tcBorders>
              <w:top w:val="single" w:sz="4" w:space="0" w:color="auto"/>
              <w:left w:val="single" w:sz="4" w:space="0" w:color="auto"/>
              <w:bottom w:val="single" w:sz="4" w:space="0" w:color="auto"/>
              <w:right w:val="single" w:sz="4" w:space="0" w:color="auto"/>
            </w:tcBorders>
            <w:shd w:val="clear" w:color="auto" w:fill="BBFAFD"/>
          </w:tcPr>
          <w:p w14:paraId="17CAD727" w14:textId="77777777" w:rsidR="00843942" w:rsidRPr="004A3BDF" w:rsidRDefault="00843942" w:rsidP="007E5759">
            <w:pPr>
              <w:pStyle w:val="Tableheading"/>
              <w:spacing w:before="96"/>
              <w:rPr>
                <w:rFonts w:cs="Arial"/>
                <w:color w:val="FF0000"/>
                <w:sz w:val="24"/>
                <w:szCs w:val="24"/>
              </w:rPr>
            </w:pPr>
            <w:r w:rsidRPr="004A3BDF">
              <w:rPr>
                <w:rFonts w:cs="Arial"/>
                <w:color w:val="FF0000"/>
                <w:sz w:val="24"/>
                <w:szCs w:val="24"/>
              </w:rPr>
              <w:t>Command</w:t>
            </w:r>
          </w:p>
        </w:tc>
        <w:tc>
          <w:tcPr>
            <w:tcW w:w="1170" w:type="dxa"/>
            <w:tcBorders>
              <w:top w:val="single" w:sz="4" w:space="0" w:color="auto"/>
              <w:left w:val="single" w:sz="4" w:space="0" w:color="auto"/>
              <w:bottom w:val="single" w:sz="4" w:space="0" w:color="auto"/>
              <w:right w:val="single" w:sz="4" w:space="0" w:color="auto"/>
            </w:tcBorders>
            <w:shd w:val="clear" w:color="auto" w:fill="BBFAFD"/>
            <w:hideMark/>
          </w:tcPr>
          <w:p w14:paraId="5BACB2A2" w14:textId="77777777" w:rsidR="00843942" w:rsidRPr="004A3BDF" w:rsidRDefault="00843942" w:rsidP="007E5759">
            <w:pPr>
              <w:pStyle w:val="Tableheading"/>
              <w:spacing w:before="96"/>
              <w:rPr>
                <w:rFonts w:cs="Arial"/>
                <w:color w:val="FF0000"/>
                <w:sz w:val="24"/>
                <w:szCs w:val="24"/>
              </w:rPr>
            </w:pPr>
            <w:r w:rsidRPr="004A3BDF">
              <w:rPr>
                <w:rFonts w:cs="Arial"/>
                <w:color w:val="FF0000"/>
                <w:sz w:val="24"/>
                <w:szCs w:val="24"/>
              </w:rPr>
              <w:t>OCF</w:t>
            </w:r>
          </w:p>
        </w:tc>
        <w:tc>
          <w:tcPr>
            <w:tcW w:w="3330" w:type="dxa"/>
            <w:tcBorders>
              <w:top w:val="single" w:sz="4" w:space="0" w:color="auto"/>
              <w:left w:val="single" w:sz="4" w:space="0" w:color="auto"/>
              <w:bottom w:val="single" w:sz="4" w:space="0" w:color="auto"/>
              <w:right w:val="single" w:sz="4" w:space="0" w:color="auto"/>
            </w:tcBorders>
            <w:shd w:val="clear" w:color="auto" w:fill="BBFAFD"/>
          </w:tcPr>
          <w:p w14:paraId="0B4DC4ED" w14:textId="77777777" w:rsidR="00843942" w:rsidRPr="004A3BDF" w:rsidRDefault="00843942" w:rsidP="007E5759">
            <w:pPr>
              <w:pStyle w:val="Tableheading"/>
              <w:spacing w:before="96"/>
              <w:rPr>
                <w:rFonts w:cs="Arial"/>
                <w:color w:val="FF0000"/>
                <w:sz w:val="24"/>
                <w:szCs w:val="24"/>
              </w:rPr>
            </w:pPr>
            <w:r w:rsidRPr="004A3BDF">
              <w:rPr>
                <w:rFonts w:cs="Arial"/>
                <w:color w:val="FF0000"/>
                <w:sz w:val="24"/>
                <w:szCs w:val="24"/>
              </w:rPr>
              <w:t>Command Parameters</w:t>
            </w:r>
          </w:p>
        </w:tc>
        <w:tc>
          <w:tcPr>
            <w:tcW w:w="1605" w:type="dxa"/>
            <w:tcBorders>
              <w:top w:val="single" w:sz="4" w:space="0" w:color="auto"/>
              <w:left w:val="single" w:sz="4" w:space="0" w:color="auto"/>
              <w:bottom w:val="single" w:sz="4" w:space="0" w:color="auto"/>
              <w:right w:val="single" w:sz="4" w:space="0" w:color="auto"/>
            </w:tcBorders>
            <w:shd w:val="clear" w:color="auto" w:fill="BBFAFD"/>
          </w:tcPr>
          <w:p w14:paraId="418863EE" w14:textId="77777777" w:rsidR="00843942" w:rsidRPr="004A3BDF" w:rsidRDefault="00843942" w:rsidP="007E5759">
            <w:pPr>
              <w:pStyle w:val="Tableheading"/>
              <w:spacing w:before="96"/>
              <w:rPr>
                <w:rFonts w:cs="Arial"/>
                <w:color w:val="FF0000"/>
                <w:sz w:val="24"/>
                <w:szCs w:val="24"/>
              </w:rPr>
            </w:pPr>
            <w:r w:rsidRPr="004A3BDF">
              <w:rPr>
                <w:rFonts w:cs="Arial"/>
                <w:color w:val="FF0000"/>
                <w:sz w:val="24"/>
                <w:szCs w:val="24"/>
              </w:rPr>
              <w:t>Return Parameters</w:t>
            </w:r>
          </w:p>
        </w:tc>
      </w:tr>
      <w:tr w:rsidR="00843942" w:rsidRPr="004A3BDF" w14:paraId="2DDAE133" w14:textId="77777777" w:rsidTr="004138C9">
        <w:trPr>
          <w:trHeight w:val="184"/>
        </w:trPr>
        <w:tc>
          <w:tcPr>
            <w:tcW w:w="251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32FB5972" w14:textId="77777777" w:rsidR="00843942" w:rsidRPr="004A3BDF" w:rsidRDefault="00843942" w:rsidP="004A588B">
            <w:pPr>
              <w:pStyle w:val="CellBody"/>
              <w:spacing w:before="96"/>
              <w:rPr>
                <w:rFonts w:ascii="Arial" w:hAnsi="Arial" w:cs="Arial"/>
                <w:color w:val="FF0000"/>
                <w:sz w:val="24"/>
                <w:szCs w:val="24"/>
              </w:rPr>
            </w:pPr>
            <w:r w:rsidRPr="004A3BDF">
              <w:rPr>
                <w:rFonts w:ascii="Arial" w:hAnsi="Arial" w:cs="Arial"/>
                <w:color w:val="FF0000"/>
                <w:sz w:val="24"/>
                <w:szCs w:val="24"/>
              </w:rPr>
              <w:t>HCI_LE_Set_</w:t>
            </w:r>
            <w:r w:rsidR="004F6780">
              <w:rPr>
                <w:rFonts w:ascii="Arial" w:hAnsi="Arial" w:cs="Arial"/>
                <w:color w:val="FF0000"/>
                <w:sz w:val="24"/>
                <w:szCs w:val="24"/>
              </w:rPr>
              <w:t>Periodic</w:t>
            </w:r>
            <w:r w:rsidRPr="004A3BDF">
              <w:rPr>
                <w:rFonts w:ascii="Arial" w:hAnsi="Arial" w:cs="Arial"/>
                <w:color w:val="FF0000"/>
                <w:sz w:val="24"/>
                <w:szCs w:val="24"/>
              </w:rPr>
              <w:t>_Advertis</w:t>
            </w:r>
            <w:r w:rsidR="00BF6A73">
              <w:rPr>
                <w:rFonts w:ascii="Arial" w:hAnsi="Arial" w:cs="Arial"/>
                <w:color w:val="FF0000"/>
                <w:sz w:val="24"/>
                <w:szCs w:val="24"/>
              </w:rPr>
              <w:t>ing</w:t>
            </w:r>
            <w:r w:rsidRPr="004A3BDF">
              <w:rPr>
                <w:rFonts w:ascii="Arial" w:hAnsi="Arial" w:cs="Arial"/>
                <w:color w:val="FF0000"/>
                <w:sz w:val="24"/>
                <w:szCs w:val="24"/>
              </w:rPr>
              <w:t>_Enable</w:t>
            </w:r>
          </w:p>
        </w:tc>
        <w:tc>
          <w:tcPr>
            <w:tcW w:w="117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6FA338C9" w14:textId="77777777" w:rsidR="00843942" w:rsidRPr="004A3BDF" w:rsidRDefault="004F6780" w:rsidP="007E5759">
            <w:pPr>
              <w:pStyle w:val="CellBody"/>
              <w:spacing w:before="96"/>
              <w:rPr>
                <w:rFonts w:ascii="Arial" w:hAnsi="Arial" w:cs="Arial"/>
                <w:color w:val="FF0000"/>
                <w:sz w:val="24"/>
                <w:szCs w:val="24"/>
              </w:rPr>
            </w:pPr>
            <w:r>
              <w:rPr>
                <w:rFonts w:ascii="Arial" w:hAnsi="Arial" w:cs="Arial"/>
                <w:color w:val="FF0000"/>
                <w:sz w:val="24"/>
                <w:szCs w:val="24"/>
              </w:rPr>
              <w:t>0x</w:t>
            </w:r>
            <w:r w:rsidR="003E772E">
              <w:rPr>
                <w:rFonts w:ascii="Arial" w:hAnsi="Arial" w:cs="Arial"/>
                <w:color w:val="FF0000"/>
                <w:sz w:val="24"/>
                <w:szCs w:val="24"/>
              </w:rPr>
              <w:t>00</w:t>
            </w:r>
            <w:r>
              <w:rPr>
                <w:rFonts w:ascii="Arial" w:hAnsi="Arial" w:cs="Arial"/>
                <w:color w:val="FF0000"/>
                <w:sz w:val="24"/>
                <w:szCs w:val="24"/>
              </w:rPr>
              <w:t>40</w:t>
            </w: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63C67712" w14:textId="77777777" w:rsidR="009F12DF" w:rsidRDefault="00843942" w:rsidP="007E5759">
            <w:pPr>
              <w:pStyle w:val="CellBody"/>
              <w:spacing w:before="96"/>
              <w:rPr>
                <w:rFonts w:ascii="Arial" w:hAnsi="Arial" w:cs="Arial"/>
                <w:color w:val="FF0000"/>
                <w:sz w:val="24"/>
                <w:szCs w:val="24"/>
              </w:rPr>
            </w:pPr>
            <w:r>
              <w:rPr>
                <w:rFonts w:ascii="Arial" w:hAnsi="Arial" w:cs="Arial"/>
                <w:color w:val="FF0000"/>
                <w:sz w:val="24"/>
                <w:szCs w:val="24"/>
              </w:rPr>
              <w:t>Enable,</w:t>
            </w:r>
          </w:p>
          <w:p w14:paraId="4FD2D7B6" w14:textId="77777777" w:rsidR="00843942" w:rsidRPr="004A3BDF" w:rsidRDefault="00843942" w:rsidP="00D41DB2">
            <w:pPr>
              <w:pStyle w:val="CellBody"/>
              <w:spacing w:before="96"/>
              <w:rPr>
                <w:rFonts w:ascii="Arial" w:hAnsi="Arial" w:cs="Arial"/>
                <w:color w:val="FF0000"/>
                <w:sz w:val="24"/>
                <w:szCs w:val="24"/>
              </w:rPr>
            </w:pPr>
            <w:r>
              <w:rPr>
                <w:rFonts w:ascii="Arial" w:hAnsi="Arial" w:cs="Arial"/>
                <w:color w:val="FF0000"/>
                <w:sz w:val="24"/>
                <w:szCs w:val="24"/>
              </w:rPr>
              <w:t>Advertising</w:t>
            </w:r>
            <w:r w:rsidR="000D30F5">
              <w:rPr>
                <w:rFonts w:ascii="Arial" w:hAnsi="Arial" w:cs="Arial"/>
                <w:color w:val="FF0000"/>
                <w:sz w:val="24"/>
                <w:szCs w:val="24"/>
              </w:rPr>
              <w:t>_</w:t>
            </w:r>
            <w:r w:rsidR="00403A1D">
              <w:rPr>
                <w:rFonts w:ascii="Arial" w:hAnsi="Arial" w:cs="Arial"/>
                <w:color w:val="FF0000"/>
                <w:sz w:val="24"/>
                <w:szCs w:val="24"/>
              </w:rPr>
              <w:t>Handle</w:t>
            </w:r>
          </w:p>
        </w:tc>
        <w:tc>
          <w:tcPr>
            <w:tcW w:w="160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66AA49B7" w14:textId="77777777" w:rsidR="00843942" w:rsidRPr="004A3BDF" w:rsidRDefault="00843942" w:rsidP="007E5759">
            <w:pPr>
              <w:pStyle w:val="CellBody"/>
              <w:spacing w:before="96"/>
              <w:rPr>
                <w:rFonts w:ascii="Arial" w:hAnsi="Arial" w:cs="Arial"/>
                <w:color w:val="FF0000"/>
                <w:sz w:val="24"/>
                <w:szCs w:val="24"/>
              </w:rPr>
            </w:pPr>
            <w:r w:rsidRPr="004A3BDF">
              <w:rPr>
                <w:rFonts w:ascii="Arial" w:hAnsi="Arial" w:cs="Arial"/>
                <w:color w:val="FF0000"/>
                <w:sz w:val="24"/>
                <w:szCs w:val="24"/>
              </w:rPr>
              <w:t>Status</w:t>
            </w:r>
          </w:p>
        </w:tc>
      </w:tr>
    </w:tbl>
    <w:p w14:paraId="40FE34B3" w14:textId="77777777" w:rsidR="00843942" w:rsidRPr="004A3BDF" w:rsidRDefault="00843942" w:rsidP="00843942">
      <w:pPr>
        <w:rPr>
          <w:rFonts w:cs="Arial"/>
          <w:b/>
          <w:color w:val="FF0000"/>
          <w:sz w:val="24"/>
          <w:szCs w:val="24"/>
        </w:rPr>
      </w:pPr>
    </w:p>
    <w:p w14:paraId="73388254" w14:textId="77777777" w:rsidR="00843942" w:rsidRPr="004A3BDF" w:rsidRDefault="00843942" w:rsidP="00843942">
      <w:pPr>
        <w:rPr>
          <w:rFonts w:cs="Arial"/>
          <w:b/>
          <w:color w:val="FF0000"/>
          <w:sz w:val="24"/>
          <w:szCs w:val="24"/>
        </w:rPr>
      </w:pPr>
      <w:r w:rsidRPr="004A3BDF">
        <w:rPr>
          <w:rFonts w:cs="Arial"/>
          <w:b/>
          <w:color w:val="FF0000"/>
          <w:sz w:val="24"/>
          <w:szCs w:val="24"/>
        </w:rPr>
        <w:t>Description:</w:t>
      </w:r>
    </w:p>
    <w:p w14:paraId="59ECBF69" w14:textId="77777777" w:rsidR="00515BBC" w:rsidRDefault="00843942" w:rsidP="00DE7538">
      <w:pPr>
        <w:autoSpaceDE w:val="0"/>
        <w:autoSpaceDN w:val="0"/>
        <w:adjustRightInd w:val="0"/>
        <w:spacing w:after="0" w:line="240" w:lineRule="auto"/>
        <w:rPr>
          <w:rFonts w:cs="Arial"/>
          <w:color w:val="FF0000"/>
          <w:sz w:val="24"/>
          <w:szCs w:val="24"/>
          <w:lang w:val="en-GB"/>
        </w:rPr>
      </w:pPr>
      <w:r w:rsidRPr="003019B7">
        <w:rPr>
          <w:rFonts w:cs="Arial"/>
          <w:color w:val="FF0000"/>
          <w:sz w:val="24"/>
          <w:szCs w:val="24"/>
          <w:lang w:val="en-GB"/>
        </w:rPr>
        <w:t>The LE_Set_</w:t>
      </w:r>
      <w:r>
        <w:rPr>
          <w:rFonts w:cs="Arial"/>
          <w:color w:val="FF0000"/>
          <w:sz w:val="24"/>
          <w:szCs w:val="24"/>
          <w:lang w:val="en-GB"/>
        </w:rPr>
        <w:t>Periodic_</w:t>
      </w:r>
      <w:r w:rsidRPr="003019B7">
        <w:rPr>
          <w:rFonts w:cs="Arial"/>
          <w:color w:val="FF0000"/>
          <w:sz w:val="24"/>
          <w:szCs w:val="24"/>
          <w:lang w:val="en-GB"/>
        </w:rPr>
        <w:t>Advertis</w:t>
      </w:r>
      <w:r w:rsidR="00BF6A73">
        <w:rPr>
          <w:rFonts w:cs="Arial"/>
          <w:color w:val="FF0000"/>
          <w:sz w:val="24"/>
          <w:szCs w:val="24"/>
          <w:lang w:val="en-GB"/>
        </w:rPr>
        <w:t>ing</w:t>
      </w:r>
      <w:r w:rsidRPr="003019B7">
        <w:rPr>
          <w:rFonts w:cs="Arial"/>
          <w:color w:val="FF0000"/>
          <w:sz w:val="24"/>
          <w:szCs w:val="24"/>
          <w:lang w:val="en-GB"/>
        </w:rPr>
        <w:t xml:space="preserve">_Enable command is used to request the Controller to </w:t>
      </w:r>
      <w:r w:rsidR="00490D7D">
        <w:rPr>
          <w:rFonts w:cs="Arial"/>
          <w:color w:val="FF0000"/>
          <w:sz w:val="24"/>
          <w:szCs w:val="24"/>
          <w:lang w:val="en-GB"/>
        </w:rPr>
        <w:t>enable</w:t>
      </w:r>
      <w:r w:rsidR="00490D7D" w:rsidRPr="003019B7">
        <w:rPr>
          <w:rFonts w:cs="Arial"/>
          <w:color w:val="FF0000"/>
          <w:sz w:val="24"/>
          <w:szCs w:val="24"/>
          <w:lang w:val="en-GB"/>
        </w:rPr>
        <w:t xml:space="preserve"> </w:t>
      </w:r>
      <w:r w:rsidRPr="003019B7">
        <w:rPr>
          <w:rFonts w:cs="Arial"/>
          <w:color w:val="FF0000"/>
          <w:sz w:val="24"/>
          <w:szCs w:val="24"/>
          <w:lang w:val="en-GB"/>
        </w:rPr>
        <w:t xml:space="preserve">or </w:t>
      </w:r>
      <w:r w:rsidR="00490D7D">
        <w:rPr>
          <w:rFonts w:cs="Arial"/>
          <w:color w:val="FF0000"/>
          <w:sz w:val="24"/>
          <w:szCs w:val="24"/>
          <w:lang w:val="en-GB"/>
        </w:rPr>
        <w:t>disable</w:t>
      </w:r>
      <w:r w:rsidR="00490D7D" w:rsidRPr="003019B7">
        <w:rPr>
          <w:rFonts w:cs="Arial"/>
          <w:color w:val="FF0000"/>
          <w:sz w:val="24"/>
          <w:szCs w:val="24"/>
          <w:lang w:val="en-GB"/>
        </w:rPr>
        <w:t xml:space="preserve"> </w:t>
      </w:r>
      <w:r w:rsidR="0024040F">
        <w:rPr>
          <w:rFonts w:cs="Arial"/>
          <w:color w:val="FF0000"/>
          <w:sz w:val="24"/>
          <w:szCs w:val="24"/>
          <w:lang w:val="en-GB"/>
        </w:rPr>
        <w:t xml:space="preserve">the </w:t>
      </w:r>
      <w:r>
        <w:rPr>
          <w:rFonts w:cs="Arial"/>
          <w:color w:val="FF0000"/>
          <w:sz w:val="24"/>
          <w:szCs w:val="24"/>
          <w:lang w:val="en-GB"/>
        </w:rPr>
        <w:t xml:space="preserve">periodic </w:t>
      </w:r>
      <w:r w:rsidRPr="003019B7">
        <w:rPr>
          <w:rFonts w:cs="Arial"/>
          <w:color w:val="FF0000"/>
          <w:sz w:val="24"/>
          <w:szCs w:val="24"/>
          <w:lang w:val="en-GB"/>
        </w:rPr>
        <w:t>advertising</w:t>
      </w:r>
      <w:r>
        <w:rPr>
          <w:rFonts w:cs="Arial"/>
          <w:color w:val="FF0000"/>
          <w:sz w:val="24"/>
          <w:szCs w:val="24"/>
          <w:lang w:val="en-GB"/>
        </w:rPr>
        <w:t xml:space="preserve"> </w:t>
      </w:r>
      <w:r w:rsidR="00515BBC">
        <w:rPr>
          <w:rFonts w:cs="Arial"/>
          <w:color w:val="FF0000"/>
          <w:sz w:val="24"/>
          <w:szCs w:val="24"/>
          <w:lang w:val="en-GB"/>
        </w:rPr>
        <w:t xml:space="preserve">for the advertising set </w:t>
      </w:r>
      <w:r w:rsidR="0048414B">
        <w:rPr>
          <w:rFonts w:cs="Arial"/>
          <w:color w:val="FF0000"/>
          <w:sz w:val="24"/>
          <w:szCs w:val="24"/>
          <w:lang w:val="en-GB"/>
        </w:rPr>
        <w:t xml:space="preserve">specified </w:t>
      </w:r>
      <w:r>
        <w:rPr>
          <w:rFonts w:cs="Arial"/>
          <w:color w:val="FF0000"/>
          <w:sz w:val="24"/>
          <w:szCs w:val="24"/>
          <w:lang w:val="en-GB"/>
        </w:rPr>
        <w:t>by the Advertising_</w:t>
      </w:r>
      <w:r w:rsidR="00403A1D">
        <w:rPr>
          <w:rFonts w:cs="Arial"/>
          <w:color w:val="FF0000"/>
          <w:sz w:val="24"/>
          <w:szCs w:val="24"/>
          <w:lang w:val="en-GB"/>
        </w:rPr>
        <w:t>Handle</w:t>
      </w:r>
      <w:r w:rsidR="006F30D3">
        <w:rPr>
          <w:rFonts w:cs="Arial"/>
          <w:color w:val="FF0000"/>
          <w:sz w:val="24"/>
          <w:szCs w:val="24"/>
          <w:lang w:val="en-GB"/>
        </w:rPr>
        <w:t xml:space="preserve"> parameter</w:t>
      </w:r>
      <w:r w:rsidR="002A1DC0">
        <w:rPr>
          <w:rFonts w:cs="Arial"/>
          <w:color w:val="FF0000"/>
          <w:sz w:val="24"/>
          <w:szCs w:val="24"/>
          <w:lang w:val="en-GB"/>
        </w:rPr>
        <w:t xml:space="preserve"> (ordinary advertising is not affected)</w:t>
      </w:r>
      <w:r w:rsidRPr="003019B7">
        <w:rPr>
          <w:rFonts w:cs="Arial"/>
          <w:color w:val="FF0000"/>
          <w:sz w:val="24"/>
          <w:szCs w:val="24"/>
          <w:lang w:val="en-GB"/>
        </w:rPr>
        <w:t xml:space="preserve">. </w:t>
      </w:r>
    </w:p>
    <w:p w14:paraId="6A77F263" w14:textId="77777777" w:rsidR="00515BBC" w:rsidRDefault="00515BBC" w:rsidP="00DE7538">
      <w:pPr>
        <w:autoSpaceDE w:val="0"/>
        <w:autoSpaceDN w:val="0"/>
        <w:adjustRightInd w:val="0"/>
        <w:spacing w:after="0" w:line="240" w:lineRule="auto"/>
        <w:rPr>
          <w:rFonts w:cs="Arial"/>
          <w:color w:val="FF0000"/>
          <w:sz w:val="24"/>
          <w:szCs w:val="24"/>
          <w:lang w:val="en-GB"/>
        </w:rPr>
      </w:pPr>
    </w:p>
    <w:p w14:paraId="169AB89A" w14:textId="77777777" w:rsidR="00515BBC" w:rsidRDefault="00515BBC" w:rsidP="00515BBC">
      <w:pPr>
        <w:autoSpaceDE w:val="0"/>
        <w:autoSpaceDN w:val="0"/>
        <w:adjustRightInd w:val="0"/>
        <w:spacing w:after="0" w:line="240" w:lineRule="auto"/>
        <w:rPr>
          <w:rFonts w:cs="Arial"/>
          <w:color w:val="FF0000"/>
          <w:sz w:val="24"/>
          <w:szCs w:val="24"/>
          <w:lang w:val="en-GB"/>
        </w:rPr>
      </w:pPr>
      <w:r>
        <w:rPr>
          <w:rFonts w:cs="Arial"/>
          <w:color w:val="FF0000"/>
          <w:sz w:val="24"/>
          <w:szCs w:val="24"/>
          <w:lang w:val="en-GB"/>
        </w:rPr>
        <w:t>If the Enable parameter is set to 0x02, the periodic advertising is not enabled until a scan request PDU is received for the specified scannable advertising set</w:t>
      </w:r>
      <w:r w:rsidR="00D75685">
        <w:rPr>
          <w:rFonts w:cs="Arial"/>
          <w:color w:val="FF0000"/>
          <w:sz w:val="24"/>
          <w:szCs w:val="24"/>
          <w:lang w:val="en-GB"/>
        </w:rPr>
        <w:t>.  If the specified advertising set is no</w:t>
      </w:r>
      <w:r w:rsidR="00FD472E">
        <w:rPr>
          <w:rFonts w:cs="Arial"/>
          <w:color w:val="FF0000"/>
          <w:sz w:val="24"/>
          <w:szCs w:val="24"/>
          <w:lang w:val="en-GB"/>
        </w:rPr>
        <w:t>n-</w:t>
      </w:r>
      <w:r w:rsidR="00D75685">
        <w:rPr>
          <w:rFonts w:cs="Arial"/>
          <w:color w:val="FF0000"/>
          <w:sz w:val="24"/>
          <w:szCs w:val="24"/>
          <w:lang w:val="en-GB"/>
        </w:rPr>
        <w:t xml:space="preserve">scannable, the Controller shall return the </w:t>
      </w:r>
      <w:r w:rsidR="00D92F07">
        <w:rPr>
          <w:rFonts w:cs="Arial"/>
          <w:color w:val="FF0000"/>
          <w:sz w:val="24"/>
          <w:szCs w:val="24"/>
          <w:lang w:val="en-GB"/>
        </w:rPr>
        <w:t>Invalid HCI Command Parameters (0x12) error code.</w:t>
      </w:r>
    </w:p>
    <w:p w14:paraId="48A8B05B" w14:textId="77777777" w:rsidR="00515BBC" w:rsidRDefault="00515BBC" w:rsidP="00DE7538">
      <w:pPr>
        <w:autoSpaceDE w:val="0"/>
        <w:autoSpaceDN w:val="0"/>
        <w:adjustRightInd w:val="0"/>
        <w:spacing w:after="0" w:line="240" w:lineRule="auto"/>
        <w:rPr>
          <w:rFonts w:cs="Arial"/>
          <w:color w:val="FF0000"/>
          <w:sz w:val="24"/>
          <w:szCs w:val="24"/>
          <w:lang w:val="en-GB"/>
        </w:rPr>
      </w:pPr>
    </w:p>
    <w:p w14:paraId="0A8266AF" w14:textId="77777777" w:rsidR="00515BBC" w:rsidRDefault="0048414B" w:rsidP="00DE7538">
      <w:pPr>
        <w:autoSpaceDE w:val="0"/>
        <w:autoSpaceDN w:val="0"/>
        <w:adjustRightInd w:val="0"/>
        <w:spacing w:after="0" w:line="240" w:lineRule="auto"/>
        <w:rPr>
          <w:rFonts w:cs="Arial"/>
          <w:color w:val="FF0000"/>
          <w:sz w:val="24"/>
          <w:szCs w:val="24"/>
          <w:lang w:val="en-GB"/>
        </w:rPr>
      </w:pPr>
      <w:r>
        <w:rPr>
          <w:rFonts w:cs="Arial"/>
          <w:color w:val="FF0000"/>
          <w:sz w:val="24"/>
          <w:szCs w:val="24"/>
          <w:lang w:val="en-GB"/>
        </w:rPr>
        <w:t xml:space="preserve">If </w:t>
      </w:r>
      <w:r w:rsidR="00AE6198">
        <w:rPr>
          <w:rFonts w:cs="Arial"/>
          <w:color w:val="FF0000"/>
          <w:sz w:val="24"/>
          <w:szCs w:val="24"/>
          <w:lang w:val="en-GB"/>
        </w:rPr>
        <w:t xml:space="preserve">the </w:t>
      </w:r>
      <w:r>
        <w:rPr>
          <w:rFonts w:cs="Arial"/>
          <w:color w:val="FF0000"/>
          <w:sz w:val="24"/>
          <w:szCs w:val="24"/>
          <w:lang w:val="en-GB"/>
        </w:rPr>
        <w:t xml:space="preserve">advertising </w:t>
      </w:r>
      <w:r w:rsidR="00D75685">
        <w:rPr>
          <w:rFonts w:cs="Arial"/>
          <w:color w:val="FF0000"/>
          <w:sz w:val="24"/>
          <w:szCs w:val="24"/>
          <w:lang w:val="en-GB"/>
        </w:rPr>
        <w:t xml:space="preserve">set </w:t>
      </w:r>
      <w:r>
        <w:rPr>
          <w:rFonts w:cs="Arial"/>
          <w:color w:val="FF0000"/>
          <w:sz w:val="24"/>
          <w:szCs w:val="24"/>
          <w:lang w:val="en-GB"/>
        </w:rPr>
        <w:t xml:space="preserve">is not </w:t>
      </w:r>
      <w:r w:rsidR="00AE6198">
        <w:rPr>
          <w:rFonts w:cs="Arial"/>
          <w:color w:val="FF0000"/>
          <w:sz w:val="24"/>
          <w:szCs w:val="24"/>
          <w:lang w:val="en-GB"/>
        </w:rPr>
        <w:t xml:space="preserve">currently </w:t>
      </w:r>
      <w:r>
        <w:rPr>
          <w:rFonts w:cs="Arial"/>
          <w:color w:val="FF0000"/>
          <w:sz w:val="24"/>
          <w:szCs w:val="24"/>
          <w:lang w:val="en-GB"/>
        </w:rPr>
        <w:t xml:space="preserve">enabled </w:t>
      </w:r>
      <w:r w:rsidR="00AE6198">
        <w:rPr>
          <w:rFonts w:cs="Arial"/>
          <w:color w:val="FF0000"/>
          <w:sz w:val="24"/>
          <w:szCs w:val="24"/>
          <w:lang w:val="en-GB"/>
        </w:rPr>
        <w:t xml:space="preserve">(see </w:t>
      </w:r>
      <w:r>
        <w:rPr>
          <w:rFonts w:cs="Arial"/>
          <w:color w:val="FF0000"/>
          <w:sz w:val="24"/>
          <w:szCs w:val="24"/>
          <w:lang w:val="en-GB"/>
        </w:rPr>
        <w:t>the LE_Set_Extended_Advertising_Enable command</w:t>
      </w:r>
      <w:r w:rsidR="00AE6198">
        <w:rPr>
          <w:rFonts w:cs="Arial"/>
          <w:color w:val="FF0000"/>
          <w:sz w:val="24"/>
          <w:szCs w:val="24"/>
          <w:lang w:val="en-GB"/>
        </w:rPr>
        <w:t>)</w:t>
      </w:r>
      <w:r w:rsidR="00DE7538">
        <w:rPr>
          <w:rFonts w:cs="Arial"/>
          <w:color w:val="FF0000"/>
          <w:sz w:val="24"/>
          <w:szCs w:val="24"/>
          <w:lang w:val="en-GB"/>
        </w:rPr>
        <w:t>, the periodic advertising is not started until the advertising set is enabled.  Once the advertising set has been enabled, t</w:t>
      </w:r>
      <w:r w:rsidR="00DE7538" w:rsidRPr="003019B7">
        <w:rPr>
          <w:rFonts w:cs="Arial"/>
          <w:color w:val="FF0000"/>
          <w:sz w:val="24"/>
          <w:szCs w:val="24"/>
          <w:lang w:val="en-GB"/>
        </w:rPr>
        <w:t xml:space="preserve">he Controller shall continue </w:t>
      </w:r>
      <w:r w:rsidR="00DE7538">
        <w:rPr>
          <w:rFonts w:cs="Arial"/>
          <w:color w:val="FF0000"/>
          <w:sz w:val="24"/>
          <w:szCs w:val="24"/>
          <w:lang w:val="en-GB"/>
        </w:rPr>
        <w:t xml:space="preserve">periodic </w:t>
      </w:r>
      <w:r w:rsidR="00DE7538" w:rsidRPr="003019B7">
        <w:rPr>
          <w:rFonts w:cs="Arial"/>
          <w:color w:val="FF0000"/>
          <w:sz w:val="24"/>
          <w:szCs w:val="24"/>
          <w:lang w:val="en-GB"/>
        </w:rPr>
        <w:t>advertising until the Host issues an LE_Set_</w:t>
      </w:r>
      <w:r w:rsidR="00DE7538">
        <w:rPr>
          <w:rFonts w:cs="Arial"/>
          <w:color w:val="FF0000"/>
          <w:sz w:val="24"/>
          <w:szCs w:val="24"/>
          <w:lang w:val="en-GB"/>
        </w:rPr>
        <w:t>Periodic_</w:t>
      </w:r>
      <w:r w:rsidR="00DE7538" w:rsidRPr="003019B7">
        <w:rPr>
          <w:rFonts w:cs="Arial"/>
          <w:color w:val="FF0000"/>
          <w:sz w:val="24"/>
          <w:szCs w:val="24"/>
          <w:lang w:val="en-GB"/>
        </w:rPr>
        <w:t>Advertis</w:t>
      </w:r>
      <w:r w:rsidR="00BF6A73">
        <w:rPr>
          <w:rFonts w:cs="Arial"/>
          <w:color w:val="FF0000"/>
          <w:sz w:val="24"/>
          <w:szCs w:val="24"/>
          <w:lang w:val="en-GB"/>
        </w:rPr>
        <w:t>ing</w:t>
      </w:r>
      <w:r w:rsidR="00DE7538" w:rsidRPr="003019B7">
        <w:rPr>
          <w:rFonts w:cs="Arial"/>
          <w:color w:val="FF0000"/>
          <w:sz w:val="24"/>
          <w:szCs w:val="24"/>
          <w:lang w:val="en-GB"/>
        </w:rPr>
        <w:t>_Enable command with Enable set to 0x00 (</w:t>
      </w:r>
      <w:r w:rsidR="00DE7538">
        <w:rPr>
          <w:rFonts w:cs="Arial"/>
          <w:color w:val="FF0000"/>
          <w:sz w:val="24"/>
          <w:szCs w:val="24"/>
          <w:lang w:val="en-GB"/>
        </w:rPr>
        <w:t>periodic a</w:t>
      </w:r>
      <w:r w:rsidR="00DE7538" w:rsidRPr="003019B7">
        <w:rPr>
          <w:rFonts w:cs="Arial"/>
          <w:color w:val="FF0000"/>
          <w:sz w:val="24"/>
          <w:szCs w:val="24"/>
          <w:lang w:val="en-GB"/>
        </w:rPr>
        <w:t>dvertising is disabled).</w:t>
      </w:r>
      <w:r w:rsidR="00DE7538">
        <w:rPr>
          <w:rFonts w:cs="Arial"/>
          <w:color w:val="FF0000"/>
          <w:sz w:val="24"/>
          <w:szCs w:val="24"/>
          <w:lang w:val="en-GB"/>
        </w:rPr>
        <w:t xml:space="preserve">  Disabling the advertising set has no effect on the periodic advertising once </w:t>
      </w:r>
      <w:r w:rsidR="00AE6198">
        <w:rPr>
          <w:rFonts w:cs="Arial"/>
          <w:color w:val="FF0000"/>
          <w:sz w:val="24"/>
          <w:szCs w:val="24"/>
          <w:lang w:val="en-GB"/>
        </w:rPr>
        <w:t xml:space="preserve">the </w:t>
      </w:r>
      <w:r w:rsidR="00DE7538">
        <w:rPr>
          <w:rFonts w:cs="Arial"/>
          <w:color w:val="FF0000"/>
          <w:sz w:val="24"/>
          <w:szCs w:val="24"/>
          <w:lang w:val="en-GB"/>
        </w:rPr>
        <w:t>advertising set has been enabled.</w:t>
      </w:r>
    </w:p>
    <w:p w14:paraId="47A9EFF6" w14:textId="77777777" w:rsidR="0048414B" w:rsidRDefault="0048414B" w:rsidP="00843942">
      <w:pPr>
        <w:autoSpaceDE w:val="0"/>
        <w:autoSpaceDN w:val="0"/>
        <w:adjustRightInd w:val="0"/>
        <w:spacing w:after="0" w:line="240" w:lineRule="auto"/>
        <w:rPr>
          <w:rFonts w:cs="Arial"/>
          <w:color w:val="FF0000"/>
          <w:sz w:val="24"/>
          <w:szCs w:val="24"/>
          <w:lang w:val="en-GB"/>
        </w:rPr>
      </w:pPr>
    </w:p>
    <w:p w14:paraId="5D678689" w14:textId="77777777" w:rsidR="0024040F" w:rsidRPr="003019B7" w:rsidRDefault="00843942" w:rsidP="00843942">
      <w:pPr>
        <w:autoSpaceDE w:val="0"/>
        <w:autoSpaceDN w:val="0"/>
        <w:adjustRightInd w:val="0"/>
        <w:spacing w:after="0" w:line="240" w:lineRule="auto"/>
        <w:rPr>
          <w:rFonts w:cs="Arial"/>
          <w:color w:val="FF0000"/>
          <w:sz w:val="24"/>
          <w:szCs w:val="24"/>
          <w:lang w:val="en-GB"/>
        </w:rPr>
      </w:pPr>
      <w:r w:rsidRPr="003019B7">
        <w:rPr>
          <w:rFonts w:cs="Arial"/>
          <w:color w:val="FF0000"/>
          <w:sz w:val="24"/>
          <w:szCs w:val="24"/>
          <w:lang w:val="en-GB"/>
        </w:rPr>
        <w:t xml:space="preserve">The Controller manages the timing of advertisements </w:t>
      </w:r>
      <w:r w:rsidR="00126EB5">
        <w:rPr>
          <w:rFonts w:cs="Arial"/>
          <w:color w:val="FF0000"/>
          <w:sz w:val="24"/>
          <w:szCs w:val="24"/>
          <w:lang w:val="en-GB"/>
        </w:rPr>
        <w:t>in accordance with</w:t>
      </w:r>
      <w:r w:rsidRPr="003019B7">
        <w:rPr>
          <w:rFonts w:cs="Arial"/>
          <w:color w:val="FF0000"/>
          <w:sz w:val="24"/>
          <w:szCs w:val="24"/>
          <w:lang w:val="en-GB"/>
        </w:rPr>
        <w:t xml:space="preserve"> the advertising parameters given in the LE_Set_</w:t>
      </w:r>
      <w:r>
        <w:rPr>
          <w:rFonts w:cs="Arial"/>
          <w:color w:val="FF0000"/>
          <w:sz w:val="24"/>
          <w:szCs w:val="24"/>
          <w:lang w:val="en-GB"/>
        </w:rPr>
        <w:t>Periodic_</w:t>
      </w:r>
      <w:r w:rsidRPr="003019B7">
        <w:rPr>
          <w:rFonts w:cs="Arial"/>
          <w:color w:val="FF0000"/>
          <w:sz w:val="24"/>
          <w:szCs w:val="24"/>
          <w:lang w:val="en-GB"/>
        </w:rPr>
        <w:t>Advertising_Parameters command.</w:t>
      </w:r>
    </w:p>
    <w:p w14:paraId="67A10B43" w14:textId="77777777" w:rsidR="00225816" w:rsidRDefault="00225816" w:rsidP="00843942">
      <w:pPr>
        <w:autoSpaceDE w:val="0"/>
        <w:autoSpaceDN w:val="0"/>
        <w:adjustRightInd w:val="0"/>
        <w:spacing w:after="0" w:line="240" w:lineRule="auto"/>
        <w:rPr>
          <w:rFonts w:cs="Arial"/>
          <w:color w:val="FF0000"/>
          <w:sz w:val="24"/>
          <w:szCs w:val="24"/>
          <w:lang w:val="en-GB"/>
        </w:rPr>
      </w:pPr>
    </w:p>
    <w:p w14:paraId="2839ECD9" w14:textId="77777777" w:rsidR="00225816" w:rsidRDefault="00225816" w:rsidP="005C45EA">
      <w:pPr>
        <w:rPr>
          <w:rFonts w:cs="Arial"/>
          <w:color w:val="FF0000"/>
          <w:sz w:val="24"/>
          <w:szCs w:val="24"/>
        </w:rPr>
      </w:pPr>
      <w:r w:rsidRPr="004A3BDF">
        <w:rPr>
          <w:rFonts w:cs="Arial"/>
          <w:color w:val="FF0000"/>
          <w:sz w:val="24"/>
          <w:szCs w:val="24"/>
        </w:rPr>
        <w:t xml:space="preserve">If </w:t>
      </w:r>
      <w:r>
        <w:rPr>
          <w:rFonts w:cs="Arial"/>
          <w:color w:val="FF0000"/>
          <w:sz w:val="24"/>
          <w:szCs w:val="24"/>
        </w:rPr>
        <w:t>the</w:t>
      </w:r>
      <w:r w:rsidRPr="004A3BDF">
        <w:rPr>
          <w:rFonts w:cs="Arial"/>
          <w:color w:val="FF0000"/>
          <w:sz w:val="24"/>
          <w:szCs w:val="24"/>
        </w:rPr>
        <w:t xml:space="preserve"> advertising set corresponding to </w:t>
      </w:r>
      <w:r w:rsidR="006F30D3">
        <w:rPr>
          <w:rFonts w:cs="Arial"/>
          <w:color w:val="FF0000"/>
          <w:sz w:val="24"/>
          <w:szCs w:val="24"/>
        </w:rPr>
        <w:t xml:space="preserve">the </w:t>
      </w:r>
      <w:r w:rsidRPr="004A3BDF">
        <w:rPr>
          <w:rFonts w:cs="Arial"/>
          <w:color w:val="FF0000"/>
          <w:sz w:val="24"/>
          <w:szCs w:val="24"/>
        </w:rPr>
        <w:t>Advertising_</w:t>
      </w:r>
      <w:r w:rsidR="00403A1D">
        <w:rPr>
          <w:rFonts w:cs="Arial"/>
          <w:color w:val="FF0000"/>
          <w:sz w:val="24"/>
          <w:szCs w:val="24"/>
        </w:rPr>
        <w:t>Handle</w:t>
      </w:r>
      <w:r w:rsidRPr="004A3BDF">
        <w:rPr>
          <w:rFonts w:cs="Arial"/>
          <w:color w:val="FF0000"/>
          <w:sz w:val="24"/>
          <w:szCs w:val="24"/>
        </w:rPr>
        <w:t xml:space="preserve"> </w:t>
      </w:r>
      <w:r w:rsidR="000C310E">
        <w:rPr>
          <w:rFonts w:cs="Arial"/>
          <w:color w:val="FF0000"/>
          <w:sz w:val="24"/>
          <w:szCs w:val="24"/>
          <w:lang w:val="en-GB"/>
        </w:rPr>
        <w:t xml:space="preserve">parameter </w:t>
      </w:r>
      <w:r w:rsidRPr="004A3BDF">
        <w:rPr>
          <w:rFonts w:cs="Arial"/>
          <w:color w:val="FF0000"/>
          <w:sz w:val="24"/>
          <w:szCs w:val="24"/>
        </w:rPr>
        <w:t>does not exist</w:t>
      </w:r>
      <w:r w:rsidR="00D92F07">
        <w:rPr>
          <w:rFonts w:cs="Arial"/>
          <w:color w:val="FF0000"/>
          <w:sz w:val="24"/>
          <w:szCs w:val="24"/>
        </w:rPr>
        <w:t xml:space="preserve">, </w:t>
      </w:r>
      <w:r w:rsidRPr="004A3BDF">
        <w:rPr>
          <w:rFonts w:cs="Arial"/>
          <w:color w:val="FF0000"/>
          <w:sz w:val="24"/>
          <w:szCs w:val="24"/>
        </w:rPr>
        <w:t xml:space="preserve">the Controller shall return </w:t>
      </w:r>
      <w:r>
        <w:rPr>
          <w:rFonts w:cs="Arial"/>
          <w:color w:val="FF0000"/>
          <w:sz w:val="24"/>
          <w:szCs w:val="24"/>
        </w:rPr>
        <w:t xml:space="preserve">the </w:t>
      </w:r>
      <w:r w:rsidRPr="00876193">
        <w:rPr>
          <w:rFonts w:cs="Arial"/>
          <w:color w:val="FF0000"/>
          <w:sz w:val="24"/>
          <w:szCs w:val="24"/>
        </w:rPr>
        <w:t xml:space="preserve">Unknown </w:t>
      </w:r>
      <w:r w:rsidR="00B30EEE">
        <w:rPr>
          <w:rFonts w:cs="Arial"/>
          <w:color w:val="FF0000"/>
          <w:sz w:val="24"/>
          <w:szCs w:val="24"/>
        </w:rPr>
        <w:t xml:space="preserve">Advertising </w:t>
      </w:r>
      <w:r>
        <w:rPr>
          <w:rFonts w:cs="Arial"/>
          <w:color w:val="FF0000"/>
          <w:sz w:val="24"/>
          <w:szCs w:val="24"/>
        </w:rPr>
        <w:t>Identifier (</w:t>
      </w:r>
      <w:r w:rsidR="004F6780">
        <w:rPr>
          <w:rFonts w:cs="Arial"/>
          <w:color w:val="FF0000"/>
          <w:sz w:val="24"/>
          <w:szCs w:val="24"/>
        </w:rPr>
        <w:t>0x42</w:t>
      </w:r>
      <w:r>
        <w:rPr>
          <w:rFonts w:cs="Arial"/>
          <w:color w:val="FF0000"/>
          <w:sz w:val="24"/>
          <w:szCs w:val="24"/>
        </w:rPr>
        <w:t xml:space="preserve">) </w:t>
      </w:r>
      <w:r w:rsidRPr="004A3BDF">
        <w:rPr>
          <w:rFonts w:cs="Arial"/>
          <w:color w:val="FF0000"/>
          <w:sz w:val="24"/>
          <w:szCs w:val="24"/>
        </w:rPr>
        <w:t>error code.</w:t>
      </w:r>
    </w:p>
    <w:p w14:paraId="513FFCB3" w14:textId="77777777" w:rsidR="007C4AA0" w:rsidRDefault="007C4AA0" w:rsidP="007C4AA0">
      <w:pPr>
        <w:rPr>
          <w:rFonts w:cs="Arial"/>
          <w:color w:val="FF0000"/>
          <w:sz w:val="24"/>
          <w:szCs w:val="24"/>
        </w:rPr>
      </w:pPr>
      <w:r>
        <w:rPr>
          <w:rFonts w:cs="Arial"/>
          <w:color w:val="FF0000"/>
          <w:sz w:val="24"/>
          <w:szCs w:val="24"/>
          <w:lang w:val="en-GB"/>
        </w:rPr>
        <w:t xml:space="preserve">If the periodic advertising data </w:t>
      </w:r>
      <w:r w:rsidR="002A1DC0">
        <w:rPr>
          <w:rFonts w:cs="Arial"/>
          <w:color w:val="FF0000"/>
          <w:sz w:val="24"/>
          <w:szCs w:val="24"/>
          <w:lang w:val="en-GB"/>
        </w:rPr>
        <w:t>in the advertising set</w:t>
      </w:r>
      <w:r>
        <w:rPr>
          <w:rFonts w:cs="Arial"/>
          <w:color w:val="FF0000"/>
          <w:sz w:val="24"/>
          <w:szCs w:val="24"/>
          <w:lang w:val="en-GB"/>
        </w:rPr>
        <w:t xml:space="preserve"> is not complete, the </w:t>
      </w:r>
      <w:r w:rsidR="00D92F07">
        <w:rPr>
          <w:rFonts w:cs="Arial"/>
          <w:color w:val="FF0000"/>
          <w:sz w:val="24"/>
          <w:szCs w:val="24"/>
          <w:lang w:val="en-GB"/>
        </w:rPr>
        <w:t xml:space="preserve">Controller shall return the </w:t>
      </w:r>
      <w:r>
        <w:rPr>
          <w:rFonts w:cs="Arial"/>
          <w:color w:val="FF0000"/>
          <w:sz w:val="24"/>
          <w:szCs w:val="24"/>
          <w:lang w:val="en-GB"/>
        </w:rPr>
        <w:t>Command Disallowed (0x0C) error code</w:t>
      </w:r>
      <w:r w:rsidRPr="005641E8">
        <w:rPr>
          <w:rFonts w:cs="Arial"/>
          <w:color w:val="FF0000"/>
          <w:sz w:val="24"/>
          <w:szCs w:val="24"/>
          <w:lang w:val="en-GB"/>
        </w:rPr>
        <w:t>.</w:t>
      </w:r>
    </w:p>
    <w:p w14:paraId="1ECE3DE4" w14:textId="77777777" w:rsidR="00843942" w:rsidRDefault="00843942" w:rsidP="00843942">
      <w:pPr>
        <w:autoSpaceDE w:val="0"/>
        <w:autoSpaceDN w:val="0"/>
        <w:adjustRightInd w:val="0"/>
        <w:spacing w:after="0" w:line="240" w:lineRule="auto"/>
        <w:rPr>
          <w:rFonts w:cs="Arial"/>
          <w:color w:val="FF0000"/>
          <w:sz w:val="24"/>
          <w:szCs w:val="24"/>
          <w:lang w:val="en-GB"/>
        </w:rPr>
      </w:pPr>
    </w:p>
    <w:p w14:paraId="692905A7" w14:textId="77777777" w:rsidR="00843942" w:rsidRPr="004A3BDF" w:rsidRDefault="00843942" w:rsidP="00843942">
      <w:pPr>
        <w:rPr>
          <w:rFonts w:cs="Arial"/>
          <w:b/>
          <w:color w:val="FF0000"/>
          <w:sz w:val="24"/>
          <w:szCs w:val="24"/>
        </w:rPr>
      </w:pPr>
      <w:r w:rsidRPr="004A3BDF">
        <w:rPr>
          <w:rFonts w:cs="Arial"/>
          <w:b/>
          <w:color w:val="FF0000"/>
          <w:sz w:val="24"/>
          <w:szCs w:val="24"/>
        </w:rPr>
        <w:t>Command Parameters:</w:t>
      </w:r>
    </w:p>
    <w:p w14:paraId="65CACFDA" w14:textId="77777777" w:rsidR="00843942" w:rsidRPr="004A3BDF" w:rsidRDefault="00843942" w:rsidP="00843942">
      <w:pPr>
        <w:spacing w:after="0"/>
        <w:rPr>
          <w:rFonts w:cs="Arial"/>
          <w:i/>
          <w:color w:val="FF0000"/>
          <w:sz w:val="24"/>
          <w:szCs w:val="24"/>
        </w:rPr>
      </w:pPr>
      <w:r>
        <w:rPr>
          <w:rFonts w:cs="Arial"/>
          <w:i/>
          <w:color w:val="FF0000"/>
          <w:sz w:val="24"/>
          <w:szCs w:val="24"/>
        </w:rPr>
        <w:t>Enable:</w:t>
      </w:r>
      <w:r>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00B20CDF">
        <w:rPr>
          <w:rFonts w:cs="Arial"/>
          <w:i/>
          <w:color w:val="FF0000"/>
          <w:sz w:val="24"/>
          <w:szCs w:val="24"/>
        </w:rPr>
        <w:tab/>
      </w:r>
      <w:r w:rsidR="00B20CDF">
        <w:rPr>
          <w:rFonts w:cs="Arial"/>
          <w:i/>
          <w:color w:val="FF0000"/>
          <w:sz w:val="24"/>
          <w:szCs w:val="24"/>
        </w:rPr>
        <w:tab/>
      </w:r>
      <w:r w:rsidR="00B20C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t>Size: 1 Octet</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843942" w:rsidRPr="004A3BDF" w14:paraId="4BB12542" w14:textId="77777777" w:rsidTr="007E5759">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3094C586" w14:textId="77777777" w:rsidR="00843942" w:rsidRPr="004A3BDF" w:rsidRDefault="00843942" w:rsidP="007E5759">
            <w:pPr>
              <w:pStyle w:val="Tableheading"/>
              <w:spacing w:before="96"/>
              <w:rPr>
                <w:rFonts w:cs="Arial"/>
                <w:color w:val="FF0000"/>
                <w:sz w:val="24"/>
                <w:szCs w:val="24"/>
              </w:rPr>
            </w:pPr>
            <w:r w:rsidRPr="004A3B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566A6BA9" w14:textId="77777777" w:rsidR="00843942" w:rsidRPr="004A3BDF" w:rsidRDefault="00843942" w:rsidP="007E5759">
            <w:pPr>
              <w:pStyle w:val="Tableheading"/>
              <w:spacing w:before="96"/>
              <w:rPr>
                <w:rFonts w:cs="Arial"/>
                <w:color w:val="FF0000"/>
                <w:sz w:val="24"/>
                <w:szCs w:val="24"/>
              </w:rPr>
            </w:pPr>
            <w:r w:rsidRPr="004A3BDF">
              <w:rPr>
                <w:rFonts w:cs="Arial"/>
                <w:color w:val="FF0000"/>
                <w:sz w:val="24"/>
                <w:szCs w:val="24"/>
              </w:rPr>
              <w:t>Parameter Description</w:t>
            </w:r>
          </w:p>
        </w:tc>
      </w:tr>
      <w:tr w:rsidR="00843942" w:rsidRPr="004A3BDF" w14:paraId="5535FC7F" w14:textId="77777777" w:rsidTr="007E5759">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65EF4046" w14:textId="77777777" w:rsidR="00843942" w:rsidRPr="004A3BDF" w:rsidRDefault="00843942" w:rsidP="007E5759">
            <w:pPr>
              <w:pStyle w:val="CellBody"/>
              <w:spacing w:before="96"/>
              <w:rPr>
                <w:rFonts w:ascii="Arial" w:hAnsi="Arial" w:cs="Arial"/>
                <w:color w:val="FF0000"/>
                <w:sz w:val="24"/>
                <w:szCs w:val="24"/>
              </w:rPr>
            </w:pPr>
            <w:r>
              <w:rPr>
                <w:rFonts w:ascii="Arial" w:hAnsi="Arial" w:cs="Arial"/>
                <w:color w:val="FF0000"/>
                <w:sz w:val="24"/>
                <w:szCs w:val="24"/>
              </w:rPr>
              <w:t>0x00</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26819B77" w14:textId="77777777" w:rsidR="00843942" w:rsidRPr="004A3BDF" w:rsidRDefault="00AC656A" w:rsidP="007E5759">
            <w:pPr>
              <w:pStyle w:val="CellBody"/>
              <w:spacing w:before="96"/>
              <w:rPr>
                <w:rFonts w:ascii="Arial" w:hAnsi="Arial" w:cs="Arial"/>
                <w:color w:val="FF0000"/>
                <w:sz w:val="24"/>
                <w:szCs w:val="24"/>
              </w:rPr>
            </w:pPr>
            <w:r>
              <w:rPr>
                <w:rFonts w:ascii="Arial" w:hAnsi="Arial" w:cs="Arial"/>
                <w:color w:val="FF0000"/>
                <w:sz w:val="24"/>
                <w:szCs w:val="24"/>
              </w:rPr>
              <w:t xml:space="preserve">Periodic advertising </w:t>
            </w:r>
            <w:r w:rsidR="00843942">
              <w:rPr>
                <w:rFonts w:ascii="Arial" w:hAnsi="Arial" w:cs="Arial"/>
                <w:color w:val="FF0000"/>
                <w:sz w:val="24"/>
                <w:szCs w:val="24"/>
              </w:rPr>
              <w:t xml:space="preserve">is disabled </w:t>
            </w:r>
            <w:r w:rsidR="00843942" w:rsidRPr="002B7788">
              <w:rPr>
                <w:rFonts w:ascii="Arial" w:hAnsi="Arial" w:cs="Arial"/>
                <w:color w:val="FF0000"/>
                <w:sz w:val="24"/>
                <w:szCs w:val="24"/>
              </w:rPr>
              <w:t>(</w:t>
            </w:r>
            <w:r w:rsidR="00843942" w:rsidRPr="005C45EA">
              <w:rPr>
                <w:rFonts w:ascii="Arial" w:hAnsi="Arial" w:cs="Arial"/>
                <w:color w:val="FF0000"/>
                <w:sz w:val="24"/>
                <w:szCs w:val="24"/>
              </w:rPr>
              <w:t>default</w:t>
            </w:r>
            <w:r w:rsidR="00843942" w:rsidRPr="002B7788">
              <w:rPr>
                <w:rFonts w:ascii="Arial" w:hAnsi="Arial" w:cs="Arial"/>
                <w:color w:val="FF0000"/>
                <w:sz w:val="24"/>
                <w:szCs w:val="24"/>
              </w:rPr>
              <w:t>)</w:t>
            </w:r>
          </w:p>
        </w:tc>
      </w:tr>
      <w:tr w:rsidR="00843942" w:rsidRPr="004A3BDF" w14:paraId="2A4CADB2" w14:textId="77777777" w:rsidTr="007E5759">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13246CEE" w14:textId="77777777" w:rsidR="00843942" w:rsidRDefault="00843942" w:rsidP="007E5759">
            <w:pPr>
              <w:pStyle w:val="CellBody"/>
              <w:spacing w:before="96"/>
              <w:rPr>
                <w:rFonts w:ascii="Arial" w:hAnsi="Arial" w:cs="Arial"/>
                <w:color w:val="FF0000"/>
                <w:sz w:val="24"/>
                <w:szCs w:val="24"/>
              </w:rPr>
            </w:pPr>
            <w:r>
              <w:rPr>
                <w:rFonts w:ascii="Arial" w:hAnsi="Arial" w:cs="Arial"/>
                <w:color w:val="FF0000"/>
                <w:sz w:val="24"/>
                <w:szCs w:val="24"/>
              </w:rPr>
              <w:t>0x01</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7773A34D" w14:textId="77777777" w:rsidR="00843942" w:rsidRDefault="00AC656A" w:rsidP="007E5759">
            <w:pPr>
              <w:pStyle w:val="CellBody"/>
              <w:spacing w:before="96"/>
              <w:rPr>
                <w:rFonts w:ascii="Arial" w:hAnsi="Arial" w:cs="Arial"/>
                <w:color w:val="FF0000"/>
                <w:sz w:val="24"/>
                <w:szCs w:val="24"/>
              </w:rPr>
            </w:pPr>
            <w:r>
              <w:rPr>
                <w:rFonts w:ascii="Arial" w:hAnsi="Arial" w:cs="Arial"/>
                <w:color w:val="FF0000"/>
                <w:sz w:val="24"/>
                <w:szCs w:val="24"/>
              </w:rPr>
              <w:t xml:space="preserve">Periodic advertising </w:t>
            </w:r>
            <w:r w:rsidR="00843942">
              <w:rPr>
                <w:rFonts w:ascii="Arial" w:hAnsi="Arial" w:cs="Arial"/>
                <w:color w:val="FF0000"/>
                <w:sz w:val="24"/>
                <w:szCs w:val="24"/>
              </w:rPr>
              <w:t>is enabled</w:t>
            </w:r>
          </w:p>
        </w:tc>
      </w:tr>
      <w:tr w:rsidR="00490D7D" w:rsidRPr="004A3BDF" w14:paraId="09741EA7" w14:textId="77777777" w:rsidTr="007E5759">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5AB04EB8" w14:textId="77777777" w:rsidR="00490D7D" w:rsidRDefault="0024040F" w:rsidP="007E5759">
            <w:pPr>
              <w:pStyle w:val="CellBody"/>
              <w:spacing w:before="96"/>
              <w:rPr>
                <w:rFonts w:ascii="Arial" w:hAnsi="Arial" w:cs="Arial"/>
                <w:color w:val="FF0000"/>
                <w:sz w:val="24"/>
                <w:szCs w:val="24"/>
              </w:rPr>
            </w:pPr>
            <w:r>
              <w:rPr>
                <w:rFonts w:ascii="Arial" w:hAnsi="Arial" w:cs="Arial"/>
                <w:color w:val="FF0000"/>
                <w:sz w:val="24"/>
                <w:szCs w:val="24"/>
              </w:rPr>
              <w:t>0x02</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38C8C681" w14:textId="77777777" w:rsidR="00490D7D" w:rsidRDefault="00AC656A" w:rsidP="007E5759">
            <w:pPr>
              <w:pStyle w:val="CellBody"/>
              <w:spacing w:before="96"/>
              <w:rPr>
                <w:rFonts w:ascii="Arial" w:hAnsi="Arial" w:cs="Arial"/>
                <w:color w:val="FF0000"/>
                <w:sz w:val="24"/>
                <w:szCs w:val="24"/>
              </w:rPr>
            </w:pPr>
            <w:r>
              <w:rPr>
                <w:rFonts w:ascii="Arial" w:hAnsi="Arial" w:cs="Arial"/>
                <w:color w:val="FF0000"/>
                <w:sz w:val="24"/>
                <w:szCs w:val="24"/>
              </w:rPr>
              <w:t xml:space="preserve">Periodic advertising </w:t>
            </w:r>
            <w:r w:rsidR="0024040F">
              <w:rPr>
                <w:rFonts w:ascii="Arial" w:hAnsi="Arial" w:cs="Arial"/>
                <w:color w:val="FF0000"/>
                <w:sz w:val="24"/>
                <w:szCs w:val="24"/>
              </w:rPr>
              <w:t>is enabled on scan request</w:t>
            </w:r>
          </w:p>
        </w:tc>
      </w:tr>
      <w:tr w:rsidR="00843942" w:rsidRPr="004A3BDF" w14:paraId="29FA9064" w14:textId="77777777" w:rsidTr="007E5759">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46C8B3B3" w14:textId="77777777" w:rsidR="00843942" w:rsidRDefault="007564C0" w:rsidP="007E5759">
            <w:pPr>
              <w:pStyle w:val="CellBody"/>
              <w:spacing w:before="96"/>
              <w:rPr>
                <w:rFonts w:ascii="Arial" w:hAnsi="Arial" w:cs="Arial"/>
                <w:color w:val="FF0000"/>
                <w:sz w:val="24"/>
                <w:szCs w:val="24"/>
              </w:rPr>
            </w:pPr>
            <w:r>
              <w:rPr>
                <w:rFonts w:ascii="Arial" w:hAnsi="Arial" w:cs="Arial"/>
                <w:color w:val="FF0000"/>
                <w:sz w:val="24"/>
                <w:szCs w:val="24"/>
              </w:rPr>
              <w:t>All other values</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1CA2BB5D" w14:textId="77777777" w:rsidR="00843942" w:rsidRDefault="00843942" w:rsidP="007E5759">
            <w:pPr>
              <w:pStyle w:val="CellBody"/>
              <w:spacing w:before="96"/>
              <w:rPr>
                <w:rFonts w:ascii="Arial" w:hAnsi="Arial" w:cs="Arial"/>
                <w:color w:val="FF0000"/>
                <w:sz w:val="24"/>
                <w:szCs w:val="24"/>
              </w:rPr>
            </w:pPr>
            <w:r>
              <w:rPr>
                <w:rFonts w:ascii="Arial" w:hAnsi="Arial" w:cs="Arial"/>
                <w:color w:val="FF0000"/>
                <w:sz w:val="24"/>
                <w:szCs w:val="24"/>
              </w:rPr>
              <w:t>Reserved for future use</w:t>
            </w:r>
          </w:p>
        </w:tc>
      </w:tr>
    </w:tbl>
    <w:p w14:paraId="0C820940" w14:textId="77777777" w:rsidR="00843942" w:rsidRDefault="00843942" w:rsidP="00843942">
      <w:pPr>
        <w:spacing w:after="0"/>
        <w:rPr>
          <w:rFonts w:cs="Arial"/>
          <w:i/>
          <w:color w:val="FF0000"/>
          <w:sz w:val="24"/>
          <w:szCs w:val="24"/>
        </w:rPr>
      </w:pPr>
    </w:p>
    <w:p w14:paraId="73A98336" w14:textId="77777777" w:rsidR="00843942" w:rsidRPr="004A3BDF" w:rsidRDefault="00843942" w:rsidP="00843942">
      <w:pPr>
        <w:spacing w:after="0"/>
        <w:rPr>
          <w:rFonts w:cs="Arial"/>
          <w:i/>
          <w:color w:val="FF0000"/>
          <w:sz w:val="24"/>
          <w:szCs w:val="24"/>
        </w:rPr>
      </w:pPr>
      <w:r>
        <w:rPr>
          <w:rFonts w:cs="Arial"/>
          <w:i/>
          <w:color w:val="FF0000"/>
          <w:sz w:val="24"/>
          <w:szCs w:val="24"/>
        </w:rPr>
        <w:t>Advertising</w:t>
      </w:r>
      <w:r w:rsidR="000D30F5">
        <w:rPr>
          <w:rFonts w:cs="Arial"/>
          <w:i/>
          <w:color w:val="FF0000"/>
          <w:sz w:val="24"/>
          <w:szCs w:val="24"/>
        </w:rPr>
        <w:t>_</w:t>
      </w:r>
      <w:r w:rsidR="00403A1D">
        <w:rPr>
          <w:rFonts w:cs="Arial"/>
          <w:i/>
          <w:color w:val="FF0000"/>
          <w:sz w:val="24"/>
          <w:szCs w:val="24"/>
        </w:rPr>
        <w:t>Handle</w:t>
      </w:r>
      <w:r>
        <w:rPr>
          <w:rFonts w:cs="Arial"/>
          <w:i/>
          <w:color w:val="FF0000"/>
          <w:sz w:val="24"/>
          <w:szCs w:val="24"/>
        </w:rPr>
        <w:t>:</w:t>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sidRPr="004A3BDF">
        <w:rPr>
          <w:rFonts w:cs="Arial"/>
          <w:i/>
          <w:color w:val="FF0000"/>
          <w:sz w:val="24"/>
          <w:szCs w:val="24"/>
        </w:rPr>
        <w:tab/>
      </w:r>
      <w:r w:rsidR="00BB20E0">
        <w:rPr>
          <w:rFonts w:cs="Arial"/>
          <w:i/>
          <w:color w:val="FF0000"/>
          <w:sz w:val="24"/>
          <w:szCs w:val="24"/>
        </w:rPr>
        <w:tab/>
      </w:r>
      <w:r w:rsidRPr="004A3BDF">
        <w:rPr>
          <w:rFonts w:cs="Arial"/>
          <w:i/>
          <w:color w:val="FF0000"/>
          <w:sz w:val="24"/>
          <w:szCs w:val="24"/>
        </w:rPr>
        <w:t>Size: 1 Octet</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843942" w:rsidRPr="004A3BDF" w14:paraId="184EE83F" w14:textId="77777777" w:rsidTr="007E5759">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491B99D7" w14:textId="77777777" w:rsidR="00843942" w:rsidRPr="004A3BDF" w:rsidRDefault="00843942" w:rsidP="007E5759">
            <w:pPr>
              <w:pStyle w:val="Tableheading"/>
              <w:spacing w:before="96"/>
              <w:rPr>
                <w:rFonts w:cs="Arial"/>
                <w:color w:val="FF0000"/>
                <w:sz w:val="24"/>
                <w:szCs w:val="24"/>
              </w:rPr>
            </w:pPr>
            <w:r w:rsidRPr="004A3B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42E9A43F" w14:textId="77777777" w:rsidR="00843942" w:rsidRPr="004A3BDF" w:rsidRDefault="00843942" w:rsidP="007E5759">
            <w:pPr>
              <w:pStyle w:val="Tableheading"/>
              <w:spacing w:before="96"/>
              <w:rPr>
                <w:rFonts w:cs="Arial"/>
                <w:color w:val="FF0000"/>
                <w:sz w:val="24"/>
                <w:szCs w:val="24"/>
              </w:rPr>
            </w:pPr>
            <w:r w:rsidRPr="004A3BDF">
              <w:rPr>
                <w:rFonts w:cs="Arial"/>
                <w:color w:val="FF0000"/>
                <w:sz w:val="24"/>
                <w:szCs w:val="24"/>
              </w:rPr>
              <w:t>Parameter Description</w:t>
            </w:r>
          </w:p>
        </w:tc>
      </w:tr>
      <w:tr w:rsidR="00843942" w:rsidRPr="004A3BDF" w14:paraId="5BE2AEFC" w14:textId="77777777" w:rsidTr="007E5759">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263066D2" w14:textId="1A897502" w:rsidR="00843942" w:rsidRPr="004A3BDF" w:rsidRDefault="00843942" w:rsidP="007E5759">
            <w:pPr>
              <w:pStyle w:val="CellBody"/>
              <w:spacing w:before="96"/>
              <w:rPr>
                <w:rFonts w:ascii="Arial" w:hAnsi="Arial" w:cs="Arial"/>
                <w:color w:val="FF0000"/>
                <w:sz w:val="24"/>
                <w:szCs w:val="24"/>
              </w:rPr>
            </w:pPr>
            <w:r w:rsidRPr="004A3BDF">
              <w:rPr>
                <w:rFonts w:ascii="Arial" w:hAnsi="Arial" w:cs="Arial"/>
                <w:color w:val="FF0000"/>
                <w:sz w:val="24"/>
                <w:szCs w:val="24"/>
              </w:rPr>
              <w:t>0x</w:t>
            </w:r>
            <w:r>
              <w:rPr>
                <w:rFonts w:ascii="Arial" w:hAnsi="Arial" w:cs="Arial"/>
                <w:color w:val="FF0000"/>
                <w:sz w:val="24"/>
                <w:szCs w:val="24"/>
              </w:rPr>
              <w:t>00 – 0x</w:t>
            </w:r>
            <w:r w:rsidR="004D4606">
              <w:rPr>
                <w:rFonts w:ascii="Arial" w:hAnsi="Arial" w:cs="Arial"/>
                <w:color w:val="FF0000"/>
                <w:sz w:val="24"/>
                <w:szCs w:val="24"/>
              </w:rPr>
              <w:t>E</w:t>
            </w:r>
            <w:r>
              <w:rPr>
                <w:rFonts w:ascii="Arial" w:hAnsi="Arial" w:cs="Arial"/>
                <w:color w:val="FF0000"/>
                <w:sz w:val="24"/>
                <w:szCs w:val="24"/>
              </w:rPr>
              <w:t>F</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29E54707" w14:textId="28D1AD22" w:rsidR="00843942" w:rsidRPr="004A3BDF" w:rsidRDefault="00843942" w:rsidP="00585BAC">
            <w:pPr>
              <w:pStyle w:val="CellBody"/>
              <w:spacing w:before="96"/>
              <w:rPr>
                <w:rFonts w:ascii="Arial" w:hAnsi="Arial" w:cs="Arial"/>
                <w:color w:val="FF0000"/>
                <w:sz w:val="24"/>
                <w:szCs w:val="24"/>
              </w:rPr>
            </w:pPr>
            <w:r>
              <w:rPr>
                <w:rFonts w:ascii="Arial" w:hAnsi="Arial" w:cs="Arial"/>
                <w:color w:val="FF0000"/>
                <w:sz w:val="24"/>
                <w:szCs w:val="24"/>
              </w:rPr>
              <w:t>Used to identify a</w:t>
            </w:r>
            <w:r w:rsidR="00585BAC">
              <w:rPr>
                <w:rFonts w:ascii="Arial" w:hAnsi="Arial" w:cs="Arial"/>
                <w:color w:val="FF0000"/>
                <w:sz w:val="24"/>
                <w:szCs w:val="24"/>
              </w:rPr>
              <w:t>n</w:t>
            </w:r>
            <w:r w:rsidR="004D4606">
              <w:rPr>
                <w:rFonts w:ascii="Arial" w:hAnsi="Arial" w:cs="Arial"/>
                <w:color w:val="FF0000"/>
                <w:sz w:val="24"/>
                <w:szCs w:val="24"/>
              </w:rPr>
              <w:t xml:space="preserve"> advertising set</w:t>
            </w:r>
          </w:p>
        </w:tc>
      </w:tr>
      <w:tr w:rsidR="004D4606" w:rsidRPr="004A3BDF" w14:paraId="4D44683A" w14:textId="77777777" w:rsidTr="007E5759">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722B00E1" w14:textId="265A94D6" w:rsidR="004D4606" w:rsidRPr="004A3BDF" w:rsidRDefault="004D4606" w:rsidP="007E5759">
            <w:pPr>
              <w:pStyle w:val="CellBody"/>
              <w:spacing w:before="96"/>
              <w:rPr>
                <w:rFonts w:ascii="Arial" w:hAnsi="Arial" w:cs="Arial"/>
                <w:color w:val="FF0000"/>
                <w:sz w:val="24"/>
                <w:szCs w:val="24"/>
              </w:rPr>
            </w:pPr>
            <w:r>
              <w:rPr>
                <w:rFonts w:ascii="Arial" w:hAnsi="Arial" w:cs="Arial"/>
                <w:color w:val="FF0000"/>
                <w:sz w:val="24"/>
                <w:szCs w:val="24"/>
              </w:rPr>
              <w:t>All other values</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76CDB923" w14:textId="7C0C97AD" w:rsidR="004D4606" w:rsidRDefault="004D4606" w:rsidP="00585BAC">
            <w:pPr>
              <w:pStyle w:val="CellBody"/>
              <w:spacing w:before="96"/>
              <w:rPr>
                <w:rFonts w:ascii="Arial" w:hAnsi="Arial" w:cs="Arial"/>
                <w:color w:val="FF0000"/>
                <w:sz w:val="24"/>
                <w:szCs w:val="24"/>
              </w:rPr>
            </w:pPr>
            <w:r>
              <w:rPr>
                <w:rFonts w:ascii="Arial" w:hAnsi="Arial" w:cs="Arial"/>
                <w:color w:val="FF0000"/>
                <w:sz w:val="24"/>
                <w:szCs w:val="24"/>
              </w:rPr>
              <w:t>Reserved for future use</w:t>
            </w:r>
          </w:p>
        </w:tc>
      </w:tr>
    </w:tbl>
    <w:p w14:paraId="225FD26A" w14:textId="77777777" w:rsidR="00843942" w:rsidRPr="00204C3A" w:rsidRDefault="00843942" w:rsidP="00843942"/>
    <w:p w14:paraId="5117F051" w14:textId="77777777" w:rsidR="00843942" w:rsidRPr="00760353" w:rsidRDefault="00843942" w:rsidP="00843942">
      <w:pPr>
        <w:rPr>
          <w:rStyle w:val="Strong"/>
          <w:bCs w:val="0"/>
          <w:color w:val="FF0000"/>
        </w:rPr>
      </w:pPr>
      <w:r w:rsidRPr="005818E1">
        <w:rPr>
          <w:b/>
          <w:color w:val="FF0000"/>
        </w:rPr>
        <w:t>Return Parameters:</w:t>
      </w:r>
    </w:p>
    <w:p w14:paraId="1E6B3C07" w14:textId="77777777" w:rsidR="00843942" w:rsidRPr="004A3BDF" w:rsidRDefault="00843942" w:rsidP="00843942">
      <w:pPr>
        <w:spacing w:after="0"/>
        <w:rPr>
          <w:rFonts w:cs="Arial"/>
          <w:i/>
          <w:color w:val="FF0000"/>
          <w:sz w:val="24"/>
          <w:szCs w:val="24"/>
        </w:rPr>
      </w:pPr>
      <w:r w:rsidRPr="004A3BDF">
        <w:rPr>
          <w:rFonts w:cs="Arial"/>
          <w:i/>
          <w:color w:val="FF0000"/>
          <w:sz w:val="24"/>
          <w:szCs w:val="24"/>
        </w:rPr>
        <w:t>Status:</w:t>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t>Size: 1 Octet</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843942" w:rsidRPr="004A3BDF" w14:paraId="3267F5E0" w14:textId="77777777" w:rsidTr="007E5759">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12EAA1E7" w14:textId="77777777" w:rsidR="00843942" w:rsidRPr="004A3BDF" w:rsidRDefault="00843942" w:rsidP="007E5759">
            <w:pPr>
              <w:pStyle w:val="Tableheading"/>
              <w:spacing w:before="96"/>
              <w:rPr>
                <w:rFonts w:cs="Arial"/>
                <w:color w:val="FF0000"/>
                <w:sz w:val="24"/>
                <w:szCs w:val="24"/>
              </w:rPr>
            </w:pPr>
            <w:r w:rsidRPr="004A3B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4E51C7B9" w14:textId="77777777" w:rsidR="00843942" w:rsidRPr="004A3BDF" w:rsidRDefault="00843942" w:rsidP="007E5759">
            <w:pPr>
              <w:pStyle w:val="Tableheading"/>
              <w:spacing w:before="96"/>
              <w:rPr>
                <w:rFonts w:cs="Arial"/>
                <w:color w:val="FF0000"/>
                <w:sz w:val="24"/>
                <w:szCs w:val="24"/>
              </w:rPr>
            </w:pPr>
            <w:r w:rsidRPr="004A3BDF">
              <w:rPr>
                <w:rFonts w:cs="Arial"/>
                <w:color w:val="FF0000"/>
                <w:sz w:val="24"/>
                <w:szCs w:val="24"/>
              </w:rPr>
              <w:t>Parameter Description</w:t>
            </w:r>
          </w:p>
        </w:tc>
      </w:tr>
      <w:tr w:rsidR="00843942" w:rsidRPr="004A3BDF" w14:paraId="245D9251" w14:textId="77777777" w:rsidTr="007E5759">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59505AE8" w14:textId="77777777" w:rsidR="00843942" w:rsidRPr="004A3BDF" w:rsidRDefault="00843942" w:rsidP="007E5759">
            <w:pPr>
              <w:pStyle w:val="CellBody"/>
              <w:spacing w:before="96"/>
              <w:rPr>
                <w:rFonts w:ascii="Arial" w:hAnsi="Arial" w:cs="Arial"/>
                <w:color w:val="FF0000"/>
                <w:sz w:val="24"/>
                <w:szCs w:val="24"/>
              </w:rPr>
            </w:pPr>
            <w:r w:rsidRPr="004A3BDF">
              <w:rPr>
                <w:rFonts w:ascii="Arial" w:hAnsi="Arial" w:cs="Arial"/>
                <w:color w:val="FF0000"/>
                <w:sz w:val="24"/>
                <w:szCs w:val="24"/>
              </w:rPr>
              <w:t>0x00</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7ABC4986" w14:textId="77777777" w:rsidR="00843942" w:rsidRPr="004A3BDF" w:rsidRDefault="00843942" w:rsidP="00843942">
            <w:pPr>
              <w:pStyle w:val="CellBody"/>
              <w:spacing w:before="96"/>
              <w:rPr>
                <w:rFonts w:ascii="Arial" w:hAnsi="Arial" w:cs="Arial"/>
                <w:color w:val="FF0000"/>
                <w:sz w:val="24"/>
                <w:szCs w:val="24"/>
              </w:rPr>
            </w:pPr>
            <w:r w:rsidRPr="004A3BDF">
              <w:rPr>
                <w:rFonts w:ascii="Arial" w:hAnsi="Arial" w:cs="Arial"/>
                <w:color w:val="FF0000"/>
                <w:sz w:val="24"/>
                <w:szCs w:val="24"/>
              </w:rPr>
              <w:t>HCI_LE_Set_</w:t>
            </w:r>
            <w:r>
              <w:rPr>
                <w:rFonts w:ascii="Arial" w:hAnsi="Arial" w:cs="Arial"/>
                <w:color w:val="FF0000"/>
                <w:sz w:val="24"/>
                <w:szCs w:val="24"/>
              </w:rPr>
              <w:t>Periodic</w:t>
            </w:r>
            <w:r w:rsidRPr="004A3BDF">
              <w:rPr>
                <w:rFonts w:ascii="Arial" w:hAnsi="Arial" w:cs="Arial"/>
                <w:color w:val="FF0000"/>
                <w:sz w:val="24"/>
                <w:szCs w:val="24"/>
              </w:rPr>
              <w:t>_Advertis</w:t>
            </w:r>
            <w:r w:rsidR="00F43967">
              <w:rPr>
                <w:rFonts w:ascii="Arial" w:hAnsi="Arial" w:cs="Arial"/>
                <w:color w:val="FF0000"/>
                <w:sz w:val="24"/>
                <w:szCs w:val="24"/>
              </w:rPr>
              <w:t>ing</w:t>
            </w:r>
            <w:r w:rsidRPr="004A3BDF">
              <w:rPr>
                <w:rFonts w:ascii="Arial" w:hAnsi="Arial" w:cs="Arial"/>
                <w:color w:val="FF0000"/>
                <w:sz w:val="24"/>
                <w:szCs w:val="24"/>
              </w:rPr>
              <w:t>_Enable command succeeded</w:t>
            </w:r>
          </w:p>
        </w:tc>
      </w:tr>
      <w:tr w:rsidR="00843942" w:rsidRPr="004A3BDF" w14:paraId="28F0FC51" w14:textId="77777777" w:rsidTr="007E5759">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34C2F1FC" w14:textId="77777777" w:rsidR="00843942" w:rsidRPr="004A3BDF" w:rsidRDefault="00843942" w:rsidP="007E5759">
            <w:pPr>
              <w:pStyle w:val="CellBody"/>
              <w:spacing w:before="96"/>
              <w:rPr>
                <w:rFonts w:ascii="Arial" w:hAnsi="Arial" w:cs="Arial"/>
                <w:color w:val="FF0000"/>
                <w:sz w:val="24"/>
                <w:szCs w:val="24"/>
              </w:rPr>
            </w:pPr>
            <w:r w:rsidRPr="004A3BDF">
              <w:rPr>
                <w:rFonts w:ascii="Arial" w:hAnsi="Arial" w:cs="Arial"/>
                <w:color w:val="FF0000"/>
                <w:sz w:val="24"/>
                <w:szCs w:val="24"/>
              </w:rPr>
              <w:t>0x01</w:t>
            </w:r>
            <w:r>
              <w:rPr>
                <w:rFonts w:ascii="Arial" w:hAnsi="Arial" w:cs="Arial"/>
                <w:color w:val="FF0000"/>
                <w:sz w:val="24"/>
                <w:szCs w:val="24"/>
              </w:rPr>
              <w:t xml:space="preserve"> – </w:t>
            </w:r>
            <w:r w:rsidRPr="004A3BDF">
              <w:rPr>
                <w:rFonts w:ascii="Arial" w:hAnsi="Arial" w:cs="Arial"/>
                <w:color w:val="FF0000"/>
                <w:sz w:val="24"/>
                <w:szCs w:val="24"/>
              </w:rPr>
              <w:t>0xFF</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35CA321B" w14:textId="77777777" w:rsidR="00843942" w:rsidRPr="004A3BDF" w:rsidRDefault="00843942" w:rsidP="00585BAC">
            <w:pPr>
              <w:pStyle w:val="CellBody"/>
              <w:spacing w:before="96"/>
              <w:rPr>
                <w:rFonts w:ascii="Arial" w:hAnsi="Arial" w:cs="Arial"/>
                <w:color w:val="FF0000"/>
                <w:sz w:val="24"/>
                <w:szCs w:val="24"/>
                <w:lang w:val="en-GB"/>
              </w:rPr>
            </w:pPr>
            <w:r w:rsidRPr="004A3BDF">
              <w:rPr>
                <w:rFonts w:ascii="Arial" w:hAnsi="Arial" w:cs="Arial"/>
                <w:color w:val="FF0000"/>
                <w:sz w:val="24"/>
                <w:szCs w:val="24"/>
              </w:rPr>
              <w:t>HCI_LE_Set_</w:t>
            </w:r>
            <w:r>
              <w:rPr>
                <w:rFonts w:ascii="Arial" w:hAnsi="Arial" w:cs="Arial"/>
                <w:color w:val="FF0000"/>
                <w:sz w:val="24"/>
                <w:szCs w:val="24"/>
              </w:rPr>
              <w:t>Periodic</w:t>
            </w:r>
            <w:r w:rsidR="00585BAC">
              <w:rPr>
                <w:rFonts w:ascii="Arial" w:hAnsi="Arial" w:cs="Arial"/>
                <w:color w:val="FF0000"/>
                <w:sz w:val="24"/>
                <w:szCs w:val="24"/>
              </w:rPr>
              <w:t>_Advertis</w:t>
            </w:r>
            <w:r w:rsidR="00F43967">
              <w:rPr>
                <w:rFonts w:ascii="Arial" w:hAnsi="Arial" w:cs="Arial"/>
                <w:color w:val="FF0000"/>
                <w:sz w:val="24"/>
                <w:szCs w:val="24"/>
              </w:rPr>
              <w:t>ing</w:t>
            </w:r>
            <w:r w:rsidRPr="004A3BDF">
              <w:rPr>
                <w:rFonts w:ascii="Arial" w:hAnsi="Arial" w:cs="Arial"/>
                <w:color w:val="FF0000"/>
                <w:sz w:val="24"/>
                <w:szCs w:val="24"/>
              </w:rPr>
              <w:t xml:space="preserve">_Enable command failed. </w:t>
            </w:r>
            <w:r w:rsidRPr="004A3BDF">
              <w:rPr>
                <w:rFonts w:ascii="Arial" w:hAnsi="Arial" w:cs="Arial"/>
                <w:color w:val="FF0000"/>
                <w:sz w:val="24"/>
                <w:szCs w:val="24"/>
                <w:lang w:val="en-GB"/>
              </w:rPr>
              <w:t>See [Vol 2] Part D, Error Codes for a list of error codes and descriptions.</w:t>
            </w:r>
          </w:p>
        </w:tc>
      </w:tr>
    </w:tbl>
    <w:p w14:paraId="400C8658" w14:textId="77777777" w:rsidR="00843942" w:rsidRDefault="00843942" w:rsidP="00843942">
      <w:pPr>
        <w:autoSpaceDE w:val="0"/>
        <w:autoSpaceDN w:val="0"/>
        <w:adjustRightInd w:val="0"/>
        <w:spacing w:after="0" w:line="240" w:lineRule="auto"/>
        <w:rPr>
          <w:rFonts w:cs="Arial"/>
          <w:b/>
          <w:bCs/>
          <w:color w:val="FF0000"/>
          <w:sz w:val="24"/>
          <w:szCs w:val="24"/>
          <w:lang w:val="en-GB"/>
        </w:rPr>
      </w:pPr>
    </w:p>
    <w:p w14:paraId="3B8AAC6B" w14:textId="77777777" w:rsidR="00843942" w:rsidRDefault="00843942" w:rsidP="00843942">
      <w:pPr>
        <w:autoSpaceDE w:val="0"/>
        <w:autoSpaceDN w:val="0"/>
        <w:adjustRightInd w:val="0"/>
        <w:spacing w:after="0" w:line="240" w:lineRule="auto"/>
        <w:rPr>
          <w:rFonts w:cs="Arial"/>
          <w:b/>
          <w:bCs/>
          <w:color w:val="FF0000"/>
          <w:sz w:val="24"/>
          <w:szCs w:val="24"/>
          <w:lang w:val="en-GB"/>
        </w:rPr>
      </w:pPr>
      <w:r w:rsidRPr="00D50A44">
        <w:rPr>
          <w:rFonts w:cs="Arial"/>
          <w:b/>
          <w:bCs/>
          <w:color w:val="FF0000"/>
          <w:sz w:val="24"/>
          <w:szCs w:val="24"/>
          <w:lang w:val="en-GB"/>
        </w:rPr>
        <w:t>Event(s) Generated (unless masked away):</w:t>
      </w:r>
    </w:p>
    <w:p w14:paraId="52056587" w14:textId="77777777" w:rsidR="00843942" w:rsidRDefault="00843942" w:rsidP="00843942">
      <w:pPr>
        <w:autoSpaceDE w:val="0"/>
        <w:autoSpaceDN w:val="0"/>
        <w:adjustRightInd w:val="0"/>
        <w:spacing w:after="0" w:line="240" w:lineRule="auto"/>
        <w:rPr>
          <w:rFonts w:cs="Arial"/>
          <w:color w:val="FF0000"/>
          <w:sz w:val="24"/>
          <w:szCs w:val="24"/>
          <w:lang w:val="en-GB"/>
        </w:rPr>
      </w:pPr>
      <w:r w:rsidRPr="00D50A44">
        <w:rPr>
          <w:rFonts w:cs="Arial"/>
          <w:color w:val="FF0000"/>
          <w:sz w:val="24"/>
          <w:szCs w:val="24"/>
          <w:lang w:val="en-GB"/>
        </w:rPr>
        <w:t xml:space="preserve">When the </w:t>
      </w:r>
      <w:r w:rsidRPr="004A3BDF">
        <w:rPr>
          <w:rFonts w:cs="Arial"/>
          <w:color w:val="FF0000"/>
          <w:sz w:val="24"/>
          <w:szCs w:val="24"/>
        </w:rPr>
        <w:t>HCI_LE_Set_</w:t>
      </w:r>
      <w:r>
        <w:rPr>
          <w:rFonts w:cs="Arial"/>
          <w:color w:val="FF0000"/>
          <w:sz w:val="24"/>
          <w:szCs w:val="24"/>
        </w:rPr>
        <w:t>Perodic</w:t>
      </w:r>
      <w:r w:rsidRPr="004A3BDF">
        <w:rPr>
          <w:rFonts w:cs="Arial"/>
          <w:color w:val="FF0000"/>
          <w:sz w:val="24"/>
          <w:szCs w:val="24"/>
        </w:rPr>
        <w:t>_Advertis</w:t>
      </w:r>
      <w:r w:rsidR="00BF6A73">
        <w:rPr>
          <w:rFonts w:cs="Arial"/>
          <w:color w:val="FF0000"/>
          <w:sz w:val="24"/>
          <w:szCs w:val="24"/>
        </w:rPr>
        <w:t>ing</w:t>
      </w:r>
      <w:r w:rsidRPr="004A3BDF">
        <w:rPr>
          <w:rFonts w:cs="Arial"/>
          <w:color w:val="FF0000"/>
          <w:sz w:val="24"/>
          <w:szCs w:val="24"/>
        </w:rPr>
        <w:t xml:space="preserve">_Enable </w:t>
      </w:r>
      <w:r w:rsidRPr="00D50A44">
        <w:rPr>
          <w:rFonts w:cs="Arial"/>
          <w:color w:val="FF0000"/>
          <w:sz w:val="24"/>
          <w:szCs w:val="24"/>
          <w:lang w:val="en-GB"/>
        </w:rPr>
        <w:t>command has completed, a Command Complete event shall be generated.</w:t>
      </w:r>
    </w:p>
    <w:p w14:paraId="6668C79B" w14:textId="77777777" w:rsidR="00843942" w:rsidRPr="00C252CF" w:rsidRDefault="00843942" w:rsidP="00E40CCE">
      <w:pPr>
        <w:autoSpaceDE w:val="0"/>
        <w:autoSpaceDN w:val="0"/>
        <w:adjustRightInd w:val="0"/>
        <w:spacing w:after="0" w:line="240" w:lineRule="auto"/>
        <w:rPr>
          <w:rFonts w:cs="Arial"/>
          <w:color w:val="FF0000"/>
          <w:sz w:val="24"/>
          <w:szCs w:val="24"/>
          <w:lang w:val="en-GB"/>
        </w:rPr>
      </w:pPr>
    </w:p>
    <w:p w14:paraId="5CBE69DC" w14:textId="77777777" w:rsidR="00E40CCE" w:rsidRDefault="001D24E2" w:rsidP="00E40CCE">
      <w:pPr>
        <w:autoSpaceDE w:val="0"/>
        <w:autoSpaceDN w:val="0"/>
        <w:adjustRightInd w:val="0"/>
        <w:spacing w:after="0" w:line="240" w:lineRule="auto"/>
        <w:rPr>
          <w:rFonts w:cs="Arial"/>
          <w:color w:val="FF0000"/>
          <w:sz w:val="24"/>
          <w:szCs w:val="24"/>
          <w:lang w:val="en-GB"/>
        </w:rPr>
      </w:pPr>
      <w:bookmarkStart w:id="259" w:name="_Toc432709672"/>
      <w:bookmarkStart w:id="260" w:name="_Toc443590345"/>
      <w:r w:rsidRPr="001F0512" w:rsidDel="001D24E2">
        <w:rPr>
          <w:color w:val="FF0000"/>
        </w:rPr>
        <w:t xml:space="preserve"> </w:t>
      </w:r>
      <w:bookmarkStart w:id="261" w:name="_Toc443559325"/>
      <w:bookmarkStart w:id="262" w:name="_Toc443559560"/>
      <w:bookmarkStart w:id="263" w:name="_Toc443590361"/>
      <w:bookmarkStart w:id="264" w:name="_Toc443559327"/>
      <w:bookmarkStart w:id="265" w:name="_Toc443559562"/>
      <w:bookmarkStart w:id="266" w:name="_Toc443559341"/>
      <w:bookmarkStart w:id="267" w:name="_Toc443559576"/>
      <w:bookmarkStart w:id="268" w:name="_Toc443590375"/>
      <w:bookmarkStart w:id="269" w:name="_Toc443559342"/>
      <w:bookmarkStart w:id="270" w:name="_Toc443559577"/>
      <w:bookmarkStart w:id="271" w:name="_Toc443559353"/>
      <w:bookmarkStart w:id="272" w:name="_Toc443559588"/>
      <w:bookmarkStart w:id="273" w:name="_Toc443590384"/>
      <w:bookmarkStart w:id="274" w:name="_Toc443559355"/>
      <w:bookmarkStart w:id="275" w:name="_Toc443559590"/>
      <w:bookmarkStart w:id="276" w:name="_Toc443559368"/>
      <w:bookmarkStart w:id="277" w:name="_Toc443559603"/>
      <w:bookmarkStart w:id="278" w:name="_Toc443590397"/>
      <w:bookmarkStart w:id="279" w:name="_Toc443559373"/>
      <w:bookmarkStart w:id="280" w:name="_Toc443559608"/>
      <w:bookmarkStart w:id="281" w:name="_Toc443559384"/>
      <w:bookmarkStart w:id="282" w:name="_Toc443559619"/>
      <w:bookmarkStart w:id="283" w:name="_Toc443590410"/>
      <w:bookmarkStart w:id="284" w:name="_Toc443559394"/>
      <w:bookmarkStart w:id="285" w:name="_Toc443559629"/>
      <w:bookmarkStart w:id="286" w:name="_Toc443590418"/>
      <w:bookmarkStart w:id="287" w:name="_Toc443559395"/>
      <w:bookmarkStart w:id="288" w:name="_Toc443559630"/>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p>
    <w:p w14:paraId="0FF013FC" w14:textId="77777777" w:rsidR="001D24E2" w:rsidRPr="003928DF" w:rsidRDefault="001D24E2" w:rsidP="00F03F8D">
      <w:pPr>
        <w:pStyle w:val="Heading3"/>
      </w:pPr>
      <w:bookmarkStart w:id="289" w:name="_Toc432709681"/>
      <w:bookmarkStart w:id="290" w:name="_Toc443590422"/>
      <w:bookmarkStart w:id="291" w:name="_Toc448771402"/>
      <w:r w:rsidRPr="00B03027">
        <w:t>[New Section]</w:t>
      </w:r>
      <w:r w:rsidRPr="00F03F8D">
        <w:t xml:space="preserve"> 7.8.X LE Set Extended Scan Par</w:t>
      </w:r>
      <w:r w:rsidRPr="003928DF">
        <w:t>ameters Command</w:t>
      </w:r>
      <w:bookmarkEnd w:id="291"/>
    </w:p>
    <w:tbl>
      <w:tblPr>
        <w:tblStyle w:val="Bluetoothgrid"/>
        <w:tblW w:w="8620" w:type="dxa"/>
        <w:tblInd w:w="0" w:type="dxa"/>
        <w:tblLayout w:type="fixed"/>
        <w:tblCellMar>
          <w:left w:w="115" w:type="dxa"/>
          <w:right w:w="115" w:type="dxa"/>
        </w:tblCellMar>
        <w:tblLook w:val="04A0" w:firstRow="1" w:lastRow="0" w:firstColumn="1" w:lastColumn="0" w:noHBand="0" w:noVBand="1"/>
      </w:tblPr>
      <w:tblGrid>
        <w:gridCol w:w="2515"/>
        <w:gridCol w:w="1080"/>
        <w:gridCol w:w="3420"/>
        <w:gridCol w:w="1605"/>
      </w:tblGrid>
      <w:tr w:rsidR="001D24E2" w:rsidRPr="004A3BDF" w14:paraId="5F1448C9" w14:textId="77777777" w:rsidTr="004138C9">
        <w:trPr>
          <w:cnfStyle w:val="100000000000" w:firstRow="1" w:lastRow="0" w:firstColumn="0" w:lastColumn="0" w:oddVBand="0" w:evenVBand="0" w:oddHBand="0" w:evenHBand="0" w:firstRowFirstColumn="0" w:firstRowLastColumn="0" w:lastRowFirstColumn="0" w:lastRowLastColumn="0"/>
          <w:cantSplit/>
          <w:trHeight w:val="579"/>
        </w:trPr>
        <w:tc>
          <w:tcPr>
            <w:tcW w:w="2515" w:type="dxa"/>
            <w:tcBorders>
              <w:top w:val="single" w:sz="4" w:space="0" w:color="auto"/>
              <w:left w:val="single" w:sz="4" w:space="0" w:color="auto"/>
              <w:bottom w:val="single" w:sz="4" w:space="0" w:color="auto"/>
              <w:right w:val="single" w:sz="4" w:space="0" w:color="auto"/>
            </w:tcBorders>
            <w:shd w:val="clear" w:color="auto" w:fill="BBFAFD"/>
          </w:tcPr>
          <w:p w14:paraId="083B7614" w14:textId="77777777" w:rsidR="001D24E2" w:rsidRPr="004A3BDF" w:rsidRDefault="001D24E2" w:rsidP="00B423B2">
            <w:pPr>
              <w:pStyle w:val="Tableheading"/>
              <w:spacing w:before="96"/>
              <w:rPr>
                <w:rFonts w:cs="Arial"/>
                <w:color w:val="FF0000"/>
                <w:sz w:val="24"/>
                <w:szCs w:val="24"/>
              </w:rPr>
            </w:pPr>
            <w:r w:rsidRPr="004A3BDF">
              <w:rPr>
                <w:rFonts w:cs="Arial"/>
                <w:color w:val="FF0000"/>
                <w:sz w:val="24"/>
                <w:szCs w:val="24"/>
              </w:rPr>
              <w:t>Command</w:t>
            </w:r>
          </w:p>
        </w:tc>
        <w:tc>
          <w:tcPr>
            <w:tcW w:w="1080" w:type="dxa"/>
            <w:tcBorders>
              <w:top w:val="single" w:sz="4" w:space="0" w:color="auto"/>
              <w:left w:val="single" w:sz="4" w:space="0" w:color="auto"/>
              <w:bottom w:val="single" w:sz="4" w:space="0" w:color="auto"/>
              <w:right w:val="single" w:sz="4" w:space="0" w:color="auto"/>
            </w:tcBorders>
            <w:shd w:val="clear" w:color="auto" w:fill="BBFAFD"/>
            <w:hideMark/>
          </w:tcPr>
          <w:p w14:paraId="6C2D9456" w14:textId="77777777" w:rsidR="001D24E2" w:rsidRPr="004A3BDF" w:rsidRDefault="001D24E2" w:rsidP="00B423B2">
            <w:pPr>
              <w:pStyle w:val="Tableheading"/>
              <w:spacing w:before="96"/>
              <w:rPr>
                <w:rFonts w:cs="Arial"/>
                <w:color w:val="FF0000"/>
                <w:sz w:val="24"/>
                <w:szCs w:val="24"/>
              </w:rPr>
            </w:pPr>
            <w:r w:rsidRPr="004A3BDF">
              <w:rPr>
                <w:rFonts w:cs="Arial"/>
                <w:color w:val="FF0000"/>
                <w:sz w:val="24"/>
                <w:szCs w:val="24"/>
              </w:rPr>
              <w:t>OCF</w:t>
            </w:r>
          </w:p>
        </w:tc>
        <w:tc>
          <w:tcPr>
            <w:tcW w:w="3420" w:type="dxa"/>
            <w:tcBorders>
              <w:top w:val="single" w:sz="4" w:space="0" w:color="auto"/>
              <w:left w:val="single" w:sz="4" w:space="0" w:color="auto"/>
              <w:bottom w:val="single" w:sz="4" w:space="0" w:color="auto"/>
              <w:right w:val="single" w:sz="4" w:space="0" w:color="auto"/>
            </w:tcBorders>
            <w:shd w:val="clear" w:color="auto" w:fill="BBFAFD"/>
          </w:tcPr>
          <w:p w14:paraId="2BA0947D" w14:textId="77777777" w:rsidR="001D24E2" w:rsidRPr="004A3BDF" w:rsidRDefault="001D24E2" w:rsidP="00B423B2">
            <w:pPr>
              <w:pStyle w:val="Tableheading"/>
              <w:spacing w:before="96"/>
              <w:rPr>
                <w:rFonts w:cs="Arial"/>
                <w:color w:val="FF0000"/>
                <w:sz w:val="24"/>
                <w:szCs w:val="24"/>
              </w:rPr>
            </w:pPr>
            <w:r w:rsidRPr="004A3BDF">
              <w:rPr>
                <w:rFonts w:cs="Arial"/>
                <w:color w:val="FF0000"/>
                <w:sz w:val="24"/>
                <w:szCs w:val="24"/>
              </w:rPr>
              <w:t>Command Parameters</w:t>
            </w:r>
          </w:p>
        </w:tc>
        <w:tc>
          <w:tcPr>
            <w:tcW w:w="1605" w:type="dxa"/>
            <w:tcBorders>
              <w:top w:val="single" w:sz="4" w:space="0" w:color="auto"/>
              <w:left w:val="single" w:sz="4" w:space="0" w:color="auto"/>
              <w:bottom w:val="single" w:sz="4" w:space="0" w:color="auto"/>
              <w:right w:val="single" w:sz="4" w:space="0" w:color="auto"/>
            </w:tcBorders>
            <w:shd w:val="clear" w:color="auto" w:fill="BBFAFD"/>
          </w:tcPr>
          <w:p w14:paraId="4A6D52F4" w14:textId="77777777" w:rsidR="001D24E2" w:rsidRPr="004A3BDF" w:rsidRDefault="001D24E2" w:rsidP="00B423B2">
            <w:pPr>
              <w:pStyle w:val="Tableheading"/>
              <w:spacing w:before="96"/>
              <w:rPr>
                <w:rFonts w:cs="Arial"/>
                <w:color w:val="FF0000"/>
                <w:sz w:val="24"/>
                <w:szCs w:val="24"/>
              </w:rPr>
            </w:pPr>
            <w:r w:rsidRPr="004A3BDF">
              <w:rPr>
                <w:rFonts w:cs="Arial"/>
                <w:color w:val="FF0000"/>
                <w:sz w:val="24"/>
                <w:szCs w:val="24"/>
              </w:rPr>
              <w:t>Return Parameters</w:t>
            </w:r>
          </w:p>
        </w:tc>
      </w:tr>
      <w:tr w:rsidR="001D24E2" w:rsidRPr="004A3BDF" w14:paraId="1E33BAA8" w14:textId="77777777" w:rsidTr="004138C9">
        <w:trPr>
          <w:trHeight w:val="184"/>
        </w:trPr>
        <w:tc>
          <w:tcPr>
            <w:tcW w:w="251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2839214F" w14:textId="77777777" w:rsidR="001D24E2" w:rsidRPr="004A3BDF" w:rsidRDefault="001D24E2" w:rsidP="00B423B2">
            <w:pPr>
              <w:pStyle w:val="CellBody"/>
              <w:spacing w:before="96"/>
              <w:rPr>
                <w:rFonts w:ascii="Arial" w:hAnsi="Arial" w:cs="Arial"/>
                <w:color w:val="FF0000"/>
                <w:sz w:val="24"/>
                <w:szCs w:val="24"/>
              </w:rPr>
            </w:pPr>
            <w:r w:rsidRPr="004A3BDF">
              <w:rPr>
                <w:rFonts w:ascii="Arial" w:hAnsi="Arial" w:cs="Arial"/>
                <w:color w:val="FF0000"/>
                <w:sz w:val="24"/>
                <w:szCs w:val="24"/>
              </w:rPr>
              <w:t>HCI_LE_Set_Extended_</w:t>
            </w:r>
            <w:r>
              <w:rPr>
                <w:rFonts w:ascii="Arial" w:hAnsi="Arial" w:cs="Arial"/>
                <w:color w:val="FF0000"/>
                <w:sz w:val="24"/>
                <w:szCs w:val="24"/>
              </w:rPr>
              <w:t>Scan</w:t>
            </w:r>
            <w:r w:rsidRPr="004A3BDF">
              <w:rPr>
                <w:rFonts w:ascii="Arial" w:hAnsi="Arial" w:cs="Arial"/>
                <w:color w:val="FF0000"/>
                <w:sz w:val="24"/>
                <w:szCs w:val="24"/>
              </w:rPr>
              <w:t>_</w:t>
            </w:r>
            <w:r>
              <w:rPr>
                <w:rFonts w:ascii="Arial" w:hAnsi="Arial" w:cs="Arial"/>
                <w:color w:val="FF0000"/>
                <w:sz w:val="24"/>
                <w:szCs w:val="24"/>
              </w:rPr>
              <w:t>Parameters</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32BFA8D2" w14:textId="77777777" w:rsidR="001D24E2" w:rsidRPr="004A3BDF" w:rsidRDefault="004F6780" w:rsidP="00B423B2">
            <w:pPr>
              <w:pStyle w:val="CellBody"/>
              <w:spacing w:before="96"/>
              <w:rPr>
                <w:rFonts w:ascii="Arial" w:hAnsi="Arial" w:cs="Arial"/>
                <w:color w:val="FF0000"/>
                <w:sz w:val="24"/>
                <w:szCs w:val="24"/>
              </w:rPr>
            </w:pPr>
            <w:r>
              <w:rPr>
                <w:rFonts w:ascii="Arial" w:hAnsi="Arial" w:cs="Arial"/>
                <w:color w:val="FF0000"/>
                <w:sz w:val="24"/>
                <w:szCs w:val="24"/>
              </w:rPr>
              <w:t>0x</w:t>
            </w:r>
            <w:r w:rsidR="003E772E">
              <w:rPr>
                <w:rFonts w:ascii="Arial" w:hAnsi="Arial" w:cs="Arial"/>
                <w:color w:val="FF0000"/>
                <w:sz w:val="24"/>
                <w:szCs w:val="24"/>
              </w:rPr>
              <w:t>00</w:t>
            </w:r>
            <w:r>
              <w:rPr>
                <w:rFonts w:ascii="Arial" w:hAnsi="Arial" w:cs="Arial"/>
                <w:color w:val="FF0000"/>
                <w:sz w:val="24"/>
                <w:szCs w:val="24"/>
              </w:rPr>
              <w:t>41</w:t>
            </w:r>
          </w:p>
        </w:tc>
        <w:tc>
          <w:tcPr>
            <w:tcW w:w="342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7DBC40F3" w14:textId="77777777" w:rsidR="001D24E2" w:rsidRDefault="001D24E2" w:rsidP="00B423B2">
            <w:pPr>
              <w:pStyle w:val="CellBody"/>
              <w:spacing w:before="96"/>
              <w:rPr>
                <w:rFonts w:ascii="Arial" w:hAnsi="Arial" w:cs="Arial"/>
                <w:color w:val="FF0000"/>
                <w:sz w:val="24"/>
                <w:szCs w:val="24"/>
                <w:lang w:val="fr-FR"/>
              </w:rPr>
            </w:pPr>
            <w:r>
              <w:rPr>
                <w:rFonts w:ascii="Arial" w:hAnsi="Arial" w:cs="Arial"/>
                <w:color w:val="FF0000"/>
                <w:sz w:val="24"/>
                <w:szCs w:val="24"/>
              </w:rPr>
              <w:t>Scanning_PHYs,</w:t>
            </w:r>
          </w:p>
          <w:p w14:paraId="3A14A11D" w14:textId="77777777" w:rsidR="001D24E2" w:rsidRPr="0089333D" w:rsidRDefault="001D24E2" w:rsidP="00B423B2">
            <w:pPr>
              <w:pStyle w:val="CellBody"/>
              <w:spacing w:before="96"/>
              <w:rPr>
                <w:rFonts w:ascii="Arial" w:hAnsi="Arial" w:cs="Arial"/>
                <w:color w:val="FF0000"/>
                <w:sz w:val="24"/>
                <w:szCs w:val="24"/>
                <w:lang w:val="fr-FR"/>
              </w:rPr>
            </w:pPr>
            <w:r w:rsidRPr="0089333D">
              <w:rPr>
                <w:rFonts w:ascii="Arial" w:hAnsi="Arial" w:cs="Arial"/>
                <w:color w:val="FF0000"/>
                <w:sz w:val="24"/>
                <w:szCs w:val="24"/>
                <w:lang w:val="fr-FR"/>
              </w:rPr>
              <w:t>Scan_Type</w:t>
            </w:r>
            <w:r>
              <w:rPr>
                <w:rFonts w:ascii="Arial" w:hAnsi="Arial" w:cs="Arial"/>
                <w:color w:val="FF0000"/>
                <w:sz w:val="24"/>
                <w:szCs w:val="24"/>
                <w:lang w:val="fr-FR"/>
              </w:rPr>
              <w:t>[i]</w:t>
            </w:r>
            <w:r w:rsidRPr="0089333D">
              <w:rPr>
                <w:rFonts w:ascii="Arial" w:hAnsi="Arial" w:cs="Arial"/>
                <w:color w:val="FF0000"/>
                <w:sz w:val="24"/>
                <w:szCs w:val="24"/>
                <w:lang w:val="fr-FR"/>
              </w:rPr>
              <w:t>,</w:t>
            </w:r>
          </w:p>
          <w:p w14:paraId="4475B2AC" w14:textId="77777777" w:rsidR="001D24E2" w:rsidRPr="0089333D" w:rsidRDefault="001D24E2" w:rsidP="00B423B2">
            <w:pPr>
              <w:pStyle w:val="CellBody"/>
              <w:spacing w:before="96"/>
              <w:rPr>
                <w:rFonts w:ascii="Arial" w:hAnsi="Arial" w:cs="Arial"/>
                <w:color w:val="FF0000"/>
                <w:sz w:val="24"/>
                <w:szCs w:val="24"/>
                <w:lang w:val="fr-FR"/>
              </w:rPr>
            </w:pPr>
            <w:r w:rsidRPr="0089333D">
              <w:rPr>
                <w:rFonts w:ascii="Arial" w:hAnsi="Arial" w:cs="Arial"/>
                <w:color w:val="FF0000"/>
                <w:sz w:val="24"/>
                <w:szCs w:val="24"/>
                <w:lang w:val="fr-FR"/>
              </w:rPr>
              <w:t>Scan_Interval</w:t>
            </w:r>
            <w:r>
              <w:rPr>
                <w:rFonts w:ascii="Arial" w:hAnsi="Arial" w:cs="Arial"/>
                <w:color w:val="FF0000"/>
                <w:sz w:val="24"/>
                <w:szCs w:val="24"/>
                <w:lang w:val="fr-FR"/>
              </w:rPr>
              <w:t>[i]</w:t>
            </w:r>
            <w:r w:rsidRPr="0089333D">
              <w:rPr>
                <w:rFonts w:ascii="Arial" w:hAnsi="Arial" w:cs="Arial"/>
                <w:color w:val="FF0000"/>
                <w:sz w:val="24"/>
                <w:szCs w:val="24"/>
                <w:lang w:val="fr-FR"/>
              </w:rPr>
              <w:t>,</w:t>
            </w:r>
          </w:p>
          <w:p w14:paraId="725441DB" w14:textId="77777777" w:rsidR="001D24E2" w:rsidRDefault="001D24E2" w:rsidP="00B423B2">
            <w:pPr>
              <w:pStyle w:val="CellBody"/>
              <w:spacing w:before="96"/>
              <w:rPr>
                <w:rFonts w:ascii="Arial" w:hAnsi="Arial" w:cs="Arial"/>
                <w:color w:val="FF0000"/>
                <w:sz w:val="24"/>
                <w:szCs w:val="24"/>
              </w:rPr>
            </w:pPr>
            <w:r>
              <w:rPr>
                <w:rFonts w:ascii="Arial" w:hAnsi="Arial" w:cs="Arial"/>
                <w:color w:val="FF0000"/>
                <w:sz w:val="24"/>
                <w:szCs w:val="24"/>
              </w:rPr>
              <w:t>Scan_Window[i],</w:t>
            </w:r>
          </w:p>
          <w:p w14:paraId="256F5271" w14:textId="77777777" w:rsidR="001D24E2" w:rsidRDefault="001D24E2" w:rsidP="00B423B2">
            <w:pPr>
              <w:pStyle w:val="CellBody"/>
              <w:spacing w:before="96"/>
              <w:rPr>
                <w:rFonts w:ascii="Arial" w:hAnsi="Arial" w:cs="Arial"/>
                <w:color w:val="FF0000"/>
                <w:sz w:val="24"/>
                <w:szCs w:val="24"/>
              </w:rPr>
            </w:pPr>
            <w:r>
              <w:rPr>
                <w:rFonts w:ascii="Arial" w:hAnsi="Arial" w:cs="Arial"/>
                <w:color w:val="FF0000"/>
                <w:sz w:val="24"/>
                <w:szCs w:val="24"/>
              </w:rPr>
              <w:t>Own_Address_Type[i],</w:t>
            </w:r>
          </w:p>
          <w:p w14:paraId="3ABA7179" w14:textId="77777777" w:rsidR="001D24E2" w:rsidRPr="004A3BDF" w:rsidRDefault="001D24E2" w:rsidP="00B423B2">
            <w:pPr>
              <w:pStyle w:val="CellBody"/>
              <w:spacing w:before="96"/>
              <w:rPr>
                <w:rFonts w:ascii="Arial" w:hAnsi="Arial" w:cs="Arial"/>
                <w:color w:val="FF0000"/>
                <w:sz w:val="24"/>
                <w:szCs w:val="24"/>
              </w:rPr>
            </w:pPr>
            <w:r>
              <w:rPr>
                <w:rFonts w:ascii="Arial" w:hAnsi="Arial" w:cs="Arial"/>
                <w:color w:val="FF0000"/>
                <w:sz w:val="24"/>
                <w:szCs w:val="24"/>
              </w:rPr>
              <w:t>Scanning_Filter_Policy[i]</w:t>
            </w:r>
          </w:p>
        </w:tc>
        <w:tc>
          <w:tcPr>
            <w:tcW w:w="160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1DA0002F" w14:textId="77777777" w:rsidR="001D24E2" w:rsidRPr="004A3BDF" w:rsidRDefault="001D24E2" w:rsidP="00B423B2">
            <w:pPr>
              <w:pStyle w:val="CellBody"/>
              <w:spacing w:before="96"/>
              <w:rPr>
                <w:rFonts w:ascii="Arial" w:hAnsi="Arial" w:cs="Arial"/>
                <w:color w:val="FF0000"/>
                <w:sz w:val="24"/>
                <w:szCs w:val="24"/>
              </w:rPr>
            </w:pPr>
            <w:r w:rsidRPr="004A3BDF">
              <w:rPr>
                <w:rFonts w:ascii="Arial" w:hAnsi="Arial" w:cs="Arial"/>
                <w:color w:val="FF0000"/>
                <w:sz w:val="24"/>
                <w:szCs w:val="24"/>
              </w:rPr>
              <w:t>Status</w:t>
            </w:r>
          </w:p>
        </w:tc>
      </w:tr>
    </w:tbl>
    <w:p w14:paraId="418C7F9F" w14:textId="77777777" w:rsidR="001D24E2" w:rsidRPr="004A3BDF" w:rsidRDefault="001D24E2" w:rsidP="001D24E2">
      <w:pPr>
        <w:rPr>
          <w:rFonts w:cs="Arial"/>
          <w:b/>
          <w:color w:val="FF0000"/>
          <w:sz w:val="24"/>
          <w:szCs w:val="24"/>
        </w:rPr>
      </w:pPr>
    </w:p>
    <w:p w14:paraId="4608C044" w14:textId="77777777" w:rsidR="001D24E2" w:rsidRPr="004A3BDF" w:rsidRDefault="001D24E2" w:rsidP="001D24E2">
      <w:pPr>
        <w:rPr>
          <w:rFonts w:cs="Arial"/>
          <w:b/>
          <w:color w:val="FF0000"/>
          <w:sz w:val="24"/>
          <w:szCs w:val="24"/>
        </w:rPr>
      </w:pPr>
      <w:r w:rsidRPr="004A3BDF">
        <w:rPr>
          <w:rFonts w:cs="Arial"/>
          <w:b/>
          <w:color w:val="FF0000"/>
          <w:sz w:val="24"/>
          <w:szCs w:val="24"/>
        </w:rPr>
        <w:t>Description:</w:t>
      </w:r>
    </w:p>
    <w:p w14:paraId="58C4D1CF" w14:textId="77777777" w:rsidR="001D24E2" w:rsidRPr="002E3A55" w:rsidRDefault="001D24E2" w:rsidP="001D24E2">
      <w:pPr>
        <w:rPr>
          <w:rFonts w:cs="Arial"/>
          <w:color w:val="FF0000"/>
          <w:sz w:val="24"/>
          <w:szCs w:val="24"/>
          <w:lang w:val="en-GB"/>
        </w:rPr>
      </w:pPr>
      <w:r w:rsidRPr="002E3A55">
        <w:rPr>
          <w:rFonts w:cs="Arial"/>
          <w:color w:val="FF0000"/>
          <w:sz w:val="24"/>
          <w:szCs w:val="24"/>
          <w:lang w:val="en-GB"/>
        </w:rPr>
        <w:t>The LE_Set_</w:t>
      </w:r>
      <w:r>
        <w:rPr>
          <w:rFonts w:cs="Arial"/>
          <w:color w:val="FF0000"/>
          <w:sz w:val="24"/>
          <w:szCs w:val="24"/>
          <w:lang w:val="en-GB"/>
        </w:rPr>
        <w:t>Extended_</w:t>
      </w:r>
      <w:r w:rsidRPr="002E3A55">
        <w:rPr>
          <w:rFonts w:cs="Arial"/>
          <w:color w:val="FF0000"/>
          <w:sz w:val="24"/>
          <w:szCs w:val="24"/>
          <w:lang w:val="en-GB"/>
        </w:rPr>
        <w:t xml:space="preserve">Scan_Parameters command is used to set the </w:t>
      </w:r>
      <w:r>
        <w:rPr>
          <w:rFonts w:cs="Arial"/>
          <w:color w:val="FF0000"/>
          <w:sz w:val="24"/>
          <w:szCs w:val="24"/>
          <w:lang w:val="en-GB"/>
        </w:rPr>
        <w:t xml:space="preserve">extended </w:t>
      </w:r>
      <w:r w:rsidRPr="002E3A55">
        <w:rPr>
          <w:rFonts w:cs="Arial"/>
          <w:color w:val="FF0000"/>
          <w:sz w:val="24"/>
          <w:szCs w:val="24"/>
          <w:lang w:val="en-GB"/>
        </w:rPr>
        <w:t>scan parameters</w:t>
      </w:r>
      <w:r>
        <w:rPr>
          <w:rFonts w:cs="Arial"/>
          <w:color w:val="FF0000"/>
          <w:sz w:val="24"/>
          <w:szCs w:val="24"/>
          <w:lang w:val="en-GB"/>
        </w:rPr>
        <w:t xml:space="preserve"> to be used on the primary advertising channel</w:t>
      </w:r>
      <w:r w:rsidRPr="002E3A55">
        <w:rPr>
          <w:rFonts w:cs="Arial"/>
          <w:color w:val="FF0000"/>
          <w:sz w:val="24"/>
          <w:szCs w:val="24"/>
          <w:lang w:val="en-GB"/>
        </w:rPr>
        <w:t>.</w:t>
      </w:r>
    </w:p>
    <w:p w14:paraId="11B1DBA0" w14:textId="77777777" w:rsidR="001D24E2" w:rsidRDefault="001D24E2" w:rsidP="001D24E2">
      <w:pPr>
        <w:rPr>
          <w:rFonts w:cs="Arial"/>
          <w:color w:val="FF0000"/>
          <w:sz w:val="24"/>
          <w:szCs w:val="24"/>
          <w:lang w:val="en-GB"/>
        </w:rPr>
      </w:pPr>
      <w:r w:rsidRPr="005641E8">
        <w:rPr>
          <w:rFonts w:cs="Arial"/>
          <w:color w:val="FF0000"/>
          <w:sz w:val="24"/>
          <w:szCs w:val="24"/>
          <w:lang w:val="en-GB"/>
        </w:rPr>
        <w:t xml:space="preserve">The </w:t>
      </w:r>
      <w:r>
        <w:rPr>
          <w:rFonts w:cs="Arial"/>
          <w:color w:val="FF0000"/>
          <w:sz w:val="24"/>
          <w:szCs w:val="24"/>
          <w:lang w:val="en-GB"/>
        </w:rPr>
        <w:t>Scanning</w:t>
      </w:r>
      <w:r w:rsidRPr="005641E8">
        <w:rPr>
          <w:rFonts w:cs="Arial"/>
          <w:color w:val="FF0000"/>
          <w:sz w:val="24"/>
          <w:szCs w:val="24"/>
          <w:lang w:val="en-GB"/>
        </w:rPr>
        <w:t>_PHY</w:t>
      </w:r>
      <w:r>
        <w:rPr>
          <w:rFonts w:cs="Arial"/>
          <w:color w:val="FF0000"/>
          <w:sz w:val="24"/>
          <w:szCs w:val="24"/>
          <w:lang w:val="en-GB"/>
        </w:rPr>
        <w:t>s</w:t>
      </w:r>
      <w:r w:rsidRPr="005641E8">
        <w:rPr>
          <w:rFonts w:cs="Arial"/>
          <w:color w:val="FF0000"/>
          <w:sz w:val="24"/>
          <w:szCs w:val="24"/>
          <w:lang w:val="en-GB"/>
        </w:rPr>
        <w:t xml:space="preserve"> </w:t>
      </w:r>
      <w:r>
        <w:rPr>
          <w:rFonts w:cs="Arial"/>
          <w:color w:val="FF0000"/>
          <w:sz w:val="24"/>
          <w:szCs w:val="24"/>
          <w:lang w:val="en-GB"/>
        </w:rPr>
        <w:t xml:space="preserve">parameter </w:t>
      </w:r>
      <w:r w:rsidRPr="005641E8">
        <w:rPr>
          <w:rFonts w:cs="Arial"/>
          <w:color w:val="FF0000"/>
          <w:sz w:val="24"/>
          <w:szCs w:val="24"/>
          <w:lang w:val="en-GB"/>
        </w:rPr>
        <w:t>indicates the PHY</w:t>
      </w:r>
      <w:r>
        <w:rPr>
          <w:rFonts w:cs="Arial"/>
          <w:color w:val="FF0000"/>
          <w:sz w:val="24"/>
          <w:szCs w:val="24"/>
          <w:lang w:val="en-GB"/>
        </w:rPr>
        <w:t>(s)</w:t>
      </w:r>
      <w:r w:rsidRPr="005641E8">
        <w:rPr>
          <w:rFonts w:cs="Arial"/>
          <w:color w:val="FF0000"/>
          <w:sz w:val="24"/>
          <w:szCs w:val="24"/>
          <w:lang w:val="en-GB"/>
        </w:rPr>
        <w:t xml:space="preserve"> </w:t>
      </w:r>
      <w:r>
        <w:rPr>
          <w:rFonts w:cs="Arial"/>
          <w:color w:val="FF0000"/>
          <w:sz w:val="24"/>
          <w:szCs w:val="24"/>
          <w:lang w:val="en-GB"/>
        </w:rPr>
        <w:t>on</w:t>
      </w:r>
      <w:r w:rsidRPr="005641E8">
        <w:rPr>
          <w:rFonts w:cs="Arial"/>
          <w:color w:val="FF0000"/>
          <w:sz w:val="24"/>
          <w:szCs w:val="24"/>
          <w:lang w:val="en-GB"/>
        </w:rPr>
        <w:t xml:space="preserve"> which the advertising packets should be </w:t>
      </w:r>
      <w:r>
        <w:rPr>
          <w:rFonts w:cs="Arial"/>
          <w:color w:val="FF0000"/>
          <w:sz w:val="24"/>
          <w:szCs w:val="24"/>
          <w:lang w:val="en-GB"/>
        </w:rPr>
        <w:t>received on the primary advertising channel</w:t>
      </w:r>
      <w:r w:rsidRPr="005641E8">
        <w:rPr>
          <w:rFonts w:cs="Arial"/>
          <w:color w:val="FF0000"/>
          <w:sz w:val="24"/>
          <w:szCs w:val="24"/>
          <w:lang w:val="en-GB"/>
        </w:rPr>
        <w:t>.</w:t>
      </w:r>
      <w:r>
        <w:rPr>
          <w:rFonts w:cs="Arial"/>
          <w:color w:val="FF0000"/>
          <w:sz w:val="24"/>
          <w:szCs w:val="24"/>
          <w:lang w:val="en-GB"/>
        </w:rPr>
        <w:t xml:space="preserve"> The Host may enable one or more scanning PHYs.  The Scan_Type[i], Scan_Interval[i], Scan_Window[i], Own_Address_Type[i], and Scanning_Filter_Policy[i] parameters array elements are ordered in the same order as the set bits in the Scanning_PHY parameter, starting from bit 0.  The number of array elements is determined by the number of bits set in the Scanning_PHY parameter.</w:t>
      </w:r>
    </w:p>
    <w:p w14:paraId="6F435267" w14:textId="77777777" w:rsidR="001D24E2" w:rsidRPr="002E3A55" w:rsidRDefault="001D24E2" w:rsidP="001D24E2">
      <w:pPr>
        <w:rPr>
          <w:rFonts w:cs="Arial"/>
          <w:color w:val="FF0000"/>
          <w:sz w:val="24"/>
          <w:szCs w:val="24"/>
          <w:lang w:val="en-GB"/>
        </w:rPr>
      </w:pPr>
      <w:r w:rsidRPr="002E3A55">
        <w:rPr>
          <w:rFonts w:cs="Arial"/>
          <w:color w:val="FF0000"/>
          <w:sz w:val="24"/>
          <w:szCs w:val="24"/>
          <w:lang w:val="en-GB"/>
        </w:rPr>
        <w:t>The Scan_Type</w:t>
      </w:r>
      <w:r>
        <w:rPr>
          <w:rFonts w:cs="Arial"/>
          <w:color w:val="FF0000"/>
          <w:sz w:val="24"/>
          <w:szCs w:val="24"/>
          <w:lang w:val="en-GB"/>
        </w:rPr>
        <w:t>[i]</w:t>
      </w:r>
      <w:r w:rsidRPr="002E3A55">
        <w:rPr>
          <w:rFonts w:cs="Arial"/>
          <w:color w:val="FF0000"/>
          <w:sz w:val="24"/>
          <w:szCs w:val="24"/>
          <w:lang w:val="en-GB"/>
        </w:rPr>
        <w:t xml:space="preserve"> parameter </w:t>
      </w:r>
      <w:r>
        <w:rPr>
          <w:rFonts w:cs="Arial"/>
          <w:color w:val="FF0000"/>
          <w:sz w:val="24"/>
          <w:szCs w:val="24"/>
          <w:lang w:val="en-GB"/>
        </w:rPr>
        <w:t>specifies</w:t>
      </w:r>
      <w:r w:rsidRPr="002E3A55">
        <w:rPr>
          <w:rFonts w:cs="Arial"/>
          <w:color w:val="FF0000"/>
          <w:sz w:val="24"/>
          <w:szCs w:val="24"/>
          <w:lang w:val="en-GB"/>
        </w:rPr>
        <w:t xml:space="preserve"> the type of scan to perform.</w:t>
      </w:r>
    </w:p>
    <w:p w14:paraId="04BD2BFD" w14:textId="77777777" w:rsidR="001D24E2" w:rsidRPr="002E3A55" w:rsidRDefault="001D24E2" w:rsidP="001D24E2">
      <w:pPr>
        <w:rPr>
          <w:rFonts w:cs="Arial"/>
          <w:color w:val="FF0000"/>
          <w:sz w:val="24"/>
          <w:szCs w:val="24"/>
          <w:lang w:val="en-GB"/>
        </w:rPr>
      </w:pPr>
      <w:r w:rsidRPr="002E3A55">
        <w:rPr>
          <w:rFonts w:cs="Arial"/>
          <w:color w:val="FF0000"/>
          <w:sz w:val="24"/>
          <w:szCs w:val="24"/>
          <w:lang w:val="en-GB"/>
        </w:rPr>
        <w:t>The Scan_Interval</w:t>
      </w:r>
      <w:r>
        <w:rPr>
          <w:rFonts w:cs="Arial"/>
          <w:color w:val="FF0000"/>
          <w:sz w:val="24"/>
          <w:szCs w:val="24"/>
          <w:lang w:val="en-GB"/>
        </w:rPr>
        <w:t>[i]</w:t>
      </w:r>
      <w:r w:rsidRPr="002E3A55">
        <w:rPr>
          <w:rFonts w:cs="Arial"/>
          <w:color w:val="FF0000"/>
          <w:sz w:val="24"/>
          <w:szCs w:val="24"/>
          <w:lang w:val="en-GB"/>
        </w:rPr>
        <w:t xml:space="preserve"> and Scan_Window</w:t>
      </w:r>
      <w:r>
        <w:rPr>
          <w:rFonts w:cs="Arial"/>
          <w:color w:val="FF0000"/>
          <w:sz w:val="24"/>
          <w:szCs w:val="24"/>
          <w:lang w:val="en-GB"/>
        </w:rPr>
        <w:t>[i]</w:t>
      </w:r>
      <w:r w:rsidRPr="002E3A55">
        <w:rPr>
          <w:rFonts w:cs="Arial"/>
          <w:color w:val="FF0000"/>
          <w:sz w:val="24"/>
          <w:szCs w:val="24"/>
          <w:lang w:val="en-GB"/>
        </w:rPr>
        <w:t xml:space="preserve"> parameters are</w:t>
      </w:r>
      <w:r>
        <w:rPr>
          <w:rFonts w:cs="Arial"/>
          <w:color w:val="FF0000"/>
          <w:sz w:val="24"/>
          <w:szCs w:val="24"/>
          <w:lang w:val="en-GB"/>
        </w:rPr>
        <w:t xml:space="preserve"> </w:t>
      </w:r>
      <w:r w:rsidRPr="002E3A55">
        <w:rPr>
          <w:rFonts w:cs="Arial"/>
          <w:color w:val="FF0000"/>
          <w:sz w:val="24"/>
          <w:szCs w:val="24"/>
          <w:lang w:val="en-GB"/>
        </w:rPr>
        <w:t>recommendations from the Host on how long (Scan_Window</w:t>
      </w:r>
      <w:r>
        <w:rPr>
          <w:rFonts w:cs="Arial"/>
          <w:color w:val="FF0000"/>
          <w:sz w:val="24"/>
          <w:szCs w:val="24"/>
          <w:lang w:val="en-GB"/>
        </w:rPr>
        <w:t>[i]</w:t>
      </w:r>
      <w:r w:rsidRPr="002E3A55">
        <w:rPr>
          <w:rFonts w:cs="Arial"/>
          <w:color w:val="FF0000"/>
          <w:sz w:val="24"/>
          <w:szCs w:val="24"/>
          <w:lang w:val="en-GB"/>
        </w:rPr>
        <w:t>) and how</w:t>
      </w:r>
      <w:r>
        <w:rPr>
          <w:rFonts w:cs="Arial"/>
          <w:color w:val="FF0000"/>
          <w:sz w:val="24"/>
          <w:szCs w:val="24"/>
          <w:lang w:val="en-GB"/>
        </w:rPr>
        <w:t xml:space="preserve"> </w:t>
      </w:r>
      <w:r w:rsidRPr="002E3A55">
        <w:rPr>
          <w:rFonts w:cs="Arial"/>
          <w:color w:val="FF0000"/>
          <w:sz w:val="24"/>
          <w:szCs w:val="24"/>
          <w:lang w:val="en-GB"/>
        </w:rPr>
        <w:t>frequently (Scan_Interval</w:t>
      </w:r>
      <w:r>
        <w:rPr>
          <w:rFonts w:cs="Arial"/>
          <w:color w:val="FF0000"/>
          <w:sz w:val="24"/>
          <w:szCs w:val="24"/>
          <w:lang w:val="en-GB"/>
        </w:rPr>
        <w:t>[i]</w:t>
      </w:r>
      <w:r w:rsidRPr="002E3A55">
        <w:rPr>
          <w:rFonts w:cs="Arial"/>
          <w:color w:val="FF0000"/>
          <w:sz w:val="24"/>
          <w:szCs w:val="24"/>
          <w:lang w:val="en-GB"/>
        </w:rPr>
        <w:t>) the Controller should scan (</w:t>
      </w:r>
      <w:r>
        <w:rPr>
          <w:rFonts w:cs="Arial"/>
          <w:color w:val="FF0000"/>
          <w:sz w:val="24"/>
          <w:szCs w:val="24"/>
          <w:lang w:val="en-GB"/>
        </w:rPr>
        <w:t>s</w:t>
      </w:r>
      <w:r w:rsidRPr="002E3A55">
        <w:rPr>
          <w:rFonts w:cs="Arial"/>
          <w:color w:val="FF0000"/>
          <w:sz w:val="24"/>
          <w:szCs w:val="24"/>
          <w:lang w:val="en-GB"/>
        </w:rPr>
        <w:t>ee [Vol 6] Part B,</w:t>
      </w:r>
      <w:r>
        <w:rPr>
          <w:rFonts w:cs="Arial"/>
          <w:color w:val="FF0000"/>
          <w:sz w:val="24"/>
          <w:szCs w:val="24"/>
          <w:lang w:val="en-GB"/>
        </w:rPr>
        <w:t xml:space="preserve"> </w:t>
      </w:r>
      <w:r w:rsidRPr="002E3A55">
        <w:rPr>
          <w:rFonts w:cs="Arial"/>
          <w:color w:val="FF0000"/>
          <w:sz w:val="24"/>
          <w:szCs w:val="24"/>
          <w:lang w:val="en-GB"/>
        </w:rPr>
        <w:t xml:space="preserve">Section 4.5.3). </w:t>
      </w:r>
      <w:r>
        <w:rPr>
          <w:rFonts w:cs="Arial"/>
          <w:color w:val="FF0000"/>
          <w:sz w:val="24"/>
          <w:szCs w:val="24"/>
          <w:lang w:val="en-GB"/>
        </w:rPr>
        <w:t>The sum of (Scan_Window[i] ÷ Scan_Interval[i]) for all the PHYs selected shall be less than or equal to 1. If it equals 1, scanning should be run continuously.  If the sum is greater than 1, the</w:t>
      </w:r>
      <w:ins w:id="292" w:author="Clive D.W. Feather" w:date="2016-04-13T07:56:00Z">
        <w:r w:rsidR="001B7397">
          <w:rPr>
            <w:rFonts w:cs="Arial"/>
            <w:color w:val="FF0000"/>
            <w:sz w:val="24"/>
            <w:szCs w:val="24"/>
            <w:lang w:val="en-GB"/>
          </w:rPr>
          <w:t xml:space="preserve"> Controller shall return the</w:t>
        </w:r>
      </w:ins>
      <w:r>
        <w:rPr>
          <w:rFonts w:cs="Arial"/>
          <w:color w:val="FF0000"/>
          <w:sz w:val="24"/>
          <w:szCs w:val="24"/>
          <w:lang w:val="en-GB"/>
        </w:rPr>
        <w:t xml:space="preserve"> Invalid HCI Command Parameters (0x12) error code</w:t>
      </w:r>
      <w:del w:id="293" w:author="Clive D.W. Feather" w:date="2016-04-13T07:56:00Z">
        <w:r w:rsidDel="001B7397">
          <w:rPr>
            <w:rFonts w:cs="Arial"/>
            <w:color w:val="FF0000"/>
            <w:sz w:val="24"/>
            <w:szCs w:val="24"/>
            <w:lang w:val="en-GB"/>
          </w:rPr>
          <w:delText xml:space="preserve"> shall be used</w:delText>
        </w:r>
      </w:del>
      <w:r>
        <w:rPr>
          <w:rFonts w:cs="Arial"/>
          <w:color w:val="FF0000"/>
          <w:sz w:val="24"/>
          <w:szCs w:val="24"/>
          <w:lang w:val="en-GB"/>
        </w:rPr>
        <w:t>.</w:t>
      </w:r>
      <w:r w:rsidR="009D75CF">
        <w:rPr>
          <w:rFonts w:cs="Arial"/>
          <w:color w:val="FF0000"/>
          <w:sz w:val="24"/>
          <w:szCs w:val="24"/>
          <w:lang w:val="en-GB"/>
        </w:rPr>
        <w:t xml:space="preserve">  The Controller may perform each scan on a PHY independently.  If there is an overlap in </w:t>
      </w:r>
      <w:r w:rsidR="00C1278A">
        <w:rPr>
          <w:rFonts w:cs="Arial"/>
          <w:color w:val="FF0000"/>
          <w:sz w:val="24"/>
          <w:szCs w:val="24"/>
          <w:lang w:val="en-GB"/>
        </w:rPr>
        <w:t>scan windows for</w:t>
      </w:r>
      <w:r w:rsidR="009D75CF">
        <w:rPr>
          <w:rFonts w:cs="Arial"/>
          <w:color w:val="FF0000"/>
          <w:sz w:val="24"/>
          <w:szCs w:val="24"/>
          <w:lang w:val="en-GB"/>
        </w:rPr>
        <w:t xml:space="preserve"> independent PHY scans, it is implementation </w:t>
      </w:r>
      <w:r w:rsidR="00C1278A">
        <w:rPr>
          <w:rFonts w:cs="Arial"/>
          <w:color w:val="FF0000"/>
          <w:sz w:val="24"/>
          <w:szCs w:val="24"/>
          <w:lang w:val="en-GB"/>
        </w:rPr>
        <w:t>dependent which PHY the scan will occur</w:t>
      </w:r>
      <w:r w:rsidR="00EA0381">
        <w:rPr>
          <w:rFonts w:cs="Arial"/>
          <w:color w:val="FF0000"/>
          <w:sz w:val="24"/>
          <w:szCs w:val="24"/>
          <w:lang w:val="en-GB"/>
        </w:rPr>
        <w:t xml:space="preserve"> on</w:t>
      </w:r>
      <w:r w:rsidR="00C1278A">
        <w:rPr>
          <w:rFonts w:cs="Arial"/>
          <w:color w:val="FF0000"/>
          <w:sz w:val="24"/>
          <w:szCs w:val="24"/>
          <w:lang w:val="en-GB"/>
        </w:rPr>
        <w:t xml:space="preserve"> during the overlap.</w:t>
      </w:r>
    </w:p>
    <w:p w14:paraId="684D320B" w14:textId="77777777" w:rsidR="001D24E2" w:rsidRDefault="001D24E2" w:rsidP="001D24E2">
      <w:pPr>
        <w:rPr>
          <w:rFonts w:cs="Arial"/>
          <w:color w:val="FF0000"/>
          <w:sz w:val="24"/>
          <w:szCs w:val="24"/>
          <w:lang w:val="en-GB"/>
        </w:rPr>
      </w:pPr>
      <w:r>
        <w:rPr>
          <w:rFonts w:cs="Arial"/>
          <w:color w:val="FF0000"/>
          <w:sz w:val="24"/>
          <w:szCs w:val="24"/>
          <w:lang w:val="en-GB"/>
        </w:rPr>
        <w:t xml:space="preserve">The </w:t>
      </w:r>
      <w:r w:rsidRPr="002E3A55">
        <w:rPr>
          <w:rFonts w:cs="Arial"/>
          <w:color w:val="FF0000"/>
          <w:sz w:val="24"/>
          <w:szCs w:val="24"/>
          <w:lang w:val="en-GB"/>
        </w:rPr>
        <w:t>Own_Address_Type</w:t>
      </w:r>
      <w:r>
        <w:rPr>
          <w:rFonts w:cs="Arial"/>
          <w:color w:val="FF0000"/>
          <w:sz w:val="24"/>
          <w:szCs w:val="24"/>
          <w:lang w:val="en-GB"/>
        </w:rPr>
        <w:t>[i]</w:t>
      </w:r>
      <w:r w:rsidRPr="002E3A55">
        <w:rPr>
          <w:rFonts w:cs="Arial"/>
          <w:color w:val="FF0000"/>
          <w:sz w:val="24"/>
          <w:szCs w:val="24"/>
          <w:lang w:val="en-GB"/>
        </w:rPr>
        <w:t xml:space="preserve"> parameter indicates the type of address being used in the</w:t>
      </w:r>
      <w:r>
        <w:rPr>
          <w:rFonts w:cs="Arial"/>
          <w:color w:val="FF0000"/>
          <w:sz w:val="24"/>
          <w:szCs w:val="24"/>
          <w:lang w:val="en-GB"/>
        </w:rPr>
        <w:t xml:space="preserve"> </w:t>
      </w:r>
      <w:r w:rsidRPr="002E3A55">
        <w:rPr>
          <w:rFonts w:cs="Arial"/>
          <w:color w:val="FF0000"/>
          <w:sz w:val="24"/>
          <w:szCs w:val="24"/>
          <w:lang w:val="en-GB"/>
        </w:rPr>
        <w:t>scan request packets.</w:t>
      </w:r>
    </w:p>
    <w:p w14:paraId="7485C57B" w14:textId="77777777" w:rsidR="001D24E2" w:rsidRDefault="000613C3" w:rsidP="001D24E2">
      <w:pPr>
        <w:rPr>
          <w:rFonts w:cs="Arial"/>
          <w:color w:val="FF0000"/>
          <w:sz w:val="24"/>
          <w:szCs w:val="24"/>
          <w:lang w:val="en-GB"/>
        </w:rPr>
      </w:pPr>
      <w:ins w:id="294" w:author="Clive D.W. Feather" w:date="2016-04-13T08:02:00Z">
        <w:r>
          <w:rPr>
            <w:rFonts w:cs="Arial"/>
            <w:color w:val="FF0000"/>
            <w:sz w:val="24"/>
            <w:szCs w:val="24"/>
            <w:lang w:val="en-GB"/>
          </w:rPr>
          <w:t>If t</w:t>
        </w:r>
      </w:ins>
      <w:del w:id="295" w:author="Clive D.W. Feather" w:date="2016-04-13T08:02:00Z">
        <w:r w:rsidR="001D24E2" w:rsidRPr="002E3A55" w:rsidDel="000613C3">
          <w:rPr>
            <w:rFonts w:cs="Arial"/>
            <w:color w:val="FF0000"/>
            <w:sz w:val="24"/>
            <w:szCs w:val="24"/>
            <w:lang w:val="en-GB"/>
          </w:rPr>
          <w:delText>T</w:delText>
        </w:r>
      </w:del>
      <w:r w:rsidR="001D24E2" w:rsidRPr="002E3A55">
        <w:rPr>
          <w:rFonts w:cs="Arial"/>
          <w:color w:val="FF0000"/>
          <w:sz w:val="24"/>
          <w:szCs w:val="24"/>
          <w:lang w:val="en-GB"/>
        </w:rPr>
        <w:t xml:space="preserve">he Host </w:t>
      </w:r>
      <w:del w:id="296" w:author="Clive D.W. Feather" w:date="2016-04-13T08:02:00Z">
        <w:r w:rsidR="001D24E2" w:rsidDel="000613C3">
          <w:rPr>
            <w:rFonts w:cs="Arial"/>
            <w:color w:val="FF0000"/>
            <w:sz w:val="24"/>
            <w:szCs w:val="24"/>
            <w:lang w:val="en-GB"/>
          </w:rPr>
          <w:delText xml:space="preserve">shall not </w:delText>
        </w:r>
      </w:del>
      <w:r w:rsidR="001D24E2" w:rsidRPr="002E3A55">
        <w:rPr>
          <w:rFonts w:cs="Arial"/>
          <w:color w:val="FF0000"/>
          <w:sz w:val="24"/>
          <w:szCs w:val="24"/>
          <w:lang w:val="en-GB"/>
        </w:rPr>
        <w:t>issue</w:t>
      </w:r>
      <w:ins w:id="297" w:author="Clive D.W. Feather" w:date="2016-04-13T08:02:00Z">
        <w:r>
          <w:rPr>
            <w:rFonts w:cs="Arial"/>
            <w:color w:val="FF0000"/>
            <w:sz w:val="24"/>
            <w:szCs w:val="24"/>
            <w:lang w:val="en-GB"/>
          </w:rPr>
          <w:t>s</w:t>
        </w:r>
      </w:ins>
      <w:r w:rsidR="001D24E2" w:rsidRPr="002E3A55">
        <w:rPr>
          <w:rFonts w:cs="Arial"/>
          <w:color w:val="FF0000"/>
          <w:sz w:val="24"/>
          <w:szCs w:val="24"/>
          <w:lang w:val="en-GB"/>
        </w:rPr>
        <w:t xml:space="preserve"> this command when scanning is enabled in the</w:t>
      </w:r>
      <w:r w:rsidR="001D24E2">
        <w:rPr>
          <w:rFonts w:cs="Arial"/>
          <w:color w:val="FF0000"/>
          <w:sz w:val="24"/>
          <w:szCs w:val="24"/>
          <w:lang w:val="en-GB"/>
        </w:rPr>
        <w:t xml:space="preserve"> </w:t>
      </w:r>
      <w:r w:rsidR="001D24E2" w:rsidRPr="002E3A55">
        <w:rPr>
          <w:rFonts w:cs="Arial"/>
          <w:color w:val="FF0000"/>
          <w:sz w:val="24"/>
          <w:szCs w:val="24"/>
          <w:lang w:val="en-GB"/>
        </w:rPr>
        <w:t>Controller</w:t>
      </w:r>
      <w:del w:id="298" w:author="Clive D.W. Feather" w:date="2016-04-13T08:02:00Z">
        <w:r w:rsidR="001D24E2" w:rsidDel="000613C3">
          <w:rPr>
            <w:rFonts w:cs="Arial"/>
            <w:color w:val="FF0000"/>
            <w:sz w:val="24"/>
            <w:szCs w:val="24"/>
            <w:lang w:val="en-GB"/>
          </w:rPr>
          <w:delText>; if it does</w:delText>
        </w:r>
      </w:del>
      <w:r w:rsidR="001D24E2">
        <w:rPr>
          <w:rFonts w:cs="Arial"/>
          <w:color w:val="FF0000"/>
          <w:sz w:val="24"/>
          <w:szCs w:val="24"/>
          <w:lang w:val="en-GB"/>
        </w:rPr>
        <w:t>, the Controller shall return the Command Disallowed (0x0C) error code</w:t>
      </w:r>
      <w:r w:rsidR="001D24E2" w:rsidRPr="002E3A55">
        <w:rPr>
          <w:rFonts w:cs="Arial"/>
          <w:color w:val="FF0000"/>
          <w:sz w:val="24"/>
          <w:szCs w:val="24"/>
          <w:lang w:val="en-GB"/>
        </w:rPr>
        <w:t>.</w:t>
      </w:r>
    </w:p>
    <w:p w14:paraId="4AF5F8B1" w14:textId="77777777" w:rsidR="001D24E2" w:rsidRPr="004A3BDF" w:rsidRDefault="001D24E2" w:rsidP="001D24E2">
      <w:pPr>
        <w:rPr>
          <w:rFonts w:cs="Arial"/>
          <w:b/>
          <w:color w:val="FF0000"/>
          <w:sz w:val="24"/>
          <w:szCs w:val="24"/>
        </w:rPr>
      </w:pPr>
      <w:r w:rsidRPr="004A3BDF">
        <w:rPr>
          <w:rFonts w:cs="Arial"/>
          <w:b/>
          <w:color w:val="FF0000"/>
          <w:sz w:val="24"/>
          <w:szCs w:val="24"/>
        </w:rPr>
        <w:t>Command Parameters:</w:t>
      </w:r>
    </w:p>
    <w:p w14:paraId="595285A0" w14:textId="77777777" w:rsidR="001D24E2" w:rsidRDefault="001D24E2" w:rsidP="001D24E2">
      <w:pPr>
        <w:spacing w:after="0"/>
        <w:rPr>
          <w:rFonts w:cs="Arial"/>
          <w:i/>
          <w:color w:val="FF0000"/>
          <w:sz w:val="24"/>
          <w:szCs w:val="24"/>
        </w:rPr>
      </w:pPr>
    </w:p>
    <w:p w14:paraId="4DDD3779" w14:textId="77777777" w:rsidR="001D24E2" w:rsidRDefault="001D24E2" w:rsidP="001D24E2">
      <w:pPr>
        <w:spacing w:after="0"/>
        <w:rPr>
          <w:rFonts w:cs="Arial"/>
          <w:i/>
          <w:color w:val="FF0000"/>
          <w:sz w:val="24"/>
          <w:szCs w:val="24"/>
        </w:rPr>
      </w:pPr>
      <w:r>
        <w:rPr>
          <w:rFonts w:cs="Arial"/>
          <w:i/>
          <w:color w:val="FF0000"/>
          <w:sz w:val="24"/>
          <w:szCs w:val="24"/>
        </w:rPr>
        <w:t>Scanning_</w:t>
      </w:r>
      <w:r w:rsidRPr="004A3BDF">
        <w:rPr>
          <w:rFonts w:cs="Arial"/>
          <w:i/>
          <w:color w:val="FF0000"/>
          <w:sz w:val="24"/>
          <w:szCs w:val="24"/>
        </w:rPr>
        <w:t>PHY</w:t>
      </w:r>
      <w:r>
        <w:rPr>
          <w:rFonts w:cs="Arial"/>
          <w:i/>
          <w:color w:val="FF0000"/>
          <w:sz w:val="24"/>
          <w:szCs w:val="24"/>
        </w:rPr>
        <w:t>s</w:t>
      </w:r>
      <w:r w:rsidRPr="004A3BDF">
        <w:rPr>
          <w:rFonts w:cs="Arial"/>
          <w:i/>
          <w:color w:val="FF0000"/>
          <w:sz w:val="24"/>
          <w:szCs w:val="24"/>
        </w:rPr>
        <w:t>:</w:t>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Pr>
          <w:rFonts w:cs="Arial"/>
          <w:i/>
          <w:color w:val="FF0000"/>
          <w:sz w:val="24"/>
          <w:szCs w:val="24"/>
        </w:rPr>
        <w:tab/>
      </w:r>
      <w:r w:rsidRPr="004A3BDF">
        <w:rPr>
          <w:rFonts w:cs="Arial"/>
          <w:i/>
          <w:color w:val="FF0000"/>
          <w:sz w:val="24"/>
          <w:szCs w:val="24"/>
        </w:rPr>
        <w:t>Size: 1 Octet</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1D24E2" w:rsidRPr="004A3BDF" w14:paraId="5A964E82" w14:textId="77777777" w:rsidTr="00B423B2">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3AA5E976" w14:textId="77777777" w:rsidR="001D24E2" w:rsidRPr="004A3BDF" w:rsidRDefault="001D24E2" w:rsidP="00B423B2">
            <w:pPr>
              <w:pStyle w:val="Tableheading"/>
              <w:spacing w:before="96"/>
              <w:rPr>
                <w:rFonts w:cs="Arial"/>
                <w:color w:val="FF0000"/>
                <w:sz w:val="24"/>
                <w:szCs w:val="24"/>
              </w:rPr>
            </w:pPr>
            <w:r>
              <w:rPr>
                <w:rFonts w:cs="Arial"/>
                <w:color w:val="FF0000"/>
                <w:sz w:val="24"/>
                <w:szCs w:val="24"/>
              </w:rPr>
              <w:t>Bit number</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09FA18CE" w14:textId="77777777" w:rsidR="001D24E2" w:rsidRPr="004A3BDF" w:rsidRDefault="001D24E2" w:rsidP="00B423B2">
            <w:pPr>
              <w:pStyle w:val="Tableheading"/>
              <w:spacing w:before="96"/>
              <w:rPr>
                <w:rFonts w:cs="Arial"/>
                <w:color w:val="FF0000"/>
                <w:sz w:val="24"/>
                <w:szCs w:val="24"/>
              </w:rPr>
            </w:pPr>
            <w:r>
              <w:rPr>
                <w:rFonts w:cs="Arial"/>
                <w:color w:val="FF0000"/>
                <w:sz w:val="24"/>
                <w:szCs w:val="24"/>
              </w:rPr>
              <w:t>Meaning</w:t>
            </w:r>
          </w:p>
        </w:tc>
      </w:tr>
      <w:tr w:rsidR="001D24E2" w:rsidRPr="004A3BDF" w14:paraId="3DCCBA85" w14:textId="77777777" w:rsidTr="00B423B2">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534EA97E" w14:textId="77777777" w:rsidR="001D24E2" w:rsidRPr="004A3BDF" w:rsidRDefault="001D24E2" w:rsidP="00B423B2">
            <w:pPr>
              <w:pStyle w:val="CellBody"/>
              <w:spacing w:before="96"/>
              <w:rPr>
                <w:rFonts w:ascii="Arial" w:hAnsi="Arial" w:cs="Arial"/>
                <w:color w:val="FF0000"/>
                <w:sz w:val="24"/>
                <w:szCs w:val="24"/>
              </w:rPr>
            </w:pPr>
            <w:r w:rsidRPr="004A3BDF">
              <w:rPr>
                <w:rFonts w:ascii="Arial" w:hAnsi="Arial" w:cs="Arial"/>
                <w:color w:val="FF0000"/>
                <w:sz w:val="24"/>
                <w:szCs w:val="24"/>
              </w:rPr>
              <w:t>0</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0BC91F91" w14:textId="77777777" w:rsidR="001D24E2" w:rsidRPr="004A3BDF" w:rsidRDefault="001D24E2" w:rsidP="00B423B2">
            <w:pPr>
              <w:pStyle w:val="CellBody"/>
              <w:spacing w:before="96"/>
              <w:rPr>
                <w:rFonts w:ascii="Arial" w:hAnsi="Arial" w:cs="Arial"/>
                <w:color w:val="FF0000"/>
                <w:sz w:val="24"/>
                <w:szCs w:val="24"/>
                <w:lang w:val="en-GB"/>
              </w:rPr>
            </w:pPr>
            <w:r>
              <w:rPr>
                <w:rFonts w:ascii="Arial" w:hAnsi="Arial" w:cs="Arial"/>
                <w:color w:val="FF0000"/>
                <w:sz w:val="24"/>
                <w:szCs w:val="24"/>
                <w:lang w:val="en-GB"/>
              </w:rPr>
              <w:t>Scan advertisements on the LE 1M PHY</w:t>
            </w:r>
          </w:p>
        </w:tc>
      </w:tr>
      <w:tr w:rsidR="001D24E2" w:rsidRPr="004A3BDF" w14:paraId="68FB52DB" w14:textId="77777777" w:rsidTr="00B423B2">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721C46AC" w14:textId="77777777" w:rsidR="001D24E2" w:rsidRPr="004A3BDF" w:rsidRDefault="001D24E2" w:rsidP="00B423B2">
            <w:pPr>
              <w:pStyle w:val="CellBody"/>
              <w:spacing w:before="96"/>
              <w:rPr>
                <w:rFonts w:ascii="Arial" w:hAnsi="Arial" w:cs="Arial"/>
                <w:color w:val="FF0000"/>
                <w:sz w:val="24"/>
                <w:szCs w:val="24"/>
              </w:rPr>
            </w:pPr>
            <w:r w:rsidRPr="004A3BDF">
              <w:rPr>
                <w:rFonts w:ascii="Arial" w:hAnsi="Arial" w:cs="Arial"/>
                <w:color w:val="FF0000"/>
                <w:sz w:val="24"/>
                <w:szCs w:val="24"/>
              </w:rPr>
              <w:t>2</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41D023D4" w14:textId="77777777" w:rsidR="001D24E2" w:rsidRPr="004A3BDF" w:rsidRDefault="001D24E2" w:rsidP="00B423B2">
            <w:pPr>
              <w:pStyle w:val="CellBody"/>
              <w:spacing w:before="96"/>
              <w:rPr>
                <w:rFonts w:ascii="Arial" w:hAnsi="Arial" w:cs="Arial"/>
                <w:color w:val="FF0000"/>
                <w:sz w:val="24"/>
                <w:szCs w:val="24"/>
                <w:lang w:val="en-GB"/>
              </w:rPr>
            </w:pPr>
            <w:r>
              <w:rPr>
                <w:rFonts w:ascii="Arial" w:hAnsi="Arial" w:cs="Arial"/>
                <w:color w:val="FF0000"/>
                <w:sz w:val="24"/>
                <w:szCs w:val="24"/>
                <w:lang w:val="en-GB"/>
              </w:rPr>
              <w:t>Scan advertisements on the LE Coded PHY</w:t>
            </w:r>
          </w:p>
        </w:tc>
      </w:tr>
      <w:tr w:rsidR="001D24E2" w:rsidRPr="004A3BDF" w14:paraId="41BD78C4" w14:textId="77777777" w:rsidTr="00B423B2">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0CA68968" w14:textId="77777777" w:rsidR="001D24E2" w:rsidRPr="004A3BDF" w:rsidRDefault="001D24E2" w:rsidP="00B423B2">
            <w:pPr>
              <w:pStyle w:val="CellBody"/>
              <w:spacing w:before="96"/>
              <w:rPr>
                <w:rFonts w:ascii="Arial" w:hAnsi="Arial" w:cs="Arial"/>
                <w:color w:val="FF0000"/>
                <w:sz w:val="24"/>
                <w:szCs w:val="24"/>
              </w:rPr>
            </w:pPr>
            <w:r>
              <w:rPr>
                <w:rFonts w:ascii="Arial" w:hAnsi="Arial" w:cs="Arial"/>
                <w:color w:val="FF0000"/>
                <w:sz w:val="24"/>
                <w:szCs w:val="24"/>
              </w:rPr>
              <w:t>All other values</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6BF21932" w14:textId="77777777" w:rsidR="001D24E2" w:rsidRPr="004A3BDF" w:rsidRDefault="001D24E2" w:rsidP="00B423B2">
            <w:pPr>
              <w:pStyle w:val="CellBody"/>
              <w:spacing w:before="96"/>
              <w:rPr>
                <w:rFonts w:ascii="Arial" w:hAnsi="Arial" w:cs="Arial"/>
                <w:color w:val="FF0000"/>
                <w:sz w:val="24"/>
                <w:szCs w:val="24"/>
              </w:rPr>
            </w:pPr>
            <w:r w:rsidRPr="004A3BDF">
              <w:rPr>
                <w:rFonts w:ascii="Arial" w:hAnsi="Arial" w:cs="Arial"/>
                <w:color w:val="FF0000"/>
                <w:sz w:val="24"/>
                <w:szCs w:val="24"/>
              </w:rPr>
              <w:t>Reserved for future use</w:t>
            </w:r>
          </w:p>
        </w:tc>
      </w:tr>
    </w:tbl>
    <w:p w14:paraId="1CCEDCBC" w14:textId="77777777" w:rsidR="001D24E2" w:rsidRPr="004A3BDF" w:rsidRDefault="001D24E2" w:rsidP="001D24E2">
      <w:pPr>
        <w:spacing w:after="0"/>
        <w:rPr>
          <w:rFonts w:cs="Arial"/>
          <w:i/>
          <w:color w:val="FF0000"/>
          <w:sz w:val="24"/>
          <w:szCs w:val="24"/>
        </w:rPr>
      </w:pPr>
    </w:p>
    <w:p w14:paraId="46F6D07E" w14:textId="77777777" w:rsidR="001D24E2" w:rsidRDefault="001D24E2" w:rsidP="001D24E2">
      <w:pPr>
        <w:spacing w:after="0"/>
        <w:rPr>
          <w:rFonts w:cs="Arial"/>
          <w:i/>
          <w:color w:val="FF0000"/>
          <w:sz w:val="24"/>
          <w:szCs w:val="24"/>
        </w:rPr>
      </w:pPr>
    </w:p>
    <w:p w14:paraId="05A95475" w14:textId="77777777" w:rsidR="001D24E2" w:rsidRPr="004A3BDF" w:rsidRDefault="001D24E2" w:rsidP="001D24E2">
      <w:pPr>
        <w:spacing w:after="0"/>
        <w:rPr>
          <w:rFonts w:cs="Arial"/>
          <w:i/>
          <w:color w:val="FF0000"/>
          <w:sz w:val="24"/>
          <w:szCs w:val="24"/>
        </w:rPr>
      </w:pPr>
      <w:r>
        <w:rPr>
          <w:rFonts w:cs="Arial"/>
          <w:i/>
          <w:color w:val="FF0000"/>
          <w:sz w:val="24"/>
          <w:szCs w:val="24"/>
        </w:rPr>
        <w:t>Scan_Type[i]</w:t>
      </w:r>
      <w:r w:rsidRPr="004A3BDF">
        <w:rPr>
          <w:rFonts w:cs="Arial"/>
          <w:i/>
          <w:color w:val="FF0000"/>
          <w:sz w:val="24"/>
          <w:szCs w:val="24"/>
        </w:rPr>
        <w:t>:</w:t>
      </w:r>
      <w:r>
        <w:rPr>
          <w:rFonts w:cs="Arial"/>
          <w:i/>
          <w:color w:val="FF0000"/>
          <w:sz w:val="24"/>
          <w:szCs w:val="24"/>
        </w:rPr>
        <w:tab/>
      </w:r>
      <w:r>
        <w:rPr>
          <w:rFonts w:cs="Arial"/>
          <w:i/>
          <w:color w:val="FF0000"/>
          <w:sz w:val="24"/>
          <w:szCs w:val="24"/>
        </w:rPr>
        <w:tab/>
      </w:r>
      <w:r w:rsidRPr="004A3BDF">
        <w:rPr>
          <w:rFonts w:cs="Arial"/>
          <w:i/>
          <w:color w:val="FF0000"/>
          <w:sz w:val="24"/>
          <w:szCs w:val="24"/>
        </w:rPr>
        <w:tab/>
      </w:r>
      <w:r w:rsidRPr="004A3BDF">
        <w:rPr>
          <w:rFonts w:cs="Arial"/>
          <w:i/>
          <w:color w:val="FF0000"/>
          <w:sz w:val="24"/>
          <w:szCs w:val="24"/>
        </w:rPr>
        <w:tab/>
        <w:t>Size: 1 Octet</w:t>
      </w:r>
      <w:r>
        <w:rPr>
          <w:rFonts w:cs="Arial"/>
          <w:i/>
          <w:color w:val="FF0000"/>
          <w:sz w:val="24"/>
          <w:szCs w:val="24"/>
        </w:rPr>
        <w:t xml:space="preserve"> * bits set in Scanning_PHYs</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1D24E2" w:rsidRPr="004A3BDF" w14:paraId="69225597" w14:textId="77777777" w:rsidTr="00B423B2">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4C19C872" w14:textId="77777777" w:rsidR="001D24E2" w:rsidRPr="004A3BDF" w:rsidRDefault="001D24E2" w:rsidP="00B423B2">
            <w:pPr>
              <w:pStyle w:val="Tableheading"/>
              <w:spacing w:before="96"/>
              <w:rPr>
                <w:rFonts w:cs="Arial"/>
                <w:color w:val="FF0000"/>
                <w:sz w:val="24"/>
                <w:szCs w:val="24"/>
              </w:rPr>
            </w:pPr>
            <w:r w:rsidRPr="004A3B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142BA33F" w14:textId="77777777" w:rsidR="001D24E2" w:rsidRPr="004A3BDF" w:rsidRDefault="001D24E2" w:rsidP="00B423B2">
            <w:pPr>
              <w:pStyle w:val="Tableheading"/>
              <w:spacing w:before="96"/>
              <w:rPr>
                <w:rFonts w:cs="Arial"/>
                <w:color w:val="FF0000"/>
                <w:sz w:val="24"/>
                <w:szCs w:val="24"/>
              </w:rPr>
            </w:pPr>
            <w:r w:rsidRPr="004A3BDF">
              <w:rPr>
                <w:rFonts w:cs="Arial"/>
                <w:color w:val="FF0000"/>
                <w:sz w:val="24"/>
                <w:szCs w:val="24"/>
              </w:rPr>
              <w:t>Parameter Description</w:t>
            </w:r>
          </w:p>
        </w:tc>
      </w:tr>
      <w:tr w:rsidR="001D24E2" w:rsidRPr="004A3BDF" w14:paraId="66EC8CCD" w14:textId="77777777" w:rsidTr="00B423B2">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653A7A6A" w14:textId="77777777" w:rsidR="001D24E2" w:rsidRPr="004A3BDF" w:rsidRDefault="001D24E2" w:rsidP="00B423B2">
            <w:pPr>
              <w:pStyle w:val="CellBody"/>
              <w:spacing w:before="96"/>
              <w:rPr>
                <w:rFonts w:ascii="Arial" w:hAnsi="Arial" w:cs="Arial"/>
                <w:color w:val="FF0000"/>
                <w:sz w:val="24"/>
                <w:szCs w:val="24"/>
              </w:rPr>
            </w:pPr>
            <w:r>
              <w:rPr>
                <w:rFonts w:ascii="Arial" w:hAnsi="Arial" w:cs="Arial"/>
                <w:color w:val="FF0000"/>
                <w:sz w:val="24"/>
                <w:szCs w:val="24"/>
              </w:rPr>
              <w:t>0x00</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0F771851" w14:textId="77777777" w:rsidR="001D24E2" w:rsidRPr="004A3BDF" w:rsidRDefault="001D24E2" w:rsidP="00B423B2">
            <w:pPr>
              <w:pStyle w:val="CellBody"/>
              <w:spacing w:before="96"/>
              <w:rPr>
                <w:rFonts w:ascii="Arial" w:hAnsi="Arial" w:cs="Arial"/>
                <w:color w:val="FF0000"/>
                <w:sz w:val="24"/>
                <w:szCs w:val="24"/>
              </w:rPr>
            </w:pPr>
            <w:r>
              <w:rPr>
                <w:rFonts w:ascii="Arial" w:hAnsi="Arial" w:cs="Arial"/>
                <w:color w:val="FF0000"/>
                <w:sz w:val="24"/>
                <w:szCs w:val="24"/>
              </w:rPr>
              <w:t>Passive Scanning. No scan request PDUs shall be sent.</w:t>
            </w:r>
          </w:p>
        </w:tc>
      </w:tr>
      <w:tr w:rsidR="001D24E2" w:rsidRPr="004A3BDF" w14:paraId="687CB86F" w14:textId="77777777" w:rsidTr="00B423B2">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1BE28937" w14:textId="77777777" w:rsidR="001D24E2" w:rsidRDefault="001D24E2" w:rsidP="00B423B2">
            <w:pPr>
              <w:pStyle w:val="CellBody"/>
              <w:spacing w:before="96"/>
              <w:rPr>
                <w:rFonts w:ascii="Arial" w:hAnsi="Arial" w:cs="Arial"/>
                <w:color w:val="FF0000"/>
                <w:sz w:val="24"/>
                <w:szCs w:val="24"/>
              </w:rPr>
            </w:pPr>
            <w:r>
              <w:rPr>
                <w:rFonts w:ascii="Arial" w:hAnsi="Arial" w:cs="Arial"/>
                <w:color w:val="FF0000"/>
                <w:sz w:val="24"/>
                <w:szCs w:val="24"/>
              </w:rPr>
              <w:t>0x01</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5CB6B64E" w14:textId="77777777" w:rsidR="001D24E2" w:rsidRDefault="001D24E2" w:rsidP="00B423B2">
            <w:pPr>
              <w:pStyle w:val="CellBody"/>
              <w:spacing w:before="96"/>
              <w:rPr>
                <w:rFonts w:ascii="Arial" w:hAnsi="Arial" w:cs="Arial"/>
                <w:color w:val="FF0000"/>
                <w:sz w:val="24"/>
                <w:szCs w:val="24"/>
              </w:rPr>
            </w:pPr>
            <w:r>
              <w:rPr>
                <w:rFonts w:ascii="Arial" w:hAnsi="Arial" w:cs="Arial"/>
                <w:color w:val="FF0000"/>
                <w:sz w:val="24"/>
                <w:szCs w:val="24"/>
              </w:rPr>
              <w:t xml:space="preserve">Active Scanning. </w:t>
            </w:r>
            <w:r w:rsidR="00E63EA2">
              <w:rPr>
                <w:rFonts w:ascii="Arial" w:hAnsi="Arial" w:cs="Arial"/>
                <w:color w:val="FF0000"/>
                <w:sz w:val="24"/>
                <w:szCs w:val="24"/>
              </w:rPr>
              <w:t>S</w:t>
            </w:r>
            <w:r>
              <w:rPr>
                <w:rFonts w:ascii="Arial" w:hAnsi="Arial" w:cs="Arial"/>
                <w:color w:val="FF0000"/>
                <w:sz w:val="24"/>
                <w:szCs w:val="24"/>
              </w:rPr>
              <w:t>can request PDUs may be sent.</w:t>
            </w:r>
          </w:p>
        </w:tc>
      </w:tr>
      <w:tr w:rsidR="001D24E2" w:rsidRPr="004A3BDF" w14:paraId="48C6A87B" w14:textId="77777777" w:rsidTr="00B423B2">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13BC5BF5" w14:textId="77777777" w:rsidR="001D24E2" w:rsidRDefault="001D24E2" w:rsidP="00B423B2">
            <w:pPr>
              <w:pStyle w:val="CellBody"/>
              <w:spacing w:before="96"/>
              <w:rPr>
                <w:rFonts w:ascii="Arial" w:hAnsi="Arial" w:cs="Arial"/>
                <w:color w:val="FF0000"/>
                <w:sz w:val="24"/>
                <w:szCs w:val="24"/>
              </w:rPr>
            </w:pPr>
            <w:r>
              <w:rPr>
                <w:rFonts w:ascii="Arial" w:hAnsi="Arial" w:cs="Arial"/>
                <w:color w:val="FF0000"/>
                <w:sz w:val="24"/>
                <w:szCs w:val="24"/>
              </w:rPr>
              <w:t>All other values</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3C20937B" w14:textId="77777777" w:rsidR="001D24E2" w:rsidRDefault="001D24E2" w:rsidP="00B423B2">
            <w:pPr>
              <w:pStyle w:val="CellBody"/>
              <w:spacing w:before="96"/>
              <w:rPr>
                <w:rFonts w:ascii="Arial" w:hAnsi="Arial" w:cs="Arial"/>
                <w:color w:val="FF0000"/>
                <w:sz w:val="24"/>
                <w:szCs w:val="24"/>
              </w:rPr>
            </w:pPr>
            <w:r>
              <w:rPr>
                <w:rFonts w:ascii="Arial" w:hAnsi="Arial" w:cs="Arial"/>
                <w:color w:val="FF0000"/>
                <w:sz w:val="24"/>
                <w:szCs w:val="24"/>
              </w:rPr>
              <w:t>Reserved for future use</w:t>
            </w:r>
          </w:p>
        </w:tc>
      </w:tr>
    </w:tbl>
    <w:p w14:paraId="083A4583" w14:textId="77777777" w:rsidR="001D24E2" w:rsidRDefault="001D24E2" w:rsidP="001D24E2"/>
    <w:p w14:paraId="3E89695D" w14:textId="77777777" w:rsidR="001D24E2" w:rsidRPr="004A3BDF" w:rsidRDefault="001D24E2" w:rsidP="001D24E2">
      <w:pPr>
        <w:spacing w:after="0"/>
        <w:rPr>
          <w:rFonts w:cs="Arial"/>
          <w:i/>
          <w:color w:val="FF0000"/>
          <w:sz w:val="24"/>
          <w:szCs w:val="24"/>
        </w:rPr>
      </w:pPr>
      <w:r>
        <w:rPr>
          <w:rFonts w:cs="Arial"/>
          <w:i/>
          <w:color w:val="FF0000"/>
          <w:sz w:val="24"/>
          <w:szCs w:val="24"/>
        </w:rPr>
        <w:t>Scan_Interval[i]:</w:t>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t>Size: 2</w:t>
      </w:r>
      <w:r w:rsidRPr="004A3BDF">
        <w:rPr>
          <w:rFonts w:cs="Arial"/>
          <w:i/>
          <w:color w:val="FF0000"/>
          <w:sz w:val="24"/>
          <w:szCs w:val="24"/>
        </w:rPr>
        <w:t xml:space="preserve"> Octet</w:t>
      </w:r>
      <w:r>
        <w:rPr>
          <w:rFonts w:cs="Arial"/>
          <w:i/>
          <w:color w:val="FF0000"/>
          <w:sz w:val="24"/>
          <w:szCs w:val="24"/>
        </w:rPr>
        <w:t>s * bits set in Scanning_PHYs</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1D24E2" w:rsidRPr="004A3BDF" w14:paraId="63BA4ADA" w14:textId="77777777" w:rsidTr="00B423B2">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389BE628" w14:textId="77777777" w:rsidR="001D24E2" w:rsidRPr="004A3BDF" w:rsidRDefault="001D24E2" w:rsidP="00B423B2">
            <w:pPr>
              <w:pStyle w:val="Tableheading"/>
              <w:spacing w:before="96"/>
              <w:rPr>
                <w:rFonts w:cs="Arial"/>
                <w:color w:val="FF0000"/>
                <w:sz w:val="24"/>
                <w:szCs w:val="24"/>
              </w:rPr>
            </w:pPr>
            <w:r w:rsidRPr="004A3B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4FD97069" w14:textId="77777777" w:rsidR="001D24E2" w:rsidRPr="004A3BDF" w:rsidRDefault="001D24E2" w:rsidP="00B423B2">
            <w:pPr>
              <w:pStyle w:val="Tableheading"/>
              <w:spacing w:before="96"/>
              <w:rPr>
                <w:rFonts w:cs="Arial"/>
                <w:color w:val="FF0000"/>
                <w:sz w:val="24"/>
                <w:szCs w:val="24"/>
              </w:rPr>
            </w:pPr>
            <w:r w:rsidRPr="004A3BDF">
              <w:rPr>
                <w:rFonts w:cs="Arial"/>
                <w:color w:val="FF0000"/>
                <w:sz w:val="24"/>
                <w:szCs w:val="24"/>
              </w:rPr>
              <w:t>Parameter Description</w:t>
            </w:r>
          </w:p>
        </w:tc>
      </w:tr>
      <w:tr w:rsidR="001D24E2" w:rsidRPr="004A3BDF" w14:paraId="34AA084D" w14:textId="77777777" w:rsidTr="00B423B2">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7CD67DCF" w14:textId="77777777" w:rsidR="001D24E2" w:rsidRPr="004A3BDF" w:rsidRDefault="001D24E2" w:rsidP="00B423B2">
            <w:pPr>
              <w:pStyle w:val="CellBody"/>
              <w:spacing w:before="96"/>
              <w:rPr>
                <w:rFonts w:ascii="Arial" w:hAnsi="Arial" w:cs="Arial"/>
                <w:color w:val="FF0000"/>
                <w:sz w:val="24"/>
                <w:szCs w:val="24"/>
              </w:rPr>
            </w:pPr>
            <w:r>
              <w:rPr>
                <w:rFonts w:ascii="Arial" w:hAnsi="Arial" w:cs="Arial"/>
                <w:color w:val="FF0000"/>
                <w:sz w:val="24"/>
                <w:szCs w:val="24"/>
              </w:rPr>
              <w:t>N = 0xXXXX</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4BA56EA0" w14:textId="77777777" w:rsidR="001D24E2" w:rsidRPr="00F5295A" w:rsidRDefault="001D24E2" w:rsidP="00B423B2">
            <w:pPr>
              <w:pStyle w:val="CellBody"/>
              <w:spacing w:before="96"/>
              <w:rPr>
                <w:rFonts w:ascii="Arial" w:hAnsi="Arial" w:cs="Arial"/>
                <w:color w:val="FF0000"/>
                <w:sz w:val="24"/>
                <w:szCs w:val="24"/>
                <w:lang w:val="en-GB"/>
              </w:rPr>
            </w:pPr>
            <w:r>
              <w:rPr>
                <w:rFonts w:ascii="Arial" w:hAnsi="Arial" w:cs="Arial"/>
                <w:color w:val="FF0000"/>
                <w:sz w:val="24"/>
                <w:szCs w:val="24"/>
                <w:lang w:val="en-GB"/>
              </w:rPr>
              <w:t>T</w:t>
            </w:r>
            <w:r w:rsidRPr="00F5295A">
              <w:rPr>
                <w:rFonts w:ascii="Arial" w:hAnsi="Arial" w:cs="Arial"/>
                <w:color w:val="FF0000"/>
                <w:sz w:val="24"/>
                <w:szCs w:val="24"/>
                <w:lang w:val="en-GB"/>
              </w:rPr>
              <w:t>ime in</w:t>
            </w:r>
            <w:r>
              <w:rPr>
                <w:rFonts w:ascii="Arial" w:hAnsi="Arial" w:cs="Arial"/>
                <w:color w:val="FF0000"/>
                <w:sz w:val="24"/>
                <w:szCs w:val="24"/>
                <w:lang w:val="en-GB"/>
              </w:rPr>
              <w:t xml:space="preserve">terval from when the Controller </w:t>
            </w:r>
            <w:r w:rsidRPr="00F5295A">
              <w:rPr>
                <w:rFonts w:ascii="Arial" w:hAnsi="Arial" w:cs="Arial"/>
                <w:color w:val="FF0000"/>
                <w:sz w:val="24"/>
                <w:szCs w:val="24"/>
                <w:lang w:val="en-GB"/>
              </w:rPr>
              <w:t>started its last scan until it begins the subsequent scan.</w:t>
            </w:r>
          </w:p>
          <w:p w14:paraId="2491D6DB" w14:textId="77777777" w:rsidR="001D24E2" w:rsidRPr="00F5295A" w:rsidRDefault="001D24E2" w:rsidP="00B423B2">
            <w:pPr>
              <w:pStyle w:val="CellBody"/>
              <w:spacing w:before="96"/>
              <w:rPr>
                <w:rFonts w:ascii="Arial" w:hAnsi="Arial" w:cs="Arial"/>
                <w:color w:val="FF0000"/>
                <w:sz w:val="24"/>
                <w:szCs w:val="24"/>
                <w:lang w:val="en-GB"/>
              </w:rPr>
            </w:pPr>
            <w:r w:rsidRPr="00F5295A">
              <w:rPr>
                <w:rFonts w:ascii="Arial" w:hAnsi="Arial" w:cs="Arial"/>
                <w:color w:val="FF0000"/>
                <w:sz w:val="24"/>
                <w:szCs w:val="24"/>
                <w:lang w:val="en-GB"/>
              </w:rPr>
              <w:t>Range: 0x0004 to 0x</w:t>
            </w:r>
            <w:r>
              <w:rPr>
                <w:rFonts w:ascii="Arial" w:hAnsi="Arial" w:cs="Arial"/>
                <w:color w:val="FF0000"/>
                <w:sz w:val="24"/>
                <w:szCs w:val="24"/>
                <w:lang w:val="en-GB"/>
              </w:rPr>
              <w:t>FFFF</w:t>
            </w:r>
          </w:p>
          <w:p w14:paraId="09EC4429" w14:textId="77777777" w:rsidR="001D24E2" w:rsidRPr="00F5295A" w:rsidRDefault="001D24E2" w:rsidP="00B423B2">
            <w:pPr>
              <w:pStyle w:val="CellBody"/>
              <w:spacing w:before="96"/>
              <w:rPr>
                <w:rFonts w:ascii="Arial" w:hAnsi="Arial" w:cs="Arial"/>
                <w:color w:val="FF0000"/>
                <w:sz w:val="24"/>
                <w:szCs w:val="24"/>
                <w:lang w:val="en-GB"/>
              </w:rPr>
            </w:pPr>
            <w:r w:rsidRPr="00F5295A">
              <w:rPr>
                <w:rFonts w:ascii="Arial" w:hAnsi="Arial" w:cs="Arial"/>
                <w:color w:val="FF0000"/>
                <w:sz w:val="24"/>
                <w:szCs w:val="24"/>
                <w:lang w:val="en-GB"/>
              </w:rPr>
              <w:t>Time = N * 0.625 ms</w:t>
            </w:r>
          </w:p>
          <w:p w14:paraId="47FFA000" w14:textId="77777777" w:rsidR="001D24E2" w:rsidRPr="004A3BDF" w:rsidRDefault="001D24E2" w:rsidP="00B423B2">
            <w:pPr>
              <w:pStyle w:val="CellBody"/>
              <w:spacing w:before="96"/>
              <w:rPr>
                <w:rFonts w:ascii="Arial" w:hAnsi="Arial" w:cs="Arial"/>
                <w:color w:val="FF0000"/>
                <w:sz w:val="24"/>
                <w:szCs w:val="24"/>
              </w:rPr>
            </w:pPr>
            <w:r w:rsidRPr="00F5295A">
              <w:rPr>
                <w:rFonts w:ascii="Arial" w:hAnsi="Arial" w:cs="Arial"/>
                <w:color w:val="FF0000"/>
                <w:sz w:val="24"/>
                <w:szCs w:val="24"/>
                <w:lang w:val="en-GB"/>
              </w:rPr>
              <w:t xml:space="preserve">Time Range: 2.5 ms to </w:t>
            </w:r>
            <w:r>
              <w:rPr>
                <w:rFonts w:ascii="Arial" w:hAnsi="Arial" w:cs="Arial"/>
                <w:color w:val="FF0000"/>
                <w:sz w:val="24"/>
                <w:szCs w:val="24"/>
                <w:lang w:val="en-GB"/>
              </w:rPr>
              <w:t xml:space="preserve">40.959375 </w:t>
            </w:r>
            <w:r w:rsidRPr="00F5295A">
              <w:rPr>
                <w:rFonts w:ascii="Arial" w:hAnsi="Arial" w:cs="Arial"/>
                <w:color w:val="FF0000"/>
                <w:sz w:val="24"/>
                <w:szCs w:val="24"/>
                <w:lang w:val="en-GB"/>
              </w:rPr>
              <w:t>s</w:t>
            </w:r>
          </w:p>
        </w:tc>
      </w:tr>
    </w:tbl>
    <w:p w14:paraId="7A0D45D0" w14:textId="77777777" w:rsidR="001D24E2" w:rsidRDefault="001D24E2" w:rsidP="001D24E2"/>
    <w:p w14:paraId="6A3C4694" w14:textId="77777777" w:rsidR="001D24E2" w:rsidRPr="004A3BDF" w:rsidRDefault="001D24E2" w:rsidP="001D24E2">
      <w:pPr>
        <w:spacing w:after="0"/>
        <w:rPr>
          <w:rFonts w:cs="Arial"/>
          <w:i/>
          <w:color w:val="FF0000"/>
          <w:sz w:val="24"/>
          <w:szCs w:val="24"/>
        </w:rPr>
      </w:pPr>
      <w:r>
        <w:rPr>
          <w:rFonts w:cs="Arial"/>
          <w:i/>
          <w:color w:val="FF0000"/>
          <w:sz w:val="24"/>
          <w:szCs w:val="24"/>
        </w:rPr>
        <w:t>Scan_Window[i]:</w:t>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t>Size: 2</w:t>
      </w:r>
      <w:r w:rsidRPr="004A3BDF">
        <w:rPr>
          <w:rFonts w:cs="Arial"/>
          <w:i/>
          <w:color w:val="FF0000"/>
          <w:sz w:val="24"/>
          <w:szCs w:val="24"/>
        </w:rPr>
        <w:t xml:space="preserve"> Octet</w:t>
      </w:r>
      <w:r>
        <w:rPr>
          <w:rFonts w:cs="Arial"/>
          <w:i/>
          <w:color w:val="FF0000"/>
          <w:sz w:val="24"/>
          <w:szCs w:val="24"/>
        </w:rPr>
        <w:t>s * bits set in Scanning_PHYs</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1D24E2" w:rsidRPr="004A3BDF" w14:paraId="4AF969C6" w14:textId="77777777" w:rsidTr="00B423B2">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256C8C16" w14:textId="77777777" w:rsidR="001D24E2" w:rsidRPr="004A3BDF" w:rsidRDefault="001D24E2" w:rsidP="00B423B2">
            <w:pPr>
              <w:pStyle w:val="Tableheading"/>
              <w:spacing w:before="96"/>
              <w:rPr>
                <w:rFonts w:cs="Arial"/>
                <w:color w:val="FF0000"/>
                <w:sz w:val="24"/>
                <w:szCs w:val="24"/>
              </w:rPr>
            </w:pPr>
            <w:r w:rsidRPr="004A3B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5046E62F" w14:textId="77777777" w:rsidR="001D24E2" w:rsidRPr="004A3BDF" w:rsidRDefault="001D24E2" w:rsidP="00B423B2">
            <w:pPr>
              <w:pStyle w:val="Tableheading"/>
              <w:spacing w:before="96"/>
              <w:rPr>
                <w:rFonts w:cs="Arial"/>
                <w:color w:val="FF0000"/>
                <w:sz w:val="24"/>
                <w:szCs w:val="24"/>
              </w:rPr>
            </w:pPr>
            <w:r w:rsidRPr="004A3BDF">
              <w:rPr>
                <w:rFonts w:cs="Arial"/>
                <w:color w:val="FF0000"/>
                <w:sz w:val="24"/>
                <w:szCs w:val="24"/>
              </w:rPr>
              <w:t>Parameter Description</w:t>
            </w:r>
          </w:p>
        </w:tc>
      </w:tr>
      <w:tr w:rsidR="001D24E2" w:rsidRPr="004A3BDF" w14:paraId="2F3BCE41" w14:textId="77777777" w:rsidTr="00B423B2">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5D5B9C75" w14:textId="77777777" w:rsidR="001D24E2" w:rsidRPr="004A3BDF" w:rsidRDefault="001D24E2" w:rsidP="00B423B2">
            <w:pPr>
              <w:pStyle w:val="CellBody"/>
              <w:spacing w:before="96"/>
              <w:rPr>
                <w:rFonts w:ascii="Arial" w:hAnsi="Arial" w:cs="Arial"/>
                <w:color w:val="FF0000"/>
                <w:sz w:val="24"/>
                <w:szCs w:val="24"/>
              </w:rPr>
            </w:pPr>
            <w:r>
              <w:rPr>
                <w:rFonts w:ascii="Arial" w:hAnsi="Arial" w:cs="Arial"/>
                <w:color w:val="FF0000"/>
                <w:sz w:val="24"/>
                <w:szCs w:val="24"/>
              </w:rPr>
              <w:t>N = 0xXXXX</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1E8E11F1" w14:textId="77777777" w:rsidR="001D24E2" w:rsidRPr="00F5295A" w:rsidRDefault="001D24E2" w:rsidP="00B423B2">
            <w:pPr>
              <w:pStyle w:val="CellBody"/>
              <w:spacing w:before="96"/>
              <w:rPr>
                <w:rFonts w:ascii="Arial" w:hAnsi="Arial" w:cs="Arial"/>
                <w:color w:val="FF0000"/>
                <w:sz w:val="24"/>
                <w:szCs w:val="24"/>
                <w:lang w:val="en-GB"/>
              </w:rPr>
            </w:pPr>
            <w:r>
              <w:rPr>
                <w:rFonts w:ascii="Arial" w:hAnsi="Arial" w:cs="Arial"/>
                <w:color w:val="FF0000"/>
                <w:sz w:val="24"/>
                <w:szCs w:val="24"/>
                <w:lang w:val="en-GB"/>
              </w:rPr>
              <w:t>D</w:t>
            </w:r>
            <w:r w:rsidRPr="00F5295A">
              <w:rPr>
                <w:rFonts w:ascii="Arial" w:hAnsi="Arial" w:cs="Arial"/>
                <w:color w:val="FF0000"/>
                <w:sz w:val="24"/>
                <w:szCs w:val="24"/>
                <w:lang w:val="en-GB"/>
              </w:rPr>
              <w:t>uration of the sca</w:t>
            </w:r>
            <w:r>
              <w:rPr>
                <w:rFonts w:ascii="Arial" w:hAnsi="Arial" w:cs="Arial"/>
                <w:color w:val="FF0000"/>
                <w:sz w:val="24"/>
                <w:szCs w:val="24"/>
                <w:lang w:val="en-GB"/>
              </w:rPr>
              <w:t xml:space="preserve">n. </w:t>
            </w:r>
          </w:p>
          <w:p w14:paraId="4B53116F" w14:textId="77777777" w:rsidR="001D24E2" w:rsidRPr="00F5295A" w:rsidRDefault="001D24E2" w:rsidP="00B423B2">
            <w:pPr>
              <w:pStyle w:val="CellBody"/>
              <w:spacing w:before="96"/>
              <w:rPr>
                <w:rFonts w:ascii="Arial" w:hAnsi="Arial" w:cs="Arial"/>
                <w:color w:val="FF0000"/>
                <w:sz w:val="24"/>
                <w:szCs w:val="24"/>
                <w:lang w:val="en-GB"/>
              </w:rPr>
            </w:pPr>
            <w:r w:rsidRPr="00F5295A">
              <w:rPr>
                <w:rFonts w:ascii="Arial" w:hAnsi="Arial" w:cs="Arial"/>
                <w:color w:val="FF0000"/>
                <w:sz w:val="24"/>
                <w:szCs w:val="24"/>
                <w:lang w:val="en-GB"/>
              </w:rPr>
              <w:t>Range: 0x0004 to 0x</w:t>
            </w:r>
            <w:r>
              <w:rPr>
                <w:rFonts w:ascii="Arial" w:hAnsi="Arial" w:cs="Arial"/>
                <w:color w:val="FF0000"/>
                <w:sz w:val="24"/>
                <w:szCs w:val="24"/>
                <w:lang w:val="en-GB"/>
              </w:rPr>
              <w:t>FFFF</w:t>
            </w:r>
          </w:p>
          <w:p w14:paraId="4CD0A2B8" w14:textId="77777777" w:rsidR="001D24E2" w:rsidRPr="00F5295A" w:rsidRDefault="001D24E2" w:rsidP="00B423B2">
            <w:pPr>
              <w:pStyle w:val="CellBody"/>
              <w:spacing w:before="96"/>
              <w:rPr>
                <w:rFonts w:ascii="Arial" w:hAnsi="Arial" w:cs="Arial"/>
                <w:color w:val="FF0000"/>
                <w:sz w:val="24"/>
                <w:szCs w:val="24"/>
                <w:lang w:val="en-GB"/>
              </w:rPr>
            </w:pPr>
            <w:r w:rsidRPr="00F5295A">
              <w:rPr>
                <w:rFonts w:ascii="Arial" w:hAnsi="Arial" w:cs="Arial"/>
                <w:color w:val="FF0000"/>
                <w:sz w:val="24"/>
                <w:szCs w:val="24"/>
                <w:lang w:val="en-GB"/>
              </w:rPr>
              <w:t>Time = N * 0.625 ms</w:t>
            </w:r>
          </w:p>
          <w:p w14:paraId="7AFF4D0C" w14:textId="77777777" w:rsidR="001D24E2" w:rsidRPr="004A3BDF" w:rsidRDefault="001D24E2" w:rsidP="00B423B2">
            <w:pPr>
              <w:pStyle w:val="CellBody"/>
              <w:spacing w:before="96"/>
              <w:rPr>
                <w:rFonts w:ascii="Arial" w:hAnsi="Arial" w:cs="Arial"/>
                <w:color w:val="FF0000"/>
                <w:sz w:val="24"/>
                <w:szCs w:val="24"/>
              </w:rPr>
            </w:pPr>
            <w:r w:rsidRPr="00F5295A">
              <w:rPr>
                <w:rFonts w:ascii="Arial" w:hAnsi="Arial" w:cs="Arial"/>
                <w:color w:val="FF0000"/>
                <w:sz w:val="24"/>
                <w:szCs w:val="24"/>
                <w:lang w:val="en-GB"/>
              </w:rPr>
              <w:t xml:space="preserve">Time Range: 2.5 ms to </w:t>
            </w:r>
            <w:r>
              <w:rPr>
                <w:rFonts w:ascii="Arial" w:hAnsi="Arial" w:cs="Arial"/>
                <w:color w:val="FF0000"/>
                <w:sz w:val="24"/>
                <w:szCs w:val="24"/>
                <w:lang w:val="en-GB"/>
              </w:rPr>
              <w:t>40.959375 s</w:t>
            </w:r>
          </w:p>
        </w:tc>
      </w:tr>
    </w:tbl>
    <w:p w14:paraId="2464680F" w14:textId="77777777" w:rsidR="001D24E2" w:rsidRDefault="001D24E2" w:rsidP="001D24E2"/>
    <w:p w14:paraId="3AF8D620" w14:textId="77777777" w:rsidR="001D24E2" w:rsidRPr="004A3BDF" w:rsidRDefault="001D24E2" w:rsidP="001D24E2">
      <w:pPr>
        <w:spacing w:after="0"/>
        <w:rPr>
          <w:rFonts w:cs="Arial"/>
          <w:i/>
          <w:color w:val="FF0000"/>
          <w:sz w:val="24"/>
          <w:szCs w:val="24"/>
        </w:rPr>
      </w:pPr>
      <w:r>
        <w:rPr>
          <w:rFonts w:cs="Arial"/>
          <w:i/>
          <w:color w:val="FF0000"/>
          <w:sz w:val="24"/>
          <w:szCs w:val="24"/>
        </w:rPr>
        <w:t>Own_Address_Type[i]</w:t>
      </w:r>
      <w:r w:rsidRPr="004A3BDF">
        <w:rPr>
          <w:rFonts w:cs="Arial"/>
          <w:i/>
          <w:color w:val="FF0000"/>
          <w:sz w:val="24"/>
          <w:szCs w:val="24"/>
        </w:rPr>
        <w:t>:</w:t>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t>Size: 1 Octet</w:t>
      </w:r>
      <w:r>
        <w:rPr>
          <w:rFonts w:cs="Arial"/>
          <w:i/>
          <w:color w:val="FF0000"/>
          <w:sz w:val="24"/>
          <w:szCs w:val="24"/>
        </w:rPr>
        <w:t xml:space="preserve"> * bits set in Scanning_PHYs</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1D24E2" w:rsidRPr="004A3BDF" w14:paraId="299EC3D6" w14:textId="77777777" w:rsidTr="00B423B2">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773B58D2" w14:textId="77777777" w:rsidR="001D24E2" w:rsidRPr="004A3BDF" w:rsidRDefault="001D24E2" w:rsidP="00B423B2">
            <w:pPr>
              <w:pStyle w:val="Tableheading"/>
              <w:spacing w:before="96"/>
              <w:rPr>
                <w:rFonts w:cs="Arial"/>
                <w:color w:val="FF0000"/>
                <w:sz w:val="24"/>
                <w:szCs w:val="24"/>
              </w:rPr>
            </w:pPr>
            <w:r w:rsidRPr="004A3B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3ACB7044" w14:textId="77777777" w:rsidR="001D24E2" w:rsidRPr="004A3BDF" w:rsidRDefault="001D24E2" w:rsidP="00B423B2">
            <w:pPr>
              <w:pStyle w:val="Tableheading"/>
              <w:spacing w:before="96"/>
              <w:rPr>
                <w:rFonts w:cs="Arial"/>
                <w:color w:val="FF0000"/>
                <w:sz w:val="24"/>
                <w:szCs w:val="24"/>
              </w:rPr>
            </w:pPr>
            <w:r w:rsidRPr="004A3BDF">
              <w:rPr>
                <w:rFonts w:cs="Arial"/>
                <w:color w:val="FF0000"/>
                <w:sz w:val="24"/>
                <w:szCs w:val="24"/>
              </w:rPr>
              <w:t>Parameter Description</w:t>
            </w:r>
          </w:p>
        </w:tc>
      </w:tr>
      <w:tr w:rsidR="001D24E2" w:rsidRPr="004A3BDF" w14:paraId="058B5176" w14:textId="77777777" w:rsidTr="00B423B2">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4ACBA822" w14:textId="77777777" w:rsidR="001D24E2" w:rsidRPr="004A3BDF" w:rsidRDefault="001D24E2" w:rsidP="00B423B2">
            <w:pPr>
              <w:pStyle w:val="CellBody"/>
              <w:spacing w:before="96"/>
              <w:rPr>
                <w:rFonts w:ascii="Arial" w:hAnsi="Arial" w:cs="Arial"/>
                <w:color w:val="FF0000"/>
                <w:sz w:val="24"/>
                <w:szCs w:val="24"/>
              </w:rPr>
            </w:pPr>
            <w:r>
              <w:rPr>
                <w:rFonts w:ascii="Arial" w:hAnsi="Arial" w:cs="Arial"/>
                <w:color w:val="FF0000"/>
                <w:sz w:val="24"/>
                <w:szCs w:val="24"/>
              </w:rPr>
              <w:t>0x00</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01FDED75" w14:textId="77777777" w:rsidR="001D24E2" w:rsidRPr="004A3BDF" w:rsidRDefault="001D24E2" w:rsidP="00B423B2">
            <w:pPr>
              <w:pStyle w:val="CellBody"/>
              <w:spacing w:before="96"/>
              <w:rPr>
                <w:rFonts w:ascii="Arial" w:hAnsi="Arial" w:cs="Arial"/>
                <w:color w:val="FF0000"/>
                <w:sz w:val="24"/>
                <w:szCs w:val="24"/>
              </w:rPr>
            </w:pPr>
            <w:r>
              <w:rPr>
                <w:rFonts w:ascii="Arial" w:hAnsi="Arial" w:cs="Arial"/>
                <w:color w:val="FF0000"/>
                <w:sz w:val="24"/>
                <w:szCs w:val="24"/>
              </w:rPr>
              <w:t>Public Device Address</w:t>
            </w:r>
          </w:p>
        </w:tc>
      </w:tr>
      <w:tr w:rsidR="001D24E2" w:rsidRPr="004A3BDF" w14:paraId="039A5F43" w14:textId="77777777" w:rsidTr="00B423B2">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4CC0D8F0" w14:textId="77777777" w:rsidR="001D24E2" w:rsidRDefault="001D24E2" w:rsidP="00B423B2">
            <w:pPr>
              <w:pStyle w:val="CellBody"/>
              <w:spacing w:before="96"/>
              <w:rPr>
                <w:rFonts w:ascii="Arial" w:hAnsi="Arial" w:cs="Arial"/>
                <w:color w:val="FF0000"/>
                <w:sz w:val="24"/>
                <w:szCs w:val="24"/>
              </w:rPr>
            </w:pPr>
            <w:r>
              <w:rPr>
                <w:rFonts w:ascii="Arial" w:hAnsi="Arial" w:cs="Arial"/>
                <w:color w:val="FF0000"/>
                <w:sz w:val="24"/>
                <w:szCs w:val="24"/>
              </w:rPr>
              <w:t>0x01</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1D4F3B15" w14:textId="77777777" w:rsidR="001D24E2" w:rsidRDefault="001D24E2" w:rsidP="00B423B2">
            <w:pPr>
              <w:pStyle w:val="CellBody"/>
              <w:spacing w:before="96"/>
              <w:rPr>
                <w:rFonts w:ascii="Arial" w:hAnsi="Arial" w:cs="Arial"/>
                <w:color w:val="FF0000"/>
                <w:sz w:val="24"/>
                <w:szCs w:val="24"/>
              </w:rPr>
            </w:pPr>
            <w:r>
              <w:rPr>
                <w:rFonts w:ascii="Arial" w:hAnsi="Arial" w:cs="Arial"/>
                <w:color w:val="FF0000"/>
                <w:sz w:val="24"/>
                <w:szCs w:val="24"/>
              </w:rPr>
              <w:t>Random Device Address</w:t>
            </w:r>
          </w:p>
        </w:tc>
      </w:tr>
      <w:tr w:rsidR="001D24E2" w:rsidRPr="004A3BDF" w14:paraId="1DE38AC9" w14:textId="77777777" w:rsidTr="00B423B2">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54453D85" w14:textId="77777777" w:rsidR="001D24E2" w:rsidRDefault="001D24E2" w:rsidP="00B423B2">
            <w:pPr>
              <w:pStyle w:val="CellBody"/>
              <w:spacing w:before="96"/>
              <w:rPr>
                <w:rFonts w:ascii="Arial" w:hAnsi="Arial" w:cs="Arial"/>
                <w:color w:val="FF0000"/>
                <w:sz w:val="24"/>
                <w:szCs w:val="24"/>
              </w:rPr>
            </w:pPr>
            <w:r>
              <w:rPr>
                <w:rFonts w:ascii="Arial" w:hAnsi="Arial" w:cs="Arial"/>
                <w:color w:val="FF0000"/>
                <w:sz w:val="24"/>
                <w:szCs w:val="24"/>
              </w:rPr>
              <w:t>0x02</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7F55E949" w14:textId="77777777" w:rsidR="001D24E2" w:rsidRPr="00892531" w:rsidRDefault="001D24E2" w:rsidP="00B423B2">
            <w:pPr>
              <w:pStyle w:val="CellBody"/>
              <w:spacing w:before="96"/>
              <w:rPr>
                <w:rFonts w:ascii="Arial" w:hAnsi="Arial" w:cs="Arial"/>
                <w:color w:val="FF0000"/>
                <w:sz w:val="24"/>
                <w:szCs w:val="24"/>
                <w:lang w:val="en-GB"/>
              </w:rPr>
            </w:pPr>
            <w:r w:rsidRPr="00957B86">
              <w:rPr>
                <w:rFonts w:ascii="Arial" w:hAnsi="Arial" w:cs="Arial"/>
                <w:color w:val="FF0000"/>
                <w:sz w:val="24"/>
                <w:szCs w:val="24"/>
                <w:lang w:val="en-GB"/>
              </w:rPr>
              <w:t xml:space="preserve">Controller generates </w:t>
            </w:r>
            <w:r>
              <w:rPr>
                <w:rFonts w:ascii="Arial" w:hAnsi="Arial" w:cs="Arial"/>
                <w:color w:val="FF0000"/>
                <w:sz w:val="24"/>
                <w:szCs w:val="24"/>
                <w:lang w:val="en-GB"/>
              </w:rPr>
              <w:t xml:space="preserve">the </w:t>
            </w:r>
            <w:r w:rsidRPr="00957B86">
              <w:rPr>
                <w:rFonts w:ascii="Arial" w:hAnsi="Arial" w:cs="Arial"/>
                <w:color w:val="FF0000"/>
                <w:sz w:val="24"/>
                <w:szCs w:val="24"/>
                <w:lang w:val="en-GB"/>
              </w:rPr>
              <w:t>Resolvab</w:t>
            </w:r>
            <w:r>
              <w:rPr>
                <w:rFonts w:ascii="Arial" w:hAnsi="Arial" w:cs="Arial"/>
                <w:color w:val="FF0000"/>
                <w:sz w:val="24"/>
                <w:szCs w:val="24"/>
                <w:lang w:val="en-GB"/>
              </w:rPr>
              <w:t xml:space="preserve">le Private Address based on the </w:t>
            </w:r>
            <w:r w:rsidRPr="00957B86">
              <w:rPr>
                <w:rFonts w:ascii="Arial" w:hAnsi="Arial" w:cs="Arial"/>
                <w:color w:val="FF0000"/>
                <w:sz w:val="24"/>
                <w:szCs w:val="24"/>
                <w:lang w:val="en-GB"/>
              </w:rPr>
              <w:t xml:space="preserve">local IRK from </w:t>
            </w:r>
            <w:r>
              <w:rPr>
                <w:rFonts w:ascii="Arial" w:hAnsi="Arial" w:cs="Arial"/>
                <w:color w:val="FF0000"/>
                <w:sz w:val="24"/>
                <w:szCs w:val="24"/>
                <w:lang w:val="en-GB"/>
              </w:rPr>
              <w:t xml:space="preserve">the </w:t>
            </w:r>
            <w:r w:rsidRPr="00957B86">
              <w:rPr>
                <w:rFonts w:ascii="Arial" w:hAnsi="Arial" w:cs="Arial"/>
                <w:color w:val="FF0000"/>
                <w:sz w:val="24"/>
                <w:szCs w:val="24"/>
                <w:lang w:val="en-GB"/>
              </w:rPr>
              <w:t xml:space="preserve">resolving list. If </w:t>
            </w:r>
            <w:r>
              <w:rPr>
                <w:rFonts w:ascii="Arial" w:hAnsi="Arial" w:cs="Arial"/>
                <w:color w:val="FF0000"/>
                <w:sz w:val="24"/>
                <w:szCs w:val="24"/>
                <w:lang w:val="en-GB"/>
              </w:rPr>
              <w:t xml:space="preserve">the </w:t>
            </w:r>
            <w:r w:rsidRPr="00957B86">
              <w:rPr>
                <w:rFonts w:ascii="Arial" w:hAnsi="Arial" w:cs="Arial"/>
                <w:color w:val="FF0000"/>
                <w:sz w:val="24"/>
                <w:szCs w:val="24"/>
                <w:lang w:val="en-GB"/>
              </w:rPr>
              <w:t>reso</w:t>
            </w:r>
            <w:r>
              <w:rPr>
                <w:rFonts w:ascii="Arial" w:hAnsi="Arial" w:cs="Arial"/>
                <w:color w:val="FF0000"/>
                <w:sz w:val="24"/>
                <w:szCs w:val="24"/>
                <w:lang w:val="en-GB"/>
              </w:rPr>
              <w:t xml:space="preserve">lving list contains no matching </w:t>
            </w:r>
            <w:r w:rsidRPr="00957B86">
              <w:rPr>
                <w:rFonts w:ascii="Arial" w:hAnsi="Arial" w:cs="Arial"/>
                <w:color w:val="FF0000"/>
                <w:sz w:val="24"/>
                <w:szCs w:val="24"/>
                <w:lang w:val="en-GB"/>
              </w:rPr>
              <w:t xml:space="preserve">entry, </w:t>
            </w:r>
            <w:r>
              <w:rPr>
                <w:rFonts w:ascii="Arial" w:hAnsi="Arial" w:cs="Arial"/>
                <w:color w:val="FF0000"/>
                <w:sz w:val="24"/>
                <w:szCs w:val="24"/>
                <w:lang w:val="en-GB"/>
              </w:rPr>
              <w:t xml:space="preserve">then </w:t>
            </w:r>
            <w:r w:rsidRPr="00957B86">
              <w:rPr>
                <w:rFonts w:ascii="Arial" w:hAnsi="Arial" w:cs="Arial"/>
                <w:color w:val="FF0000"/>
                <w:sz w:val="24"/>
                <w:szCs w:val="24"/>
                <w:lang w:val="en-GB"/>
              </w:rPr>
              <w:t xml:space="preserve">use </w:t>
            </w:r>
            <w:r>
              <w:rPr>
                <w:rFonts w:ascii="Arial" w:hAnsi="Arial" w:cs="Arial"/>
                <w:color w:val="FF0000"/>
                <w:sz w:val="24"/>
                <w:szCs w:val="24"/>
                <w:lang w:val="en-GB"/>
              </w:rPr>
              <w:t xml:space="preserve">the </w:t>
            </w:r>
            <w:r w:rsidRPr="00957B86">
              <w:rPr>
                <w:rFonts w:ascii="Arial" w:hAnsi="Arial" w:cs="Arial"/>
                <w:color w:val="FF0000"/>
                <w:sz w:val="24"/>
                <w:szCs w:val="24"/>
                <w:lang w:val="en-GB"/>
              </w:rPr>
              <w:t>public address.</w:t>
            </w:r>
          </w:p>
        </w:tc>
      </w:tr>
      <w:tr w:rsidR="001D24E2" w:rsidRPr="004A3BDF" w14:paraId="58D35C80" w14:textId="77777777" w:rsidTr="00B423B2">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3D4FFED6" w14:textId="77777777" w:rsidR="001D24E2" w:rsidRDefault="001D24E2" w:rsidP="00B423B2">
            <w:pPr>
              <w:pStyle w:val="CellBody"/>
              <w:spacing w:before="96"/>
              <w:rPr>
                <w:rFonts w:ascii="Arial" w:hAnsi="Arial" w:cs="Arial"/>
                <w:color w:val="FF0000"/>
                <w:sz w:val="24"/>
                <w:szCs w:val="24"/>
              </w:rPr>
            </w:pPr>
            <w:r>
              <w:rPr>
                <w:rFonts w:ascii="Arial" w:hAnsi="Arial" w:cs="Arial"/>
                <w:color w:val="FF0000"/>
                <w:sz w:val="24"/>
                <w:szCs w:val="24"/>
              </w:rPr>
              <w:t>0x03</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40F02BF6" w14:textId="77777777" w:rsidR="001D24E2" w:rsidRPr="00892531" w:rsidRDefault="001D24E2" w:rsidP="00B423B2">
            <w:pPr>
              <w:pStyle w:val="CellBody"/>
              <w:spacing w:before="96"/>
              <w:rPr>
                <w:rFonts w:ascii="Arial" w:hAnsi="Arial" w:cs="Arial"/>
                <w:color w:val="FF0000"/>
                <w:sz w:val="24"/>
                <w:szCs w:val="24"/>
                <w:lang w:val="en-GB"/>
              </w:rPr>
            </w:pPr>
            <w:r w:rsidRPr="00957B86">
              <w:rPr>
                <w:rFonts w:ascii="Arial" w:hAnsi="Arial" w:cs="Arial"/>
                <w:color w:val="FF0000"/>
                <w:sz w:val="24"/>
                <w:szCs w:val="24"/>
                <w:lang w:val="en-GB"/>
              </w:rPr>
              <w:t xml:space="preserve">Controller generates </w:t>
            </w:r>
            <w:r>
              <w:rPr>
                <w:rFonts w:ascii="Arial" w:hAnsi="Arial" w:cs="Arial"/>
                <w:color w:val="FF0000"/>
                <w:sz w:val="24"/>
                <w:szCs w:val="24"/>
                <w:lang w:val="en-GB"/>
              </w:rPr>
              <w:t xml:space="preserve">the </w:t>
            </w:r>
            <w:r w:rsidRPr="00957B86">
              <w:rPr>
                <w:rFonts w:ascii="Arial" w:hAnsi="Arial" w:cs="Arial"/>
                <w:color w:val="FF0000"/>
                <w:sz w:val="24"/>
                <w:szCs w:val="24"/>
                <w:lang w:val="en-GB"/>
              </w:rPr>
              <w:t>Resolvab</w:t>
            </w:r>
            <w:r>
              <w:rPr>
                <w:rFonts w:ascii="Arial" w:hAnsi="Arial" w:cs="Arial"/>
                <w:color w:val="FF0000"/>
                <w:sz w:val="24"/>
                <w:szCs w:val="24"/>
                <w:lang w:val="en-GB"/>
              </w:rPr>
              <w:t xml:space="preserve">le Private Address based on the </w:t>
            </w:r>
            <w:r w:rsidRPr="00957B86">
              <w:rPr>
                <w:rFonts w:ascii="Arial" w:hAnsi="Arial" w:cs="Arial"/>
                <w:color w:val="FF0000"/>
                <w:sz w:val="24"/>
                <w:szCs w:val="24"/>
                <w:lang w:val="en-GB"/>
              </w:rPr>
              <w:t xml:space="preserve">local IRK from </w:t>
            </w:r>
            <w:r>
              <w:rPr>
                <w:rFonts w:ascii="Arial" w:hAnsi="Arial" w:cs="Arial"/>
                <w:color w:val="FF0000"/>
                <w:sz w:val="24"/>
                <w:szCs w:val="24"/>
                <w:lang w:val="en-GB"/>
              </w:rPr>
              <w:t xml:space="preserve">the </w:t>
            </w:r>
            <w:r w:rsidRPr="00957B86">
              <w:rPr>
                <w:rFonts w:ascii="Arial" w:hAnsi="Arial" w:cs="Arial"/>
                <w:color w:val="FF0000"/>
                <w:sz w:val="24"/>
                <w:szCs w:val="24"/>
                <w:lang w:val="en-GB"/>
              </w:rPr>
              <w:t xml:space="preserve">resolving list. If </w:t>
            </w:r>
            <w:r>
              <w:rPr>
                <w:rFonts w:ascii="Arial" w:hAnsi="Arial" w:cs="Arial"/>
                <w:color w:val="FF0000"/>
                <w:sz w:val="24"/>
                <w:szCs w:val="24"/>
                <w:lang w:val="en-GB"/>
              </w:rPr>
              <w:t xml:space="preserve">the </w:t>
            </w:r>
            <w:r w:rsidRPr="00957B86">
              <w:rPr>
                <w:rFonts w:ascii="Arial" w:hAnsi="Arial" w:cs="Arial"/>
                <w:color w:val="FF0000"/>
                <w:sz w:val="24"/>
                <w:szCs w:val="24"/>
                <w:lang w:val="en-GB"/>
              </w:rPr>
              <w:t>reso</w:t>
            </w:r>
            <w:r>
              <w:rPr>
                <w:rFonts w:ascii="Arial" w:hAnsi="Arial" w:cs="Arial"/>
                <w:color w:val="FF0000"/>
                <w:sz w:val="24"/>
                <w:szCs w:val="24"/>
                <w:lang w:val="en-GB"/>
              </w:rPr>
              <w:t xml:space="preserve">lving list contains no matching </w:t>
            </w:r>
            <w:r w:rsidRPr="00957B86">
              <w:rPr>
                <w:rFonts w:ascii="Arial" w:hAnsi="Arial" w:cs="Arial"/>
                <w:color w:val="FF0000"/>
                <w:sz w:val="24"/>
                <w:szCs w:val="24"/>
                <w:lang w:val="en-GB"/>
              </w:rPr>
              <w:t xml:space="preserve">entry, </w:t>
            </w:r>
            <w:r>
              <w:rPr>
                <w:rFonts w:ascii="Arial" w:hAnsi="Arial" w:cs="Arial"/>
                <w:color w:val="FF0000"/>
                <w:sz w:val="24"/>
                <w:szCs w:val="24"/>
                <w:lang w:val="en-GB"/>
              </w:rPr>
              <w:t xml:space="preserve">then </w:t>
            </w:r>
            <w:r w:rsidRPr="00957B86">
              <w:rPr>
                <w:rFonts w:ascii="Arial" w:hAnsi="Arial" w:cs="Arial"/>
                <w:color w:val="FF0000"/>
                <w:sz w:val="24"/>
                <w:szCs w:val="24"/>
                <w:lang w:val="en-GB"/>
              </w:rPr>
              <w:t xml:space="preserve">use </w:t>
            </w:r>
            <w:r>
              <w:rPr>
                <w:rFonts w:ascii="Arial" w:hAnsi="Arial" w:cs="Arial"/>
                <w:color w:val="FF0000"/>
                <w:sz w:val="24"/>
                <w:szCs w:val="24"/>
                <w:lang w:val="en-GB"/>
              </w:rPr>
              <w:t xml:space="preserve">the </w:t>
            </w:r>
            <w:r w:rsidRPr="00957B86">
              <w:rPr>
                <w:rFonts w:ascii="Arial" w:hAnsi="Arial" w:cs="Arial"/>
                <w:color w:val="FF0000"/>
                <w:sz w:val="24"/>
                <w:szCs w:val="24"/>
                <w:lang w:val="en-GB"/>
              </w:rPr>
              <w:t>random address from LE_Set_Random_Address.</w:t>
            </w:r>
          </w:p>
        </w:tc>
      </w:tr>
      <w:tr w:rsidR="001D24E2" w:rsidRPr="004A3BDF" w14:paraId="4C60A3AB" w14:textId="77777777" w:rsidTr="00B423B2">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3F907610" w14:textId="77777777" w:rsidR="001D24E2" w:rsidRDefault="001D24E2" w:rsidP="00B423B2">
            <w:pPr>
              <w:pStyle w:val="CellBody"/>
              <w:spacing w:before="96"/>
              <w:rPr>
                <w:rFonts w:ascii="Arial" w:hAnsi="Arial" w:cs="Arial"/>
                <w:color w:val="FF0000"/>
                <w:sz w:val="24"/>
                <w:szCs w:val="24"/>
              </w:rPr>
            </w:pPr>
            <w:r>
              <w:rPr>
                <w:rFonts w:ascii="Arial" w:hAnsi="Arial" w:cs="Arial"/>
                <w:color w:val="FF0000"/>
                <w:sz w:val="24"/>
                <w:szCs w:val="24"/>
              </w:rPr>
              <w:t>All other values</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240E1C4E" w14:textId="77777777" w:rsidR="001D24E2" w:rsidRDefault="001D24E2" w:rsidP="00B423B2">
            <w:pPr>
              <w:pStyle w:val="CellBody"/>
              <w:spacing w:before="96"/>
              <w:rPr>
                <w:rFonts w:ascii="Arial" w:hAnsi="Arial" w:cs="Arial"/>
                <w:color w:val="FF0000"/>
                <w:sz w:val="24"/>
                <w:szCs w:val="24"/>
              </w:rPr>
            </w:pPr>
            <w:r>
              <w:rPr>
                <w:rFonts w:ascii="Arial" w:hAnsi="Arial" w:cs="Arial"/>
                <w:color w:val="FF0000"/>
                <w:sz w:val="24"/>
                <w:szCs w:val="24"/>
              </w:rPr>
              <w:t>Reserved for future use.</w:t>
            </w:r>
          </w:p>
        </w:tc>
      </w:tr>
    </w:tbl>
    <w:p w14:paraId="3273ADF7" w14:textId="77777777" w:rsidR="001D24E2" w:rsidRDefault="001D24E2" w:rsidP="001D24E2"/>
    <w:p w14:paraId="1AE5A437" w14:textId="77777777" w:rsidR="001D24E2" w:rsidRPr="004A3BDF" w:rsidRDefault="001D24E2" w:rsidP="001D24E2">
      <w:pPr>
        <w:spacing w:after="0"/>
        <w:rPr>
          <w:rFonts w:cs="Arial"/>
          <w:i/>
          <w:color w:val="FF0000"/>
          <w:sz w:val="24"/>
          <w:szCs w:val="24"/>
        </w:rPr>
      </w:pPr>
      <w:r>
        <w:rPr>
          <w:rFonts w:cs="Arial"/>
          <w:i/>
          <w:color w:val="FF0000"/>
          <w:sz w:val="24"/>
          <w:szCs w:val="24"/>
        </w:rPr>
        <w:t>Scanning_Filter_Policy[i]</w:t>
      </w:r>
      <w:r w:rsidRPr="004A3BDF">
        <w:rPr>
          <w:rFonts w:cs="Arial"/>
          <w:i/>
          <w:color w:val="FF0000"/>
          <w:sz w:val="24"/>
          <w:szCs w:val="24"/>
        </w:rPr>
        <w:t>:</w:t>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t>Size: 1 Octet</w:t>
      </w:r>
      <w:r>
        <w:rPr>
          <w:rFonts w:cs="Arial"/>
          <w:i/>
          <w:color w:val="FF0000"/>
          <w:sz w:val="24"/>
          <w:szCs w:val="24"/>
        </w:rPr>
        <w:t xml:space="preserve"> * bits set in Scanning_PHYs</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1D24E2" w:rsidRPr="004A3BDF" w14:paraId="7D991AC5" w14:textId="77777777" w:rsidTr="00B423B2">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76D99065" w14:textId="77777777" w:rsidR="001D24E2" w:rsidRPr="004A3BDF" w:rsidRDefault="001D24E2" w:rsidP="00B423B2">
            <w:pPr>
              <w:pStyle w:val="Tableheading"/>
              <w:spacing w:before="96"/>
              <w:rPr>
                <w:rFonts w:cs="Arial"/>
                <w:color w:val="FF0000"/>
                <w:sz w:val="24"/>
                <w:szCs w:val="24"/>
              </w:rPr>
            </w:pPr>
            <w:r w:rsidRPr="004A3B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1385584C" w14:textId="77777777" w:rsidR="001D24E2" w:rsidRPr="004A3BDF" w:rsidRDefault="001D24E2" w:rsidP="00B423B2">
            <w:pPr>
              <w:pStyle w:val="Tableheading"/>
              <w:spacing w:before="96"/>
              <w:rPr>
                <w:rFonts w:cs="Arial"/>
                <w:color w:val="FF0000"/>
                <w:sz w:val="24"/>
                <w:szCs w:val="24"/>
              </w:rPr>
            </w:pPr>
            <w:r w:rsidRPr="004A3BDF">
              <w:rPr>
                <w:rFonts w:cs="Arial"/>
                <w:color w:val="FF0000"/>
                <w:sz w:val="24"/>
                <w:szCs w:val="24"/>
              </w:rPr>
              <w:t>Parameter Description</w:t>
            </w:r>
          </w:p>
        </w:tc>
      </w:tr>
      <w:tr w:rsidR="001D24E2" w:rsidRPr="004A3BDF" w14:paraId="23AE6AE0" w14:textId="77777777" w:rsidTr="00B423B2">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75A4FC7C" w14:textId="77777777" w:rsidR="001D24E2" w:rsidRPr="004A3BDF" w:rsidRDefault="001D24E2" w:rsidP="00B423B2">
            <w:pPr>
              <w:pStyle w:val="CellBody"/>
              <w:spacing w:before="96"/>
              <w:rPr>
                <w:rFonts w:ascii="Arial" w:hAnsi="Arial" w:cs="Arial"/>
                <w:color w:val="FF0000"/>
                <w:sz w:val="24"/>
                <w:szCs w:val="24"/>
              </w:rPr>
            </w:pPr>
            <w:r>
              <w:rPr>
                <w:rFonts w:ascii="Arial" w:hAnsi="Arial" w:cs="Arial"/>
                <w:color w:val="FF0000"/>
                <w:sz w:val="24"/>
                <w:szCs w:val="24"/>
              </w:rPr>
              <w:t>0x00</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55772A3D" w14:textId="77777777" w:rsidR="001D24E2" w:rsidRPr="00E81A87" w:rsidRDefault="001D24E2" w:rsidP="00B423B2">
            <w:pPr>
              <w:pStyle w:val="CellBody"/>
              <w:spacing w:before="96"/>
              <w:rPr>
                <w:rFonts w:ascii="Arial" w:hAnsi="Arial" w:cs="Arial"/>
                <w:color w:val="FF0000"/>
                <w:sz w:val="24"/>
                <w:szCs w:val="24"/>
                <w:lang w:val="en-GB"/>
              </w:rPr>
            </w:pPr>
            <w:r w:rsidRPr="00E81A87">
              <w:rPr>
                <w:rFonts w:ascii="Arial" w:hAnsi="Arial" w:cs="Arial"/>
                <w:color w:val="FF0000"/>
                <w:sz w:val="24"/>
                <w:szCs w:val="24"/>
                <w:lang w:val="en-GB"/>
              </w:rPr>
              <w:t>Accept all</w:t>
            </w:r>
          </w:p>
          <w:p w14:paraId="579C567A" w14:textId="77777777" w:rsidR="001D24E2" w:rsidRPr="00892531" w:rsidRDefault="001D24E2" w:rsidP="00392797">
            <w:pPr>
              <w:pStyle w:val="CellBody"/>
              <w:numPr>
                <w:ilvl w:val="0"/>
                <w:numId w:val="22"/>
              </w:numPr>
              <w:spacing w:before="96"/>
              <w:rPr>
                <w:rFonts w:ascii="Arial" w:hAnsi="Arial" w:cs="Arial"/>
                <w:color w:val="FF0000"/>
                <w:sz w:val="24"/>
                <w:szCs w:val="24"/>
                <w:lang w:val="en-GB"/>
              </w:rPr>
            </w:pPr>
            <w:r w:rsidRPr="00E81A87">
              <w:rPr>
                <w:rFonts w:ascii="Arial" w:hAnsi="Arial" w:cs="Arial"/>
                <w:color w:val="FF0000"/>
                <w:sz w:val="24"/>
                <w:szCs w:val="24"/>
                <w:lang w:val="en-GB"/>
              </w:rPr>
              <w:t>advertisement packets except directed advertising packets not</w:t>
            </w:r>
            <w:r>
              <w:rPr>
                <w:rFonts w:ascii="Arial" w:hAnsi="Arial" w:cs="Arial"/>
                <w:color w:val="FF0000"/>
                <w:sz w:val="24"/>
                <w:szCs w:val="24"/>
                <w:lang w:val="en-GB"/>
              </w:rPr>
              <w:t xml:space="preserve"> </w:t>
            </w:r>
            <w:r w:rsidRPr="00365562">
              <w:rPr>
                <w:rFonts w:ascii="Arial" w:hAnsi="Arial" w:cs="Arial"/>
                <w:color w:val="FF0000"/>
                <w:sz w:val="24"/>
                <w:szCs w:val="24"/>
                <w:lang w:val="en-GB"/>
              </w:rPr>
              <w:t>addressed to this device</w:t>
            </w:r>
          </w:p>
        </w:tc>
      </w:tr>
      <w:tr w:rsidR="001D24E2" w:rsidRPr="004A3BDF" w14:paraId="2A667696" w14:textId="77777777" w:rsidTr="00B423B2">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7546E412" w14:textId="77777777" w:rsidR="001D24E2" w:rsidRDefault="001D24E2" w:rsidP="00B423B2">
            <w:pPr>
              <w:pStyle w:val="CellBody"/>
              <w:spacing w:before="96"/>
              <w:rPr>
                <w:rFonts w:ascii="Arial" w:hAnsi="Arial" w:cs="Arial"/>
                <w:color w:val="FF0000"/>
                <w:sz w:val="24"/>
                <w:szCs w:val="24"/>
              </w:rPr>
            </w:pPr>
            <w:r>
              <w:rPr>
                <w:rFonts w:ascii="Arial" w:hAnsi="Arial" w:cs="Arial"/>
                <w:color w:val="FF0000"/>
                <w:sz w:val="24"/>
                <w:szCs w:val="24"/>
              </w:rPr>
              <w:t>0x01</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3BA8786E" w14:textId="77777777" w:rsidR="001D24E2" w:rsidRPr="00E81A87" w:rsidRDefault="001D24E2" w:rsidP="00B423B2">
            <w:pPr>
              <w:pStyle w:val="CellBody"/>
              <w:spacing w:before="96"/>
              <w:rPr>
                <w:rFonts w:ascii="Arial" w:hAnsi="Arial" w:cs="Arial"/>
                <w:color w:val="FF0000"/>
                <w:sz w:val="24"/>
                <w:szCs w:val="24"/>
                <w:lang w:val="en-GB"/>
              </w:rPr>
            </w:pPr>
            <w:r w:rsidRPr="00E81A87">
              <w:rPr>
                <w:rFonts w:ascii="Arial" w:hAnsi="Arial" w:cs="Arial"/>
                <w:color w:val="FF0000"/>
                <w:sz w:val="24"/>
                <w:szCs w:val="24"/>
                <w:lang w:val="en-GB"/>
              </w:rPr>
              <w:t>Accept only</w:t>
            </w:r>
          </w:p>
          <w:p w14:paraId="4920F165" w14:textId="77777777" w:rsidR="001D24E2" w:rsidRPr="00365562" w:rsidRDefault="001D24E2" w:rsidP="00392797">
            <w:pPr>
              <w:pStyle w:val="CellBody"/>
              <w:numPr>
                <w:ilvl w:val="0"/>
                <w:numId w:val="22"/>
              </w:numPr>
              <w:spacing w:before="96"/>
              <w:rPr>
                <w:rFonts w:ascii="Arial" w:hAnsi="Arial" w:cs="Arial"/>
                <w:color w:val="FF0000"/>
                <w:sz w:val="24"/>
                <w:szCs w:val="24"/>
                <w:lang w:val="en-GB"/>
              </w:rPr>
            </w:pPr>
            <w:r w:rsidRPr="00E81A87">
              <w:rPr>
                <w:rFonts w:ascii="Arial" w:hAnsi="Arial" w:cs="Arial"/>
                <w:color w:val="FF0000"/>
                <w:sz w:val="24"/>
                <w:szCs w:val="24"/>
                <w:lang w:val="en-GB"/>
              </w:rPr>
              <w:t>advertisement packets from devices where the advertiser’s address</w:t>
            </w:r>
            <w:r>
              <w:rPr>
                <w:rFonts w:ascii="Arial" w:hAnsi="Arial" w:cs="Arial"/>
                <w:color w:val="FF0000"/>
                <w:sz w:val="24"/>
                <w:szCs w:val="24"/>
                <w:lang w:val="en-GB"/>
              </w:rPr>
              <w:t xml:space="preserve"> </w:t>
            </w:r>
            <w:r w:rsidRPr="00365562">
              <w:rPr>
                <w:rFonts w:ascii="Arial" w:hAnsi="Arial" w:cs="Arial"/>
                <w:color w:val="FF0000"/>
                <w:sz w:val="24"/>
                <w:szCs w:val="24"/>
                <w:lang w:val="en-GB"/>
              </w:rPr>
              <w:t>is in the White list.</w:t>
            </w:r>
          </w:p>
          <w:p w14:paraId="0FD99CF1" w14:textId="77777777" w:rsidR="001D24E2" w:rsidRPr="00892531" w:rsidRDefault="001D24E2" w:rsidP="00392797">
            <w:pPr>
              <w:pStyle w:val="CellBody"/>
              <w:numPr>
                <w:ilvl w:val="0"/>
                <w:numId w:val="22"/>
              </w:numPr>
              <w:spacing w:before="96"/>
              <w:rPr>
                <w:rFonts w:ascii="Arial" w:hAnsi="Arial" w:cs="Arial"/>
                <w:color w:val="FF0000"/>
                <w:sz w:val="24"/>
                <w:szCs w:val="24"/>
                <w:lang w:val="en-GB"/>
              </w:rPr>
            </w:pPr>
            <w:r w:rsidRPr="00E81A87">
              <w:rPr>
                <w:rFonts w:ascii="Arial" w:hAnsi="Arial" w:cs="Arial"/>
                <w:color w:val="FF0000"/>
                <w:sz w:val="24"/>
                <w:szCs w:val="24"/>
                <w:lang w:val="en-GB"/>
              </w:rPr>
              <w:t>Directed advertising packets which are not addressed for this device</w:t>
            </w:r>
            <w:r>
              <w:rPr>
                <w:rFonts w:ascii="Arial" w:hAnsi="Arial" w:cs="Arial"/>
                <w:color w:val="FF0000"/>
                <w:sz w:val="24"/>
                <w:szCs w:val="24"/>
                <w:lang w:val="en-GB"/>
              </w:rPr>
              <w:t xml:space="preserve"> </w:t>
            </w:r>
            <w:r w:rsidRPr="00365562">
              <w:rPr>
                <w:rFonts w:ascii="Arial" w:hAnsi="Arial" w:cs="Arial"/>
                <w:color w:val="FF0000"/>
                <w:sz w:val="24"/>
                <w:szCs w:val="24"/>
                <w:lang w:val="en-GB"/>
              </w:rPr>
              <w:t>shall be ignored.</w:t>
            </w:r>
          </w:p>
        </w:tc>
      </w:tr>
      <w:tr w:rsidR="001D24E2" w:rsidRPr="004A3BDF" w14:paraId="45156C26" w14:textId="77777777" w:rsidTr="00B423B2">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37E01256" w14:textId="77777777" w:rsidR="001D24E2" w:rsidRDefault="001D24E2" w:rsidP="00B423B2">
            <w:pPr>
              <w:pStyle w:val="CellBody"/>
              <w:spacing w:before="96"/>
              <w:rPr>
                <w:rFonts w:ascii="Arial" w:hAnsi="Arial" w:cs="Arial"/>
                <w:color w:val="FF0000"/>
                <w:sz w:val="24"/>
                <w:szCs w:val="24"/>
              </w:rPr>
            </w:pPr>
            <w:r>
              <w:rPr>
                <w:rFonts w:ascii="Arial" w:hAnsi="Arial" w:cs="Arial"/>
                <w:color w:val="FF0000"/>
                <w:sz w:val="24"/>
                <w:szCs w:val="24"/>
              </w:rPr>
              <w:t>0x02</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2A2C4FC6" w14:textId="77777777" w:rsidR="001D24E2" w:rsidRPr="00FB093C" w:rsidRDefault="001D24E2" w:rsidP="00B423B2">
            <w:pPr>
              <w:pStyle w:val="CellBody"/>
              <w:spacing w:before="96"/>
              <w:rPr>
                <w:rFonts w:ascii="Arial" w:hAnsi="Arial" w:cs="Arial"/>
                <w:color w:val="FF0000"/>
                <w:sz w:val="24"/>
                <w:szCs w:val="24"/>
                <w:lang w:val="en-GB"/>
              </w:rPr>
            </w:pPr>
            <w:r w:rsidRPr="00FB093C">
              <w:rPr>
                <w:rFonts w:ascii="Arial" w:hAnsi="Arial" w:cs="Arial"/>
                <w:color w:val="FF0000"/>
                <w:sz w:val="24"/>
                <w:szCs w:val="24"/>
                <w:lang w:val="en-GB"/>
              </w:rPr>
              <w:t>Accept all</w:t>
            </w:r>
          </w:p>
          <w:p w14:paraId="00FD334E" w14:textId="77777777" w:rsidR="001D24E2" w:rsidRPr="00FB093C" w:rsidRDefault="001D24E2" w:rsidP="00392797">
            <w:pPr>
              <w:pStyle w:val="CellBody"/>
              <w:numPr>
                <w:ilvl w:val="0"/>
                <w:numId w:val="22"/>
              </w:numPr>
              <w:spacing w:before="96"/>
              <w:rPr>
                <w:rFonts w:ascii="Arial" w:hAnsi="Arial" w:cs="Arial"/>
                <w:color w:val="FF0000"/>
                <w:sz w:val="24"/>
                <w:szCs w:val="24"/>
                <w:lang w:val="en-GB"/>
              </w:rPr>
            </w:pPr>
            <w:r w:rsidRPr="00FB093C">
              <w:rPr>
                <w:rFonts w:ascii="Arial" w:hAnsi="Arial" w:cs="Arial"/>
                <w:color w:val="FF0000"/>
                <w:sz w:val="24"/>
                <w:szCs w:val="24"/>
                <w:lang w:val="en-GB"/>
              </w:rPr>
              <w:t>undirected advertisement packets, and</w:t>
            </w:r>
          </w:p>
          <w:p w14:paraId="0CA5D8AF" w14:textId="77777777" w:rsidR="001D24E2" w:rsidRPr="00365562" w:rsidRDefault="001D24E2" w:rsidP="00392797">
            <w:pPr>
              <w:pStyle w:val="CellBody"/>
              <w:numPr>
                <w:ilvl w:val="0"/>
                <w:numId w:val="22"/>
              </w:numPr>
              <w:spacing w:before="96"/>
              <w:rPr>
                <w:rFonts w:ascii="Arial" w:hAnsi="Arial" w:cs="Arial"/>
                <w:color w:val="FF0000"/>
                <w:sz w:val="24"/>
                <w:szCs w:val="24"/>
                <w:lang w:val="en-GB"/>
              </w:rPr>
            </w:pPr>
            <w:r w:rsidRPr="00FB093C">
              <w:rPr>
                <w:rFonts w:ascii="Arial" w:hAnsi="Arial" w:cs="Arial"/>
                <w:color w:val="FF0000"/>
                <w:sz w:val="24"/>
                <w:szCs w:val="24"/>
                <w:lang w:val="en-GB"/>
              </w:rPr>
              <w:t>directed advertising packets where the initiator address is a</w:t>
            </w:r>
            <w:r>
              <w:rPr>
                <w:rFonts w:ascii="Arial" w:hAnsi="Arial" w:cs="Arial"/>
                <w:color w:val="FF0000"/>
                <w:sz w:val="24"/>
                <w:szCs w:val="24"/>
                <w:lang w:val="en-GB"/>
              </w:rPr>
              <w:t xml:space="preserve"> </w:t>
            </w:r>
            <w:r w:rsidRPr="00365562">
              <w:rPr>
                <w:rFonts w:ascii="Arial" w:hAnsi="Arial" w:cs="Arial"/>
                <w:color w:val="FF0000"/>
                <w:sz w:val="24"/>
                <w:szCs w:val="24"/>
                <w:lang w:val="en-GB"/>
              </w:rPr>
              <w:t>resolvable private address, and</w:t>
            </w:r>
          </w:p>
          <w:p w14:paraId="51765E88" w14:textId="77777777" w:rsidR="001D24E2" w:rsidRPr="001E3142" w:rsidRDefault="001D24E2" w:rsidP="00392797">
            <w:pPr>
              <w:pStyle w:val="CellBody"/>
              <w:numPr>
                <w:ilvl w:val="0"/>
                <w:numId w:val="22"/>
              </w:numPr>
              <w:spacing w:before="96"/>
              <w:rPr>
                <w:rFonts w:ascii="Arial" w:hAnsi="Arial" w:cs="Arial"/>
                <w:color w:val="FF0000"/>
                <w:sz w:val="24"/>
                <w:szCs w:val="24"/>
                <w:lang w:val="en-GB"/>
              </w:rPr>
            </w:pPr>
            <w:r w:rsidRPr="00FB093C">
              <w:rPr>
                <w:rFonts w:ascii="Arial" w:hAnsi="Arial" w:cs="Arial"/>
                <w:color w:val="FF0000"/>
                <w:sz w:val="24"/>
                <w:szCs w:val="24"/>
                <w:lang w:val="en-GB"/>
              </w:rPr>
              <w:t>directed advertising packets addressed to this device.</w:t>
            </w:r>
          </w:p>
        </w:tc>
      </w:tr>
      <w:tr w:rsidR="001D24E2" w:rsidRPr="004A3BDF" w14:paraId="1C260F54" w14:textId="77777777" w:rsidTr="00B423B2">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61E2BCC7" w14:textId="77777777" w:rsidR="001D24E2" w:rsidRDefault="001D24E2" w:rsidP="00B423B2">
            <w:pPr>
              <w:pStyle w:val="CellBody"/>
              <w:spacing w:before="96"/>
              <w:rPr>
                <w:rFonts w:ascii="Arial" w:hAnsi="Arial" w:cs="Arial"/>
                <w:color w:val="FF0000"/>
                <w:sz w:val="24"/>
                <w:szCs w:val="24"/>
              </w:rPr>
            </w:pPr>
            <w:r>
              <w:rPr>
                <w:rFonts w:ascii="Arial" w:hAnsi="Arial" w:cs="Arial"/>
                <w:color w:val="FF0000"/>
                <w:sz w:val="24"/>
                <w:szCs w:val="24"/>
              </w:rPr>
              <w:t>0x03</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5271095D" w14:textId="77777777" w:rsidR="001D24E2" w:rsidRPr="008168AB" w:rsidRDefault="001D24E2" w:rsidP="00B423B2">
            <w:pPr>
              <w:pStyle w:val="CellBody"/>
              <w:spacing w:before="96"/>
              <w:rPr>
                <w:rFonts w:ascii="Arial" w:hAnsi="Arial" w:cs="Arial"/>
                <w:color w:val="FF0000"/>
                <w:sz w:val="24"/>
                <w:szCs w:val="24"/>
                <w:lang w:val="en-GB"/>
              </w:rPr>
            </w:pPr>
            <w:r w:rsidRPr="008168AB">
              <w:rPr>
                <w:rFonts w:ascii="Arial" w:hAnsi="Arial" w:cs="Arial"/>
                <w:color w:val="FF0000"/>
                <w:sz w:val="24"/>
                <w:szCs w:val="24"/>
                <w:lang w:val="en-GB"/>
              </w:rPr>
              <w:t>Accept all</w:t>
            </w:r>
          </w:p>
          <w:p w14:paraId="55812447" w14:textId="77777777" w:rsidR="001D24E2" w:rsidRPr="00675BA3" w:rsidRDefault="001D24E2" w:rsidP="00392797">
            <w:pPr>
              <w:pStyle w:val="CellBody"/>
              <w:numPr>
                <w:ilvl w:val="0"/>
                <w:numId w:val="22"/>
              </w:numPr>
              <w:spacing w:before="96"/>
              <w:rPr>
                <w:rFonts w:ascii="Arial" w:hAnsi="Arial" w:cs="Arial"/>
                <w:color w:val="FF0000"/>
                <w:sz w:val="24"/>
                <w:szCs w:val="24"/>
                <w:lang w:val="en-GB"/>
              </w:rPr>
            </w:pPr>
            <w:r w:rsidRPr="008168AB">
              <w:rPr>
                <w:rFonts w:ascii="Arial" w:hAnsi="Arial" w:cs="Arial"/>
                <w:color w:val="FF0000"/>
                <w:sz w:val="24"/>
                <w:szCs w:val="24"/>
                <w:lang w:val="en-GB"/>
              </w:rPr>
              <w:t>advertisement packets from devices where the</w:t>
            </w:r>
            <w:r>
              <w:rPr>
                <w:rFonts w:ascii="Arial" w:hAnsi="Arial" w:cs="Arial"/>
                <w:color w:val="FF0000"/>
                <w:sz w:val="24"/>
                <w:szCs w:val="24"/>
                <w:lang w:val="en-GB"/>
              </w:rPr>
              <w:t xml:space="preserve"> </w:t>
            </w:r>
            <w:r w:rsidRPr="00365562">
              <w:rPr>
                <w:rFonts w:ascii="Arial" w:hAnsi="Arial" w:cs="Arial"/>
                <w:color w:val="FF0000"/>
                <w:sz w:val="24"/>
                <w:szCs w:val="24"/>
                <w:lang w:val="en-GB"/>
              </w:rPr>
              <w:t>advertiser’s address is in</w:t>
            </w:r>
            <w:r w:rsidRPr="00675BA3">
              <w:rPr>
                <w:rFonts w:ascii="Arial" w:hAnsi="Arial" w:cs="Arial"/>
                <w:color w:val="FF0000"/>
                <w:sz w:val="24"/>
                <w:szCs w:val="24"/>
                <w:lang w:val="en-GB"/>
              </w:rPr>
              <w:t xml:space="preserve"> the White list, and</w:t>
            </w:r>
          </w:p>
          <w:p w14:paraId="56599C6C" w14:textId="77777777" w:rsidR="001D24E2" w:rsidRPr="00365562" w:rsidRDefault="001D24E2" w:rsidP="00392797">
            <w:pPr>
              <w:pStyle w:val="CellBody"/>
              <w:numPr>
                <w:ilvl w:val="0"/>
                <w:numId w:val="22"/>
              </w:numPr>
              <w:spacing w:before="96"/>
              <w:rPr>
                <w:rFonts w:ascii="Arial" w:hAnsi="Arial" w:cs="Arial"/>
                <w:color w:val="FF0000"/>
                <w:sz w:val="24"/>
                <w:szCs w:val="24"/>
                <w:lang w:val="en-GB"/>
              </w:rPr>
            </w:pPr>
            <w:r w:rsidRPr="008168AB">
              <w:rPr>
                <w:rFonts w:ascii="Arial" w:hAnsi="Arial" w:cs="Arial"/>
                <w:color w:val="FF0000"/>
                <w:sz w:val="24"/>
                <w:szCs w:val="24"/>
                <w:lang w:val="en-GB"/>
              </w:rPr>
              <w:t>directed advertising packets where the initiator address is a</w:t>
            </w:r>
            <w:r>
              <w:rPr>
                <w:rFonts w:ascii="Arial" w:hAnsi="Arial" w:cs="Arial"/>
                <w:color w:val="FF0000"/>
                <w:sz w:val="24"/>
                <w:szCs w:val="24"/>
                <w:lang w:val="en-GB"/>
              </w:rPr>
              <w:t xml:space="preserve"> </w:t>
            </w:r>
            <w:r w:rsidRPr="00365562">
              <w:rPr>
                <w:rFonts w:ascii="Arial" w:hAnsi="Arial" w:cs="Arial"/>
                <w:color w:val="FF0000"/>
                <w:sz w:val="24"/>
                <w:szCs w:val="24"/>
                <w:lang w:val="en-GB"/>
              </w:rPr>
              <w:t>resolvable private address, and</w:t>
            </w:r>
          </w:p>
          <w:p w14:paraId="46D2B2E6" w14:textId="77777777" w:rsidR="001D24E2" w:rsidRPr="001E3142" w:rsidRDefault="001D24E2" w:rsidP="00392797">
            <w:pPr>
              <w:pStyle w:val="CellBody"/>
              <w:numPr>
                <w:ilvl w:val="0"/>
                <w:numId w:val="22"/>
              </w:numPr>
              <w:spacing w:before="96"/>
              <w:rPr>
                <w:rFonts w:ascii="Arial" w:hAnsi="Arial" w:cs="Arial"/>
                <w:color w:val="FF0000"/>
                <w:sz w:val="24"/>
                <w:szCs w:val="24"/>
                <w:lang w:val="en-GB"/>
              </w:rPr>
            </w:pPr>
            <w:r w:rsidRPr="008168AB">
              <w:rPr>
                <w:rFonts w:ascii="Arial" w:hAnsi="Arial" w:cs="Arial"/>
                <w:color w:val="FF0000"/>
                <w:sz w:val="24"/>
                <w:szCs w:val="24"/>
                <w:lang w:val="en-GB"/>
              </w:rPr>
              <w:t>directed advertising packets addressed to this device.</w:t>
            </w:r>
          </w:p>
        </w:tc>
      </w:tr>
      <w:tr w:rsidR="001D24E2" w:rsidRPr="004A3BDF" w14:paraId="6CDC6295" w14:textId="77777777" w:rsidTr="00B423B2">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7B26C0F6" w14:textId="77777777" w:rsidR="001D24E2" w:rsidRDefault="001D24E2" w:rsidP="00B423B2">
            <w:pPr>
              <w:pStyle w:val="CellBody"/>
              <w:spacing w:before="96"/>
              <w:rPr>
                <w:rFonts w:ascii="Arial" w:hAnsi="Arial" w:cs="Arial"/>
                <w:color w:val="FF0000"/>
                <w:sz w:val="24"/>
                <w:szCs w:val="24"/>
              </w:rPr>
            </w:pPr>
            <w:r>
              <w:rPr>
                <w:rFonts w:ascii="Arial" w:hAnsi="Arial" w:cs="Arial"/>
                <w:color w:val="FF0000"/>
                <w:sz w:val="24"/>
                <w:szCs w:val="24"/>
              </w:rPr>
              <w:t>All other values</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18C58718" w14:textId="77777777" w:rsidR="001D24E2" w:rsidRDefault="001D24E2" w:rsidP="00B423B2">
            <w:pPr>
              <w:pStyle w:val="CellBody"/>
              <w:spacing w:before="96"/>
              <w:rPr>
                <w:rFonts w:ascii="Arial" w:hAnsi="Arial" w:cs="Arial"/>
                <w:color w:val="FF0000"/>
                <w:sz w:val="24"/>
                <w:szCs w:val="24"/>
              </w:rPr>
            </w:pPr>
            <w:r>
              <w:rPr>
                <w:rFonts w:ascii="Arial" w:hAnsi="Arial" w:cs="Arial"/>
                <w:color w:val="FF0000"/>
                <w:sz w:val="24"/>
                <w:szCs w:val="24"/>
              </w:rPr>
              <w:t>Reserved for future use.</w:t>
            </w:r>
          </w:p>
        </w:tc>
      </w:tr>
    </w:tbl>
    <w:p w14:paraId="5DBED72D" w14:textId="77777777" w:rsidR="001D24E2" w:rsidRDefault="001D24E2" w:rsidP="001D24E2"/>
    <w:p w14:paraId="7D51CCA9" w14:textId="77777777" w:rsidR="001D24E2" w:rsidRPr="00760353" w:rsidRDefault="001D24E2" w:rsidP="001D24E2">
      <w:pPr>
        <w:rPr>
          <w:rStyle w:val="Strong"/>
          <w:bCs w:val="0"/>
          <w:color w:val="FF0000"/>
        </w:rPr>
      </w:pPr>
      <w:r w:rsidRPr="005818E1">
        <w:rPr>
          <w:b/>
          <w:color w:val="FF0000"/>
        </w:rPr>
        <w:t>Return Parameters:</w:t>
      </w:r>
    </w:p>
    <w:p w14:paraId="46255E23" w14:textId="77777777" w:rsidR="001D24E2" w:rsidRPr="004A3BDF" w:rsidRDefault="001D24E2" w:rsidP="001D24E2">
      <w:pPr>
        <w:spacing w:after="0"/>
        <w:rPr>
          <w:rFonts w:cs="Arial"/>
          <w:i/>
          <w:color w:val="FF0000"/>
          <w:sz w:val="24"/>
          <w:szCs w:val="24"/>
        </w:rPr>
      </w:pPr>
      <w:r w:rsidRPr="004A3BDF">
        <w:rPr>
          <w:rFonts w:cs="Arial"/>
          <w:i/>
          <w:color w:val="FF0000"/>
          <w:sz w:val="24"/>
          <w:szCs w:val="24"/>
        </w:rPr>
        <w:t>Status:</w:t>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t>Size: 1 Octet</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1D24E2" w:rsidRPr="004A3BDF" w14:paraId="774AC61F" w14:textId="77777777" w:rsidTr="00B423B2">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2299508A" w14:textId="77777777" w:rsidR="001D24E2" w:rsidRPr="004A3BDF" w:rsidRDefault="001D24E2" w:rsidP="00B423B2">
            <w:pPr>
              <w:pStyle w:val="Tableheading"/>
              <w:spacing w:before="96"/>
              <w:rPr>
                <w:rFonts w:cs="Arial"/>
                <w:color w:val="FF0000"/>
                <w:sz w:val="24"/>
                <w:szCs w:val="24"/>
              </w:rPr>
            </w:pPr>
            <w:r w:rsidRPr="004A3B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6EB38038" w14:textId="77777777" w:rsidR="001D24E2" w:rsidRPr="004A3BDF" w:rsidRDefault="001D24E2" w:rsidP="00B423B2">
            <w:pPr>
              <w:pStyle w:val="Tableheading"/>
              <w:spacing w:before="96"/>
              <w:rPr>
                <w:rFonts w:cs="Arial"/>
                <w:color w:val="FF0000"/>
                <w:sz w:val="24"/>
                <w:szCs w:val="24"/>
              </w:rPr>
            </w:pPr>
            <w:r w:rsidRPr="004A3BDF">
              <w:rPr>
                <w:rFonts w:cs="Arial"/>
                <w:color w:val="FF0000"/>
                <w:sz w:val="24"/>
                <w:szCs w:val="24"/>
              </w:rPr>
              <w:t>Parameter Description</w:t>
            </w:r>
          </w:p>
        </w:tc>
      </w:tr>
      <w:tr w:rsidR="001D24E2" w:rsidRPr="004A3BDF" w14:paraId="4FD729C6" w14:textId="77777777" w:rsidTr="00B423B2">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0A9F951E" w14:textId="77777777" w:rsidR="001D24E2" w:rsidRPr="004A3BDF" w:rsidRDefault="001D24E2" w:rsidP="00B423B2">
            <w:pPr>
              <w:pStyle w:val="CellBody"/>
              <w:spacing w:before="96"/>
              <w:rPr>
                <w:rFonts w:ascii="Arial" w:hAnsi="Arial" w:cs="Arial"/>
                <w:color w:val="FF0000"/>
                <w:sz w:val="24"/>
                <w:szCs w:val="24"/>
              </w:rPr>
            </w:pPr>
            <w:r w:rsidRPr="004A3BDF">
              <w:rPr>
                <w:rFonts w:ascii="Arial" w:hAnsi="Arial" w:cs="Arial"/>
                <w:color w:val="FF0000"/>
                <w:sz w:val="24"/>
                <w:szCs w:val="24"/>
              </w:rPr>
              <w:t>0x00</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27284B22" w14:textId="77777777" w:rsidR="001D24E2" w:rsidRPr="004A3BDF" w:rsidRDefault="001D24E2" w:rsidP="00B423B2">
            <w:pPr>
              <w:pStyle w:val="CellBody"/>
              <w:spacing w:before="96"/>
              <w:rPr>
                <w:rFonts w:ascii="Arial" w:hAnsi="Arial" w:cs="Arial"/>
                <w:color w:val="FF0000"/>
                <w:sz w:val="24"/>
                <w:szCs w:val="24"/>
              </w:rPr>
            </w:pPr>
            <w:r w:rsidRPr="004A3BDF">
              <w:rPr>
                <w:rFonts w:ascii="Arial" w:hAnsi="Arial" w:cs="Arial"/>
                <w:color w:val="FF0000"/>
                <w:sz w:val="24"/>
                <w:szCs w:val="24"/>
              </w:rPr>
              <w:t>HCI_LE_Set_Extended_</w:t>
            </w:r>
            <w:r>
              <w:rPr>
                <w:rFonts w:ascii="Arial" w:hAnsi="Arial" w:cs="Arial"/>
                <w:color w:val="FF0000"/>
                <w:sz w:val="24"/>
                <w:szCs w:val="24"/>
              </w:rPr>
              <w:t xml:space="preserve">Scan_Parameters </w:t>
            </w:r>
            <w:r w:rsidRPr="004A3BDF">
              <w:rPr>
                <w:rFonts w:ascii="Arial" w:hAnsi="Arial" w:cs="Arial"/>
                <w:color w:val="FF0000"/>
                <w:sz w:val="24"/>
                <w:szCs w:val="24"/>
              </w:rPr>
              <w:t>command succeeded</w:t>
            </w:r>
          </w:p>
        </w:tc>
      </w:tr>
      <w:tr w:rsidR="001D24E2" w:rsidRPr="004A3BDF" w14:paraId="14AF757C" w14:textId="77777777" w:rsidTr="00B423B2">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0C6A6348" w14:textId="77777777" w:rsidR="001D24E2" w:rsidRPr="004A3BDF" w:rsidRDefault="001D24E2" w:rsidP="00B423B2">
            <w:pPr>
              <w:pStyle w:val="CellBody"/>
              <w:spacing w:before="96"/>
              <w:rPr>
                <w:rFonts w:ascii="Arial" w:hAnsi="Arial" w:cs="Arial"/>
                <w:color w:val="FF0000"/>
                <w:sz w:val="24"/>
                <w:szCs w:val="24"/>
              </w:rPr>
            </w:pPr>
            <w:r w:rsidRPr="004A3BDF">
              <w:rPr>
                <w:rFonts w:ascii="Arial" w:hAnsi="Arial" w:cs="Arial"/>
                <w:color w:val="FF0000"/>
                <w:sz w:val="24"/>
                <w:szCs w:val="24"/>
              </w:rPr>
              <w:t>0x01</w:t>
            </w:r>
            <w:r>
              <w:rPr>
                <w:rFonts w:ascii="Arial" w:hAnsi="Arial" w:cs="Arial"/>
                <w:color w:val="FF0000"/>
                <w:sz w:val="24"/>
                <w:szCs w:val="24"/>
              </w:rPr>
              <w:t xml:space="preserve"> – </w:t>
            </w:r>
            <w:r w:rsidRPr="004A3BDF">
              <w:rPr>
                <w:rFonts w:ascii="Arial" w:hAnsi="Arial" w:cs="Arial"/>
                <w:color w:val="FF0000"/>
                <w:sz w:val="24"/>
                <w:szCs w:val="24"/>
              </w:rPr>
              <w:t>0xFF</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686F662B" w14:textId="77777777" w:rsidR="001D24E2" w:rsidRPr="004A3BDF" w:rsidRDefault="001D24E2" w:rsidP="00B423B2">
            <w:pPr>
              <w:pStyle w:val="CellBody"/>
              <w:spacing w:before="96"/>
              <w:rPr>
                <w:rFonts w:ascii="Arial" w:hAnsi="Arial" w:cs="Arial"/>
                <w:color w:val="FF0000"/>
                <w:sz w:val="24"/>
                <w:szCs w:val="24"/>
                <w:lang w:val="en-GB"/>
              </w:rPr>
            </w:pPr>
            <w:r w:rsidRPr="004A3BDF">
              <w:rPr>
                <w:rFonts w:ascii="Arial" w:hAnsi="Arial" w:cs="Arial"/>
                <w:color w:val="FF0000"/>
                <w:sz w:val="24"/>
                <w:szCs w:val="24"/>
              </w:rPr>
              <w:t>HCI_LE_Set_Extended_</w:t>
            </w:r>
            <w:r>
              <w:rPr>
                <w:rFonts w:ascii="Arial" w:hAnsi="Arial" w:cs="Arial"/>
                <w:color w:val="FF0000"/>
                <w:sz w:val="24"/>
                <w:szCs w:val="24"/>
              </w:rPr>
              <w:t xml:space="preserve">Scan_Parameters </w:t>
            </w:r>
            <w:r w:rsidRPr="004A3BDF">
              <w:rPr>
                <w:rFonts w:ascii="Arial" w:hAnsi="Arial" w:cs="Arial"/>
                <w:color w:val="FF0000"/>
                <w:sz w:val="24"/>
                <w:szCs w:val="24"/>
              </w:rPr>
              <w:t xml:space="preserve">command failed. </w:t>
            </w:r>
            <w:r w:rsidRPr="004A3BDF">
              <w:rPr>
                <w:rFonts w:ascii="Arial" w:hAnsi="Arial" w:cs="Arial"/>
                <w:color w:val="FF0000"/>
                <w:sz w:val="24"/>
                <w:szCs w:val="24"/>
                <w:lang w:val="en-GB"/>
              </w:rPr>
              <w:t>See [Vol 2] Part D, Error Codes for a list of error codes and descriptions.</w:t>
            </w:r>
          </w:p>
        </w:tc>
      </w:tr>
    </w:tbl>
    <w:p w14:paraId="2A3AE52C" w14:textId="77777777" w:rsidR="001D24E2" w:rsidRDefault="001D24E2" w:rsidP="001D24E2">
      <w:pPr>
        <w:autoSpaceDE w:val="0"/>
        <w:autoSpaceDN w:val="0"/>
        <w:adjustRightInd w:val="0"/>
        <w:spacing w:after="0" w:line="240" w:lineRule="auto"/>
        <w:rPr>
          <w:rFonts w:cs="Arial"/>
          <w:b/>
          <w:bCs/>
          <w:color w:val="FF0000"/>
          <w:sz w:val="24"/>
          <w:szCs w:val="24"/>
          <w:lang w:val="en-GB"/>
        </w:rPr>
      </w:pPr>
    </w:p>
    <w:p w14:paraId="30769BA2" w14:textId="77777777" w:rsidR="001D24E2" w:rsidRDefault="001D24E2" w:rsidP="001D24E2">
      <w:pPr>
        <w:autoSpaceDE w:val="0"/>
        <w:autoSpaceDN w:val="0"/>
        <w:adjustRightInd w:val="0"/>
        <w:spacing w:after="0" w:line="240" w:lineRule="auto"/>
        <w:rPr>
          <w:rFonts w:cs="Arial"/>
          <w:b/>
          <w:bCs/>
          <w:color w:val="FF0000"/>
          <w:sz w:val="24"/>
          <w:szCs w:val="24"/>
          <w:lang w:val="en-GB"/>
        </w:rPr>
      </w:pPr>
      <w:r w:rsidRPr="00D50A44">
        <w:rPr>
          <w:rFonts w:cs="Arial"/>
          <w:b/>
          <w:bCs/>
          <w:color w:val="FF0000"/>
          <w:sz w:val="24"/>
          <w:szCs w:val="24"/>
          <w:lang w:val="en-GB"/>
        </w:rPr>
        <w:t>Event(s) Generated (unless masked away):</w:t>
      </w:r>
    </w:p>
    <w:p w14:paraId="513D56BD" w14:textId="77777777" w:rsidR="001D24E2" w:rsidRPr="006B5B7C" w:rsidRDefault="001D24E2" w:rsidP="001D24E2">
      <w:pPr>
        <w:autoSpaceDE w:val="0"/>
        <w:autoSpaceDN w:val="0"/>
        <w:adjustRightInd w:val="0"/>
        <w:spacing w:after="0" w:line="240" w:lineRule="auto"/>
        <w:rPr>
          <w:rFonts w:cs="Arial"/>
          <w:color w:val="FF0000"/>
          <w:sz w:val="24"/>
          <w:szCs w:val="24"/>
          <w:lang w:val="en-GB"/>
        </w:rPr>
      </w:pPr>
      <w:r w:rsidRPr="006B5B7C">
        <w:rPr>
          <w:rFonts w:cs="Arial"/>
          <w:color w:val="FF0000"/>
          <w:sz w:val="24"/>
          <w:szCs w:val="24"/>
          <w:lang w:val="en-GB"/>
        </w:rPr>
        <w:t>When the LE_Set_</w:t>
      </w:r>
      <w:r>
        <w:rPr>
          <w:rFonts w:cs="Arial"/>
          <w:color w:val="FF0000"/>
          <w:sz w:val="24"/>
          <w:szCs w:val="24"/>
          <w:lang w:val="en-GB"/>
        </w:rPr>
        <w:t>Extended_</w:t>
      </w:r>
      <w:r w:rsidRPr="006B5B7C">
        <w:rPr>
          <w:rFonts w:cs="Arial"/>
          <w:color w:val="FF0000"/>
          <w:sz w:val="24"/>
          <w:szCs w:val="24"/>
          <w:lang w:val="en-GB"/>
        </w:rPr>
        <w:t>Scan_</w:t>
      </w:r>
      <w:r>
        <w:rPr>
          <w:rFonts w:cs="Arial"/>
          <w:color w:val="FF0000"/>
          <w:sz w:val="24"/>
          <w:szCs w:val="24"/>
          <w:lang w:val="en-GB"/>
        </w:rPr>
        <w:t>Parameters</w:t>
      </w:r>
      <w:r w:rsidRPr="006B5B7C">
        <w:rPr>
          <w:rFonts w:cs="Arial"/>
          <w:color w:val="FF0000"/>
          <w:sz w:val="24"/>
          <w:szCs w:val="24"/>
          <w:lang w:val="en-GB"/>
        </w:rPr>
        <w:t xml:space="preserve"> command has completed, a Command Complete event shall be generated.</w:t>
      </w:r>
    </w:p>
    <w:p w14:paraId="3935760A" w14:textId="77777777" w:rsidR="001D24E2" w:rsidRPr="003928DF" w:rsidRDefault="001D24E2" w:rsidP="00F03F8D">
      <w:pPr>
        <w:pStyle w:val="Heading3"/>
      </w:pPr>
      <w:bookmarkStart w:id="299" w:name="_Toc448771403"/>
      <w:r w:rsidRPr="00B03027">
        <w:t>[New Section]</w:t>
      </w:r>
      <w:r w:rsidRPr="00F03F8D">
        <w:t xml:space="preserve"> 7.8.X LE Set Extended Scan Enable Comm</w:t>
      </w:r>
      <w:r w:rsidRPr="003928DF">
        <w:t>and</w:t>
      </w:r>
      <w:bookmarkEnd w:id="299"/>
    </w:p>
    <w:tbl>
      <w:tblPr>
        <w:tblStyle w:val="Bluetoothgrid"/>
        <w:tblW w:w="8620" w:type="dxa"/>
        <w:tblInd w:w="0" w:type="dxa"/>
        <w:tblLayout w:type="fixed"/>
        <w:tblCellMar>
          <w:left w:w="115" w:type="dxa"/>
          <w:right w:w="115" w:type="dxa"/>
        </w:tblCellMar>
        <w:tblLook w:val="04A0" w:firstRow="1" w:lastRow="0" w:firstColumn="1" w:lastColumn="0" w:noHBand="0" w:noVBand="1"/>
      </w:tblPr>
      <w:tblGrid>
        <w:gridCol w:w="2515"/>
        <w:gridCol w:w="1080"/>
        <w:gridCol w:w="3420"/>
        <w:gridCol w:w="1605"/>
      </w:tblGrid>
      <w:tr w:rsidR="001D24E2" w:rsidRPr="004A3BDF" w14:paraId="7E8F8CE9" w14:textId="77777777" w:rsidTr="004138C9">
        <w:trPr>
          <w:cnfStyle w:val="100000000000" w:firstRow="1" w:lastRow="0" w:firstColumn="0" w:lastColumn="0" w:oddVBand="0" w:evenVBand="0" w:oddHBand="0" w:evenHBand="0" w:firstRowFirstColumn="0" w:firstRowLastColumn="0" w:lastRowFirstColumn="0" w:lastRowLastColumn="0"/>
          <w:cantSplit/>
          <w:trHeight w:val="579"/>
        </w:trPr>
        <w:tc>
          <w:tcPr>
            <w:tcW w:w="2515" w:type="dxa"/>
            <w:tcBorders>
              <w:top w:val="single" w:sz="4" w:space="0" w:color="auto"/>
              <w:left w:val="single" w:sz="4" w:space="0" w:color="auto"/>
              <w:bottom w:val="single" w:sz="4" w:space="0" w:color="auto"/>
              <w:right w:val="single" w:sz="4" w:space="0" w:color="auto"/>
            </w:tcBorders>
            <w:shd w:val="clear" w:color="auto" w:fill="BBFAFD"/>
          </w:tcPr>
          <w:p w14:paraId="52FE2E41" w14:textId="77777777" w:rsidR="001D24E2" w:rsidRPr="004A3BDF" w:rsidRDefault="001D24E2" w:rsidP="00B423B2">
            <w:pPr>
              <w:pStyle w:val="Tableheading"/>
              <w:spacing w:before="96"/>
              <w:rPr>
                <w:rFonts w:cs="Arial"/>
                <w:color w:val="FF0000"/>
                <w:sz w:val="24"/>
                <w:szCs w:val="24"/>
              </w:rPr>
            </w:pPr>
            <w:r w:rsidRPr="004A3BDF">
              <w:rPr>
                <w:rFonts w:cs="Arial"/>
                <w:color w:val="FF0000"/>
                <w:sz w:val="24"/>
                <w:szCs w:val="24"/>
              </w:rPr>
              <w:t>Command</w:t>
            </w:r>
          </w:p>
        </w:tc>
        <w:tc>
          <w:tcPr>
            <w:tcW w:w="1080" w:type="dxa"/>
            <w:tcBorders>
              <w:top w:val="single" w:sz="4" w:space="0" w:color="auto"/>
              <w:left w:val="single" w:sz="4" w:space="0" w:color="auto"/>
              <w:bottom w:val="single" w:sz="4" w:space="0" w:color="auto"/>
              <w:right w:val="single" w:sz="4" w:space="0" w:color="auto"/>
            </w:tcBorders>
            <w:shd w:val="clear" w:color="auto" w:fill="BBFAFD"/>
            <w:hideMark/>
          </w:tcPr>
          <w:p w14:paraId="7C415E88" w14:textId="77777777" w:rsidR="001D24E2" w:rsidRPr="004A3BDF" w:rsidRDefault="001D24E2" w:rsidP="00B423B2">
            <w:pPr>
              <w:pStyle w:val="Tableheading"/>
              <w:spacing w:before="96"/>
              <w:rPr>
                <w:rFonts w:cs="Arial"/>
                <w:color w:val="FF0000"/>
                <w:sz w:val="24"/>
                <w:szCs w:val="24"/>
              </w:rPr>
            </w:pPr>
            <w:r w:rsidRPr="004A3BDF">
              <w:rPr>
                <w:rFonts w:cs="Arial"/>
                <w:color w:val="FF0000"/>
                <w:sz w:val="24"/>
                <w:szCs w:val="24"/>
              </w:rPr>
              <w:t>OCF</w:t>
            </w:r>
          </w:p>
        </w:tc>
        <w:tc>
          <w:tcPr>
            <w:tcW w:w="3420" w:type="dxa"/>
            <w:tcBorders>
              <w:top w:val="single" w:sz="4" w:space="0" w:color="auto"/>
              <w:left w:val="single" w:sz="4" w:space="0" w:color="auto"/>
              <w:bottom w:val="single" w:sz="4" w:space="0" w:color="auto"/>
              <w:right w:val="single" w:sz="4" w:space="0" w:color="auto"/>
            </w:tcBorders>
            <w:shd w:val="clear" w:color="auto" w:fill="BBFAFD"/>
          </w:tcPr>
          <w:p w14:paraId="72D48F53" w14:textId="77777777" w:rsidR="001D24E2" w:rsidRPr="004A3BDF" w:rsidRDefault="001D24E2" w:rsidP="00B423B2">
            <w:pPr>
              <w:pStyle w:val="Tableheading"/>
              <w:spacing w:before="96"/>
              <w:rPr>
                <w:rFonts w:cs="Arial"/>
                <w:color w:val="FF0000"/>
                <w:sz w:val="24"/>
                <w:szCs w:val="24"/>
              </w:rPr>
            </w:pPr>
            <w:r w:rsidRPr="004A3BDF">
              <w:rPr>
                <w:rFonts w:cs="Arial"/>
                <w:color w:val="FF0000"/>
                <w:sz w:val="24"/>
                <w:szCs w:val="24"/>
              </w:rPr>
              <w:t>Command Parameters</w:t>
            </w:r>
          </w:p>
        </w:tc>
        <w:tc>
          <w:tcPr>
            <w:tcW w:w="1605" w:type="dxa"/>
            <w:tcBorders>
              <w:top w:val="single" w:sz="4" w:space="0" w:color="auto"/>
              <w:left w:val="single" w:sz="4" w:space="0" w:color="auto"/>
              <w:bottom w:val="single" w:sz="4" w:space="0" w:color="auto"/>
              <w:right w:val="single" w:sz="4" w:space="0" w:color="auto"/>
            </w:tcBorders>
            <w:shd w:val="clear" w:color="auto" w:fill="BBFAFD"/>
          </w:tcPr>
          <w:p w14:paraId="5F8B502C" w14:textId="77777777" w:rsidR="001D24E2" w:rsidRPr="004A3BDF" w:rsidRDefault="001D24E2" w:rsidP="00B423B2">
            <w:pPr>
              <w:pStyle w:val="Tableheading"/>
              <w:spacing w:before="96"/>
              <w:rPr>
                <w:rFonts w:cs="Arial"/>
                <w:color w:val="FF0000"/>
                <w:sz w:val="24"/>
                <w:szCs w:val="24"/>
              </w:rPr>
            </w:pPr>
            <w:r w:rsidRPr="004A3BDF">
              <w:rPr>
                <w:rFonts w:cs="Arial"/>
                <w:color w:val="FF0000"/>
                <w:sz w:val="24"/>
                <w:szCs w:val="24"/>
              </w:rPr>
              <w:t>Return Parameters</w:t>
            </w:r>
          </w:p>
        </w:tc>
      </w:tr>
      <w:tr w:rsidR="001D24E2" w:rsidRPr="004A3BDF" w14:paraId="570ECCA9" w14:textId="77777777" w:rsidTr="004138C9">
        <w:trPr>
          <w:trHeight w:val="184"/>
        </w:trPr>
        <w:tc>
          <w:tcPr>
            <w:tcW w:w="251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641DBA2F" w14:textId="77777777" w:rsidR="001D24E2" w:rsidRPr="004A3BDF" w:rsidRDefault="001D24E2" w:rsidP="00B423B2">
            <w:pPr>
              <w:pStyle w:val="CellBody"/>
              <w:spacing w:before="96"/>
              <w:rPr>
                <w:rFonts w:ascii="Arial" w:hAnsi="Arial" w:cs="Arial"/>
                <w:color w:val="FF0000"/>
                <w:sz w:val="24"/>
                <w:szCs w:val="24"/>
              </w:rPr>
            </w:pPr>
            <w:r w:rsidRPr="004A3BDF">
              <w:rPr>
                <w:rFonts w:ascii="Arial" w:hAnsi="Arial" w:cs="Arial"/>
                <w:color w:val="FF0000"/>
                <w:sz w:val="24"/>
                <w:szCs w:val="24"/>
              </w:rPr>
              <w:t>HCI_LE_Set_Extended_</w:t>
            </w:r>
            <w:r>
              <w:rPr>
                <w:rFonts w:ascii="Arial" w:hAnsi="Arial" w:cs="Arial"/>
                <w:color w:val="FF0000"/>
                <w:sz w:val="24"/>
                <w:szCs w:val="24"/>
              </w:rPr>
              <w:t>Scan</w:t>
            </w:r>
            <w:r w:rsidRPr="004A3BDF">
              <w:rPr>
                <w:rFonts w:ascii="Arial" w:hAnsi="Arial" w:cs="Arial"/>
                <w:color w:val="FF0000"/>
                <w:sz w:val="24"/>
                <w:szCs w:val="24"/>
              </w:rPr>
              <w:t>_Enable</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637C7A82" w14:textId="77777777" w:rsidR="001D24E2" w:rsidRPr="004A3BDF" w:rsidRDefault="004F6780" w:rsidP="00B423B2">
            <w:pPr>
              <w:pStyle w:val="CellBody"/>
              <w:spacing w:before="96"/>
              <w:rPr>
                <w:rFonts w:ascii="Arial" w:hAnsi="Arial" w:cs="Arial"/>
                <w:color w:val="FF0000"/>
                <w:sz w:val="24"/>
                <w:szCs w:val="24"/>
              </w:rPr>
            </w:pPr>
            <w:r>
              <w:rPr>
                <w:rFonts w:ascii="Arial" w:hAnsi="Arial" w:cs="Arial"/>
                <w:color w:val="FF0000"/>
                <w:sz w:val="24"/>
                <w:szCs w:val="24"/>
              </w:rPr>
              <w:t>0x</w:t>
            </w:r>
            <w:r w:rsidR="003E772E">
              <w:rPr>
                <w:rFonts w:ascii="Arial" w:hAnsi="Arial" w:cs="Arial"/>
                <w:color w:val="FF0000"/>
                <w:sz w:val="24"/>
                <w:szCs w:val="24"/>
              </w:rPr>
              <w:t>00</w:t>
            </w:r>
            <w:r>
              <w:rPr>
                <w:rFonts w:ascii="Arial" w:hAnsi="Arial" w:cs="Arial"/>
                <w:color w:val="FF0000"/>
                <w:sz w:val="24"/>
                <w:szCs w:val="24"/>
              </w:rPr>
              <w:t>42</w:t>
            </w:r>
          </w:p>
        </w:tc>
        <w:tc>
          <w:tcPr>
            <w:tcW w:w="342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3974BA79" w14:textId="77777777" w:rsidR="001D24E2" w:rsidRDefault="001D24E2" w:rsidP="00B423B2">
            <w:pPr>
              <w:pStyle w:val="CellBody"/>
              <w:spacing w:before="96"/>
              <w:rPr>
                <w:rFonts w:ascii="Arial" w:hAnsi="Arial" w:cs="Arial"/>
                <w:color w:val="FF0000"/>
                <w:sz w:val="24"/>
                <w:szCs w:val="24"/>
              </w:rPr>
            </w:pPr>
            <w:r>
              <w:rPr>
                <w:rFonts w:ascii="Arial" w:hAnsi="Arial" w:cs="Arial"/>
                <w:color w:val="FF0000"/>
                <w:sz w:val="24"/>
                <w:szCs w:val="24"/>
              </w:rPr>
              <w:t>Enable,</w:t>
            </w:r>
          </w:p>
          <w:p w14:paraId="4E22875A" w14:textId="77777777" w:rsidR="001D24E2" w:rsidRDefault="001D24E2" w:rsidP="00B423B2">
            <w:pPr>
              <w:pStyle w:val="CellBody"/>
              <w:spacing w:before="96"/>
              <w:rPr>
                <w:rFonts w:ascii="Arial" w:hAnsi="Arial" w:cs="Arial"/>
                <w:color w:val="FF0000"/>
                <w:sz w:val="24"/>
                <w:szCs w:val="24"/>
              </w:rPr>
            </w:pPr>
            <w:r>
              <w:rPr>
                <w:rFonts w:ascii="Arial" w:hAnsi="Arial" w:cs="Arial"/>
                <w:color w:val="FF0000"/>
                <w:sz w:val="24"/>
                <w:szCs w:val="24"/>
              </w:rPr>
              <w:t>Filter_Duplicates,</w:t>
            </w:r>
          </w:p>
          <w:p w14:paraId="1DAF67E8" w14:textId="77777777" w:rsidR="001D24E2" w:rsidRDefault="001D24E2" w:rsidP="00B423B2">
            <w:pPr>
              <w:pStyle w:val="CellBody"/>
              <w:spacing w:before="96"/>
              <w:rPr>
                <w:rFonts w:ascii="Arial" w:hAnsi="Arial" w:cs="Arial"/>
                <w:color w:val="FF0000"/>
                <w:sz w:val="24"/>
                <w:szCs w:val="24"/>
              </w:rPr>
            </w:pPr>
            <w:r>
              <w:rPr>
                <w:rFonts w:ascii="Arial" w:hAnsi="Arial" w:cs="Arial"/>
                <w:color w:val="FF0000"/>
                <w:sz w:val="24"/>
                <w:szCs w:val="24"/>
              </w:rPr>
              <w:t>Duration,</w:t>
            </w:r>
          </w:p>
          <w:p w14:paraId="6D31EB72" w14:textId="77777777" w:rsidR="001D24E2" w:rsidRPr="004A3BDF" w:rsidRDefault="001D24E2" w:rsidP="00B423B2">
            <w:pPr>
              <w:pStyle w:val="CellBody"/>
              <w:spacing w:before="96"/>
              <w:rPr>
                <w:rFonts w:ascii="Arial" w:hAnsi="Arial" w:cs="Arial"/>
                <w:color w:val="FF0000"/>
                <w:sz w:val="24"/>
                <w:szCs w:val="24"/>
              </w:rPr>
            </w:pPr>
            <w:r>
              <w:rPr>
                <w:rFonts w:ascii="Arial" w:hAnsi="Arial" w:cs="Arial"/>
                <w:color w:val="FF0000"/>
                <w:sz w:val="24"/>
                <w:szCs w:val="24"/>
              </w:rPr>
              <w:t>Period</w:t>
            </w:r>
          </w:p>
        </w:tc>
        <w:tc>
          <w:tcPr>
            <w:tcW w:w="160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2F226F26" w14:textId="77777777" w:rsidR="001D24E2" w:rsidRPr="004A3BDF" w:rsidRDefault="001D24E2" w:rsidP="00B423B2">
            <w:pPr>
              <w:pStyle w:val="CellBody"/>
              <w:spacing w:before="96"/>
              <w:rPr>
                <w:rFonts w:ascii="Arial" w:hAnsi="Arial" w:cs="Arial"/>
                <w:color w:val="FF0000"/>
                <w:sz w:val="24"/>
                <w:szCs w:val="24"/>
              </w:rPr>
            </w:pPr>
            <w:r w:rsidRPr="004A3BDF">
              <w:rPr>
                <w:rFonts w:ascii="Arial" w:hAnsi="Arial" w:cs="Arial"/>
                <w:color w:val="FF0000"/>
                <w:sz w:val="24"/>
                <w:szCs w:val="24"/>
              </w:rPr>
              <w:t>Status</w:t>
            </w:r>
          </w:p>
        </w:tc>
      </w:tr>
    </w:tbl>
    <w:p w14:paraId="6DCE50A6" w14:textId="77777777" w:rsidR="001D24E2" w:rsidRPr="004A3BDF" w:rsidRDefault="001D24E2" w:rsidP="001D24E2">
      <w:pPr>
        <w:rPr>
          <w:rFonts w:cs="Arial"/>
          <w:b/>
          <w:color w:val="FF0000"/>
          <w:sz w:val="24"/>
          <w:szCs w:val="24"/>
        </w:rPr>
      </w:pPr>
    </w:p>
    <w:p w14:paraId="1EF8E7AB" w14:textId="77777777" w:rsidR="001D24E2" w:rsidRPr="004A3BDF" w:rsidRDefault="001D24E2" w:rsidP="001D24E2">
      <w:pPr>
        <w:rPr>
          <w:rFonts w:cs="Arial"/>
          <w:b/>
          <w:color w:val="FF0000"/>
          <w:sz w:val="24"/>
          <w:szCs w:val="24"/>
        </w:rPr>
      </w:pPr>
      <w:r w:rsidRPr="004A3BDF">
        <w:rPr>
          <w:rFonts w:cs="Arial"/>
          <w:b/>
          <w:color w:val="FF0000"/>
          <w:sz w:val="24"/>
          <w:szCs w:val="24"/>
        </w:rPr>
        <w:t>Description:</w:t>
      </w:r>
    </w:p>
    <w:p w14:paraId="4DDC4C3C" w14:textId="77777777" w:rsidR="001D24E2" w:rsidRDefault="001D24E2" w:rsidP="001D24E2">
      <w:pPr>
        <w:autoSpaceDE w:val="0"/>
        <w:autoSpaceDN w:val="0"/>
        <w:adjustRightInd w:val="0"/>
        <w:spacing w:after="160" w:line="240" w:lineRule="auto"/>
        <w:rPr>
          <w:rFonts w:cs="Arial"/>
          <w:color w:val="FF0000"/>
          <w:sz w:val="24"/>
          <w:szCs w:val="24"/>
          <w:lang w:val="en-GB"/>
        </w:rPr>
      </w:pPr>
      <w:r w:rsidRPr="00E507CC">
        <w:rPr>
          <w:rFonts w:cs="Arial"/>
          <w:color w:val="FF0000"/>
          <w:sz w:val="24"/>
          <w:szCs w:val="24"/>
          <w:lang w:val="en-GB"/>
        </w:rPr>
        <w:t>The LE_Set_</w:t>
      </w:r>
      <w:r>
        <w:rPr>
          <w:rFonts w:cs="Arial"/>
          <w:color w:val="FF0000"/>
          <w:sz w:val="24"/>
          <w:szCs w:val="24"/>
          <w:lang w:val="en-GB"/>
        </w:rPr>
        <w:t>Extended_</w:t>
      </w:r>
      <w:r w:rsidRPr="00E507CC">
        <w:rPr>
          <w:rFonts w:cs="Arial"/>
          <w:color w:val="FF0000"/>
          <w:sz w:val="24"/>
          <w:szCs w:val="24"/>
          <w:lang w:val="en-GB"/>
        </w:rPr>
        <w:t xml:space="preserve">Scan_Enable command is used to </w:t>
      </w:r>
      <w:r>
        <w:rPr>
          <w:rFonts w:cs="Arial"/>
          <w:color w:val="FF0000"/>
          <w:sz w:val="24"/>
          <w:szCs w:val="24"/>
          <w:lang w:val="en-GB"/>
        </w:rPr>
        <w:t xml:space="preserve">enable or disable </w:t>
      </w:r>
      <w:r w:rsidRPr="00E507CC">
        <w:rPr>
          <w:rFonts w:cs="Arial"/>
          <w:color w:val="FF0000"/>
          <w:sz w:val="24"/>
          <w:szCs w:val="24"/>
          <w:lang w:val="en-GB"/>
        </w:rPr>
        <w:t xml:space="preserve">scanning. </w:t>
      </w:r>
    </w:p>
    <w:p w14:paraId="17656DB8" w14:textId="77777777" w:rsidR="001D24E2" w:rsidRPr="00E507CC" w:rsidRDefault="001D24E2" w:rsidP="001D24E2">
      <w:pPr>
        <w:autoSpaceDE w:val="0"/>
        <w:autoSpaceDN w:val="0"/>
        <w:adjustRightInd w:val="0"/>
        <w:spacing w:after="160" w:line="240" w:lineRule="auto"/>
        <w:rPr>
          <w:rFonts w:cs="Arial"/>
          <w:color w:val="FF0000"/>
          <w:sz w:val="24"/>
          <w:szCs w:val="24"/>
          <w:lang w:val="en-GB"/>
        </w:rPr>
      </w:pPr>
      <w:r>
        <w:rPr>
          <w:rFonts w:cs="Arial"/>
          <w:color w:val="FF0000"/>
          <w:sz w:val="24"/>
          <w:szCs w:val="24"/>
          <w:lang w:val="en-GB"/>
        </w:rPr>
        <w:t>The Enable parameter determines whether scanning is enabled or disabled. If it is disabled, the remaining parameters are ignored.</w:t>
      </w:r>
    </w:p>
    <w:p w14:paraId="292EF01B" w14:textId="77777777" w:rsidR="001D24E2" w:rsidRDefault="001D24E2" w:rsidP="001D24E2">
      <w:pPr>
        <w:autoSpaceDE w:val="0"/>
        <w:autoSpaceDN w:val="0"/>
        <w:adjustRightInd w:val="0"/>
        <w:spacing w:after="0" w:line="240" w:lineRule="auto"/>
        <w:rPr>
          <w:rFonts w:cs="Arial"/>
          <w:color w:val="FF0000"/>
          <w:sz w:val="24"/>
          <w:szCs w:val="24"/>
          <w:lang w:val="en-GB"/>
        </w:rPr>
      </w:pPr>
      <w:r w:rsidRPr="00E507CC">
        <w:rPr>
          <w:rFonts w:cs="Arial"/>
          <w:color w:val="FF0000"/>
          <w:sz w:val="24"/>
          <w:szCs w:val="24"/>
          <w:lang w:val="en-GB"/>
        </w:rPr>
        <w:t>The Filter_Duplicates parameter controls whether the Link Layer should filter out duplicate advertising reports (</w:t>
      </w:r>
      <w:r>
        <w:rPr>
          <w:rFonts w:cs="Arial"/>
          <w:color w:val="FF0000"/>
          <w:sz w:val="24"/>
          <w:szCs w:val="24"/>
          <w:lang w:val="en-GB"/>
        </w:rPr>
        <w:t>filtering duplicates enabled</w:t>
      </w:r>
      <w:r w:rsidRPr="00E507CC">
        <w:rPr>
          <w:rFonts w:cs="Arial"/>
          <w:color w:val="FF0000"/>
          <w:sz w:val="24"/>
          <w:szCs w:val="24"/>
          <w:lang w:val="en-GB"/>
        </w:rPr>
        <w:t>) to the Host, or if the Link</w:t>
      </w:r>
      <w:r>
        <w:rPr>
          <w:rFonts w:cs="Arial"/>
          <w:color w:val="FF0000"/>
          <w:sz w:val="24"/>
          <w:szCs w:val="24"/>
          <w:lang w:val="en-GB"/>
        </w:rPr>
        <w:t xml:space="preserve"> </w:t>
      </w:r>
      <w:r w:rsidRPr="00E507CC">
        <w:rPr>
          <w:rFonts w:cs="Arial"/>
          <w:color w:val="FF0000"/>
          <w:sz w:val="24"/>
          <w:szCs w:val="24"/>
          <w:lang w:val="en-GB"/>
        </w:rPr>
        <w:t>Layer should generate advertising reports for each packet received</w:t>
      </w:r>
      <w:r>
        <w:rPr>
          <w:rFonts w:cs="Arial"/>
          <w:color w:val="FF0000"/>
          <w:sz w:val="24"/>
          <w:szCs w:val="24"/>
          <w:lang w:val="en-GB"/>
        </w:rPr>
        <w:t xml:space="preserve"> </w:t>
      </w:r>
      <w:r w:rsidRPr="00E507CC">
        <w:rPr>
          <w:rFonts w:cs="Arial"/>
          <w:color w:val="FF0000"/>
          <w:sz w:val="24"/>
          <w:szCs w:val="24"/>
          <w:lang w:val="en-GB"/>
        </w:rPr>
        <w:t>(</w:t>
      </w:r>
      <w:r>
        <w:rPr>
          <w:rFonts w:cs="Arial"/>
          <w:color w:val="FF0000"/>
          <w:sz w:val="24"/>
          <w:szCs w:val="24"/>
          <w:lang w:val="en-GB"/>
        </w:rPr>
        <w:t>f</w:t>
      </w:r>
      <w:r w:rsidRPr="00E507CC">
        <w:rPr>
          <w:rFonts w:cs="Arial"/>
          <w:color w:val="FF0000"/>
          <w:sz w:val="24"/>
          <w:szCs w:val="24"/>
          <w:lang w:val="en-GB"/>
        </w:rPr>
        <w:t>iltering</w:t>
      </w:r>
      <w:r>
        <w:rPr>
          <w:rFonts w:cs="Arial"/>
          <w:color w:val="FF0000"/>
          <w:sz w:val="24"/>
          <w:szCs w:val="24"/>
          <w:lang w:val="en-GB"/>
        </w:rPr>
        <w:t xml:space="preserve"> duplicates d</w:t>
      </w:r>
      <w:r w:rsidRPr="00E507CC">
        <w:rPr>
          <w:rFonts w:cs="Arial"/>
          <w:color w:val="FF0000"/>
          <w:sz w:val="24"/>
          <w:szCs w:val="24"/>
          <w:lang w:val="en-GB"/>
        </w:rPr>
        <w:t>isabled).</w:t>
      </w:r>
      <w:r w:rsidR="004E4218">
        <w:rPr>
          <w:rFonts w:cs="Arial"/>
          <w:color w:val="FF0000"/>
          <w:sz w:val="24"/>
          <w:szCs w:val="24"/>
          <w:lang w:val="en-GB"/>
        </w:rPr>
        <w:t xml:space="preserve">  See Volume 6, Part B, Section 4.4.3.5.</w:t>
      </w:r>
    </w:p>
    <w:p w14:paraId="08BE017F" w14:textId="77777777" w:rsidR="00812A33" w:rsidRDefault="00812A33" w:rsidP="001D24E2">
      <w:pPr>
        <w:autoSpaceDE w:val="0"/>
        <w:autoSpaceDN w:val="0"/>
        <w:adjustRightInd w:val="0"/>
        <w:spacing w:after="0" w:line="240" w:lineRule="auto"/>
        <w:rPr>
          <w:rFonts w:cs="Arial"/>
          <w:color w:val="FF0000"/>
          <w:sz w:val="24"/>
          <w:szCs w:val="24"/>
          <w:lang w:val="en-GB"/>
        </w:rPr>
      </w:pPr>
    </w:p>
    <w:p w14:paraId="7C4C15C3" w14:textId="77777777" w:rsidR="00812A33" w:rsidRDefault="00812A33" w:rsidP="001D24E2">
      <w:pPr>
        <w:autoSpaceDE w:val="0"/>
        <w:autoSpaceDN w:val="0"/>
        <w:adjustRightInd w:val="0"/>
        <w:spacing w:after="0" w:line="240" w:lineRule="auto"/>
        <w:rPr>
          <w:rFonts w:cs="Arial"/>
          <w:color w:val="FF0000"/>
          <w:sz w:val="24"/>
          <w:szCs w:val="24"/>
          <w:lang w:val="en-GB"/>
        </w:rPr>
      </w:pPr>
      <w:r>
        <w:rPr>
          <w:rFonts w:cs="Arial"/>
          <w:color w:val="FF0000"/>
          <w:sz w:val="24"/>
          <w:szCs w:val="24"/>
          <w:lang w:val="en-GB"/>
        </w:rPr>
        <w:t>If the Filter_Duplicates parameter is set to 0x00, all advertisements received from advertisers shall be sent to the Host in advertising report events.</w:t>
      </w:r>
    </w:p>
    <w:p w14:paraId="0DEBD5A0" w14:textId="77777777" w:rsidR="001D24E2" w:rsidRDefault="001D24E2" w:rsidP="001D24E2">
      <w:pPr>
        <w:autoSpaceDE w:val="0"/>
        <w:autoSpaceDN w:val="0"/>
        <w:adjustRightInd w:val="0"/>
        <w:spacing w:after="0" w:line="240" w:lineRule="auto"/>
        <w:rPr>
          <w:rFonts w:cs="Arial"/>
          <w:color w:val="FF0000"/>
          <w:sz w:val="24"/>
          <w:szCs w:val="24"/>
          <w:lang w:val="en-GB"/>
        </w:rPr>
      </w:pPr>
    </w:p>
    <w:p w14:paraId="2B6F114D" w14:textId="77777777" w:rsidR="001D24E2" w:rsidRDefault="001D24E2" w:rsidP="001D24E2">
      <w:pPr>
        <w:autoSpaceDE w:val="0"/>
        <w:autoSpaceDN w:val="0"/>
        <w:adjustRightInd w:val="0"/>
        <w:spacing w:after="0" w:line="240" w:lineRule="auto"/>
        <w:rPr>
          <w:rFonts w:cs="Arial"/>
          <w:color w:val="FF0000"/>
          <w:sz w:val="24"/>
          <w:szCs w:val="24"/>
        </w:rPr>
      </w:pPr>
      <w:r>
        <w:rPr>
          <w:rFonts w:cs="Arial"/>
          <w:color w:val="FF0000"/>
          <w:sz w:val="24"/>
          <w:szCs w:val="24"/>
        </w:rPr>
        <w:t xml:space="preserve">If the Filter_Duplicates parameter is set to 0x01, advertisements after the first advertisement from a given advertiser </w:t>
      </w:r>
      <w:r w:rsidR="00243B5C">
        <w:rPr>
          <w:rFonts w:cs="Arial"/>
          <w:color w:val="FF0000"/>
          <w:sz w:val="24"/>
          <w:szCs w:val="24"/>
        </w:rPr>
        <w:t xml:space="preserve">should </w:t>
      </w:r>
      <w:r>
        <w:rPr>
          <w:rFonts w:cs="Arial"/>
          <w:color w:val="FF0000"/>
          <w:sz w:val="24"/>
          <w:szCs w:val="24"/>
        </w:rPr>
        <w:t xml:space="preserve">not be sent to the Host in advertising report events until scanning is disabled.  </w:t>
      </w:r>
    </w:p>
    <w:p w14:paraId="5EF776F6" w14:textId="77777777" w:rsidR="001D24E2" w:rsidRDefault="001D24E2" w:rsidP="001D24E2">
      <w:pPr>
        <w:autoSpaceDE w:val="0"/>
        <w:autoSpaceDN w:val="0"/>
        <w:adjustRightInd w:val="0"/>
        <w:spacing w:after="0" w:line="240" w:lineRule="auto"/>
        <w:rPr>
          <w:rFonts w:cs="Arial"/>
          <w:color w:val="FF0000"/>
          <w:sz w:val="24"/>
          <w:szCs w:val="24"/>
        </w:rPr>
      </w:pPr>
    </w:p>
    <w:p w14:paraId="569B99DA" w14:textId="77777777" w:rsidR="001D24E2" w:rsidRPr="00E507CC" w:rsidRDefault="001D24E2" w:rsidP="001D24E2">
      <w:pPr>
        <w:autoSpaceDE w:val="0"/>
        <w:autoSpaceDN w:val="0"/>
        <w:adjustRightInd w:val="0"/>
        <w:spacing w:after="0" w:line="240" w:lineRule="auto"/>
        <w:rPr>
          <w:rFonts w:cs="Arial"/>
          <w:color w:val="FF0000"/>
          <w:sz w:val="24"/>
          <w:szCs w:val="24"/>
        </w:rPr>
      </w:pPr>
      <w:r>
        <w:rPr>
          <w:rFonts w:cs="Arial"/>
          <w:color w:val="FF0000"/>
          <w:sz w:val="24"/>
          <w:szCs w:val="24"/>
        </w:rPr>
        <w:t xml:space="preserve">If the Filter_Duplicates parameter is set to 0x02, advertisements after the first advertisement from a given advertiser in a single scan period </w:t>
      </w:r>
      <w:r w:rsidR="00243B5C">
        <w:rPr>
          <w:rFonts w:cs="Arial"/>
          <w:color w:val="FF0000"/>
          <w:sz w:val="24"/>
          <w:szCs w:val="24"/>
        </w:rPr>
        <w:t xml:space="preserve">should </w:t>
      </w:r>
      <w:r>
        <w:rPr>
          <w:rFonts w:cs="Arial"/>
          <w:color w:val="FF0000"/>
          <w:sz w:val="24"/>
          <w:szCs w:val="24"/>
        </w:rPr>
        <w:t xml:space="preserve"> not be sent to the Host in advertising report events; this setting shall only be used if Period is non-zero.</w:t>
      </w:r>
      <w:r w:rsidDel="005C7348">
        <w:rPr>
          <w:rFonts w:cs="Arial"/>
          <w:color w:val="FF0000"/>
          <w:sz w:val="24"/>
          <w:szCs w:val="24"/>
        </w:rPr>
        <w:t xml:space="preserve"> </w:t>
      </w:r>
      <w:r>
        <w:rPr>
          <w:rFonts w:cs="Arial"/>
          <w:color w:val="FF0000"/>
          <w:sz w:val="24"/>
          <w:szCs w:val="24"/>
          <w:lang w:val="en-GB"/>
        </w:rPr>
        <w:t xml:space="preserve">If Filter_Duplicates is set to 0x2 and Period to zero, </w:t>
      </w:r>
      <w:r w:rsidR="00812A33">
        <w:rPr>
          <w:rFonts w:cs="Arial"/>
          <w:color w:val="FF0000"/>
          <w:sz w:val="24"/>
          <w:szCs w:val="24"/>
          <w:lang w:val="en-GB"/>
        </w:rPr>
        <w:t xml:space="preserve">the Controller shall return </w:t>
      </w:r>
      <w:r>
        <w:rPr>
          <w:rFonts w:cs="Arial"/>
          <w:color w:val="FF0000"/>
          <w:sz w:val="24"/>
          <w:szCs w:val="24"/>
          <w:lang w:val="en-GB"/>
        </w:rPr>
        <w:t>the Invalid HCI Command Parameters (0x12) error code</w:t>
      </w:r>
      <w:r w:rsidRPr="002E3A55">
        <w:rPr>
          <w:rFonts w:cs="Arial"/>
          <w:color w:val="FF0000"/>
          <w:sz w:val="24"/>
          <w:szCs w:val="24"/>
          <w:lang w:val="en-GB"/>
        </w:rPr>
        <w:t>.</w:t>
      </w:r>
    </w:p>
    <w:p w14:paraId="2A6A1BE9" w14:textId="77777777" w:rsidR="001D24E2" w:rsidRDefault="001D24E2" w:rsidP="001D24E2">
      <w:pPr>
        <w:autoSpaceDE w:val="0"/>
        <w:autoSpaceDN w:val="0"/>
        <w:adjustRightInd w:val="0"/>
        <w:spacing w:after="0" w:line="240" w:lineRule="auto"/>
        <w:rPr>
          <w:rFonts w:cs="Arial"/>
          <w:color w:val="FF0000"/>
          <w:sz w:val="24"/>
          <w:szCs w:val="24"/>
          <w:lang w:val="en-GB"/>
        </w:rPr>
      </w:pPr>
    </w:p>
    <w:p w14:paraId="43BD79B5" w14:textId="77777777" w:rsidR="001D24E2" w:rsidRDefault="001D24E2" w:rsidP="001D24E2">
      <w:pPr>
        <w:autoSpaceDE w:val="0"/>
        <w:autoSpaceDN w:val="0"/>
        <w:adjustRightInd w:val="0"/>
        <w:spacing w:after="0" w:line="240" w:lineRule="auto"/>
        <w:rPr>
          <w:rFonts w:cs="Arial"/>
          <w:color w:val="FF0000"/>
          <w:sz w:val="24"/>
          <w:szCs w:val="24"/>
          <w:lang w:val="en-GB"/>
        </w:rPr>
      </w:pPr>
      <w:r>
        <w:rPr>
          <w:rFonts w:cs="Arial"/>
          <w:color w:val="FF0000"/>
          <w:sz w:val="24"/>
          <w:szCs w:val="24"/>
          <w:lang w:val="en-GB"/>
        </w:rPr>
        <w:t>If the Duration parameter is zero or both the Duration parameter and Period parameter are non-zero, t</w:t>
      </w:r>
      <w:r w:rsidRPr="003019B7">
        <w:rPr>
          <w:rFonts w:cs="Arial"/>
          <w:color w:val="FF0000"/>
          <w:sz w:val="24"/>
          <w:szCs w:val="24"/>
          <w:lang w:val="en-GB"/>
        </w:rPr>
        <w:t xml:space="preserve">he Controller shall continue </w:t>
      </w:r>
      <w:r>
        <w:rPr>
          <w:rFonts w:cs="Arial"/>
          <w:color w:val="FF0000"/>
          <w:sz w:val="24"/>
          <w:szCs w:val="24"/>
          <w:lang w:val="en-GB"/>
        </w:rPr>
        <w:t>scanning</w:t>
      </w:r>
      <w:r w:rsidRPr="003019B7">
        <w:rPr>
          <w:rFonts w:cs="Arial"/>
          <w:color w:val="FF0000"/>
          <w:sz w:val="24"/>
          <w:szCs w:val="24"/>
          <w:lang w:val="en-GB"/>
        </w:rPr>
        <w:t xml:space="preserve"> </w:t>
      </w:r>
      <w:r>
        <w:rPr>
          <w:rFonts w:cs="Arial"/>
          <w:color w:val="FF0000"/>
          <w:sz w:val="24"/>
          <w:szCs w:val="24"/>
          <w:lang w:val="en-GB"/>
        </w:rPr>
        <w:t xml:space="preserve">until scanning is disabled by </w:t>
      </w:r>
      <w:r w:rsidRPr="003019B7">
        <w:rPr>
          <w:rFonts w:cs="Arial"/>
          <w:color w:val="FF0000"/>
          <w:sz w:val="24"/>
          <w:szCs w:val="24"/>
          <w:lang w:val="en-GB"/>
        </w:rPr>
        <w:t>the Host issu</w:t>
      </w:r>
      <w:r>
        <w:rPr>
          <w:rFonts w:cs="Arial"/>
          <w:color w:val="FF0000"/>
          <w:sz w:val="24"/>
          <w:szCs w:val="24"/>
          <w:lang w:val="en-GB"/>
        </w:rPr>
        <w:t>ing</w:t>
      </w:r>
      <w:r w:rsidRPr="003019B7">
        <w:rPr>
          <w:rFonts w:cs="Arial"/>
          <w:color w:val="FF0000"/>
          <w:sz w:val="24"/>
          <w:szCs w:val="24"/>
          <w:lang w:val="en-GB"/>
        </w:rPr>
        <w:t xml:space="preserve"> an LE_Set_</w:t>
      </w:r>
      <w:r>
        <w:rPr>
          <w:rFonts w:cs="Arial"/>
          <w:color w:val="FF0000"/>
          <w:sz w:val="24"/>
          <w:szCs w:val="24"/>
          <w:lang w:val="en-GB"/>
        </w:rPr>
        <w:t>Extended_Scan</w:t>
      </w:r>
      <w:r w:rsidRPr="003019B7">
        <w:rPr>
          <w:rFonts w:cs="Arial"/>
          <w:color w:val="FF0000"/>
          <w:sz w:val="24"/>
          <w:szCs w:val="24"/>
          <w:lang w:val="en-GB"/>
        </w:rPr>
        <w:t xml:space="preserve">_Enable command with </w:t>
      </w:r>
      <w:r>
        <w:rPr>
          <w:rFonts w:cs="Arial"/>
          <w:color w:val="FF0000"/>
          <w:sz w:val="24"/>
          <w:szCs w:val="24"/>
          <w:lang w:val="en-GB"/>
        </w:rPr>
        <w:t xml:space="preserve">the </w:t>
      </w:r>
      <w:r w:rsidRPr="003019B7">
        <w:rPr>
          <w:rFonts w:cs="Arial"/>
          <w:color w:val="FF0000"/>
          <w:sz w:val="24"/>
          <w:szCs w:val="24"/>
          <w:lang w:val="en-GB"/>
        </w:rPr>
        <w:t xml:space="preserve">Enable </w:t>
      </w:r>
      <w:r>
        <w:rPr>
          <w:rFonts w:cs="Arial"/>
          <w:color w:val="FF0000"/>
          <w:sz w:val="24"/>
          <w:szCs w:val="24"/>
          <w:lang w:val="en-GB"/>
        </w:rPr>
        <w:t xml:space="preserve">parameter </w:t>
      </w:r>
      <w:r w:rsidRPr="003019B7">
        <w:rPr>
          <w:rFonts w:cs="Arial"/>
          <w:color w:val="FF0000"/>
          <w:sz w:val="24"/>
          <w:szCs w:val="24"/>
          <w:lang w:val="en-GB"/>
        </w:rPr>
        <w:t>set to 0x00 (</w:t>
      </w:r>
      <w:r>
        <w:rPr>
          <w:rFonts w:cs="Arial"/>
          <w:color w:val="FF0000"/>
          <w:sz w:val="24"/>
          <w:szCs w:val="24"/>
          <w:lang w:val="en-GB"/>
        </w:rPr>
        <w:t>Scanning</w:t>
      </w:r>
      <w:r w:rsidRPr="003019B7">
        <w:rPr>
          <w:rFonts w:cs="Arial"/>
          <w:color w:val="FF0000"/>
          <w:sz w:val="24"/>
          <w:szCs w:val="24"/>
          <w:lang w:val="en-GB"/>
        </w:rPr>
        <w:t xml:space="preserve"> is disabled)</w:t>
      </w:r>
      <w:r>
        <w:rPr>
          <w:rFonts w:cs="Arial"/>
          <w:color w:val="FF0000"/>
          <w:sz w:val="24"/>
          <w:szCs w:val="24"/>
          <w:lang w:val="en-GB"/>
        </w:rPr>
        <w:t>.  The Period parameter is ignored when the Duration parameter is zero.</w:t>
      </w:r>
    </w:p>
    <w:p w14:paraId="56F2FA35" w14:textId="77777777" w:rsidR="001D24E2" w:rsidRDefault="001D24E2" w:rsidP="001D24E2">
      <w:pPr>
        <w:autoSpaceDE w:val="0"/>
        <w:autoSpaceDN w:val="0"/>
        <w:adjustRightInd w:val="0"/>
        <w:spacing w:after="0" w:line="240" w:lineRule="auto"/>
        <w:rPr>
          <w:rFonts w:cs="Arial"/>
          <w:color w:val="FF0000"/>
          <w:sz w:val="24"/>
          <w:szCs w:val="24"/>
          <w:lang w:val="en-GB"/>
        </w:rPr>
      </w:pPr>
    </w:p>
    <w:p w14:paraId="42759AD8" w14:textId="77777777" w:rsidR="001D24E2" w:rsidRDefault="001D24E2" w:rsidP="001D24E2">
      <w:pPr>
        <w:autoSpaceDE w:val="0"/>
        <w:autoSpaceDN w:val="0"/>
        <w:adjustRightInd w:val="0"/>
        <w:spacing w:after="0" w:line="240" w:lineRule="auto"/>
        <w:rPr>
          <w:rFonts w:cs="Arial"/>
          <w:color w:val="FF0000"/>
          <w:sz w:val="24"/>
          <w:szCs w:val="24"/>
          <w:lang w:val="en-GB"/>
        </w:rPr>
      </w:pPr>
      <w:r>
        <w:rPr>
          <w:rFonts w:cs="Arial"/>
          <w:color w:val="FF0000"/>
          <w:sz w:val="24"/>
          <w:szCs w:val="24"/>
          <w:lang w:val="en-GB"/>
        </w:rPr>
        <w:t xml:space="preserve">If the Duration parameter is non-zero and the Period parameter is zero, the Controller shall continue scanning until the duration specified in the Duration parameter has expired. </w:t>
      </w:r>
    </w:p>
    <w:p w14:paraId="34C23745" w14:textId="77777777" w:rsidR="001D24E2" w:rsidRDefault="001D24E2" w:rsidP="001D24E2">
      <w:pPr>
        <w:autoSpaceDE w:val="0"/>
        <w:autoSpaceDN w:val="0"/>
        <w:adjustRightInd w:val="0"/>
        <w:spacing w:after="0" w:line="240" w:lineRule="auto"/>
        <w:rPr>
          <w:rFonts w:cs="Arial"/>
          <w:color w:val="FF0000"/>
          <w:sz w:val="24"/>
          <w:szCs w:val="24"/>
          <w:lang w:val="en-GB"/>
        </w:rPr>
      </w:pPr>
    </w:p>
    <w:p w14:paraId="19CF3400" w14:textId="77777777" w:rsidR="001D24E2" w:rsidRDefault="001D24E2" w:rsidP="001D24E2">
      <w:pPr>
        <w:rPr>
          <w:rFonts w:cs="Arial"/>
          <w:color w:val="FF0000"/>
          <w:sz w:val="24"/>
          <w:szCs w:val="24"/>
          <w:lang w:val="en-GB"/>
        </w:rPr>
      </w:pPr>
      <w:r>
        <w:rPr>
          <w:rFonts w:cs="Arial"/>
          <w:color w:val="FF0000"/>
          <w:sz w:val="24"/>
          <w:szCs w:val="24"/>
          <w:lang w:val="en-GB"/>
        </w:rPr>
        <w:t>If both the Duration and Period</w:t>
      </w:r>
      <w:r w:rsidRPr="00CA2E59">
        <w:rPr>
          <w:rFonts w:cs="Arial"/>
          <w:color w:val="FF0000"/>
          <w:sz w:val="24"/>
          <w:szCs w:val="24"/>
          <w:lang w:val="en-GB"/>
        </w:rPr>
        <w:t xml:space="preserve"> </w:t>
      </w:r>
      <w:r>
        <w:rPr>
          <w:rFonts w:cs="Arial"/>
          <w:color w:val="FF0000"/>
          <w:sz w:val="24"/>
          <w:szCs w:val="24"/>
          <w:lang w:val="en-GB"/>
        </w:rPr>
        <w:t xml:space="preserve">parameters are non-zero </w:t>
      </w:r>
      <w:ins w:id="300" w:author="Clive D.W. Feather" w:date="2016-04-13T07:56:00Z">
        <w:r w:rsidR="001B7397">
          <w:rPr>
            <w:rFonts w:cs="Arial"/>
            <w:color w:val="FF0000"/>
            <w:sz w:val="24"/>
            <w:szCs w:val="24"/>
            <w:lang w:val="en-GB"/>
          </w:rPr>
          <w:t xml:space="preserve">and </w:t>
        </w:r>
      </w:ins>
      <w:r>
        <w:rPr>
          <w:rFonts w:cs="Arial"/>
          <w:color w:val="FF0000"/>
          <w:sz w:val="24"/>
          <w:szCs w:val="24"/>
          <w:lang w:val="en-GB"/>
        </w:rPr>
        <w:t xml:space="preserve">the Duration parameter </w:t>
      </w:r>
      <w:ins w:id="301" w:author="Clive D.W. Feather" w:date="2016-04-13T07:56:00Z">
        <w:r w:rsidR="001B7397">
          <w:rPr>
            <w:rFonts w:cs="Arial"/>
            <w:color w:val="FF0000"/>
            <w:sz w:val="24"/>
            <w:szCs w:val="24"/>
            <w:lang w:val="en-GB"/>
          </w:rPr>
          <w:t xml:space="preserve">is greater than or equal to </w:t>
        </w:r>
      </w:ins>
      <w:del w:id="302" w:author="Clive D.W. Feather" w:date="2016-04-13T07:56:00Z">
        <w:r w:rsidDel="001B7397">
          <w:rPr>
            <w:rFonts w:cs="Arial"/>
            <w:color w:val="FF0000"/>
            <w:sz w:val="24"/>
            <w:szCs w:val="24"/>
            <w:lang w:val="en-GB"/>
          </w:rPr>
          <w:delText xml:space="preserve">shall be less than </w:delText>
        </w:r>
      </w:del>
      <w:r>
        <w:rPr>
          <w:rFonts w:cs="Arial"/>
          <w:color w:val="FF0000"/>
          <w:sz w:val="24"/>
          <w:szCs w:val="24"/>
          <w:lang w:val="en-GB"/>
        </w:rPr>
        <w:t>the Period parameter</w:t>
      </w:r>
      <w:ins w:id="303" w:author="Clive D.W. Feather" w:date="2016-04-13T07:56:00Z">
        <w:r w:rsidR="001B7397">
          <w:rPr>
            <w:rFonts w:cs="Arial"/>
            <w:color w:val="FF0000"/>
            <w:sz w:val="24"/>
            <w:szCs w:val="24"/>
            <w:lang w:val="en-GB"/>
          </w:rPr>
          <w:t xml:space="preserve">, the Controller shall return </w:t>
        </w:r>
      </w:ins>
      <w:del w:id="304" w:author="Clive D.W. Feather" w:date="2016-04-13T07:56:00Z">
        <w:r w:rsidDel="001B7397">
          <w:rPr>
            <w:rFonts w:cs="Arial"/>
            <w:color w:val="FF0000"/>
            <w:sz w:val="24"/>
            <w:szCs w:val="24"/>
            <w:lang w:val="en-GB"/>
          </w:rPr>
          <w:delText xml:space="preserve">; otherwise </w:delText>
        </w:r>
      </w:del>
      <w:r>
        <w:rPr>
          <w:rFonts w:cs="Arial"/>
          <w:color w:val="FF0000"/>
          <w:sz w:val="24"/>
          <w:szCs w:val="24"/>
          <w:lang w:val="en-GB"/>
        </w:rPr>
        <w:t>the Invalid HCI Command Parameters (0x12) error code</w:t>
      </w:r>
      <w:del w:id="305" w:author="Clive D.W. Feather" w:date="2016-04-13T07:56:00Z">
        <w:r w:rsidDel="001B7397">
          <w:rPr>
            <w:rFonts w:cs="Arial"/>
            <w:color w:val="FF0000"/>
            <w:sz w:val="24"/>
            <w:szCs w:val="24"/>
            <w:lang w:val="en-GB"/>
          </w:rPr>
          <w:delText xml:space="preserve"> shall be used</w:delText>
        </w:r>
      </w:del>
      <w:r>
        <w:rPr>
          <w:rFonts w:cs="Arial"/>
          <w:color w:val="FF0000"/>
          <w:sz w:val="24"/>
          <w:szCs w:val="24"/>
          <w:lang w:val="en-GB"/>
        </w:rPr>
        <w:t xml:space="preserve">.   </w:t>
      </w:r>
    </w:p>
    <w:p w14:paraId="3D0AA6FD" w14:textId="77777777" w:rsidR="001D24E2" w:rsidRDefault="001D24E2" w:rsidP="001D24E2">
      <w:pPr>
        <w:rPr>
          <w:rFonts w:cs="Arial"/>
          <w:color w:val="FF0000"/>
          <w:sz w:val="24"/>
          <w:szCs w:val="24"/>
        </w:rPr>
      </w:pPr>
      <w:r>
        <w:rPr>
          <w:rFonts w:cs="Arial"/>
          <w:color w:val="FF0000"/>
          <w:sz w:val="24"/>
          <w:szCs w:val="24"/>
          <w:lang w:val="en-GB"/>
        </w:rPr>
        <w:t>When the Duration and Period parameters are non-zero, the Controller shall scan for the duration of the Duration</w:t>
      </w:r>
      <w:r w:rsidRPr="00CA2E59">
        <w:rPr>
          <w:rFonts w:cs="Arial"/>
          <w:color w:val="FF0000"/>
          <w:sz w:val="24"/>
          <w:szCs w:val="24"/>
          <w:lang w:val="en-GB"/>
        </w:rPr>
        <w:t xml:space="preserve"> </w:t>
      </w:r>
      <w:r>
        <w:rPr>
          <w:rFonts w:cs="Arial"/>
          <w:color w:val="FF0000"/>
          <w:sz w:val="24"/>
          <w:szCs w:val="24"/>
          <w:lang w:val="en-GB"/>
        </w:rPr>
        <w:t xml:space="preserve">parameter within a scan period specified by the Period parameter.  After the scan period has expired, a new scan period shall begin and scanning shall begin again for the duration specified.  The scan periods continue </w:t>
      </w:r>
      <w:r>
        <w:rPr>
          <w:rFonts w:cs="Arial"/>
          <w:color w:val="FF0000"/>
          <w:sz w:val="24"/>
          <w:szCs w:val="24"/>
        </w:rPr>
        <w:t>until the Host disables scanning.</w:t>
      </w:r>
    </w:p>
    <w:p w14:paraId="5CB4FA38" w14:textId="77777777" w:rsidR="001D24E2" w:rsidRDefault="001D24E2" w:rsidP="001D24E2">
      <w:pPr>
        <w:rPr>
          <w:rFonts w:cs="Arial"/>
          <w:color w:val="FF0000"/>
          <w:sz w:val="24"/>
          <w:szCs w:val="24"/>
        </w:rPr>
      </w:pPr>
      <w:r>
        <w:rPr>
          <w:rFonts w:cs="Arial"/>
          <w:color w:val="FF0000"/>
          <w:sz w:val="24"/>
          <w:szCs w:val="24"/>
        </w:rPr>
        <w:t>If LE_Set_Extended_Scan_Enable command is sent while scanning is enabled, the timers used for duration and period are reset to the new parameter values and a new scan period is started.</w:t>
      </w:r>
    </w:p>
    <w:p w14:paraId="25F02D08" w14:textId="77777777" w:rsidR="001D24E2" w:rsidRPr="004A3BDF" w:rsidRDefault="001D24E2" w:rsidP="001D24E2">
      <w:pPr>
        <w:rPr>
          <w:rFonts w:cs="Arial"/>
          <w:b/>
          <w:color w:val="FF0000"/>
          <w:sz w:val="24"/>
          <w:szCs w:val="24"/>
        </w:rPr>
      </w:pPr>
      <w:r w:rsidRPr="004A3BDF">
        <w:rPr>
          <w:rFonts w:cs="Arial"/>
          <w:b/>
          <w:color w:val="FF0000"/>
          <w:sz w:val="24"/>
          <w:szCs w:val="24"/>
        </w:rPr>
        <w:t>Command Parameters:</w:t>
      </w:r>
    </w:p>
    <w:p w14:paraId="09FC5AF6" w14:textId="77777777" w:rsidR="001D24E2" w:rsidRPr="004A3BDF" w:rsidRDefault="001D24E2" w:rsidP="001D24E2">
      <w:pPr>
        <w:spacing w:after="0"/>
        <w:rPr>
          <w:rFonts w:cs="Arial"/>
          <w:i/>
          <w:color w:val="FF0000"/>
          <w:sz w:val="24"/>
          <w:szCs w:val="24"/>
        </w:rPr>
      </w:pPr>
      <w:r>
        <w:rPr>
          <w:rFonts w:cs="Arial"/>
          <w:i/>
          <w:color w:val="FF0000"/>
          <w:sz w:val="24"/>
          <w:szCs w:val="24"/>
        </w:rPr>
        <w:t>Enable</w:t>
      </w:r>
      <w:r w:rsidRPr="004A3BDF">
        <w:rPr>
          <w:rFonts w:cs="Arial"/>
          <w:i/>
          <w:color w:val="FF0000"/>
          <w:sz w:val="24"/>
          <w:szCs w:val="24"/>
        </w:rPr>
        <w:t>:</w:t>
      </w:r>
      <w:r w:rsidRPr="004A3BDF">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t>Size: 1 Octet</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1D24E2" w:rsidRPr="004A3BDF" w14:paraId="2D185322" w14:textId="77777777" w:rsidTr="00B423B2">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313A34AF" w14:textId="77777777" w:rsidR="001D24E2" w:rsidRPr="004A3BDF" w:rsidRDefault="001D24E2" w:rsidP="00B423B2">
            <w:pPr>
              <w:pStyle w:val="Tableheading"/>
              <w:spacing w:before="96"/>
              <w:rPr>
                <w:rFonts w:cs="Arial"/>
                <w:color w:val="FF0000"/>
                <w:sz w:val="24"/>
                <w:szCs w:val="24"/>
              </w:rPr>
            </w:pPr>
            <w:r w:rsidRPr="004A3B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2103E296" w14:textId="77777777" w:rsidR="001D24E2" w:rsidRPr="004A3BDF" w:rsidRDefault="001D24E2" w:rsidP="00B423B2">
            <w:pPr>
              <w:pStyle w:val="Tableheading"/>
              <w:spacing w:before="96"/>
              <w:rPr>
                <w:rFonts w:cs="Arial"/>
                <w:color w:val="FF0000"/>
                <w:sz w:val="24"/>
                <w:szCs w:val="24"/>
              </w:rPr>
            </w:pPr>
            <w:r w:rsidRPr="004A3BDF">
              <w:rPr>
                <w:rFonts w:cs="Arial"/>
                <w:color w:val="FF0000"/>
                <w:sz w:val="24"/>
                <w:szCs w:val="24"/>
              </w:rPr>
              <w:t>Parameter Description</w:t>
            </w:r>
          </w:p>
        </w:tc>
      </w:tr>
      <w:tr w:rsidR="001D24E2" w:rsidRPr="004A3BDF" w14:paraId="0CB311A9" w14:textId="77777777" w:rsidTr="00B423B2">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193A1380" w14:textId="77777777" w:rsidR="001D24E2" w:rsidRPr="004A3BDF" w:rsidRDefault="001D24E2" w:rsidP="00B423B2">
            <w:pPr>
              <w:pStyle w:val="CellBody"/>
              <w:spacing w:before="96"/>
              <w:rPr>
                <w:rFonts w:ascii="Arial" w:hAnsi="Arial" w:cs="Arial"/>
                <w:color w:val="FF0000"/>
                <w:sz w:val="24"/>
                <w:szCs w:val="24"/>
              </w:rPr>
            </w:pPr>
            <w:r>
              <w:rPr>
                <w:rFonts w:ascii="Arial" w:hAnsi="Arial" w:cs="Arial"/>
                <w:color w:val="FF0000"/>
                <w:sz w:val="24"/>
                <w:szCs w:val="24"/>
              </w:rPr>
              <w:t>0x00</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640AC84D" w14:textId="77777777" w:rsidR="001D24E2" w:rsidRPr="004A3BDF" w:rsidRDefault="001D24E2" w:rsidP="00B423B2">
            <w:pPr>
              <w:pStyle w:val="CellBody"/>
              <w:spacing w:before="96"/>
              <w:rPr>
                <w:rFonts w:ascii="Arial" w:hAnsi="Arial" w:cs="Arial"/>
                <w:color w:val="FF0000"/>
                <w:sz w:val="24"/>
                <w:szCs w:val="24"/>
              </w:rPr>
            </w:pPr>
            <w:r>
              <w:rPr>
                <w:rFonts w:ascii="Arial" w:hAnsi="Arial" w:cs="Arial"/>
                <w:color w:val="FF0000"/>
                <w:sz w:val="24"/>
                <w:szCs w:val="24"/>
              </w:rPr>
              <w:t>Scanning disabled</w:t>
            </w:r>
          </w:p>
        </w:tc>
      </w:tr>
      <w:tr w:rsidR="001D24E2" w:rsidRPr="004A3BDF" w14:paraId="7497667A" w14:textId="77777777" w:rsidTr="00B423B2">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4CB93225" w14:textId="77777777" w:rsidR="001D24E2" w:rsidRDefault="001D24E2" w:rsidP="00B423B2">
            <w:pPr>
              <w:pStyle w:val="CellBody"/>
              <w:spacing w:before="96"/>
              <w:rPr>
                <w:rFonts w:ascii="Arial" w:hAnsi="Arial" w:cs="Arial"/>
                <w:color w:val="FF0000"/>
                <w:sz w:val="24"/>
                <w:szCs w:val="24"/>
              </w:rPr>
            </w:pPr>
            <w:r>
              <w:rPr>
                <w:rFonts w:ascii="Arial" w:hAnsi="Arial" w:cs="Arial"/>
                <w:color w:val="FF0000"/>
                <w:sz w:val="24"/>
                <w:szCs w:val="24"/>
              </w:rPr>
              <w:t>0x01</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77C5A6A8" w14:textId="77777777" w:rsidR="001D24E2" w:rsidRDefault="001D24E2" w:rsidP="00B423B2">
            <w:pPr>
              <w:pStyle w:val="CellBody"/>
              <w:spacing w:before="96"/>
              <w:rPr>
                <w:rFonts w:ascii="Arial" w:hAnsi="Arial" w:cs="Arial"/>
                <w:color w:val="FF0000"/>
                <w:sz w:val="24"/>
                <w:szCs w:val="24"/>
              </w:rPr>
            </w:pPr>
            <w:r>
              <w:rPr>
                <w:rFonts w:ascii="Arial" w:hAnsi="Arial" w:cs="Arial"/>
                <w:color w:val="FF0000"/>
                <w:sz w:val="24"/>
                <w:szCs w:val="24"/>
              </w:rPr>
              <w:t>Scanning enabled</w:t>
            </w:r>
          </w:p>
        </w:tc>
      </w:tr>
      <w:tr w:rsidR="001D24E2" w:rsidRPr="004A3BDF" w14:paraId="22DA6F56" w14:textId="77777777" w:rsidTr="00B423B2">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6F434270" w14:textId="77777777" w:rsidR="001D24E2" w:rsidRDefault="001D24E2" w:rsidP="00B423B2">
            <w:pPr>
              <w:pStyle w:val="CellBody"/>
              <w:spacing w:before="96"/>
              <w:rPr>
                <w:rFonts w:ascii="Arial" w:hAnsi="Arial" w:cs="Arial"/>
                <w:color w:val="FF0000"/>
                <w:sz w:val="24"/>
                <w:szCs w:val="24"/>
              </w:rPr>
            </w:pPr>
            <w:r>
              <w:rPr>
                <w:rFonts w:ascii="Arial" w:hAnsi="Arial" w:cs="Arial"/>
                <w:color w:val="FF0000"/>
                <w:sz w:val="24"/>
                <w:szCs w:val="24"/>
              </w:rPr>
              <w:t>All other values</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0258C717" w14:textId="77777777" w:rsidR="001D24E2" w:rsidRDefault="001D24E2" w:rsidP="00B423B2">
            <w:pPr>
              <w:pStyle w:val="CellBody"/>
              <w:spacing w:before="96"/>
              <w:rPr>
                <w:rFonts w:ascii="Arial" w:hAnsi="Arial" w:cs="Arial"/>
                <w:color w:val="FF0000"/>
                <w:sz w:val="24"/>
                <w:szCs w:val="24"/>
              </w:rPr>
            </w:pPr>
            <w:r>
              <w:rPr>
                <w:rFonts w:ascii="Arial" w:hAnsi="Arial" w:cs="Arial"/>
                <w:color w:val="FF0000"/>
                <w:sz w:val="24"/>
                <w:szCs w:val="24"/>
              </w:rPr>
              <w:t>Reserved for future use</w:t>
            </w:r>
          </w:p>
        </w:tc>
      </w:tr>
    </w:tbl>
    <w:p w14:paraId="30EDEFA4" w14:textId="77777777" w:rsidR="001D24E2" w:rsidRDefault="001D24E2" w:rsidP="001D24E2"/>
    <w:p w14:paraId="330F364E" w14:textId="77777777" w:rsidR="001D24E2" w:rsidRPr="004A3BDF" w:rsidRDefault="001D24E2" w:rsidP="001D24E2">
      <w:pPr>
        <w:spacing w:after="0"/>
        <w:rPr>
          <w:rFonts w:cs="Arial"/>
          <w:i/>
          <w:color w:val="FF0000"/>
          <w:sz w:val="24"/>
          <w:szCs w:val="24"/>
        </w:rPr>
      </w:pPr>
      <w:r>
        <w:rPr>
          <w:rFonts w:cs="Arial"/>
          <w:i/>
          <w:color w:val="FF0000"/>
          <w:sz w:val="24"/>
          <w:szCs w:val="24"/>
        </w:rPr>
        <w:t>Filter_Duplicates</w:t>
      </w:r>
      <w:r w:rsidRPr="004A3BDF">
        <w:rPr>
          <w:rFonts w:cs="Arial"/>
          <w:i/>
          <w:color w:val="FF0000"/>
          <w:sz w:val="24"/>
          <w:szCs w:val="24"/>
        </w:rPr>
        <w:t>:</w:t>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t>Size: 1 Octet</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1D24E2" w:rsidRPr="004A3BDF" w14:paraId="1EBFCA52" w14:textId="77777777" w:rsidTr="00B423B2">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69A30C00" w14:textId="77777777" w:rsidR="001D24E2" w:rsidRPr="004A3BDF" w:rsidRDefault="001D24E2" w:rsidP="00B423B2">
            <w:pPr>
              <w:pStyle w:val="Tableheading"/>
              <w:spacing w:before="96"/>
              <w:rPr>
                <w:rFonts w:cs="Arial"/>
                <w:color w:val="FF0000"/>
                <w:sz w:val="24"/>
                <w:szCs w:val="24"/>
              </w:rPr>
            </w:pPr>
            <w:r w:rsidRPr="004A3B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2F1048A6" w14:textId="77777777" w:rsidR="001D24E2" w:rsidRPr="004A3BDF" w:rsidRDefault="001D24E2" w:rsidP="00B423B2">
            <w:pPr>
              <w:pStyle w:val="Tableheading"/>
              <w:spacing w:before="96"/>
              <w:rPr>
                <w:rFonts w:cs="Arial"/>
                <w:color w:val="FF0000"/>
                <w:sz w:val="24"/>
                <w:szCs w:val="24"/>
              </w:rPr>
            </w:pPr>
            <w:r w:rsidRPr="004A3BDF">
              <w:rPr>
                <w:rFonts w:cs="Arial"/>
                <w:color w:val="FF0000"/>
                <w:sz w:val="24"/>
                <w:szCs w:val="24"/>
              </w:rPr>
              <w:t>Parameter Description</w:t>
            </w:r>
          </w:p>
        </w:tc>
      </w:tr>
      <w:tr w:rsidR="001D24E2" w:rsidRPr="004A3BDF" w14:paraId="604CEDD7" w14:textId="77777777" w:rsidTr="00B423B2">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3EC1603D" w14:textId="77777777" w:rsidR="001D24E2" w:rsidRPr="004A3BDF" w:rsidRDefault="001D24E2" w:rsidP="00B423B2">
            <w:pPr>
              <w:pStyle w:val="CellBody"/>
              <w:spacing w:before="96"/>
              <w:rPr>
                <w:rFonts w:ascii="Arial" w:hAnsi="Arial" w:cs="Arial"/>
                <w:color w:val="FF0000"/>
                <w:sz w:val="24"/>
                <w:szCs w:val="24"/>
              </w:rPr>
            </w:pPr>
            <w:r>
              <w:rPr>
                <w:rFonts w:ascii="Arial" w:hAnsi="Arial" w:cs="Arial"/>
                <w:color w:val="FF0000"/>
                <w:sz w:val="24"/>
                <w:szCs w:val="24"/>
              </w:rPr>
              <w:t>0x00</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1B95E3B2" w14:textId="77777777" w:rsidR="001D24E2" w:rsidRPr="004A3BDF" w:rsidRDefault="001D24E2" w:rsidP="00B423B2">
            <w:pPr>
              <w:pStyle w:val="CellBody"/>
              <w:spacing w:before="96"/>
              <w:rPr>
                <w:rFonts w:ascii="Arial" w:hAnsi="Arial" w:cs="Arial"/>
                <w:color w:val="FF0000"/>
                <w:sz w:val="24"/>
                <w:szCs w:val="24"/>
              </w:rPr>
            </w:pPr>
            <w:r>
              <w:rPr>
                <w:rFonts w:ascii="Arial" w:hAnsi="Arial" w:cs="Arial"/>
                <w:color w:val="FF0000"/>
                <w:sz w:val="24"/>
                <w:szCs w:val="24"/>
              </w:rPr>
              <w:t>Duplicate filtering disabled</w:t>
            </w:r>
          </w:p>
        </w:tc>
      </w:tr>
      <w:tr w:rsidR="001D24E2" w:rsidRPr="004A3BDF" w14:paraId="29C07CBF" w14:textId="77777777" w:rsidTr="00B423B2">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024D4A91" w14:textId="77777777" w:rsidR="001D24E2" w:rsidRDefault="001D24E2" w:rsidP="00B423B2">
            <w:pPr>
              <w:pStyle w:val="CellBody"/>
              <w:spacing w:before="96"/>
              <w:rPr>
                <w:rFonts w:ascii="Arial" w:hAnsi="Arial" w:cs="Arial"/>
                <w:color w:val="FF0000"/>
                <w:sz w:val="24"/>
                <w:szCs w:val="24"/>
              </w:rPr>
            </w:pPr>
            <w:r>
              <w:rPr>
                <w:rFonts w:ascii="Arial" w:hAnsi="Arial" w:cs="Arial"/>
                <w:color w:val="FF0000"/>
                <w:sz w:val="24"/>
                <w:szCs w:val="24"/>
              </w:rPr>
              <w:t>0x01</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6A326102" w14:textId="77777777" w:rsidR="001D24E2" w:rsidRDefault="001D24E2" w:rsidP="00B423B2">
            <w:pPr>
              <w:pStyle w:val="CellBody"/>
              <w:spacing w:before="96"/>
              <w:rPr>
                <w:rFonts w:ascii="Arial" w:hAnsi="Arial" w:cs="Arial"/>
                <w:color w:val="FF0000"/>
                <w:sz w:val="24"/>
                <w:szCs w:val="24"/>
              </w:rPr>
            </w:pPr>
            <w:r>
              <w:rPr>
                <w:rFonts w:ascii="Arial" w:hAnsi="Arial" w:cs="Arial"/>
                <w:color w:val="FF0000"/>
                <w:sz w:val="24"/>
                <w:szCs w:val="24"/>
              </w:rPr>
              <w:t>Duplicate filtering enabled</w:t>
            </w:r>
          </w:p>
        </w:tc>
      </w:tr>
    </w:tbl>
    <w:tbl>
      <w:tblPr>
        <w:tblStyle w:val="Bluetoothgrid4"/>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1D24E2" w14:paraId="63D5B5FE" w14:textId="77777777" w:rsidTr="00B423B2">
        <w:trPr>
          <w:cnfStyle w:val="100000000000" w:firstRow="1" w:lastRow="0" w:firstColumn="0" w:lastColumn="0" w:oddVBand="0" w:evenVBand="0" w:oddHBand="0" w:evenHBand="0" w:firstRowFirstColumn="0" w:firstRowLastColumn="0" w:lastRowFirstColumn="0" w:lastRowLastColumn="0"/>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587E6EE5" w14:textId="77777777" w:rsidR="001D24E2" w:rsidRDefault="001D24E2" w:rsidP="00B423B2">
            <w:pPr>
              <w:pStyle w:val="CellBody"/>
              <w:spacing w:before="96"/>
              <w:rPr>
                <w:rFonts w:cs="Arial"/>
                <w:color w:val="FF0000"/>
                <w:sz w:val="24"/>
                <w:szCs w:val="24"/>
              </w:rPr>
            </w:pPr>
            <w:r>
              <w:rPr>
                <w:rFonts w:cs="Arial"/>
                <w:color w:val="FF0000"/>
                <w:sz w:val="24"/>
                <w:szCs w:val="24"/>
              </w:rPr>
              <w:t>0x02</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05713A49" w14:textId="77777777" w:rsidR="001D24E2" w:rsidRDefault="001D24E2" w:rsidP="00B423B2">
            <w:pPr>
              <w:pStyle w:val="CellBody"/>
              <w:spacing w:before="96"/>
              <w:rPr>
                <w:rFonts w:cs="Arial"/>
                <w:color w:val="FF0000"/>
                <w:sz w:val="24"/>
                <w:szCs w:val="24"/>
              </w:rPr>
            </w:pPr>
            <w:r>
              <w:rPr>
                <w:rFonts w:cs="Arial"/>
                <w:color w:val="FF0000"/>
                <w:sz w:val="24"/>
                <w:szCs w:val="24"/>
              </w:rPr>
              <w:t>Duplicate filtering enabled, reset for each scan period</w:t>
            </w:r>
          </w:p>
        </w:tc>
      </w:tr>
    </w:tbl>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1D24E2" w:rsidRPr="004A3BDF" w14:paraId="34B60195" w14:textId="77777777" w:rsidTr="00B423B2">
        <w:trPr>
          <w:cnfStyle w:val="100000000000" w:firstRow="1" w:lastRow="0" w:firstColumn="0" w:lastColumn="0" w:oddVBand="0" w:evenVBand="0" w:oddHBand="0" w:evenHBand="0" w:firstRowFirstColumn="0" w:firstRowLastColumn="0" w:lastRowFirstColumn="0" w:lastRowLastColumn="0"/>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18B3C950" w14:textId="77777777" w:rsidR="001D24E2" w:rsidRDefault="001D24E2" w:rsidP="00B423B2">
            <w:pPr>
              <w:pStyle w:val="CellBody"/>
              <w:spacing w:before="96"/>
              <w:rPr>
                <w:rFonts w:cs="Arial"/>
                <w:color w:val="FF0000"/>
                <w:sz w:val="24"/>
                <w:szCs w:val="24"/>
              </w:rPr>
            </w:pPr>
            <w:r>
              <w:rPr>
                <w:rFonts w:cs="Arial"/>
                <w:color w:val="FF0000"/>
                <w:sz w:val="24"/>
                <w:szCs w:val="24"/>
              </w:rPr>
              <w:t>All other values</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443EB517" w14:textId="77777777" w:rsidR="001D24E2" w:rsidRDefault="001D24E2" w:rsidP="00B423B2">
            <w:pPr>
              <w:pStyle w:val="CellBody"/>
              <w:spacing w:before="96"/>
              <w:rPr>
                <w:rFonts w:cs="Arial"/>
                <w:color w:val="FF0000"/>
                <w:sz w:val="24"/>
                <w:szCs w:val="24"/>
              </w:rPr>
            </w:pPr>
            <w:r>
              <w:rPr>
                <w:rFonts w:cs="Arial"/>
                <w:color w:val="FF0000"/>
                <w:sz w:val="24"/>
                <w:szCs w:val="24"/>
              </w:rPr>
              <w:t>Reserved for future use</w:t>
            </w:r>
          </w:p>
        </w:tc>
      </w:tr>
    </w:tbl>
    <w:p w14:paraId="45677CE2" w14:textId="77777777" w:rsidR="001D24E2" w:rsidRDefault="001D24E2" w:rsidP="001D24E2"/>
    <w:p w14:paraId="2E2EB615" w14:textId="77777777" w:rsidR="001D24E2" w:rsidRPr="004A3BDF" w:rsidRDefault="001D24E2" w:rsidP="001D24E2">
      <w:pPr>
        <w:spacing w:after="0"/>
        <w:rPr>
          <w:rFonts w:cs="Arial"/>
          <w:i/>
          <w:color w:val="FF0000"/>
          <w:sz w:val="24"/>
          <w:szCs w:val="24"/>
        </w:rPr>
      </w:pPr>
      <w:r>
        <w:rPr>
          <w:rFonts w:cs="Arial"/>
          <w:i/>
          <w:color w:val="FF0000"/>
          <w:sz w:val="24"/>
          <w:szCs w:val="24"/>
        </w:rPr>
        <w:t>Duration</w:t>
      </w:r>
      <w:r w:rsidRPr="004A3BDF">
        <w:rPr>
          <w:rFonts w:cs="Arial"/>
          <w:i/>
          <w:color w:val="FF0000"/>
          <w:sz w:val="24"/>
          <w:szCs w:val="24"/>
        </w:rPr>
        <w:t>:</w:t>
      </w:r>
      <w:r>
        <w:rPr>
          <w:rFonts w:cs="Arial"/>
          <w:i/>
          <w:color w:val="FF0000"/>
          <w:sz w:val="24"/>
          <w:szCs w:val="24"/>
        </w:rPr>
        <w:tab/>
      </w:r>
      <w:r>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Pr>
          <w:rFonts w:cs="Arial"/>
          <w:i/>
          <w:color w:val="FF0000"/>
          <w:sz w:val="24"/>
          <w:szCs w:val="24"/>
        </w:rPr>
        <w:t>Size: 2</w:t>
      </w:r>
      <w:r w:rsidRPr="004A3BDF">
        <w:rPr>
          <w:rFonts w:cs="Arial"/>
          <w:i/>
          <w:color w:val="FF0000"/>
          <w:sz w:val="24"/>
          <w:szCs w:val="24"/>
        </w:rPr>
        <w:t xml:space="preserve"> Octet</w:t>
      </w:r>
      <w:r>
        <w:rPr>
          <w:rFonts w:cs="Arial"/>
          <w:i/>
          <w:color w:val="FF0000"/>
          <w:sz w:val="24"/>
          <w:szCs w:val="24"/>
        </w:rPr>
        <w:t>s</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1D24E2" w:rsidRPr="004A3BDF" w14:paraId="2FA861CC" w14:textId="77777777" w:rsidTr="00B423B2">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510BFE26" w14:textId="77777777" w:rsidR="001D24E2" w:rsidRPr="004A3BDF" w:rsidRDefault="001D24E2" w:rsidP="00B423B2">
            <w:pPr>
              <w:pStyle w:val="Tableheading"/>
              <w:spacing w:before="96"/>
              <w:rPr>
                <w:rFonts w:cs="Arial"/>
                <w:color w:val="FF0000"/>
                <w:sz w:val="24"/>
                <w:szCs w:val="24"/>
              </w:rPr>
            </w:pPr>
            <w:r w:rsidRPr="004A3B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5421CC53" w14:textId="77777777" w:rsidR="001D24E2" w:rsidRPr="004A3BDF" w:rsidRDefault="001D24E2" w:rsidP="00B423B2">
            <w:pPr>
              <w:pStyle w:val="Tableheading"/>
              <w:spacing w:before="96"/>
              <w:rPr>
                <w:rFonts w:cs="Arial"/>
                <w:color w:val="FF0000"/>
                <w:sz w:val="24"/>
                <w:szCs w:val="24"/>
              </w:rPr>
            </w:pPr>
            <w:r w:rsidRPr="004A3BDF">
              <w:rPr>
                <w:rFonts w:cs="Arial"/>
                <w:color w:val="FF0000"/>
                <w:sz w:val="24"/>
                <w:szCs w:val="24"/>
              </w:rPr>
              <w:t>Parameter Description</w:t>
            </w:r>
          </w:p>
        </w:tc>
      </w:tr>
      <w:tr w:rsidR="001D24E2" w:rsidRPr="004A3BDF" w14:paraId="13CE1E36" w14:textId="77777777" w:rsidTr="00B423B2">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69BC9A2F" w14:textId="77777777" w:rsidR="001D24E2" w:rsidRPr="004A3BDF" w:rsidRDefault="001D24E2" w:rsidP="00B423B2">
            <w:pPr>
              <w:pStyle w:val="CellBody"/>
              <w:spacing w:before="96"/>
              <w:rPr>
                <w:rFonts w:ascii="Arial" w:hAnsi="Arial" w:cs="Arial"/>
                <w:color w:val="FF0000"/>
                <w:sz w:val="24"/>
                <w:szCs w:val="24"/>
              </w:rPr>
            </w:pPr>
            <w:r>
              <w:rPr>
                <w:rFonts w:ascii="Arial" w:hAnsi="Arial" w:cs="Arial"/>
                <w:color w:val="FF0000"/>
                <w:sz w:val="24"/>
                <w:szCs w:val="24"/>
              </w:rPr>
              <w:t>0x0000</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0373FD6E" w14:textId="77777777" w:rsidR="001D24E2" w:rsidRPr="004A3BDF" w:rsidRDefault="001D24E2" w:rsidP="00B423B2">
            <w:pPr>
              <w:pStyle w:val="CellBody"/>
              <w:spacing w:before="96"/>
              <w:rPr>
                <w:rFonts w:ascii="Arial" w:hAnsi="Arial" w:cs="Arial"/>
                <w:color w:val="FF0000"/>
                <w:sz w:val="24"/>
                <w:szCs w:val="24"/>
              </w:rPr>
            </w:pPr>
            <w:r>
              <w:rPr>
                <w:rFonts w:ascii="Arial" w:hAnsi="Arial" w:cs="Arial"/>
                <w:color w:val="FF0000"/>
                <w:sz w:val="24"/>
                <w:szCs w:val="24"/>
              </w:rPr>
              <w:t>Scan continuously until explicitly disabled.</w:t>
            </w:r>
          </w:p>
        </w:tc>
      </w:tr>
      <w:tr w:rsidR="001D24E2" w:rsidRPr="004A3BDF" w14:paraId="063C3728" w14:textId="77777777" w:rsidTr="00B423B2">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6569A866" w14:textId="77777777" w:rsidR="001D24E2" w:rsidRDefault="001D24E2" w:rsidP="00B423B2">
            <w:pPr>
              <w:pStyle w:val="CellBody"/>
              <w:spacing w:before="96"/>
              <w:rPr>
                <w:rFonts w:ascii="Arial" w:hAnsi="Arial" w:cs="Arial"/>
                <w:color w:val="FF0000"/>
                <w:sz w:val="24"/>
                <w:szCs w:val="24"/>
              </w:rPr>
            </w:pPr>
            <w:r>
              <w:rPr>
                <w:rFonts w:ascii="Arial" w:hAnsi="Arial" w:cs="Arial"/>
                <w:color w:val="FF0000"/>
                <w:sz w:val="24"/>
                <w:szCs w:val="24"/>
              </w:rPr>
              <w:t>N = 0xXXXX</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216E4665" w14:textId="77777777" w:rsidR="001D24E2" w:rsidRDefault="001D24E2" w:rsidP="00B423B2">
            <w:pPr>
              <w:pStyle w:val="CellBody"/>
              <w:spacing w:before="96"/>
              <w:rPr>
                <w:rFonts w:ascii="Arial" w:hAnsi="Arial" w:cs="Arial"/>
                <w:color w:val="FF0000"/>
                <w:sz w:val="24"/>
                <w:szCs w:val="24"/>
              </w:rPr>
            </w:pPr>
            <w:r>
              <w:rPr>
                <w:rFonts w:ascii="Arial" w:hAnsi="Arial" w:cs="Arial"/>
                <w:color w:val="FF0000"/>
                <w:sz w:val="24"/>
                <w:szCs w:val="24"/>
              </w:rPr>
              <w:t>Scan duration.</w:t>
            </w:r>
          </w:p>
          <w:p w14:paraId="1E8F5567" w14:textId="77777777" w:rsidR="001D24E2" w:rsidRDefault="001D24E2" w:rsidP="00B423B2">
            <w:pPr>
              <w:pStyle w:val="CellBody"/>
              <w:spacing w:before="96"/>
              <w:rPr>
                <w:rFonts w:ascii="Arial" w:hAnsi="Arial" w:cs="Arial"/>
                <w:color w:val="FF0000"/>
                <w:sz w:val="24"/>
                <w:szCs w:val="24"/>
              </w:rPr>
            </w:pPr>
            <w:r>
              <w:rPr>
                <w:rFonts w:ascii="Arial" w:hAnsi="Arial" w:cs="Arial"/>
                <w:color w:val="FF0000"/>
                <w:sz w:val="24"/>
                <w:szCs w:val="24"/>
              </w:rPr>
              <w:t>Range: 0x0001 – 0xFFFF</w:t>
            </w:r>
          </w:p>
          <w:p w14:paraId="7BCC198B" w14:textId="77777777" w:rsidR="001D24E2" w:rsidRDefault="001D24E2" w:rsidP="00B423B2">
            <w:pPr>
              <w:pStyle w:val="CellBody"/>
              <w:spacing w:before="96"/>
              <w:rPr>
                <w:rFonts w:ascii="Arial" w:hAnsi="Arial" w:cs="Arial"/>
                <w:color w:val="FF0000"/>
                <w:sz w:val="24"/>
                <w:szCs w:val="24"/>
              </w:rPr>
            </w:pPr>
            <w:r>
              <w:rPr>
                <w:rFonts w:ascii="Arial" w:hAnsi="Arial" w:cs="Arial"/>
                <w:color w:val="FF0000"/>
                <w:sz w:val="24"/>
                <w:szCs w:val="24"/>
              </w:rPr>
              <w:t>Time = N * 10 ms</w:t>
            </w:r>
          </w:p>
          <w:p w14:paraId="5FFCF47D" w14:textId="77777777" w:rsidR="001D24E2" w:rsidRDefault="001D24E2" w:rsidP="00B423B2">
            <w:pPr>
              <w:pStyle w:val="CellBody"/>
              <w:spacing w:before="96"/>
              <w:rPr>
                <w:rFonts w:ascii="Arial" w:hAnsi="Arial" w:cs="Arial"/>
                <w:color w:val="FF0000"/>
                <w:sz w:val="24"/>
                <w:szCs w:val="24"/>
              </w:rPr>
            </w:pPr>
            <w:r>
              <w:rPr>
                <w:rFonts w:ascii="Arial" w:hAnsi="Arial" w:cs="Arial"/>
                <w:color w:val="FF0000"/>
                <w:sz w:val="24"/>
                <w:szCs w:val="24"/>
              </w:rPr>
              <w:t xml:space="preserve">Time Range: 10 ms to 655.35 s </w:t>
            </w:r>
          </w:p>
        </w:tc>
      </w:tr>
    </w:tbl>
    <w:p w14:paraId="4F1CA18B" w14:textId="77777777" w:rsidR="001D24E2" w:rsidRDefault="001D24E2" w:rsidP="001D24E2"/>
    <w:p w14:paraId="186E2B30" w14:textId="77777777" w:rsidR="001D24E2" w:rsidRPr="004A3BDF" w:rsidRDefault="001D24E2" w:rsidP="001D24E2">
      <w:pPr>
        <w:spacing w:after="0"/>
        <w:rPr>
          <w:rFonts w:cs="Arial"/>
          <w:i/>
          <w:color w:val="FF0000"/>
          <w:sz w:val="24"/>
          <w:szCs w:val="24"/>
        </w:rPr>
      </w:pPr>
      <w:r>
        <w:rPr>
          <w:rFonts w:cs="Arial"/>
          <w:i/>
          <w:color w:val="FF0000"/>
          <w:sz w:val="24"/>
          <w:szCs w:val="24"/>
        </w:rPr>
        <w:t>Period</w:t>
      </w:r>
      <w:r w:rsidRPr="004A3BDF">
        <w:rPr>
          <w:rFonts w:cs="Arial"/>
          <w:i/>
          <w:color w:val="FF0000"/>
          <w:sz w:val="24"/>
          <w:szCs w:val="24"/>
        </w:rPr>
        <w:t>:</w:t>
      </w:r>
      <w:r>
        <w:rPr>
          <w:rFonts w:cs="Arial"/>
          <w:i/>
          <w:color w:val="FF0000"/>
          <w:sz w:val="24"/>
          <w:szCs w:val="24"/>
        </w:rPr>
        <w:tab/>
      </w:r>
      <w:r>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Pr>
          <w:rFonts w:cs="Arial"/>
          <w:i/>
          <w:color w:val="FF0000"/>
          <w:sz w:val="24"/>
          <w:szCs w:val="24"/>
        </w:rPr>
        <w:t xml:space="preserve">Size: 2 </w:t>
      </w:r>
      <w:r w:rsidRPr="004A3BDF">
        <w:rPr>
          <w:rFonts w:cs="Arial"/>
          <w:i/>
          <w:color w:val="FF0000"/>
          <w:sz w:val="24"/>
          <w:szCs w:val="24"/>
        </w:rPr>
        <w:t>Octet</w:t>
      </w:r>
      <w:r>
        <w:rPr>
          <w:rFonts w:cs="Arial"/>
          <w:i/>
          <w:color w:val="FF0000"/>
          <w:sz w:val="24"/>
          <w:szCs w:val="24"/>
        </w:rPr>
        <w:t>s</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1D24E2" w:rsidRPr="004A3BDF" w14:paraId="1B78A3E0" w14:textId="77777777" w:rsidTr="00B423B2">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557B942C" w14:textId="77777777" w:rsidR="001D24E2" w:rsidRPr="004A3BDF" w:rsidRDefault="001D24E2" w:rsidP="00B423B2">
            <w:pPr>
              <w:pStyle w:val="Tableheading"/>
              <w:spacing w:before="96"/>
              <w:rPr>
                <w:rFonts w:cs="Arial"/>
                <w:color w:val="FF0000"/>
                <w:sz w:val="24"/>
                <w:szCs w:val="24"/>
              </w:rPr>
            </w:pPr>
            <w:r w:rsidRPr="004A3B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00F03D9F" w14:textId="77777777" w:rsidR="001D24E2" w:rsidRPr="004A3BDF" w:rsidRDefault="001D24E2" w:rsidP="00B423B2">
            <w:pPr>
              <w:pStyle w:val="Tableheading"/>
              <w:spacing w:before="96"/>
              <w:rPr>
                <w:rFonts w:cs="Arial"/>
                <w:color w:val="FF0000"/>
                <w:sz w:val="24"/>
                <w:szCs w:val="24"/>
              </w:rPr>
            </w:pPr>
            <w:r w:rsidRPr="004A3BDF">
              <w:rPr>
                <w:rFonts w:cs="Arial"/>
                <w:color w:val="FF0000"/>
                <w:sz w:val="24"/>
                <w:szCs w:val="24"/>
              </w:rPr>
              <w:t>Parameter Description</w:t>
            </w:r>
          </w:p>
        </w:tc>
      </w:tr>
      <w:tr w:rsidR="001D24E2" w:rsidRPr="004A3BDF" w14:paraId="2908DF86" w14:textId="77777777" w:rsidTr="00B423B2">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7E339B2B" w14:textId="77777777" w:rsidR="001D24E2" w:rsidRPr="004A3BDF" w:rsidRDefault="00135FD8" w:rsidP="00B423B2">
            <w:pPr>
              <w:pStyle w:val="CellBody"/>
              <w:spacing w:before="96"/>
              <w:rPr>
                <w:rFonts w:ascii="Arial" w:hAnsi="Arial" w:cs="Arial"/>
                <w:color w:val="FF0000"/>
                <w:sz w:val="24"/>
                <w:szCs w:val="24"/>
              </w:rPr>
            </w:pPr>
            <w:r>
              <w:rPr>
                <w:rFonts w:ascii="Arial" w:hAnsi="Arial" w:cs="Arial"/>
                <w:color w:val="FF0000"/>
                <w:sz w:val="24"/>
                <w:szCs w:val="24"/>
              </w:rPr>
              <w:t>0x0000</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1CD4C150" w14:textId="77777777" w:rsidR="001D24E2" w:rsidRPr="004A3BDF" w:rsidRDefault="001D24E2" w:rsidP="00B423B2">
            <w:pPr>
              <w:pStyle w:val="CellBody"/>
              <w:spacing w:before="96"/>
              <w:rPr>
                <w:rFonts w:ascii="Arial" w:hAnsi="Arial" w:cs="Arial"/>
                <w:color w:val="FF0000"/>
                <w:sz w:val="24"/>
                <w:szCs w:val="24"/>
              </w:rPr>
            </w:pPr>
            <w:r>
              <w:rPr>
                <w:rFonts w:ascii="Arial" w:hAnsi="Arial" w:cs="Arial"/>
                <w:color w:val="FF0000"/>
                <w:sz w:val="24"/>
                <w:szCs w:val="24"/>
              </w:rPr>
              <w:t>Periodic scanning disabled.</w:t>
            </w:r>
          </w:p>
        </w:tc>
      </w:tr>
      <w:tr w:rsidR="001D24E2" w:rsidRPr="004A3BDF" w14:paraId="78D83FA9" w14:textId="77777777" w:rsidTr="00B423B2">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5473D9C4" w14:textId="77777777" w:rsidR="001D24E2" w:rsidRDefault="001D24E2" w:rsidP="00812A33">
            <w:pPr>
              <w:pStyle w:val="CellBody"/>
              <w:spacing w:before="96"/>
              <w:rPr>
                <w:rFonts w:ascii="Arial" w:hAnsi="Arial" w:cs="Arial"/>
                <w:color w:val="FF0000"/>
                <w:sz w:val="24"/>
                <w:szCs w:val="24"/>
              </w:rPr>
            </w:pPr>
            <w:r>
              <w:rPr>
                <w:rFonts w:ascii="Arial" w:hAnsi="Arial" w:cs="Arial"/>
                <w:color w:val="FF0000"/>
                <w:sz w:val="24"/>
                <w:szCs w:val="24"/>
              </w:rPr>
              <w:t>N = 0xXXXX</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7B7615FB" w14:textId="77777777" w:rsidR="001D24E2" w:rsidRPr="00F5295A" w:rsidRDefault="001D24E2" w:rsidP="00B423B2">
            <w:pPr>
              <w:pStyle w:val="CellBody"/>
              <w:spacing w:before="96"/>
              <w:rPr>
                <w:rFonts w:ascii="Arial" w:hAnsi="Arial" w:cs="Arial"/>
                <w:color w:val="FF0000"/>
                <w:sz w:val="24"/>
                <w:szCs w:val="24"/>
                <w:lang w:val="en-GB"/>
              </w:rPr>
            </w:pPr>
            <w:r>
              <w:rPr>
                <w:rFonts w:ascii="Arial" w:hAnsi="Arial" w:cs="Arial"/>
                <w:color w:val="FF0000"/>
                <w:sz w:val="24"/>
                <w:szCs w:val="24"/>
                <w:lang w:val="en-GB"/>
              </w:rPr>
              <w:t>T</w:t>
            </w:r>
            <w:r w:rsidRPr="00F5295A">
              <w:rPr>
                <w:rFonts w:ascii="Arial" w:hAnsi="Arial" w:cs="Arial"/>
                <w:color w:val="FF0000"/>
                <w:sz w:val="24"/>
                <w:szCs w:val="24"/>
                <w:lang w:val="en-GB"/>
              </w:rPr>
              <w:t>ime in</w:t>
            </w:r>
            <w:r>
              <w:rPr>
                <w:rFonts w:ascii="Arial" w:hAnsi="Arial" w:cs="Arial"/>
                <w:color w:val="FF0000"/>
                <w:sz w:val="24"/>
                <w:szCs w:val="24"/>
                <w:lang w:val="en-GB"/>
              </w:rPr>
              <w:t xml:space="preserve">terval from when the Controller </w:t>
            </w:r>
            <w:r w:rsidRPr="00F5295A">
              <w:rPr>
                <w:rFonts w:ascii="Arial" w:hAnsi="Arial" w:cs="Arial"/>
                <w:color w:val="FF0000"/>
                <w:sz w:val="24"/>
                <w:szCs w:val="24"/>
                <w:lang w:val="en-GB"/>
              </w:rPr>
              <w:t xml:space="preserve">started its last </w:t>
            </w:r>
            <w:r>
              <w:rPr>
                <w:rFonts w:ascii="Arial" w:hAnsi="Arial" w:cs="Arial"/>
                <w:color w:val="FF0000"/>
                <w:sz w:val="24"/>
                <w:szCs w:val="24"/>
                <w:lang w:val="en-GB"/>
              </w:rPr>
              <w:t>Scan_Duration</w:t>
            </w:r>
            <w:r w:rsidRPr="00F5295A">
              <w:rPr>
                <w:rFonts w:ascii="Arial" w:hAnsi="Arial" w:cs="Arial"/>
                <w:color w:val="FF0000"/>
                <w:sz w:val="24"/>
                <w:szCs w:val="24"/>
                <w:lang w:val="en-GB"/>
              </w:rPr>
              <w:t xml:space="preserve"> until it begins the subsequent </w:t>
            </w:r>
            <w:r>
              <w:rPr>
                <w:rFonts w:ascii="Arial" w:hAnsi="Arial" w:cs="Arial"/>
                <w:color w:val="FF0000"/>
                <w:sz w:val="24"/>
                <w:szCs w:val="24"/>
                <w:lang w:val="en-GB"/>
              </w:rPr>
              <w:t>Scan_Duration</w:t>
            </w:r>
            <w:r w:rsidRPr="00F5295A">
              <w:rPr>
                <w:rFonts w:ascii="Arial" w:hAnsi="Arial" w:cs="Arial"/>
                <w:color w:val="FF0000"/>
                <w:sz w:val="24"/>
                <w:szCs w:val="24"/>
                <w:lang w:val="en-GB"/>
              </w:rPr>
              <w:t>.</w:t>
            </w:r>
          </w:p>
          <w:p w14:paraId="7C363FF5" w14:textId="77777777" w:rsidR="001D24E2" w:rsidRDefault="001D24E2" w:rsidP="00B423B2">
            <w:pPr>
              <w:pStyle w:val="CellBody"/>
              <w:spacing w:before="96"/>
              <w:rPr>
                <w:rFonts w:ascii="Arial" w:hAnsi="Arial" w:cs="Arial"/>
                <w:color w:val="FF0000"/>
                <w:sz w:val="24"/>
                <w:szCs w:val="24"/>
              </w:rPr>
            </w:pPr>
            <w:r>
              <w:rPr>
                <w:rFonts w:ascii="Arial" w:hAnsi="Arial" w:cs="Arial"/>
                <w:color w:val="FF0000"/>
                <w:sz w:val="24"/>
                <w:szCs w:val="24"/>
              </w:rPr>
              <w:t>Range: 0x0001 – 0xFFFF</w:t>
            </w:r>
          </w:p>
          <w:p w14:paraId="48408AEC" w14:textId="77777777" w:rsidR="001D24E2" w:rsidRDefault="001D24E2" w:rsidP="00B423B2">
            <w:pPr>
              <w:pStyle w:val="CellBody"/>
              <w:spacing w:before="96"/>
              <w:rPr>
                <w:rFonts w:ascii="Arial" w:hAnsi="Arial" w:cs="Arial"/>
                <w:color w:val="FF0000"/>
                <w:sz w:val="24"/>
                <w:szCs w:val="24"/>
              </w:rPr>
            </w:pPr>
            <w:r>
              <w:rPr>
                <w:rFonts w:ascii="Arial" w:hAnsi="Arial" w:cs="Arial"/>
                <w:color w:val="FF0000"/>
                <w:sz w:val="24"/>
                <w:szCs w:val="24"/>
              </w:rPr>
              <w:t>Time = N * 1.28 sec</w:t>
            </w:r>
          </w:p>
          <w:p w14:paraId="6F1E4F61" w14:textId="77777777" w:rsidR="001D24E2" w:rsidRDefault="001D24E2" w:rsidP="00B423B2">
            <w:pPr>
              <w:pStyle w:val="CellBody"/>
              <w:spacing w:before="96"/>
              <w:rPr>
                <w:rFonts w:ascii="Arial" w:hAnsi="Arial" w:cs="Arial"/>
                <w:color w:val="FF0000"/>
                <w:sz w:val="24"/>
                <w:szCs w:val="24"/>
              </w:rPr>
            </w:pPr>
            <w:r>
              <w:rPr>
                <w:rFonts w:ascii="Arial" w:hAnsi="Arial" w:cs="Arial"/>
                <w:color w:val="FF0000"/>
                <w:sz w:val="24"/>
                <w:szCs w:val="24"/>
              </w:rPr>
              <w:t>Time Range: 1.28 s to 83</w:t>
            </w:r>
            <w:r w:rsidR="00135FD8">
              <w:rPr>
                <w:rFonts w:ascii="Arial" w:hAnsi="Arial" w:cs="Arial"/>
                <w:color w:val="FF0000"/>
                <w:sz w:val="24"/>
                <w:szCs w:val="24"/>
              </w:rPr>
              <w:t>,</w:t>
            </w:r>
            <w:r>
              <w:rPr>
                <w:rFonts w:ascii="Arial" w:hAnsi="Arial" w:cs="Arial"/>
                <w:color w:val="FF0000"/>
                <w:sz w:val="24"/>
                <w:szCs w:val="24"/>
              </w:rPr>
              <w:t xml:space="preserve">884.8 s </w:t>
            </w:r>
          </w:p>
        </w:tc>
      </w:tr>
    </w:tbl>
    <w:p w14:paraId="1B0F2750" w14:textId="77777777" w:rsidR="001D24E2" w:rsidRDefault="001D24E2" w:rsidP="001D24E2"/>
    <w:p w14:paraId="2F63F7B6" w14:textId="77777777" w:rsidR="001D24E2" w:rsidRPr="00770EFE" w:rsidRDefault="001D24E2" w:rsidP="001D24E2"/>
    <w:p w14:paraId="2922DE2E" w14:textId="77777777" w:rsidR="001D24E2" w:rsidRPr="00760353" w:rsidRDefault="001D24E2" w:rsidP="001D24E2">
      <w:pPr>
        <w:rPr>
          <w:rStyle w:val="Strong"/>
          <w:bCs w:val="0"/>
          <w:color w:val="FF0000"/>
        </w:rPr>
      </w:pPr>
      <w:r w:rsidRPr="005818E1">
        <w:rPr>
          <w:b/>
          <w:color w:val="FF0000"/>
        </w:rPr>
        <w:t>Return Parameters:</w:t>
      </w:r>
    </w:p>
    <w:p w14:paraId="39B2551E" w14:textId="77777777" w:rsidR="001D24E2" w:rsidRPr="004A3BDF" w:rsidRDefault="001D24E2" w:rsidP="001D24E2">
      <w:pPr>
        <w:spacing w:after="0"/>
        <w:rPr>
          <w:rFonts w:cs="Arial"/>
          <w:i/>
          <w:color w:val="FF0000"/>
          <w:sz w:val="24"/>
          <w:szCs w:val="24"/>
        </w:rPr>
      </w:pPr>
      <w:r w:rsidRPr="004A3BDF">
        <w:rPr>
          <w:rFonts w:cs="Arial"/>
          <w:i/>
          <w:color w:val="FF0000"/>
          <w:sz w:val="24"/>
          <w:szCs w:val="24"/>
        </w:rPr>
        <w:t>Status:</w:t>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t>Size: 1 Octet</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1D24E2" w:rsidRPr="004A3BDF" w14:paraId="2A05D096" w14:textId="77777777" w:rsidTr="00B423B2">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0978218A" w14:textId="77777777" w:rsidR="001D24E2" w:rsidRPr="004A3BDF" w:rsidRDefault="001D24E2" w:rsidP="00B423B2">
            <w:pPr>
              <w:pStyle w:val="Tableheading"/>
              <w:spacing w:before="96"/>
              <w:rPr>
                <w:rFonts w:cs="Arial"/>
                <w:color w:val="FF0000"/>
                <w:sz w:val="24"/>
                <w:szCs w:val="24"/>
              </w:rPr>
            </w:pPr>
            <w:r w:rsidRPr="004A3B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60AB631A" w14:textId="77777777" w:rsidR="001D24E2" w:rsidRPr="004A3BDF" w:rsidRDefault="001D24E2" w:rsidP="00B423B2">
            <w:pPr>
              <w:pStyle w:val="Tableheading"/>
              <w:spacing w:before="96"/>
              <w:rPr>
                <w:rFonts w:cs="Arial"/>
                <w:color w:val="FF0000"/>
                <w:sz w:val="24"/>
                <w:szCs w:val="24"/>
              </w:rPr>
            </w:pPr>
            <w:r w:rsidRPr="004A3BDF">
              <w:rPr>
                <w:rFonts w:cs="Arial"/>
                <w:color w:val="FF0000"/>
                <w:sz w:val="24"/>
                <w:szCs w:val="24"/>
              </w:rPr>
              <w:t>Parameter Description</w:t>
            </w:r>
          </w:p>
        </w:tc>
      </w:tr>
      <w:tr w:rsidR="001D24E2" w:rsidRPr="004A3BDF" w14:paraId="4E7FCA32" w14:textId="77777777" w:rsidTr="00B423B2">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3C1FD2CC" w14:textId="77777777" w:rsidR="001D24E2" w:rsidRPr="004A3BDF" w:rsidRDefault="001D24E2" w:rsidP="00B423B2">
            <w:pPr>
              <w:pStyle w:val="CellBody"/>
              <w:spacing w:before="96"/>
              <w:rPr>
                <w:rFonts w:ascii="Arial" w:hAnsi="Arial" w:cs="Arial"/>
                <w:color w:val="FF0000"/>
                <w:sz w:val="24"/>
                <w:szCs w:val="24"/>
              </w:rPr>
            </w:pPr>
            <w:r w:rsidRPr="004A3BDF">
              <w:rPr>
                <w:rFonts w:ascii="Arial" w:hAnsi="Arial" w:cs="Arial"/>
                <w:color w:val="FF0000"/>
                <w:sz w:val="24"/>
                <w:szCs w:val="24"/>
              </w:rPr>
              <w:t>0x00</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2BE6C0D1" w14:textId="77777777" w:rsidR="001D24E2" w:rsidRPr="004A3BDF" w:rsidRDefault="001D24E2" w:rsidP="00B423B2">
            <w:pPr>
              <w:pStyle w:val="CellBody"/>
              <w:spacing w:before="96"/>
              <w:rPr>
                <w:rFonts w:ascii="Arial" w:hAnsi="Arial" w:cs="Arial"/>
                <w:color w:val="FF0000"/>
                <w:sz w:val="24"/>
                <w:szCs w:val="24"/>
              </w:rPr>
            </w:pPr>
            <w:r w:rsidRPr="004A3BDF">
              <w:rPr>
                <w:rFonts w:ascii="Arial" w:hAnsi="Arial" w:cs="Arial"/>
                <w:color w:val="FF0000"/>
                <w:sz w:val="24"/>
                <w:szCs w:val="24"/>
              </w:rPr>
              <w:t>HCI_LE_Set_Extended_</w:t>
            </w:r>
            <w:r>
              <w:rPr>
                <w:rFonts w:ascii="Arial" w:hAnsi="Arial" w:cs="Arial"/>
                <w:color w:val="FF0000"/>
                <w:sz w:val="24"/>
                <w:szCs w:val="24"/>
              </w:rPr>
              <w:t>Scan</w:t>
            </w:r>
            <w:r w:rsidRPr="004A3BDF">
              <w:rPr>
                <w:rFonts w:ascii="Arial" w:hAnsi="Arial" w:cs="Arial"/>
                <w:color w:val="FF0000"/>
                <w:sz w:val="24"/>
                <w:szCs w:val="24"/>
              </w:rPr>
              <w:t>_Enable command succeeded</w:t>
            </w:r>
          </w:p>
        </w:tc>
      </w:tr>
      <w:tr w:rsidR="001D24E2" w:rsidRPr="004A3BDF" w14:paraId="0BDD9B98" w14:textId="77777777" w:rsidTr="00B423B2">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177CC9D1" w14:textId="77777777" w:rsidR="001D24E2" w:rsidRPr="004A3BDF" w:rsidRDefault="001D24E2" w:rsidP="00B423B2">
            <w:pPr>
              <w:pStyle w:val="CellBody"/>
              <w:spacing w:before="96"/>
              <w:rPr>
                <w:rFonts w:ascii="Arial" w:hAnsi="Arial" w:cs="Arial"/>
                <w:color w:val="FF0000"/>
                <w:sz w:val="24"/>
                <w:szCs w:val="24"/>
              </w:rPr>
            </w:pPr>
            <w:r w:rsidRPr="004A3BDF">
              <w:rPr>
                <w:rFonts w:ascii="Arial" w:hAnsi="Arial" w:cs="Arial"/>
                <w:color w:val="FF0000"/>
                <w:sz w:val="24"/>
                <w:szCs w:val="24"/>
              </w:rPr>
              <w:t>0x01</w:t>
            </w:r>
            <w:r>
              <w:rPr>
                <w:rFonts w:ascii="Arial" w:hAnsi="Arial" w:cs="Arial"/>
                <w:color w:val="FF0000"/>
                <w:sz w:val="24"/>
                <w:szCs w:val="24"/>
              </w:rPr>
              <w:t xml:space="preserve"> – </w:t>
            </w:r>
            <w:r w:rsidRPr="004A3BDF">
              <w:rPr>
                <w:rFonts w:ascii="Arial" w:hAnsi="Arial" w:cs="Arial"/>
                <w:color w:val="FF0000"/>
                <w:sz w:val="24"/>
                <w:szCs w:val="24"/>
              </w:rPr>
              <w:t>0xFF</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29570EC0" w14:textId="77777777" w:rsidR="001D24E2" w:rsidRPr="004A3BDF" w:rsidRDefault="001D24E2" w:rsidP="00B423B2">
            <w:pPr>
              <w:pStyle w:val="CellBody"/>
              <w:spacing w:before="96"/>
              <w:rPr>
                <w:rFonts w:ascii="Arial" w:hAnsi="Arial" w:cs="Arial"/>
                <w:color w:val="FF0000"/>
                <w:sz w:val="24"/>
                <w:szCs w:val="24"/>
                <w:lang w:val="en-GB"/>
              </w:rPr>
            </w:pPr>
            <w:r w:rsidRPr="004A3BDF">
              <w:rPr>
                <w:rFonts w:ascii="Arial" w:hAnsi="Arial" w:cs="Arial"/>
                <w:color w:val="FF0000"/>
                <w:sz w:val="24"/>
                <w:szCs w:val="24"/>
              </w:rPr>
              <w:t>HCI_LE_Set_Extended_</w:t>
            </w:r>
            <w:r>
              <w:rPr>
                <w:rFonts w:ascii="Arial" w:hAnsi="Arial" w:cs="Arial"/>
                <w:color w:val="FF0000"/>
                <w:sz w:val="24"/>
                <w:szCs w:val="24"/>
              </w:rPr>
              <w:t>Scan</w:t>
            </w:r>
            <w:r w:rsidRPr="004A3BDF">
              <w:rPr>
                <w:rFonts w:ascii="Arial" w:hAnsi="Arial" w:cs="Arial"/>
                <w:color w:val="FF0000"/>
                <w:sz w:val="24"/>
                <w:szCs w:val="24"/>
              </w:rPr>
              <w:t xml:space="preserve">_Enable command failed. </w:t>
            </w:r>
            <w:r w:rsidRPr="004A3BDF">
              <w:rPr>
                <w:rFonts w:ascii="Arial" w:hAnsi="Arial" w:cs="Arial"/>
                <w:color w:val="FF0000"/>
                <w:sz w:val="24"/>
                <w:szCs w:val="24"/>
                <w:lang w:val="en-GB"/>
              </w:rPr>
              <w:t>See [Vol 2] Part D, Error Codes for a list of error codes and descriptions.</w:t>
            </w:r>
          </w:p>
        </w:tc>
      </w:tr>
    </w:tbl>
    <w:p w14:paraId="4FA6C067" w14:textId="77777777" w:rsidR="001D24E2" w:rsidRDefault="001D24E2" w:rsidP="001D24E2">
      <w:pPr>
        <w:autoSpaceDE w:val="0"/>
        <w:autoSpaceDN w:val="0"/>
        <w:adjustRightInd w:val="0"/>
        <w:spacing w:after="0" w:line="240" w:lineRule="auto"/>
        <w:rPr>
          <w:rFonts w:cs="Arial"/>
          <w:b/>
          <w:bCs/>
          <w:color w:val="FF0000"/>
          <w:sz w:val="24"/>
          <w:szCs w:val="24"/>
          <w:lang w:val="en-GB"/>
        </w:rPr>
      </w:pPr>
    </w:p>
    <w:p w14:paraId="4B30135F" w14:textId="77777777" w:rsidR="001D24E2" w:rsidRDefault="001D24E2" w:rsidP="001D24E2">
      <w:pPr>
        <w:autoSpaceDE w:val="0"/>
        <w:autoSpaceDN w:val="0"/>
        <w:adjustRightInd w:val="0"/>
        <w:spacing w:after="0" w:line="240" w:lineRule="auto"/>
        <w:rPr>
          <w:rFonts w:cs="Arial"/>
          <w:b/>
          <w:bCs/>
          <w:color w:val="FF0000"/>
          <w:sz w:val="24"/>
          <w:szCs w:val="24"/>
          <w:lang w:val="en-GB"/>
        </w:rPr>
      </w:pPr>
      <w:r w:rsidRPr="00D50A44">
        <w:rPr>
          <w:rFonts w:cs="Arial"/>
          <w:b/>
          <w:bCs/>
          <w:color w:val="FF0000"/>
          <w:sz w:val="24"/>
          <w:szCs w:val="24"/>
          <w:lang w:val="en-GB"/>
        </w:rPr>
        <w:t>Event(s) Generated (unless masked away):</w:t>
      </w:r>
    </w:p>
    <w:p w14:paraId="0E640931" w14:textId="77777777" w:rsidR="001D24E2" w:rsidRPr="006B5B7C" w:rsidRDefault="001D24E2" w:rsidP="001D24E2">
      <w:pPr>
        <w:autoSpaceDE w:val="0"/>
        <w:autoSpaceDN w:val="0"/>
        <w:adjustRightInd w:val="0"/>
        <w:spacing w:after="0" w:line="240" w:lineRule="auto"/>
        <w:rPr>
          <w:rFonts w:cs="Arial"/>
          <w:color w:val="FF0000"/>
          <w:sz w:val="24"/>
          <w:szCs w:val="24"/>
          <w:lang w:val="en-GB"/>
        </w:rPr>
      </w:pPr>
      <w:r w:rsidRPr="006B5B7C">
        <w:rPr>
          <w:rFonts w:cs="Arial"/>
          <w:color w:val="FF0000"/>
          <w:sz w:val="24"/>
          <w:szCs w:val="24"/>
          <w:lang w:val="en-GB"/>
        </w:rPr>
        <w:t>When the LE_Set_</w:t>
      </w:r>
      <w:r>
        <w:rPr>
          <w:rFonts w:cs="Arial"/>
          <w:color w:val="FF0000"/>
          <w:sz w:val="24"/>
          <w:szCs w:val="24"/>
          <w:lang w:val="en-GB"/>
        </w:rPr>
        <w:t>Extended_</w:t>
      </w:r>
      <w:r w:rsidRPr="006B5B7C">
        <w:rPr>
          <w:rFonts w:cs="Arial"/>
          <w:color w:val="FF0000"/>
          <w:sz w:val="24"/>
          <w:szCs w:val="24"/>
          <w:lang w:val="en-GB"/>
        </w:rPr>
        <w:t>Scan_Enable command has completed, a Command Complete event shall be generated.</w:t>
      </w:r>
    </w:p>
    <w:p w14:paraId="2EC162EF" w14:textId="77777777" w:rsidR="001D24E2" w:rsidRPr="006B5B7C" w:rsidRDefault="001D24E2" w:rsidP="001D24E2">
      <w:pPr>
        <w:autoSpaceDE w:val="0"/>
        <w:autoSpaceDN w:val="0"/>
        <w:adjustRightInd w:val="0"/>
        <w:spacing w:after="0" w:line="240" w:lineRule="auto"/>
        <w:rPr>
          <w:rFonts w:cs="Arial"/>
          <w:color w:val="FF0000"/>
          <w:sz w:val="24"/>
          <w:szCs w:val="24"/>
          <w:lang w:val="en-GB"/>
        </w:rPr>
      </w:pPr>
    </w:p>
    <w:p w14:paraId="4BFD4543" w14:textId="77777777" w:rsidR="001D24E2" w:rsidRDefault="001D24E2" w:rsidP="001D24E2">
      <w:pPr>
        <w:autoSpaceDE w:val="0"/>
        <w:autoSpaceDN w:val="0"/>
        <w:adjustRightInd w:val="0"/>
        <w:spacing w:after="0" w:line="240" w:lineRule="auto"/>
        <w:rPr>
          <w:rFonts w:cs="Arial"/>
          <w:color w:val="FF0000"/>
          <w:sz w:val="24"/>
          <w:szCs w:val="24"/>
          <w:lang w:val="en-GB"/>
        </w:rPr>
      </w:pPr>
      <w:r w:rsidRPr="006B5B7C">
        <w:rPr>
          <w:rFonts w:cs="Arial"/>
          <w:color w:val="FF0000"/>
          <w:sz w:val="24"/>
          <w:szCs w:val="24"/>
          <w:lang w:val="en-GB"/>
        </w:rPr>
        <w:t xml:space="preserve">Zero or more LE </w:t>
      </w:r>
      <w:r>
        <w:rPr>
          <w:rFonts w:cs="Arial"/>
          <w:color w:val="FF0000"/>
          <w:sz w:val="24"/>
          <w:szCs w:val="24"/>
          <w:lang w:val="en-GB"/>
        </w:rPr>
        <w:t xml:space="preserve">Extended </w:t>
      </w:r>
      <w:r w:rsidRPr="006B5B7C">
        <w:rPr>
          <w:rFonts w:cs="Arial"/>
          <w:color w:val="FF0000"/>
          <w:sz w:val="24"/>
          <w:szCs w:val="24"/>
          <w:lang w:val="en-GB"/>
        </w:rPr>
        <w:t xml:space="preserve">Advertising Reports are generated by the Controller based on </w:t>
      </w:r>
      <w:r>
        <w:rPr>
          <w:rFonts w:cs="Arial"/>
          <w:color w:val="FF0000"/>
          <w:sz w:val="24"/>
          <w:szCs w:val="24"/>
          <w:lang w:val="en-GB"/>
        </w:rPr>
        <w:t xml:space="preserve">any </w:t>
      </w:r>
      <w:r w:rsidRPr="006B5B7C">
        <w:rPr>
          <w:rFonts w:cs="Arial"/>
          <w:color w:val="FF0000"/>
          <w:sz w:val="24"/>
          <w:szCs w:val="24"/>
          <w:lang w:val="en-GB"/>
        </w:rPr>
        <w:t>advertising packets received and the duplicate filtering</w:t>
      </w:r>
      <w:r>
        <w:rPr>
          <w:rFonts w:cs="Arial"/>
          <w:color w:val="FF0000"/>
          <w:sz w:val="24"/>
          <w:szCs w:val="24"/>
          <w:lang w:val="en-GB"/>
        </w:rPr>
        <w:t xml:space="preserve"> in effect</w:t>
      </w:r>
      <w:r w:rsidRPr="006B5B7C">
        <w:rPr>
          <w:rFonts w:cs="Arial"/>
          <w:color w:val="FF0000"/>
          <w:sz w:val="24"/>
          <w:szCs w:val="24"/>
          <w:lang w:val="en-GB"/>
        </w:rPr>
        <w:t xml:space="preserve">. More than one advertising packet may be reported in each LE </w:t>
      </w:r>
      <w:r>
        <w:rPr>
          <w:rFonts w:cs="Arial"/>
          <w:color w:val="FF0000"/>
          <w:sz w:val="24"/>
          <w:szCs w:val="24"/>
          <w:lang w:val="en-GB"/>
        </w:rPr>
        <w:t xml:space="preserve">Advertising Report event. If the LE_Set_Extended_Scan_Parameters command </w:t>
      </w:r>
      <w:r w:rsidRPr="006B5B7C">
        <w:rPr>
          <w:rFonts w:cs="Arial"/>
          <w:color w:val="FF0000"/>
          <w:sz w:val="24"/>
          <w:szCs w:val="24"/>
          <w:lang w:val="en-GB"/>
        </w:rPr>
        <w:t xml:space="preserve">Scanning_Filter_Policy </w:t>
      </w:r>
      <w:r>
        <w:rPr>
          <w:rFonts w:cs="Arial"/>
          <w:color w:val="FF0000"/>
          <w:sz w:val="24"/>
          <w:szCs w:val="24"/>
          <w:lang w:val="en-GB"/>
        </w:rPr>
        <w:t xml:space="preserve">parameter </w:t>
      </w:r>
      <w:r w:rsidRPr="006B5B7C">
        <w:rPr>
          <w:rFonts w:cs="Arial"/>
          <w:color w:val="FF0000"/>
          <w:sz w:val="24"/>
          <w:szCs w:val="24"/>
          <w:lang w:val="en-GB"/>
        </w:rPr>
        <w:t xml:space="preserve">is set to </w:t>
      </w:r>
      <w:r>
        <w:rPr>
          <w:rFonts w:cs="Arial"/>
          <w:color w:val="FF0000"/>
          <w:sz w:val="24"/>
          <w:szCs w:val="24"/>
          <w:lang w:val="en-GB"/>
        </w:rPr>
        <w:t>0x02 or 0x03 (see Section 7.8.X</w:t>
      </w:r>
      <w:r w:rsidRPr="006B5B7C">
        <w:rPr>
          <w:rFonts w:cs="Arial"/>
          <w:color w:val="FF0000"/>
          <w:sz w:val="24"/>
          <w:szCs w:val="24"/>
          <w:lang w:val="en-GB"/>
        </w:rPr>
        <w:t>), LE Direct Advertising Report event</w:t>
      </w:r>
      <w:r>
        <w:rPr>
          <w:rFonts w:cs="Arial"/>
          <w:color w:val="FF0000"/>
          <w:sz w:val="24"/>
          <w:szCs w:val="24"/>
          <w:lang w:val="en-GB"/>
        </w:rPr>
        <w:t>s</w:t>
      </w:r>
      <w:r w:rsidRPr="006B5B7C">
        <w:rPr>
          <w:rFonts w:cs="Arial"/>
          <w:color w:val="FF0000"/>
          <w:sz w:val="24"/>
          <w:szCs w:val="24"/>
          <w:lang w:val="en-GB"/>
        </w:rPr>
        <w:t xml:space="preserve"> may </w:t>
      </w:r>
      <w:r>
        <w:rPr>
          <w:rFonts w:cs="Arial"/>
          <w:color w:val="FF0000"/>
          <w:sz w:val="24"/>
          <w:szCs w:val="24"/>
          <w:lang w:val="en-GB"/>
        </w:rPr>
        <w:t xml:space="preserve">also </w:t>
      </w:r>
      <w:r w:rsidRPr="006B5B7C">
        <w:rPr>
          <w:rFonts w:cs="Arial"/>
          <w:color w:val="FF0000"/>
          <w:sz w:val="24"/>
          <w:szCs w:val="24"/>
          <w:lang w:val="en-GB"/>
        </w:rPr>
        <w:t>be generated.</w:t>
      </w:r>
    </w:p>
    <w:p w14:paraId="4E56FE65" w14:textId="77777777" w:rsidR="001D24E2" w:rsidRDefault="001D24E2" w:rsidP="001D24E2">
      <w:pPr>
        <w:autoSpaceDE w:val="0"/>
        <w:autoSpaceDN w:val="0"/>
        <w:adjustRightInd w:val="0"/>
        <w:spacing w:after="0" w:line="240" w:lineRule="auto"/>
        <w:rPr>
          <w:rFonts w:cs="Arial"/>
          <w:color w:val="FF0000"/>
          <w:sz w:val="24"/>
          <w:szCs w:val="24"/>
          <w:lang w:val="en-GB"/>
        </w:rPr>
      </w:pPr>
    </w:p>
    <w:p w14:paraId="7A6A4779" w14:textId="77777777" w:rsidR="001D24E2" w:rsidRPr="006B5B7C" w:rsidRDefault="001D24E2" w:rsidP="001D24E2">
      <w:pPr>
        <w:autoSpaceDE w:val="0"/>
        <w:autoSpaceDN w:val="0"/>
        <w:adjustRightInd w:val="0"/>
        <w:spacing w:after="0" w:line="240" w:lineRule="auto"/>
        <w:rPr>
          <w:rFonts w:cs="Arial"/>
          <w:color w:val="FF0000"/>
          <w:sz w:val="24"/>
          <w:szCs w:val="24"/>
          <w:lang w:val="en-GB"/>
        </w:rPr>
      </w:pPr>
      <w:r>
        <w:rPr>
          <w:rFonts w:cs="Arial"/>
          <w:color w:val="FF0000"/>
          <w:sz w:val="24"/>
          <w:szCs w:val="24"/>
          <w:lang w:val="en-GB"/>
        </w:rPr>
        <w:t>At the end of a single scan (Duration non-zero but Period zero), an LE Extended Scan Ended event shall be generated</w:t>
      </w:r>
      <w:r>
        <w:rPr>
          <w:rFonts w:cs="Arial"/>
          <w:color w:val="FF0000"/>
          <w:sz w:val="24"/>
          <w:szCs w:val="24"/>
        </w:rPr>
        <w:t>.</w:t>
      </w:r>
    </w:p>
    <w:p w14:paraId="5A44E48B" w14:textId="77777777" w:rsidR="00D41DB2" w:rsidRDefault="00D41DB2" w:rsidP="00D41DB2">
      <w:pPr>
        <w:pStyle w:val="Heading3"/>
      </w:pPr>
      <w:bookmarkStart w:id="306" w:name="_Toc448771404"/>
      <w:r w:rsidRPr="00B03027">
        <w:t>[New Section]</w:t>
      </w:r>
      <w:r w:rsidRPr="00F03F8D">
        <w:t xml:space="preserve"> 7.8.X LE </w:t>
      </w:r>
      <w:r>
        <w:t>Extended Create Connection</w:t>
      </w:r>
      <w:r w:rsidRPr="003928DF">
        <w:t xml:space="preserve"> </w:t>
      </w:r>
      <w:r w:rsidRPr="00B03027">
        <w:t>Command</w:t>
      </w:r>
      <w:bookmarkEnd w:id="306"/>
    </w:p>
    <w:tbl>
      <w:tblPr>
        <w:tblStyle w:val="Bluetoothgrid"/>
        <w:tblW w:w="8545" w:type="dxa"/>
        <w:tblInd w:w="0" w:type="dxa"/>
        <w:tblLayout w:type="fixed"/>
        <w:tblCellMar>
          <w:left w:w="115" w:type="dxa"/>
          <w:right w:w="115" w:type="dxa"/>
        </w:tblCellMar>
        <w:tblLook w:val="04A0" w:firstRow="1" w:lastRow="0" w:firstColumn="1" w:lastColumn="0" w:noHBand="0" w:noVBand="1"/>
      </w:tblPr>
      <w:tblGrid>
        <w:gridCol w:w="2492"/>
        <w:gridCol w:w="1193"/>
        <w:gridCol w:w="3268"/>
        <w:gridCol w:w="1592"/>
      </w:tblGrid>
      <w:tr w:rsidR="00D41DB2" w:rsidRPr="004A3BDF" w14:paraId="224391B9" w14:textId="77777777" w:rsidTr="004138C9">
        <w:trPr>
          <w:cnfStyle w:val="100000000000" w:firstRow="1" w:lastRow="0" w:firstColumn="0" w:lastColumn="0" w:oddVBand="0" w:evenVBand="0" w:oddHBand="0" w:evenHBand="0" w:firstRowFirstColumn="0" w:firstRowLastColumn="0" w:lastRowFirstColumn="0" w:lastRowLastColumn="0"/>
          <w:cantSplit/>
          <w:trHeight w:val="579"/>
        </w:trPr>
        <w:tc>
          <w:tcPr>
            <w:tcW w:w="2492" w:type="dxa"/>
            <w:tcBorders>
              <w:top w:val="single" w:sz="4" w:space="0" w:color="auto"/>
              <w:left w:val="single" w:sz="4" w:space="0" w:color="auto"/>
              <w:bottom w:val="single" w:sz="4" w:space="0" w:color="auto"/>
              <w:right w:val="single" w:sz="4" w:space="0" w:color="auto"/>
            </w:tcBorders>
            <w:shd w:val="clear" w:color="auto" w:fill="BBFAFD"/>
          </w:tcPr>
          <w:p w14:paraId="20007E71" w14:textId="77777777" w:rsidR="00D41DB2" w:rsidRPr="004A3BDF" w:rsidRDefault="00D41DB2" w:rsidP="003E772E">
            <w:pPr>
              <w:pStyle w:val="Tableheading"/>
              <w:spacing w:before="96"/>
              <w:rPr>
                <w:rFonts w:cs="Arial"/>
                <w:color w:val="FF0000"/>
                <w:sz w:val="24"/>
                <w:szCs w:val="24"/>
              </w:rPr>
            </w:pPr>
            <w:r w:rsidRPr="004A3BDF">
              <w:rPr>
                <w:rFonts w:cs="Arial"/>
                <w:color w:val="FF0000"/>
                <w:sz w:val="24"/>
                <w:szCs w:val="24"/>
              </w:rPr>
              <w:t>Command</w:t>
            </w:r>
          </w:p>
        </w:tc>
        <w:tc>
          <w:tcPr>
            <w:tcW w:w="1193" w:type="dxa"/>
            <w:tcBorders>
              <w:top w:val="single" w:sz="4" w:space="0" w:color="auto"/>
              <w:left w:val="single" w:sz="4" w:space="0" w:color="auto"/>
              <w:bottom w:val="single" w:sz="4" w:space="0" w:color="auto"/>
              <w:right w:val="single" w:sz="4" w:space="0" w:color="auto"/>
            </w:tcBorders>
            <w:shd w:val="clear" w:color="auto" w:fill="BBFAFD"/>
            <w:hideMark/>
          </w:tcPr>
          <w:p w14:paraId="4DFF75A3" w14:textId="77777777" w:rsidR="00D41DB2" w:rsidRPr="004A3BDF" w:rsidRDefault="00D41DB2" w:rsidP="003E772E">
            <w:pPr>
              <w:pStyle w:val="Tableheading"/>
              <w:spacing w:before="96"/>
              <w:rPr>
                <w:rFonts w:cs="Arial"/>
                <w:color w:val="FF0000"/>
                <w:sz w:val="24"/>
                <w:szCs w:val="24"/>
              </w:rPr>
            </w:pPr>
            <w:r w:rsidRPr="004A3BDF">
              <w:rPr>
                <w:rFonts w:cs="Arial"/>
                <w:color w:val="FF0000"/>
                <w:sz w:val="24"/>
                <w:szCs w:val="24"/>
              </w:rPr>
              <w:t>OCF</w:t>
            </w:r>
          </w:p>
        </w:tc>
        <w:tc>
          <w:tcPr>
            <w:tcW w:w="3268" w:type="dxa"/>
            <w:tcBorders>
              <w:top w:val="single" w:sz="4" w:space="0" w:color="auto"/>
              <w:left w:val="single" w:sz="4" w:space="0" w:color="auto"/>
              <w:bottom w:val="single" w:sz="4" w:space="0" w:color="auto"/>
              <w:right w:val="single" w:sz="4" w:space="0" w:color="auto"/>
            </w:tcBorders>
            <w:shd w:val="clear" w:color="auto" w:fill="BBFAFD"/>
          </w:tcPr>
          <w:p w14:paraId="5C50DE15" w14:textId="77777777" w:rsidR="00D41DB2" w:rsidRPr="004A3BDF" w:rsidRDefault="00D41DB2" w:rsidP="003E772E">
            <w:pPr>
              <w:pStyle w:val="Tableheading"/>
              <w:spacing w:before="96"/>
              <w:rPr>
                <w:rFonts w:cs="Arial"/>
                <w:color w:val="FF0000"/>
                <w:sz w:val="24"/>
                <w:szCs w:val="24"/>
              </w:rPr>
            </w:pPr>
            <w:r w:rsidRPr="004A3BDF">
              <w:rPr>
                <w:rFonts w:cs="Arial"/>
                <w:color w:val="FF0000"/>
                <w:sz w:val="24"/>
                <w:szCs w:val="24"/>
              </w:rPr>
              <w:t>Command Parameters</w:t>
            </w:r>
          </w:p>
        </w:tc>
        <w:tc>
          <w:tcPr>
            <w:tcW w:w="1592" w:type="dxa"/>
            <w:tcBorders>
              <w:top w:val="single" w:sz="4" w:space="0" w:color="auto"/>
              <w:left w:val="single" w:sz="4" w:space="0" w:color="auto"/>
              <w:bottom w:val="single" w:sz="4" w:space="0" w:color="auto"/>
              <w:right w:val="single" w:sz="4" w:space="0" w:color="auto"/>
            </w:tcBorders>
            <w:shd w:val="clear" w:color="auto" w:fill="BBFAFD"/>
          </w:tcPr>
          <w:p w14:paraId="2564ACBD" w14:textId="77777777" w:rsidR="00D41DB2" w:rsidRPr="004A3BDF" w:rsidRDefault="00D41DB2" w:rsidP="003E772E">
            <w:pPr>
              <w:pStyle w:val="Tableheading"/>
              <w:spacing w:before="96"/>
              <w:rPr>
                <w:rFonts w:cs="Arial"/>
                <w:color w:val="FF0000"/>
                <w:sz w:val="24"/>
                <w:szCs w:val="24"/>
              </w:rPr>
            </w:pPr>
            <w:r w:rsidRPr="004A3BDF">
              <w:rPr>
                <w:rFonts w:cs="Arial"/>
                <w:color w:val="FF0000"/>
                <w:sz w:val="24"/>
                <w:szCs w:val="24"/>
              </w:rPr>
              <w:t>Return Parameters</w:t>
            </w:r>
          </w:p>
        </w:tc>
      </w:tr>
      <w:tr w:rsidR="00D41DB2" w:rsidRPr="004A3BDF" w14:paraId="5191A157" w14:textId="77777777" w:rsidTr="004138C9">
        <w:trPr>
          <w:trHeight w:val="184"/>
        </w:trPr>
        <w:tc>
          <w:tcPr>
            <w:tcW w:w="2492"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153A2F7D" w14:textId="77777777" w:rsidR="00D41DB2" w:rsidRPr="004A3BDF" w:rsidRDefault="00D41DB2" w:rsidP="0093524B">
            <w:pPr>
              <w:pStyle w:val="CellBody"/>
              <w:spacing w:before="96"/>
              <w:rPr>
                <w:rFonts w:ascii="Arial" w:hAnsi="Arial" w:cs="Arial"/>
                <w:color w:val="FF0000"/>
                <w:sz w:val="24"/>
                <w:szCs w:val="24"/>
              </w:rPr>
            </w:pPr>
            <w:r w:rsidRPr="004A3BDF">
              <w:rPr>
                <w:rFonts w:ascii="Arial" w:hAnsi="Arial" w:cs="Arial"/>
                <w:color w:val="FF0000"/>
                <w:sz w:val="24"/>
                <w:szCs w:val="24"/>
              </w:rPr>
              <w:t>HCI_LE_</w:t>
            </w:r>
            <w:r>
              <w:rPr>
                <w:rFonts w:ascii="Arial" w:hAnsi="Arial" w:cs="Arial"/>
                <w:color w:val="FF0000"/>
                <w:sz w:val="24"/>
                <w:szCs w:val="24"/>
              </w:rPr>
              <w:t>Extended_Create_Connection</w:t>
            </w:r>
          </w:p>
        </w:tc>
        <w:tc>
          <w:tcPr>
            <w:tcW w:w="1193"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743C9A9C" w14:textId="77777777" w:rsidR="00D41DB2" w:rsidRPr="004A3BDF" w:rsidRDefault="00D41DB2" w:rsidP="006E3004">
            <w:pPr>
              <w:pStyle w:val="CellBody"/>
              <w:spacing w:before="96"/>
              <w:rPr>
                <w:rFonts w:ascii="Arial" w:hAnsi="Arial" w:cs="Arial"/>
                <w:color w:val="FF0000"/>
                <w:sz w:val="24"/>
                <w:szCs w:val="24"/>
              </w:rPr>
            </w:pPr>
            <w:r>
              <w:rPr>
                <w:rFonts w:ascii="Arial" w:hAnsi="Arial" w:cs="Arial"/>
                <w:color w:val="FF0000"/>
                <w:sz w:val="24"/>
                <w:szCs w:val="24"/>
              </w:rPr>
              <w:t>0x</w:t>
            </w:r>
            <w:r w:rsidR="003E772E">
              <w:rPr>
                <w:rFonts w:ascii="Arial" w:hAnsi="Arial" w:cs="Arial"/>
                <w:color w:val="FF0000"/>
                <w:sz w:val="24"/>
                <w:szCs w:val="24"/>
              </w:rPr>
              <w:t>00</w:t>
            </w:r>
            <w:r>
              <w:rPr>
                <w:rFonts w:ascii="Arial" w:hAnsi="Arial" w:cs="Arial"/>
                <w:color w:val="FF0000"/>
                <w:sz w:val="24"/>
                <w:szCs w:val="24"/>
              </w:rPr>
              <w:t>43</w:t>
            </w:r>
          </w:p>
        </w:tc>
        <w:tc>
          <w:tcPr>
            <w:tcW w:w="3268"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54044875" w14:textId="77777777" w:rsidR="00AA6B8E" w:rsidRDefault="00AA6B8E" w:rsidP="00AA6B8E">
            <w:pPr>
              <w:pStyle w:val="CellBody"/>
              <w:spacing w:before="96"/>
              <w:rPr>
                <w:rFonts w:ascii="Arial" w:hAnsi="Arial" w:cs="Arial"/>
                <w:color w:val="FF0000"/>
                <w:sz w:val="24"/>
                <w:szCs w:val="24"/>
                <w:lang w:val="fr-FR"/>
              </w:rPr>
            </w:pPr>
            <w:r>
              <w:rPr>
                <w:rFonts w:ascii="Arial" w:hAnsi="Arial" w:cs="Arial"/>
                <w:color w:val="FF0000"/>
                <w:sz w:val="24"/>
                <w:szCs w:val="24"/>
              </w:rPr>
              <w:t>Initiating_PHYs,</w:t>
            </w:r>
          </w:p>
          <w:p w14:paraId="435C9F06" w14:textId="77777777" w:rsidR="00AA6B8E" w:rsidRPr="0089333D" w:rsidRDefault="00AA6B8E" w:rsidP="00AA6B8E">
            <w:pPr>
              <w:pStyle w:val="CellBody"/>
              <w:spacing w:before="96"/>
              <w:rPr>
                <w:rFonts w:ascii="Arial" w:hAnsi="Arial" w:cs="Arial"/>
                <w:color w:val="FF0000"/>
                <w:sz w:val="24"/>
                <w:szCs w:val="24"/>
                <w:lang w:val="fr-FR"/>
              </w:rPr>
            </w:pPr>
            <w:r w:rsidRPr="0089333D">
              <w:rPr>
                <w:rFonts w:ascii="Arial" w:hAnsi="Arial" w:cs="Arial"/>
                <w:color w:val="FF0000"/>
                <w:sz w:val="24"/>
                <w:szCs w:val="24"/>
                <w:lang w:val="fr-FR"/>
              </w:rPr>
              <w:t>Scan_Interval</w:t>
            </w:r>
            <w:r>
              <w:rPr>
                <w:rFonts w:ascii="Arial" w:hAnsi="Arial" w:cs="Arial"/>
                <w:color w:val="FF0000"/>
                <w:sz w:val="24"/>
                <w:szCs w:val="24"/>
                <w:lang w:val="fr-FR"/>
              </w:rPr>
              <w:t>[i]</w:t>
            </w:r>
            <w:r w:rsidRPr="0089333D">
              <w:rPr>
                <w:rFonts w:ascii="Arial" w:hAnsi="Arial" w:cs="Arial"/>
                <w:color w:val="FF0000"/>
                <w:sz w:val="24"/>
                <w:szCs w:val="24"/>
                <w:lang w:val="fr-FR"/>
              </w:rPr>
              <w:t>,</w:t>
            </w:r>
          </w:p>
          <w:p w14:paraId="534D7FF2" w14:textId="77777777" w:rsidR="00AA6B8E" w:rsidRDefault="00AA6B8E" w:rsidP="00AA6B8E">
            <w:pPr>
              <w:pStyle w:val="CellBody"/>
              <w:spacing w:before="96"/>
              <w:rPr>
                <w:rFonts w:ascii="Arial" w:hAnsi="Arial" w:cs="Arial"/>
                <w:color w:val="FF0000"/>
                <w:sz w:val="24"/>
                <w:szCs w:val="24"/>
              </w:rPr>
            </w:pPr>
            <w:r>
              <w:rPr>
                <w:rFonts w:ascii="Arial" w:hAnsi="Arial" w:cs="Arial"/>
                <w:color w:val="FF0000"/>
                <w:sz w:val="24"/>
                <w:szCs w:val="24"/>
              </w:rPr>
              <w:t>Scan_Window[i],</w:t>
            </w:r>
          </w:p>
          <w:p w14:paraId="5F324DCA" w14:textId="77777777" w:rsidR="00AA6B8E" w:rsidRDefault="00C7514C" w:rsidP="00AA6B8E">
            <w:pPr>
              <w:pStyle w:val="CellBody"/>
              <w:spacing w:before="96"/>
              <w:rPr>
                <w:rFonts w:ascii="Arial" w:hAnsi="Arial" w:cs="Arial"/>
                <w:color w:val="FF0000"/>
                <w:sz w:val="24"/>
                <w:szCs w:val="24"/>
              </w:rPr>
            </w:pPr>
            <w:r>
              <w:rPr>
                <w:rFonts w:ascii="Arial" w:hAnsi="Arial" w:cs="Arial"/>
                <w:color w:val="FF0000"/>
                <w:sz w:val="24"/>
                <w:szCs w:val="24"/>
              </w:rPr>
              <w:t>Initiator_Filter_Policy[i],</w:t>
            </w:r>
          </w:p>
          <w:p w14:paraId="27DF2749" w14:textId="77777777" w:rsidR="00AA6B8E" w:rsidRDefault="00AA6B8E" w:rsidP="00AA6B8E">
            <w:pPr>
              <w:pStyle w:val="CellBody"/>
              <w:spacing w:before="96"/>
              <w:rPr>
                <w:rFonts w:ascii="Arial" w:hAnsi="Arial" w:cs="Arial"/>
                <w:color w:val="FF0000"/>
                <w:sz w:val="24"/>
                <w:szCs w:val="24"/>
              </w:rPr>
            </w:pPr>
            <w:r>
              <w:rPr>
                <w:rFonts w:ascii="Arial" w:hAnsi="Arial" w:cs="Arial"/>
                <w:color w:val="FF0000"/>
                <w:sz w:val="24"/>
                <w:szCs w:val="24"/>
              </w:rPr>
              <w:t>Own_Address_Type[i],</w:t>
            </w:r>
          </w:p>
          <w:p w14:paraId="36F2DA63" w14:textId="77777777" w:rsidR="00C7514C" w:rsidRDefault="00C7514C" w:rsidP="00C7514C">
            <w:pPr>
              <w:pStyle w:val="CellBody"/>
              <w:spacing w:before="96"/>
              <w:rPr>
                <w:rFonts w:ascii="Arial" w:hAnsi="Arial" w:cs="Arial"/>
                <w:color w:val="FF0000"/>
                <w:sz w:val="24"/>
                <w:szCs w:val="24"/>
              </w:rPr>
            </w:pPr>
            <w:r>
              <w:rPr>
                <w:rFonts w:ascii="Arial" w:hAnsi="Arial" w:cs="Arial"/>
                <w:color w:val="FF0000"/>
                <w:sz w:val="24"/>
                <w:szCs w:val="24"/>
              </w:rPr>
              <w:t>Peer_Address_Type[i],</w:t>
            </w:r>
          </w:p>
          <w:p w14:paraId="1DB0CAA7" w14:textId="77777777" w:rsidR="00C7514C" w:rsidRDefault="00C7514C" w:rsidP="00C7514C">
            <w:pPr>
              <w:pStyle w:val="CellBody"/>
              <w:spacing w:before="96"/>
              <w:rPr>
                <w:rFonts w:ascii="Arial" w:hAnsi="Arial" w:cs="Arial"/>
                <w:color w:val="FF0000"/>
                <w:sz w:val="24"/>
                <w:szCs w:val="24"/>
              </w:rPr>
            </w:pPr>
            <w:r>
              <w:rPr>
                <w:rFonts w:ascii="Arial" w:hAnsi="Arial" w:cs="Arial"/>
                <w:color w:val="FF0000"/>
                <w:sz w:val="24"/>
                <w:szCs w:val="24"/>
              </w:rPr>
              <w:t>Peer_Address[i],</w:t>
            </w:r>
          </w:p>
          <w:p w14:paraId="225B3579" w14:textId="77777777" w:rsidR="003E772E" w:rsidRDefault="003E772E" w:rsidP="00C7514C">
            <w:pPr>
              <w:pStyle w:val="CellBody"/>
              <w:spacing w:before="96"/>
              <w:rPr>
                <w:rFonts w:ascii="Arial" w:hAnsi="Arial" w:cs="Arial"/>
                <w:color w:val="FF0000"/>
                <w:sz w:val="24"/>
                <w:szCs w:val="24"/>
              </w:rPr>
            </w:pPr>
            <w:r>
              <w:rPr>
                <w:rFonts w:ascii="Arial" w:hAnsi="Arial" w:cs="Arial"/>
                <w:color w:val="FF0000"/>
                <w:sz w:val="24"/>
                <w:szCs w:val="24"/>
              </w:rPr>
              <w:t>Conn_Interval_Min,</w:t>
            </w:r>
          </w:p>
          <w:p w14:paraId="201F1D67" w14:textId="77777777" w:rsidR="003E772E" w:rsidRDefault="003E772E" w:rsidP="00AA6B8E">
            <w:pPr>
              <w:pStyle w:val="CellBody"/>
              <w:spacing w:before="96"/>
              <w:rPr>
                <w:rFonts w:ascii="Arial" w:hAnsi="Arial" w:cs="Arial"/>
                <w:color w:val="FF0000"/>
                <w:sz w:val="24"/>
                <w:szCs w:val="24"/>
              </w:rPr>
            </w:pPr>
            <w:r>
              <w:rPr>
                <w:rFonts w:ascii="Arial" w:hAnsi="Arial" w:cs="Arial"/>
                <w:color w:val="FF0000"/>
                <w:sz w:val="24"/>
                <w:szCs w:val="24"/>
              </w:rPr>
              <w:t>Conn_Interval_Max,</w:t>
            </w:r>
          </w:p>
          <w:p w14:paraId="64B7C5F8" w14:textId="77777777" w:rsidR="003E772E" w:rsidRDefault="003E772E" w:rsidP="00AA6B8E">
            <w:pPr>
              <w:pStyle w:val="CellBody"/>
              <w:spacing w:before="96"/>
              <w:rPr>
                <w:rFonts w:ascii="Arial" w:hAnsi="Arial" w:cs="Arial"/>
                <w:color w:val="FF0000"/>
                <w:sz w:val="24"/>
                <w:szCs w:val="24"/>
              </w:rPr>
            </w:pPr>
            <w:r>
              <w:rPr>
                <w:rFonts w:ascii="Arial" w:hAnsi="Arial" w:cs="Arial"/>
                <w:color w:val="FF0000"/>
                <w:sz w:val="24"/>
                <w:szCs w:val="24"/>
              </w:rPr>
              <w:t>Conn_Latency,</w:t>
            </w:r>
          </w:p>
          <w:p w14:paraId="793294DB" w14:textId="77777777" w:rsidR="003E772E" w:rsidRDefault="003E772E" w:rsidP="00AA6B8E">
            <w:pPr>
              <w:pStyle w:val="CellBody"/>
              <w:spacing w:before="96"/>
              <w:rPr>
                <w:rFonts w:ascii="Arial" w:hAnsi="Arial" w:cs="Arial"/>
                <w:color w:val="FF0000"/>
                <w:sz w:val="24"/>
                <w:szCs w:val="24"/>
              </w:rPr>
            </w:pPr>
            <w:r>
              <w:rPr>
                <w:rFonts w:ascii="Arial" w:hAnsi="Arial" w:cs="Arial"/>
                <w:color w:val="FF0000"/>
                <w:sz w:val="24"/>
                <w:szCs w:val="24"/>
              </w:rPr>
              <w:t>Supervision_Timeout,</w:t>
            </w:r>
          </w:p>
          <w:p w14:paraId="248586A1" w14:textId="77777777" w:rsidR="003E772E" w:rsidRDefault="003E772E" w:rsidP="00AA6B8E">
            <w:pPr>
              <w:pStyle w:val="CellBody"/>
              <w:spacing w:before="96"/>
              <w:rPr>
                <w:rFonts w:ascii="Arial" w:hAnsi="Arial" w:cs="Arial"/>
                <w:color w:val="FF0000"/>
                <w:sz w:val="24"/>
                <w:szCs w:val="24"/>
              </w:rPr>
            </w:pPr>
            <w:r>
              <w:rPr>
                <w:rFonts w:ascii="Arial" w:hAnsi="Arial" w:cs="Arial"/>
                <w:color w:val="FF0000"/>
                <w:sz w:val="24"/>
                <w:szCs w:val="24"/>
              </w:rPr>
              <w:t>Minimum_CE_Length,</w:t>
            </w:r>
          </w:p>
          <w:p w14:paraId="318A85B6" w14:textId="77777777" w:rsidR="00D41DB2" w:rsidRPr="004A3BDF" w:rsidRDefault="003E772E" w:rsidP="00AA6B8E">
            <w:pPr>
              <w:pStyle w:val="CellBody"/>
              <w:spacing w:before="96"/>
              <w:rPr>
                <w:rFonts w:ascii="Arial" w:hAnsi="Arial" w:cs="Arial"/>
                <w:color w:val="FF0000"/>
                <w:sz w:val="24"/>
                <w:szCs w:val="24"/>
              </w:rPr>
            </w:pPr>
            <w:r>
              <w:rPr>
                <w:rFonts w:ascii="Arial" w:hAnsi="Arial" w:cs="Arial"/>
                <w:color w:val="FF0000"/>
                <w:sz w:val="24"/>
                <w:szCs w:val="24"/>
              </w:rPr>
              <w:t>Maximum_CE_Length</w:t>
            </w:r>
          </w:p>
        </w:tc>
        <w:tc>
          <w:tcPr>
            <w:tcW w:w="1592"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2A386BF0" w14:textId="77777777" w:rsidR="00D41DB2" w:rsidRPr="004A3BDF" w:rsidRDefault="00D41DB2" w:rsidP="003E772E">
            <w:pPr>
              <w:pStyle w:val="CellBody"/>
              <w:spacing w:before="96"/>
              <w:rPr>
                <w:rFonts w:ascii="Arial" w:hAnsi="Arial" w:cs="Arial"/>
                <w:color w:val="FF0000"/>
                <w:sz w:val="24"/>
                <w:szCs w:val="24"/>
              </w:rPr>
            </w:pPr>
          </w:p>
        </w:tc>
      </w:tr>
    </w:tbl>
    <w:p w14:paraId="5AE76790" w14:textId="77777777" w:rsidR="00D41DB2" w:rsidRDefault="00D41DB2" w:rsidP="004138C9"/>
    <w:p w14:paraId="7A7CDACC" w14:textId="77777777" w:rsidR="007A43CA" w:rsidRDefault="007A43CA" w:rsidP="007A43CA">
      <w:pPr>
        <w:autoSpaceDE w:val="0"/>
        <w:autoSpaceDN w:val="0"/>
        <w:adjustRightInd w:val="0"/>
        <w:spacing w:after="0" w:line="240" w:lineRule="auto"/>
        <w:rPr>
          <w:rFonts w:ascii="Arial,Bold" w:hAnsi="Arial,Bold" w:cs="Arial,Bold"/>
          <w:b/>
          <w:bCs/>
          <w:color w:val="FF0000"/>
          <w:sz w:val="24"/>
          <w:szCs w:val="24"/>
        </w:rPr>
      </w:pPr>
      <w:r w:rsidRPr="004138C9">
        <w:rPr>
          <w:rFonts w:ascii="Arial,Bold" w:hAnsi="Arial,Bold" w:cs="Arial,Bold"/>
          <w:b/>
          <w:bCs/>
          <w:color w:val="FF0000"/>
          <w:sz w:val="24"/>
          <w:szCs w:val="24"/>
        </w:rPr>
        <w:t>Description:</w:t>
      </w:r>
    </w:p>
    <w:p w14:paraId="22E2BBFF" w14:textId="77777777" w:rsidR="007A43CA" w:rsidRPr="004138C9" w:rsidRDefault="007A43CA" w:rsidP="007A43CA">
      <w:pPr>
        <w:autoSpaceDE w:val="0"/>
        <w:autoSpaceDN w:val="0"/>
        <w:adjustRightInd w:val="0"/>
        <w:spacing w:after="0" w:line="240" w:lineRule="auto"/>
        <w:rPr>
          <w:rFonts w:ascii="Arial,Bold" w:hAnsi="Arial,Bold" w:cs="Arial,Bold"/>
          <w:b/>
          <w:bCs/>
          <w:color w:val="FF0000"/>
          <w:sz w:val="24"/>
          <w:szCs w:val="24"/>
        </w:rPr>
      </w:pPr>
    </w:p>
    <w:p w14:paraId="6F52F116" w14:textId="77777777" w:rsidR="007A43CA" w:rsidRDefault="007A43CA" w:rsidP="007A43CA">
      <w:pPr>
        <w:autoSpaceDE w:val="0"/>
        <w:autoSpaceDN w:val="0"/>
        <w:adjustRightInd w:val="0"/>
        <w:spacing w:after="0" w:line="240" w:lineRule="auto"/>
        <w:rPr>
          <w:rFonts w:cs="Arial"/>
          <w:color w:val="FF0000"/>
          <w:sz w:val="24"/>
          <w:szCs w:val="24"/>
        </w:rPr>
      </w:pPr>
      <w:r w:rsidRPr="004138C9">
        <w:rPr>
          <w:rFonts w:cs="Arial"/>
          <w:color w:val="FF0000"/>
          <w:sz w:val="24"/>
          <w:szCs w:val="24"/>
        </w:rPr>
        <w:t>The LE_</w:t>
      </w:r>
      <w:r w:rsidR="008772A5">
        <w:rPr>
          <w:rFonts w:cs="Arial"/>
          <w:color w:val="FF0000"/>
          <w:sz w:val="24"/>
          <w:szCs w:val="24"/>
        </w:rPr>
        <w:t>Extended_</w:t>
      </w:r>
      <w:r w:rsidRPr="004138C9">
        <w:rPr>
          <w:rFonts w:cs="Arial"/>
          <w:color w:val="FF0000"/>
          <w:sz w:val="24"/>
          <w:szCs w:val="24"/>
        </w:rPr>
        <w:t>Create_Connection command is used to create a Link Layer connection to a connectable advertiser.</w:t>
      </w:r>
      <w:r w:rsidR="005E6328">
        <w:rPr>
          <w:rFonts w:cs="Arial"/>
          <w:color w:val="FF0000"/>
          <w:sz w:val="24"/>
          <w:szCs w:val="24"/>
        </w:rPr>
        <w:t xml:space="preserve">  LE_Extended_Create_Connection command can be used in place of LE_Create_Connection command.</w:t>
      </w:r>
    </w:p>
    <w:p w14:paraId="5BF7D5D2" w14:textId="77777777" w:rsidR="00A64F51" w:rsidRDefault="00A64F51" w:rsidP="007A43CA">
      <w:pPr>
        <w:autoSpaceDE w:val="0"/>
        <w:autoSpaceDN w:val="0"/>
        <w:adjustRightInd w:val="0"/>
        <w:spacing w:after="0" w:line="240" w:lineRule="auto"/>
        <w:rPr>
          <w:rFonts w:cs="Arial"/>
          <w:color w:val="FF0000"/>
          <w:sz w:val="24"/>
          <w:szCs w:val="24"/>
        </w:rPr>
      </w:pPr>
    </w:p>
    <w:p w14:paraId="4DD2CACE" w14:textId="77777777" w:rsidR="00A64F51" w:rsidRPr="004138C9" w:rsidRDefault="00A64F51" w:rsidP="004138C9">
      <w:pPr>
        <w:rPr>
          <w:rFonts w:cs="Arial"/>
          <w:color w:val="FF0000"/>
          <w:sz w:val="24"/>
          <w:szCs w:val="24"/>
          <w:lang w:val="en-GB"/>
        </w:rPr>
      </w:pPr>
      <w:r w:rsidRPr="005641E8">
        <w:rPr>
          <w:rFonts w:cs="Arial"/>
          <w:color w:val="FF0000"/>
          <w:sz w:val="24"/>
          <w:szCs w:val="24"/>
          <w:lang w:val="en-GB"/>
        </w:rPr>
        <w:t xml:space="preserve">The </w:t>
      </w:r>
      <w:r w:rsidR="002A3ED0">
        <w:rPr>
          <w:rFonts w:cs="Arial"/>
          <w:color w:val="FF0000"/>
          <w:sz w:val="24"/>
          <w:szCs w:val="24"/>
          <w:lang w:val="en-GB"/>
        </w:rPr>
        <w:t>Initiating</w:t>
      </w:r>
      <w:r w:rsidRPr="005641E8">
        <w:rPr>
          <w:rFonts w:cs="Arial"/>
          <w:color w:val="FF0000"/>
          <w:sz w:val="24"/>
          <w:szCs w:val="24"/>
          <w:lang w:val="en-GB"/>
        </w:rPr>
        <w:t>_PHY</w:t>
      </w:r>
      <w:r>
        <w:rPr>
          <w:rFonts w:cs="Arial"/>
          <w:color w:val="FF0000"/>
          <w:sz w:val="24"/>
          <w:szCs w:val="24"/>
          <w:lang w:val="en-GB"/>
        </w:rPr>
        <w:t>s</w:t>
      </w:r>
      <w:r w:rsidRPr="005641E8">
        <w:rPr>
          <w:rFonts w:cs="Arial"/>
          <w:color w:val="FF0000"/>
          <w:sz w:val="24"/>
          <w:szCs w:val="24"/>
          <w:lang w:val="en-GB"/>
        </w:rPr>
        <w:t xml:space="preserve"> </w:t>
      </w:r>
      <w:r>
        <w:rPr>
          <w:rFonts w:cs="Arial"/>
          <w:color w:val="FF0000"/>
          <w:sz w:val="24"/>
          <w:szCs w:val="24"/>
          <w:lang w:val="en-GB"/>
        </w:rPr>
        <w:t xml:space="preserve">parameter </w:t>
      </w:r>
      <w:r w:rsidRPr="005641E8">
        <w:rPr>
          <w:rFonts w:cs="Arial"/>
          <w:color w:val="FF0000"/>
          <w:sz w:val="24"/>
          <w:szCs w:val="24"/>
          <w:lang w:val="en-GB"/>
        </w:rPr>
        <w:t>indicates the PHY</w:t>
      </w:r>
      <w:r>
        <w:rPr>
          <w:rFonts w:cs="Arial"/>
          <w:color w:val="FF0000"/>
          <w:sz w:val="24"/>
          <w:szCs w:val="24"/>
          <w:lang w:val="en-GB"/>
        </w:rPr>
        <w:t>(s)</w:t>
      </w:r>
      <w:r w:rsidRPr="005641E8">
        <w:rPr>
          <w:rFonts w:cs="Arial"/>
          <w:color w:val="FF0000"/>
          <w:sz w:val="24"/>
          <w:szCs w:val="24"/>
          <w:lang w:val="en-GB"/>
        </w:rPr>
        <w:t xml:space="preserve"> </w:t>
      </w:r>
      <w:r>
        <w:rPr>
          <w:rFonts w:cs="Arial"/>
          <w:color w:val="FF0000"/>
          <w:sz w:val="24"/>
          <w:szCs w:val="24"/>
          <w:lang w:val="en-GB"/>
        </w:rPr>
        <w:t>on</w:t>
      </w:r>
      <w:r w:rsidRPr="005641E8">
        <w:rPr>
          <w:rFonts w:cs="Arial"/>
          <w:color w:val="FF0000"/>
          <w:sz w:val="24"/>
          <w:szCs w:val="24"/>
          <w:lang w:val="en-GB"/>
        </w:rPr>
        <w:t xml:space="preserve"> which the advertising packets should be </w:t>
      </w:r>
      <w:r>
        <w:rPr>
          <w:rFonts w:cs="Arial"/>
          <w:color w:val="FF0000"/>
          <w:sz w:val="24"/>
          <w:szCs w:val="24"/>
          <w:lang w:val="en-GB"/>
        </w:rPr>
        <w:t>received on the primary advertising channel</w:t>
      </w:r>
      <w:r w:rsidRPr="005641E8">
        <w:rPr>
          <w:rFonts w:cs="Arial"/>
          <w:color w:val="FF0000"/>
          <w:sz w:val="24"/>
          <w:szCs w:val="24"/>
          <w:lang w:val="en-GB"/>
        </w:rPr>
        <w:t>.</w:t>
      </w:r>
      <w:r>
        <w:rPr>
          <w:rFonts w:cs="Arial"/>
          <w:color w:val="FF0000"/>
          <w:sz w:val="24"/>
          <w:szCs w:val="24"/>
          <w:lang w:val="en-GB"/>
        </w:rPr>
        <w:t xml:space="preserve"> The Host may enable one or more </w:t>
      </w:r>
      <w:r w:rsidR="002A3ED0">
        <w:rPr>
          <w:rFonts w:cs="Arial"/>
          <w:color w:val="FF0000"/>
          <w:sz w:val="24"/>
          <w:szCs w:val="24"/>
          <w:lang w:val="en-GB"/>
        </w:rPr>
        <w:t>initiating</w:t>
      </w:r>
      <w:r>
        <w:rPr>
          <w:rFonts w:cs="Arial"/>
          <w:color w:val="FF0000"/>
          <w:sz w:val="24"/>
          <w:szCs w:val="24"/>
          <w:lang w:val="en-GB"/>
        </w:rPr>
        <w:t xml:space="preserve"> PHYs.  The Scan_Interval[i], Scan_Window[i], Own_Address_Type[i], and </w:t>
      </w:r>
      <w:r w:rsidR="002A3ED0">
        <w:rPr>
          <w:rFonts w:cs="Arial"/>
          <w:color w:val="FF0000"/>
          <w:sz w:val="24"/>
          <w:szCs w:val="24"/>
          <w:lang w:val="en-GB"/>
        </w:rPr>
        <w:t>Initiator</w:t>
      </w:r>
      <w:r>
        <w:rPr>
          <w:rFonts w:cs="Arial"/>
          <w:color w:val="FF0000"/>
          <w:sz w:val="24"/>
          <w:szCs w:val="24"/>
          <w:lang w:val="en-GB"/>
        </w:rPr>
        <w:t>_Filter_Policy[i] parameters array elements are ordered in the same order as the set bits in the Scanning_PHY parameter, starting from bit 0.  The number of array elements is determined by the number of bits set in the Scanning_PHY parameter.</w:t>
      </w:r>
      <w:r w:rsidR="002A3ED0">
        <w:rPr>
          <w:rFonts w:cs="Arial"/>
          <w:color w:val="FF0000"/>
          <w:sz w:val="24"/>
          <w:szCs w:val="24"/>
          <w:lang w:val="en-GB"/>
        </w:rPr>
        <w:t xml:space="preserve">  When a connectable advertisement is received and a connection request is sent on either PHY, scanning on the other PHY is terminated.</w:t>
      </w:r>
    </w:p>
    <w:p w14:paraId="2ABB21CB" w14:textId="77777777" w:rsidR="004E796C" w:rsidRDefault="004E796C" w:rsidP="007A43CA">
      <w:pPr>
        <w:autoSpaceDE w:val="0"/>
        <w:autoSpaceDN w:val="0"/>
        <w:adjustRightInd w:val="0"/>
        <w:spacing w:after="0" w:line="240" w:lineRule="auto"/>
        <w:rPr>
          <w:rFonts w:cs="Arial"/>
          <w:color w:val="FF0000"/>
          <w:sz w:val="24"/>
          <w:szCs w:val="24"/>
        </w:rPr>
      </w:pPr>
    </w:p>
    <w:p w14:paraId="680C443B" w14:textId="77777777" w:rsidR="004E796C" w:rsidRPr="004138C9" w:rsidRDefault="004E796C" w:rsidP="007A43CA">
      <w:pPr>
        <w:autoSpaceDE w:val="0"/>
        <w:autoSpaceDN w:val="0"/>
        <w:adjustRightInd w:val="0"/>
        <w:spacing w:after="0" w:line="240" w:lineRule="auto"/>
        <w:rPr>
          <w:rFonts w:cs="Arial"/>
          <w:color w:val="FF0000"/>
          <w:sz w:val="24"/>
          <w:szCs w:val="24"/>
          <w:lang w:val="en-GB"/>
        </w:rPr>
      </w:pPr>
      <w:r w:rsidRPr="002E3A55">
        <w:rPr>
          <w:rFonts w:cs="Arial"/>
          <w:color w:val="FF0000"/>
          <w:sz w:val="24"/>
          <w:szCs w:val="24"/>
          <w:lang w:val="en-GB"/>
        </w:rPr>
        <w:t>The Scan_Interval</w:t>
      </w:r>
      <w:r>
        <w:rPr>
          <w:rFonts w:cs="Arial"/>
          <w:color w:val="FF0000"/>
          <w:sz w:val="24"/>
          <w:szCs w:val="24"/>
          <w:lang w:val="en-GB"/>
        </w:rPr>
        <w:t>[i]</w:t>
      </w:r>
      <w:r w:rsidRPr="002E3A55">
        <w:rPr>
          <w:rFonts w:cs="Arial"/>
          <w:color w:val="FF0000"/>
          <w:sz w:val="24"/>
          <w:szCs w:val="24"/>
          <w:lang w:val="en-GB"/>
        </w:rPr>
        <w:t xml:space="preserve"> and Scan_Window</w:t>
      </w:r>
      <w:r>
        <w:rPr>
          <w:rFonts w:cs="Arial"/>
          <w:color w:val="FF0000"/>
          <w:sz w:val="24"/>
          <w:szCs w:val="24"/>
          <w:lang w:val="en-GB"/>
        </w:rPr>
        <w:t>[i]</w:t>
      </w:r>
      <w:r w:rsidRPr="002E3A55">
        <w:rPr>
          <w:rFonts w:cs="Arial"/>
          <w:color w:val="FF0000"/>
          <w:sz w:val="24"/>
          <w:szCs w:val="24"/>
          <w:lang w:val="en-GB"/>
        </w:rPr>
        <w:t xml:space="preserve"> parameters are</w:t>
      </w:r>
      <w:r>
        <w:rPr>
          <w:rFonts w:cs="Arial"/>
          <w:color w:val="FF0000"/>
          <w:sz w:val="24"/>
          <w:szCs w:val="24"/>
          <w:lang w:val="en-GB"/>
        </w:rPr>
        <w:t xml:space="preserve"> </w:t>
      </w:r>
      <w:r w:rsidRPr="002E3A55">
        <w:rPr>
          <w:rFonts w:cs="Arial"/>
          <w:color w:val="FF0000"/>
          <w:sz w:val="24"/>
          <w:szCs w:val="24"/>
          <w:lang w:val="en-GB"/>
        </w:rPr>
        <w:t>recommendations from the Host on how long (Scan_Window</w:t>
      </w:r>
      <w:r>
        <w:rPr>
          <w:rFonts w:cs="Arial"/>
          <w:color w:val="FF0000"/>
          <w:sz w:val="24"/>
          <w:szCs w:val="24"/>
          <w:lang w:val="en-GB"/>
        </w:rPr>
        <w:t>[i]</w:t>
      </w:r>
      <w:r w:rsidRPr="002E3A55">
        <w:rPr>
          <w:rFonts w:cs="Arial"/>
          <w:color w:val="FF0000"/>
          <w:sz w:val="24"/>
          <w:szCs w:val="24"/>
          <w:lang w:val="en-GB"/>
        </w:rPr>
        <w:t>) and how</w:t>
      </w:r>
      <w:r>
        <w:rPr>
          <w:rFonts w:cs="Arial"/>
          <w:color w:val="FF0000"/>
          <w:sz w:val="24"/>
          <w:szCs w:val="24"/>
          <w:lang w:val="en-GB"/>
        </w:rPr>
        <w:t xml:space="preserve"> </w:t>
      </w:r>
      <w:r w:rsidRPr="002E3A55">
        <w:rPr>
          <w:rFonts w:cs="Arial"/>
          <w:color w:val="FF0000"/>
          <w:sz w:val="24"/>
          <w:szCs w:val="24"/>
          <w:lang w:val="en-GB"/>
        </w:rPr>
        <w:t>frequently (Scan_Interval</w:t>
      </w:r>
      <w:r>
        <w:rPr>
          <w:rFonts w:cs="Arial"/>
          <w:color w:val="FF0000"/>
          <w:sz w:val="24"/>
          <w:szCs w:val="24"/>
          <w:lang w:val="en-GB"/>
        </w:rPr>
        <w:t>[i]</w:t>
      </w:r>
      <w:r w:rsidRPr="002E3A55">
        <w:rPr>
          <w:rFonts w:cs="Arial"/>
          <w:color w:val="FF0000"/>
          <w:sz w:val="24"/>
          <w:szCs w:val="24"/>
          <w:lang w:val="en-GB"/>
        </w:rPr>
        <w:t>) the Controller should scan (</w:t>
      </w:r>
      <w:r>
        <w:rPr>
          <w:rFonts w:cs="Arial"/>
          <w:color w:val="FF0000"/>
          <w:sz w:val="24"/>
          <w:szCs w:val="24"/>
          <w:lang w:val="en-GB"/>
        </w:rPr>
        <w:t>s</w:t>
      </w:r>
      <w:r w:rsidRPr="002E3A55">
        <w:rPr>
          <w:rFonts w:cs="Arial"/>
          <w:color w:val="FF0000"/>
          <w:sz w:val="24"/>
          <w:szCs w:val="24"/>
          <w:lang w:val="en-GB"/>
        </w:rPr>
        <w:t>ee [Vol 6] Part B,</w:t>
      </w:r>
      <w:r>
        <w:rPr>
          <w:rFonts w:cs="Arial"/>
          <w:color w:val="FF0000"/>
          <w:sz w:val="24"/>
          <w:szCs w:val="24"/>
          <w:lang w:val="en-GB"/>
        </w:rPr>
        <w:t xml:space="preserve"> </w:t>
      </w:r>
      <w:r w:rsidRPr="002E3A55">
        <w:rPr>
          <w:rFonts w:cs="Arial"/>
          <w:color w:val="FF0000"/>
          <w:sz w:val="24"/>
          <w:szCs w:val="24"/>
          <w:lang w:val="en-GB"/>
        </w:rPr>
        <w:t xml:space="preserve">Section 4.5.3). </w:t>
      </w:r>
      <w:r>
        <w:rPr>
          <w:rFonts w:cs="Arial"/>
          <w:color w:val="FF0000"/>
          <w:sz w:val="24"/>
          <w:szCs w:val="24"/>
          <w:lang w:val="en-GB"/>
        </w:rPr>
        <w:t>The sum of (Scan_Window[i] ÷ Scan_Interval[i]) for all the PHYs selected shall be less than or equal to 1. If it equals 1, scanning should be run continuously.  If the sum is greater than 1, the</w:t>
      </w:r>
      <w:ins w:id="307" w:author="Clive D.W. Feather" w:date="2016-04-13T07:57:00Z">
        <w:r w:rsidR="000613C3">
          <w:rPr>
            <w:rFonts w:cs="Arial"/>
            <w:color w:val="FF0000"/>
            <w:sz w:val="24"/>
            <w:szCs w:val="24"/>
            <w:lang w:val="en-GB"/>
          </w:rPr>
          <w:t xml:space="preserve"> Controller shall return the</w:t>
        </w:r>
      </w:ins>
      <w:r>
        <w:rPr>
          <w:rFonts w:cs="Arial"/>
          <w:color w:val="FF0000"/>
          <w:sz w:val="24"/>
          <w:szCs w:val="24"/>
          <w:lang w:val="en-GB"/>
        </w:rPr>
        <w:t xml:space="preserve"> Invalid HCI Command Parameters (0x12) error code</w:t>
      </w:r>
      <w:del w:id="308" w:author="Clive D.W. Feather" w:date="2016-04-13T07:57:00Z">
        <w:r w:rsidDel="000613C3">
          <w:rPr>
            <w:rFonts w:cs="Arial"/>
            <w:color w:val="FF0000"/>
            <w:sz w:val="24"/>
            <w:szCs w:val="24"/>
            <w:lang w:val="en-GB"/>
          </w:rPr>
          <w:delText xml:space="preserve"> shall be used</w:delText>
        </w:r>
      </w:del>
      <w:r>
        <w:rPr>
          <w:rFonts w:cs="Arial"/>
          <w:color w:val="FF0000"/>
          <w:sz w:val="24"/>
          <w:szCs w:val="24"/>
          <w:lang w:val="en-GB"/>
        </w:rPr>
        <w:t xml:space="preserve">.  The Controller may perform each scan on a PHY independently.  If there is an overlap in scan windows for independent PHY scans, it is implementation dependent which PHY the scan will occur </w:t>
      </w:r>
      <w:r w:rsidR="00EA0381">
        <w:rPr>
          <w:rFonts w:cs="Arial"/>
          <w:color w:val="FF0000"/>
          <w:sz w:val="24"/>
          <w:szCs w:val="24"/>
          <w:lang w:val="en-GB"/>
        </w:rPr>
        <w:t xml:space="preserve">on </w:t>
      </w:r>
      <w:r>
        <w:rPr>
          <w:rFonts w:cs="Arial"/>
          <w:color w:val="FF0000"/>
          <w:sz w:val="24"/>
          <w:szCs w:val="24"/>
          <w:lang w:val="en-GB"/>
        </w:rPr>
        <w:t>during the overlap.</w:t>
      </w:r>
      <w:r w:rsidRPr="0093524B">
        <w:rPr>
          <w:rFonts w:cs="Arial"/>
          <w:color w:val="FF0000"/>
          <w:sz w:val="24"/>
          <w:szCs w:val="24"/>
          <w:lang w:val="en-GB"/>
        </w:rPr>
        <w:t xml:space="preserve"> </w:t>
      </w:r>
    </w:p>
    <w:p w14:paraId="39A28352" w14:textId="77777777" w:rsidR="007A43CA" w:rsidRPr="004138C9" w:rsidRDefault="007A43CA" w:rsidP="007A43CA">
      <w:pPr>
        <w:autoSpaceDE w:val="0"/>
        <w:autoSpaceDN w:val="0"/>
        <w:adjustRightInd w:val="0"/>
        <w:spacing w:after="0" w:line="240" w:lineRule="auto"/>
        <w:rPr>
          <w:rFonts w:cs="Arial"/>
          <w:color w:val="FF0000"/>
          <w:sz w:val="24"/>
          <w:szCs w:val="24"/>
        </w:rPr>
      </w:pPr>
    </w:p>
    <w:p w14:paraId="2A94AC3E" w14:textId="77777777" w:rsidR="007A43CA" w:rsidRPr="004138C9" w:rsidRDefault="007A43CA" w:rsidP="007A43CA">
      <w:pPr>
        <w:autoSpaceDE w:val="0"/>
        <w:autoSpaceDN w:val="0"/>
        <w:adjustRightInd w:val="0"/>
        <w:spacing w:after="0" w:line="240" w:lineRule="auto"/>
        <w:rPr>
          <w:rFonts w:cs="Arial"/>
          <w:color w:val="FF0000"/>
          <w:sz w:val="24"/>
          <w:szCs w:val="24"/>
        </w:rPr>
      </w:pPr>
      <w:r w:rsidRPr="004138C9">
        <w:rPr>
          <w:rFonts w:cs="Arial"/>
          <w:color w:val="FF0000"/>
          <w:sz w:val="24"/>
          <w:szCs w:val="24"/>
        </w:rPr>
        <w:t>The Initiator_Filter_Policy is used to determine whether the White List is used. If the White List is not used, the Peer_Address_Type and the Peer_Address parameters specify the address type and address of the advertising device to connect to.</w:t>
      </w:r>
    </w:p>
    <w:p w14:paraId="24A09CFE" w14:textId="77777777" w:rsidR="007A43CA" w:rsidRPr="004138C9" w:rsidRDefault="007A43CA" w:rsidP="007A43CA">
      <w:pPr>
        <w:autoSpaceDE w:val="0"/>
        <w:autoSpaceDN w:val="0"/>
        <w:adjustRightInd w:val="0"/>
        <w:spacing w:after="0" w:line="240" w:lineRule="auto"/>
        <w:rPr>
          <w:rFonts w:cs="Arial"/>
          <w:color w:val="FF0000"/>
          <w:sz w:val="24"/>
          <w:szCs w:val="24"/>
        </w:rPr>
      </w:pPr>
    </w:p>
    <w:p w14:paraId="40B38747" w14:textId="77777777" w:rsidR="00C7514C" w:rsidRDefault="00C7514C" w:rsidP="00C7514C">
      <w:pPr>
        <w:autoSpaceDE w:val="0"/>
        <w:autoSpaceDN w:val="0"/>
        <w:adjustRightInd w:val="0"/>
        <w:spacing w:after="0" w:line="240" w:lineRule="auto"/>
        <w:rPr>
          <w:rFonts w:cs="Arial"/>
          <w:color w:val="FF0000"/>
          <w:sz w:val="24"/>
          <w:szCs w:val="24"/>
        </w:rPr>
      </w:pPr>
      <w:r w:rsidRPr="00D457FE">
        <w:rPr>
          <w:rFonts w:cs="Arial"/>
          <w:color w:val="FF0000"/>
          <w:sz w:val="24"/>
          <w:szCs w:val="24"/>
        </w:rPr>
        <w:t xml:space="preserve">Own_Address_Type parameter indicates the type of address being used in the connection request packets. </w:t>
      </w:r>
    </w:p>
    <w:p w14:paraId="425981D0" w14:textId="77777777" w:rsidR="00C7514C" w:rsidRPr="00D457FE" w:rsidRDefault="00C7514C" w:rsidP="00C7514C">
      <w:pPr>
        <w:autoSpaceDE w:val="0"/>
        <w:autoSpaceDN w:val="0"/>
        <w:adjustRightInd w:val="0"/>
        <w:spacing w:after="0" w:line="240" w:lineRule="auto"/>
        <w:rPr>
          <w:rFonts w:cs="Arial"/>
          <w:color w:val="FF0000"/>
          <w:sz w:val="24"/>
          <w:szCs w:val="24"/>
        </w:rPr>
      </w:pPr>
    </w:p>
    <w:p w14:paraId="7ED5EC4A" w14:textId="77777777" w:rsidR="007A43CA" w:rsidRPr="004138C9" w:rsidRDefault="007A43CA" w:rsidP="007A43CA">
      <w:pPr>
        <w:autoSpaceDE w:val="0"/>
        <w:autoSpaceDN w:val="0"/>
        <w:adjustRightInd w:val="0"/>
        <w:spacing w:after="0" w:line="240" w:lineRule="auto"/>
        <w:rPr>
          <w:rFonts w:cs="Arial"/>
          <w:color w:val="FF0000"/>
          <w:sz w:val="24"/>
          <w:szCs w:val="24"/>
        </w:rPr>
      </w:pPr>
      <w:r w:rsidRPr="004138C9">
        <w:rPr>
          <w:rFonts w:cs="Arial"/>
          <w:color w:val="FF0000"/>
          <w:sz w:val="24"/>
          <w:szCs w:val="24"/>
        </w:rPr>
        <w:t>Peer_Address_Type parameter indicates the type of address used in the connectable advertisement sent by the peer.</w:t>
      </w:r>
    </w:p>
    <w:p w14:paraId="6FD6CA04" w14:textId="77777777" w:rsidR="007A43CA" w:rsidRPr="004138C9" w:rsidRDefault="007A43CA" w:rsidP="007A43CA">
      <w:pPr>
        <w:autoSpaceDE w:val="0"/>
        <w:autoSpaceDN w:val="0"/>
        <w:adjustRightInd w:val="0"/>
        <w:spacing w:after="0" w:line="240" w:lineRule="auto"/>
        <w:rPr>
          <w:rFonts w:cs="Arial"/>
          <w:color w:val="FF0000"/>
          <w:sz w:val="24"/>
          <w:szCs w:val="24"/>
        </w:rPr>
      </w:pPr>
    </w:p>
    <w:p w14:paraId="1E10F477" w14:textId="77777777" w:rsidR="007A43CA" w:rsidRPr="004138C9" w:rsidRDefault="007A43CA" w:rsidP="007A43CA">
      <w:pPr>
        <w:autoSpaceDE w:val="0"/>
        <w:autoSpaceDN w:val="0"/>
        <w:adjustRightInd w:val="0"/>
        <w:spacing w:after="0" w:line="240" w:lineRule="auto"/>
        <w:rPr>
          <w:rFonts w:cs="Arial"/>
          <w:color w:val="FF0000"/>
          <w:sz w:val="24"/>
          <w:szCs w:val="24"/>
        </w:rPr>
      </w:pPr>
      <w:r w:rsidRPr="004138C9">
        <w:rPr>
          <w:rFonts w:cs="Arial"/>
          <w:color w:val="FF0000"/>
          <w:sz w:val="24"/>
          <w:szCs w:val="24"/>
        </w:rPr>
        <w:t>Peer_Address parameter indicates the Peer’s Public Device Address, Random (static) Device Address, Non-Resolvable Private Address or Resolvable Private Address depending on the Peer_Address_Type parameter.</w:t>
      </w:r>
    </w:p>
    <w:p w14:paraId="0B7F3A32" w14:textId="77777777" w:rsidR="007A43CA" w:rsidRPr="004138C9" w:rsidRDefault="007A43CA" w:rsidP="004138C9">
      <w:pPr>
        <w:autoSpaceDE w:val="0"/>
        <w:autoSpaceDN w:val="0"/>
        <w:adjustRightInd w:val="0"/>
        <w:spacing w:after="0" w:line="240" w:lineRule="auto"/>
        <w:rPr>
          <w:rFonts w:cs="Arial"/>
          <w:color w:val="FF0000"/>
          <w:szCs w:val="24"/>
        </w:rPr>
      </w:pPr>
    </w:p>
    <w:p w14:paraId="2AE85626" w14:textId="77777777" w:rsidR="007A43CA" w:rsidRPr="004138C9" w:rsidRDefault="007A43CA" w:rsidP="004138C9">
      <w:pPr>
        <w:autoSpaceDE w:val="0"/>
        <w:autoSpaceDN w:val="0"/>
        <w:adjustRightInd w:val="0"/>
        <w:spacing w:after="0" w:line="240" w:lineRule="auto"/>
        <w:rPr>
          <w:rFonts w:cs="Arial"/>
          <w:color w:val="FF0000"/>
          <w:szCs w:val="24"/>
        </w:rPr>
      </w:pPr>
      <w:r w:rsidRPr="004138C9">
        <w:rPr>
          <w:rFonts w:cs="Arial"/>
          <w:color w:val="FF0000"/>
          <w:sz w:val="24"/>
          <w:szCs w:val="24"/>
        </w:rPr>
        <w:t>The Conn_Interval_Min and Conn_Interval_Max parameters define the minimum and maximum allowed connection interval. The Conn_Interval_Min parameter shall not be greater than the Conn_Interval_Max parameter.</w:t>
      </w:r>
    </w:p>
    <w:p w14:paraId="2E3DBC4F" w14:textId="77777777" w:rsidR="00AA6B8E" w:rsidRPr="004138C9" w:rsidRDefault="00AA6B8E" w:rsidP="004138C9">
      <w:pPr>
        <w:rPr>
          <w:color w:val="FF0000"/>
        </w:rPr>
      </w:pPr>
    </w:p>
    <w:p w14:paraId="116DE7A3" w14:textId="77777777" w:rsidR="007A43CA" w:rsidRPr="004138C9" w:rsidRDefault="007A43CA" w:rsidP="007A43CA">
      <w:pPr>
        <w:autoSpaceDE w:val="0"/>
        <w:autoSpaceDN w:val="0"/>
        <w:adjustRightInd w:val="0"/>
        <w:spacing w:after="0" w:line="240" w:lineRule="auto"/>
        <w:rPr>
          <w:rFonts w:cs="Arial"/>
          <w:color w:val="FF0000"/>
          <w:sz w:val="24"/>
          <w:szCs w:val="24"/>
        </w:rPr>
      </w:pPr>
      <w:r w:rsidRPr="004138C9">
        <w:rPr>
          <w:rFonts w:cs="Arial"/>
          <w:color w:val="FF0000"/>
          <w:sz w:val="24"/>
          <w:szCs w:val="24"/>
        </w:rPr>
        <w:t>The Conn_Latency parameter defines the maximum allowed connection latency (see [Vol 6] Part B, Section 4.5.1).</w:t>
      </w:r>
    </w:p>
    <w:p w14:paraId="405C0FE3" w14:textId="77777777" w:rsidR="007A43CA" w:rsidRPr="004138C9" w:rsidRDefault="007A43CA" w:rsidP="007A43CA">
      <w:pPr>
        <w:autoSpaceDE w:val="0"/>
        <w:autoSpaceDN w:val="0"/>
        <w:adjustRightInd w:val="0"/>
        <w:spacing w:after="0" w:line="240" w:lineRule="auto"/>
        <w:rPr>
          <w:rFonts w:cs="Arial"/>
          <w:color w:val="FF0000"/>
          <w:sz w:val="24"/>
          <w:szCs w:val="24"/>
        </w:rPr>
      </w:pPr>
    </w:p>
    <w:p w14:paraId="26DA4FBB" w14:textId="77777777" w:rsidR="007A43CA" w:rsidRPr="004138C9" w:rsidRDefault="007A43CA" w:rsidP="007A43CA">
      <w:pPr>
        <w:autoSpaceDE w:val="0"/>
        <w:autoSpaceDN w:val="0"/>
        <w:adjustRightInd w:val="0"/>
        <w:spacing w:after="0" w:line="240" w:lineRule="auto"/>
        <w:rPr>
          <w:rFonts w:cs="Arial"/>
          <w:color w:val="FF0000"/>
          <w:sz w:val="24"/>
          <w:szCs w:val="24"/>
        </w:rPr>
      </w:pPr>
      <w:r w:rsidRPr="004138C9">
        <w:rPr>
          <w:rFonts w:cs="Arial"/>
          <w:color w:val="FF0000"/>
          <w:sz w:val="24"/>
          <w:szCs w:val="24"/>
        </w:rPr>
        <w:t>The Supervision_Timeout parameter defines the link supervision timeout for the connection. The Supervision_Timeout in milliseconds shall be larger than (1 + Conn_Latency) * Conn_Interval_Max * 2, where Conn_Interval_Max is given in milliseconds. (See [Vol 6] Part B, Section 4.5.2).</w:t>
      </w:r>
    </w:p>
    <w:p w14:paraId="203191BA" w14:textId="77777777" w:rsidR="007A43CA" w:rsidRPr="004138C9" w:rsidRDefault="007A43CA" w:rsidP="007A43CA">
      <w:pPr>
        <w:autoSpaceDE w:val="0"/>
        <w:autoSpaceDN w:val="0"/>
        <w:adjustRightInd w:val="0"/>
        <w:spacing w:after="0" w:line="240" w:lineRule="auto"/>
        <w:rPr>
          <w:rFonts w:cs="Arial"/>
          <w:color w:val="FF0000"/>
          <w:sz w:val="24"/>
          <w:szCs w:val="24"/>
        </w:rPr>
      </w:pPr>
    </w:p>
    <w:p w14:paraId="28B0496A" w14:textId="77777777" w:rsidR="007A43CA" w:rsidRPr="004138C9" w:rsidRDefault="007A43CA" w:rsidP="007A43CA">
      <w:pPr>
        <w:autoSpaceDE w:val="0"/>
        <w:autoSpaceDN w:val="0"/>
        <w:adjustRightInd w:val="0"/>
        <w:spacing w:after="0" w:line="240" w:lineRule="auto"/>
        <w:rPr>
          <w:rFonts w:cs="Arial"/>
          <w:color w:val="FF0000"/>
          <w:sz w:val="24"/>
          <w:szCs w:val="24"/>
        </w:rPr>
      </w:pPr>
      <w:r w:rsidRPr="004138C9">
        <w:rPr>
          <w:rFonts w:cs="Arial"/>
          <w:color w:val="FF0000"/>
          <w:sz w:val="24"/>
          <w:szCs w:val="24"/>
        </w:rPr>
        <w:t>The Minimum_CE_Length and Maximum_CE_Length parameters are informative parameters providing the Controller with the expected minimum and maximum length of the connection events. The Minimum_CE_Length parameter shall be less than or equal to the Maximum_CE_Length parameter.</w:t>
      </w:r>
    </w:p>
    <w:p w14:paraId="0DFD2DDE" w14:textId="77777777" w:rsidR="007A43CA" w:rsidRPr="004138C9" w:rsidRDefault="007A43CA" w:rsidP="007A43CA">
      <w:pPr>
        <w:autoSpaceDE w:val="0"/>
        <w:autoSpaceDN w:val="0"/>
        <w:adjustRightInd w:val="0"/>
        <w:spacing w:after="0" w:line="240" w:lineRule="auto"/>
        <w:rPr>
          <w:rFonts w:cs="Arial"/>
          <w:color w:val="FF0000"/>
          <w:sz w:val="24"/>
          <w:szCs w:val="24"/>
        </w:rPr>
      </w:pPr>
    </w:p>
    <w:p w14:paraId="44D566A1" w14:textId="77777777" w:rsidR="007A43CA" w:rsidRPr="004138C9" w:rsidRDefault="000613C3" w:rsidP="007A43CA">
      <w:pPr>
        <w:autoSpaceDE w:val="0"/>
        <w:autoSpaceDN w:val="0"/>
        <w:adjustRightInd w:val="0"/>
        <w:spacing w:after="0" w:line="240" w:lineRule="auto"/>
        <w:rPr>
          <w:rFonts w:cs="Arial"/>
          <w:color w:val="FF0000"/>
          <w:sz w:val="24"/>
          <w:szCs w:val="24"/>
        </w:rPr>
      </w:pPr>
      <w:ins w:id="309" w:author="Clive D.W. Feather" w:date="2016-04-13T08:03:00Z">
        <w:r>
          <w:rPr>
            <w:rFonts w:cs="Arial"/>
            <w:color w:val="FF0000"/>
            <w:sz w:val="24"/>
            <w:szCs w:val="24"/>
          </w:rPr>
          <w:t>If t</w:t>
        </w:r>
      </w:ins>
      <w:del w:id="310" w:author="Clive D.W. Feather" w:date="2016-04-13T08:03:00Z">
        <w:r w:rsidR="007A43CA" w:rsidRPr="004138C9" w:rsidDel="000613C3">
          <w:rPr>
            <w:rFonts w:cs="Arial"/>
            <w:color w:val="FF0000"/>
            <w:sz w:val="24"/>
            <w:szCs w:val="24"/>
          </w:rPr>
          <w:delText>T</w:delText>
        </w:r>
      </w:del>
      <w:r w:rsidR="007A43CA" w:rsidRPr="004138C9">
        <w:rPr>
          <w:rFonts w:cs="Arial"/>
          <w:color w:val="FF0000"/>
          <w:sz w:val="24"/>
          <w:szCs w:val="24"/>
        </w:rPr>
        <w:t xml:space="preserve">he Host </w:t>
      </w:r>
      <w:del w:id="311" w:author="Clive D.W. Feather" w:date="2016-04-13T08:03:00Z">
        <w:r w:rsidR="007A43CA" w:rsidRPr="004138C9" w:rsidDel="000613C3">
          <w:rPr>
            <w:rFonts w:cs="Arial"/>
            <w:color w:val="FF0000"/>
            <w:sz w:val="24"/>
            <w:szCs w:val="24"/>
          </w:rPr>
          <w:delText xml:space="preserve">shall not </w:delText>
        </w:r>
      </w:del>
      <w:r w:rsidR="007A43CA" w:rsidRPr="004138C9">
        <w:rPr>
          <w:rFonts w:cs="Arial"/>
          <w:color w:val="FF0000"/>
          <w:sz w:val="24"/>
          <w:szCs w:val="24"/>
        </w:rPr>
        <w:t>issue</w:t>
      </w:r>
      <w:ins w:id="312" w:author="Clive D.W. Feather" w:date="2016-04-13T08:03:00Z">
        <w:r>
          <w:rPr>
            <w:rFonts w:cs="Arial"/>
            <w:color w:val="FF0000"/>
            <w:sz w:val="24"/>
            <w:szCs w:val="24"/>
          </w:rPr>
          <w:t>s</w:t>
        </w:r>
      </w:ins>
      <w:r w:rsidR="007A43CA" w:rsidRPr="004138C9">
        <w:rPr>
          <w:rFonts w:cs="Arial"/>
          <w:color w:val="FF0000"/>
          <w:sz w:val="24"/>
          <w:szCs w:val="24"/>
        </w:rPr>
        <w:t xml:space="preserve"> this command when another LE_Create_Connection </w:t>
      </w:r>
      <w:r w:rsidR="008772A5">
        <w:rPr>
          <w:rFonts w:cs="Arial"/>
          <w:color w:val="FF0000"/>
          <w:sz w:val="24"/>
          <w:szCs w:val="24"/>
        </w:rPr>
        <w:t xml:space="preserve">or LE_Extended_Create_Connection command </w:t>
      </w:r>
      <w:r w:rsidR="007A43CA" w:rsidRPr="004138C9">
        <w:rPr>
          <w:rFonts w:cs="Arial"/>
          <w:color w:val="FF0000"/>
          <w:sz w:val="24"/>
          <w:szCs w:val="24"/>
        </w:rPr>
        <w:t>is pending in the Controller</w:t>
      </w:r>
      <w:ins w:id="313" w:author="Clive D.W. Feather" w:date="2016-04-13T08:03:00Z">
        <w:r>
          <w:rPr>
            <w:rFonts w:cs="Arial"/>
            <w:color w:val="FF0000"/>
            <w:sz w:val="24"/>
            <w:szCs w:val="24"/>
          </w:rPr>
          <w:t>,</w:t>
        </w:r>
      </w:ins>
      <w:del w:id="314" w:author="Clive D.W. Feather" w:date="2016-04-13T08:03:00Z">
        <w:r w:rsidR="007A43CA" w:rsidRPr="004138C9" w:rsidDel="000613C3">
          <w:rPr>
            <w:rFonts w:cs="Arial"/>
            <w:color w:val="FF0000"/>
            <w:sz w:val="24"/>
            <w:szCs w:val="24"/>
          </w:rPr>
          <w:delText>; if this does occur</w:delText>
        </w:r>
      </w:del>
      <w:r w:rsidR="007A43CA" w:rsidRPr="004138C9">
        <w:rPr>
          <w:rFonts w:cs="Arial"/>
          <w:color w:val="FF0000"/>
          <w:sz w:val="24"/>
          <w:szCs w:val="24"/>
        </w:rPr>
        <w:t xml:space="preserve"> the Controller shall return the Command Disallowed error code.</w:t>
      </w:r>
    </w:p>
    <w:p w14:paraId="49CF052E" w14:textId="77777777" w:rsidR="007A43CA" w:rsidRPr="004138C9" w:rsidRDefault="007A43CA" w:rsidP="007A43CA">
      <w:pPr>
        <w:autoSpaceDE w:val="0"/>
        <w:autoSpaceDN w:val="0"/>
        <w:adjustRightInd w:val="0"/>
        <w:spacing w:after="0" w:line="240" w:lineRule="auto"/>
        <w:rPr>
          <w:rFonts w:cs="Arial"/>
          <w:color w:val="FF0000"/>
          <w:sz w:val="24"/>
          <w:szCs w:val="24"/>
        </w:rPr>
      </w:pPr>
    </w:p>
    <w:p w14:paraId="2606959F" w14:textId="77777777" w:rsidR="00AA6B8E" w:rsidRPr="004138C9" w:rsidRDefault="007A43CA" w:rsidP="004138C9">
      <w:pPr>
        <w:rPr>
          <w:color w:val="FF0000"/>
        </w:rPr>
      </w:pPr>
      <w:r w:rsidRPr="004138C9">
        <w:rPr>
          <w:rFonts w:ascii="Arial,Bold" w:hAnsi="Arial,Bold" w:cs="Arial,Bold"/>
          <w:b/>
          <w:bCs/>
          <w:color w:val="FF0000"/>
          <w:sz w:val="24"/>
          <w:szCs w:val="24"/>
        </w:rPr>
        <w:t>Command Parameters:</w:t>
      </w:r>
    </w:p>
    <w:p w14:paraId="65A6BB6B" w14:textId="77777777" w:rsidR="00AA6B8E" w:rsidRDefault="00AA6B8E" w:rsidP="00AA6B8E">
      <w:pPr>
        <w:spacing w:after="0"/>
        <w:rPr>
          <w:rFonts w:cs="Arial"/>
          <w:i/>
          <w:color w:val="FF0000"/>
          <w:sz w:val="24"/>
          <w:szCs w:val="24"/>
        </w:rPr>
      </w:pPr>
      <w:r>
        <w:rPr>
          <w:rFonts w:cs="Arial"/>
          <w:i/>
          <w:color w:val="FF0000"/>
          <w:sz w:val="24"/>
          <w:szCs w:val="24"/>
        </w:rPr>
        <w:t>Initiating_</w:t>
      </w:r>
      <w:r w:rsidRPr="004A3BDF">
        <w:rPr>
          <w:rFonts w:cs="Arial"/>
          <w:i/>
          <w:color w:val="FF0000"/>
          <w:sz w:val="24"/>
          <w:szCs w:val="24"/>
        </w:rPr>
        <w:t>PHY</w:t>
      </w:r>
      <w:r>
        <w:rPr>
          <w:rFonts w:cs="Arial"/>
          <w:i/>
          <w:color w:val="FF0000"/>
          <w:sz w:val="24"/>
          <w:szCs w:val="24"/>
        </w:rPr>
        <w:t>s</w:t>
      </w:r>
      <w:r w:rsidRPr="004A3BDF">
        <w:rPr>
          <w:rFonts w:cs="Arial"/>
          <w:i/>
          <w:color w:val="FF0000"/>
          <w:sz w:val="24"/>
          <w:szCs w:val="24"/>
        </w:rPr>
        <w:t>:</w:t>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Pr>
          <w:rFonts w:cs="Arial"/>
          <w:i/>
          <w:color w:val="FF0000"/>
          <w:sz w:val="24"/>
          <w:szCs w:val="24"/>
        </w:rPr>
        <w:tab/>
      </w:r>
      <w:r w:rsidRPr="004A3BDF">
        <w:rPr>
          <w:rFonts w:cs="Arial"/>
          <w:i/>
          <w:color w:val="FF0000"/>
          <w:sz w:val="24"/>
          <w:szCs w:val="24"/>
        </w:rPr>
        <w:t>Size: 1 Octet</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AA6B8E" w:rsidRPr="004A3BDF" w14:paraId="587560B3" w14:textId="77777777" w:rsidTr="003E772E">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4870DCB9" w14:textId="77777777" w:rsidR="00AA6B8E" w:rsidRPr="004A3BDF" w:rsidRDefault="00AA6B8E" w:rsidP="003E772E">
            <w:pPr>
              <w:pStyle w:val="Tableheading"/>
              <w:spacing w:before="96"/>
              <w:rPr>
                <w:rFonts w:cs="Arial"/>
                <w:color w:val="FF0000"/>
                <w:sz w:val="24"/>
                <w:szCs w:val="24"/>
              </w:rPr>
            </w:pPr>
            <w:r>
              <w:rPr>
                <w:rFonts w:cs="Arial"/>
                <w:color w:val="FF0000"/>
                <w:sz w:val="24"/>
                <w:szCs w:val="24"/>
              </w:rPr>
              <w:t>Bit number</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2CD091C8" w14:textId="77777777" w:rsidR="00AA6B8E" w:rsidRPr="004A3BDF" w:rsidRDefault="00AA6B8E" w:rsidP="003E772E">
            <w:pPr>
              <w:pStyle w:val="Tableheading"/>
              <w:spacing w:before="96"/>
              <w:rPr>
                <w:rFonts w:cs="Arial"/>
                <w:color w:val="FF0000"/>
                <w:sz w:val="24"/>
                <w:szCs w:val="24"/>
              </w:rPr>
            </w:pPr>
            <w:r>
              <w:rPr>
                <w:rFonts w:cs="Arial"/>
                <w:color w:val="FF0000"/>
                <w:sz w:val="24"/>
                <w:szCs w:val="24"/>
              </w:rPr>
              <w:t>Meaning</w:t>
            </w:r>
          </w:p>
        </w:tc>
      </w:tr>
      <w:tr w:rsidR="00AA6B8E" w:rsidRPr="004A3BDF" w14:paraId="1A3C2DBF" w14:textId="77777777" w:rsidTr="003E772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2A0B91F7" w14:textId="77777777" w:rsidR="00AA6B8E" w:rsidRPr="004A3BDF" w:rsidRDefault="00AA6B8E" w:rsidP="003E772E">
            <w:pPr>
              <w:pStyle w:val="CellBody"/>
              <w:spacing w:before="96"/>
              <w:rPr>
                <w:rFonts w:ascii="Arial" w:hAnsi="Arial" w:cs="Arial"/>
                <w:color w:val="FF0000"/>
                <w:sz w:val="24"/>
                <w:szCs w:val="24"/>
              </w:rPr>
            </w:pPr>
            <w:r w:rsidRPr="004A3BDF">
              <w:rPr>
                <w:rFonts w:ascii="Arial" w:hAnsi="Arial" w:cs="Arial"/>
                <w:color w:val="FF0000"/>
                <w:sz w:val="24"/>
                <w:szCs w:val="24"/>
              </w:rPr>
              <w:t>0</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18EB6987" w14:textId="77777777" w:rsidR="00AA6B8E" w:rsidRPr="004A3BDF" w:rsidRDefault="00AA6B8E" w:rsidP="003E772E">
            <w:pPr>
              <w:pStyle w:val="CellBody"/>
              <w:spacing w:before="96"/>
              <w:rPr>
                <w:rFonts w:ascii="Arial" w:hAnsi="Arial" w:cs="Arial"/>
                <w:color w:val="FF0000"/>
                <w:sz w:val="24"/>
                <w:szCs w:val="24"/>
                <w:lang w:val="en-GB"/>
              </w:rPr>
            </w:pPr>
            <w:r>
              <w:rPr>
                <w:rFonts w:ascii="Arial" w:hAnsi="Arial" w:cs="Arial"/>
                <w:color w:val="FF0000"/>
                <w:sz w:val="24"/>
                <w:szCs w:val="24"/>
                <w:lang w:val="en-GB"/>
              </w:rPr>
              <w:t>Scan connectable advertisements on the LE 1M PHY</w:t>
            </w:r>
          </w:p>
        </w:tc>
      </w:tr>
      <w:tr w:rsidR="00AA6B8E" w:rsidRPr="004A3BDF" w14:paraId="1D8E2C2B" w14:textId="77777777" w:rsidTr="003E772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11B3B9BA" w14:textId="77777777" w:rsidR="00AA6B8E" w:rsidRPr="004A3BDF" w:rsidRDefault="00AA6B8E" w:rsidP="003E772E">
            <w:pPr>
              <w:pStyle w:val="CellBody"/>
              <w:spacing w:before="96"/>
              <w:rPr>
                <w:rFonts w:ascii="Arial" w:hAnsi="Arial" w:cs="Arial"/>
                <w:color w:val="FF0000"/>
                <w:sz w:val="24"/>
                <w:szCs w:val="24"/>
              </w:rPr>
            </w:pPr>
            <w:r w:rsidRPr="004A3BDF">
              <w:rPr>
                <w:rFonts w:ascii="Arial" w:hAnsi="Arial" w:cs="Arial"/>
                <w:color w:val="FF0000"/>
                <w:sz w:val="24"/>
                <w:szCs w:val="24"/>
              </w:rPr>
              <w:t>2</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36E8D708" w14:textId="77777777" w:rsidR="00AA6B8E" w:rsidRPr="004A3BDF" w:rsidRDefault="00AA6B8E" w:rsidP="003E772E">
            <w:pPr>
              <w:pStyle w:val="CellBody"/>
              <w:spacing w:before="96"/>
              <w:rPr>
                <w:rFonts w:ascii="Arial" w:hAnsi="Arial" w:cs="Arial"/>
                <w:color w:val="FF0000"/>
                <w:sz w:val="24"/>
                <w:szCs w:val="24"/>
                <w:lang w:val="en-GB"/>
              </w:rPr>
            </w:pPr>
            <w:r>
              <w:rPr>
                <w:rFonts w:ascii="Arial" w:hAnsi="Arial" w:cs="Arial"/>
                <w:color w:val="FF0000"/>
                <w:sz w:val="24"/>
                <w:szCs w:val="24"/>
                <w:lang w:val="en-GB"/>
              </w:rPr>
              <w:t>Scan connectable advertisements on the LE Coded PHY</w:t>
            </w:r>
          </w:p>
        </w:tc>
      </w:tr>
      <w:tr w:rsidR="00AA6B8E" w:rsidRPr="004A3BDF" w14:paraId="7204B64B" w14:textId="77777777" w:rsidTr="003E772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7241346D" w14:textId="77777777" w:rsidR="00AA6B8E" w:rsidRPr="004A3BDF" w:rsidRDefault="00AA6B8E" w:rsidP="003E772E">
            <w:pPr>
              <w:pStyle w:val="CellBody"/>
              <w:spacing w:before="96"/>
              <w:rPr>
                <w:rFonts w:ascii="Arial" w:hAnsi="Arial" w:cs="Arial"/>
                <w:color w:val="FF0000"/>
                <w:sz w:val="24"/>
                <w:szCs w:val="24"/>
              </w:rPr>
            </w:pPr>
            <w:r>
              <w:rPr>
                <w:rFonts w:ascii="Arial" w:hAnsi="Arial" w:cs="Arial"/>
                <w:color w:val="FF0000"/>
                <w:sz w:val="24"/>
                <w:szCs w:val="24"/>
              </w:rPr>
              <w:t>All other values</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4A852C63" w14:textId="77777777" w:rsidR="00AA6B8E" w:rsidRPr="004A3BDF" w:rsidRDefault="00AA6B8E" w:rsidP="003E772E">
            <w:pPr>
              <w:pStyle w:val="CellBody"/>
              <w:spacing w:before="96"/>
              <w:rPr>
                <w:rFonts w:ascii="Arial" w:hAnsi="Arial" w:cs="Arial"/>
                <w:color w:val="FF0000"/>
                <w:sz w:val="24"/>
                <w:szCs w:val="24"/>
              </w:rPr>
            </w:pPr>
            <w:r w:rsidRPr="004A3BDF">
              <w:rPr>
                <w:rFonts w:ascii="Arial" w:hAnsi="Arial" w:cs="Arial"/>
                <w:color w:val="FF0000"/>
                <w:sz w:val="24"/>
                <w:szCs w:val="24"/>
              </w:rPr>
              <w:t>Reserved for future use</w:t>
            </w:r>
          </w:p>
        </w:tc>
      </w:tr>
    </w:tbl>
    <w:p w14:paraId="39D23D67" w14:textId="77777777" w:rsidR="00AA6B8E" w:rsidRDefault="00AA6B8E" w:rsidP="004138C9"/>
    <w:p w14:paraId="518A7075" w14:textId="77777777" w:rsidR="004E796C" w:rsidRPr="004A3BDF" w:rsidRDefault="004E796C" w:rsidP="004E796C">
      <w:pPr>
        <w:spacing w:after="0"/>
        <w:rPr>
          <w:rFonts w:cs="Arial"/>
          <w:i/>
          <w:color w:val="FF0000"/>
          <w:sz w:val="24"/>
          <w:szCs w:val="24"/>
        </w:rPr>
      </w:pPr>
      <w:r>
        <w:rPr>
          <w:rFonts w:cs="Arial"/>
          <w:i/>
          <w:color w:val="FF0000"/>
          <w:sz w:val="24"/>
          <w:szCs w:val="24"/>
        </w:rPr>
        <w:t>Scan_Interval[i]:</w:t>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t>Size: 2</w:t>
      </w:r>
      <w:r w:rsidRPr="004A3BDF">
        <w:rPr>
          <w:rFonts w:cs="Arial"/>
          <w:i/>
          <w:color w:val="FF0000"/>
          <w:sz w:val="24"/>
          <w:szCs w:val="24"/>
        </w:rPr>
        <w:t xml:space="preserve"> Octet</w:t>
      </w:r>
      <w:r>
        <w:rPr>
          <w:rFonts w:cs="Arial"/>
          <w:i/>
          <w:color w:val="FF0000"/>
          <w:sz w:val="24"/>
          <w:szCs w:val="24"/>
        </w:rPr>
        <w:t>s * bits set in Initiating_PHYs</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4E796C" w:rsidRPr="004A3BDF" w14:paraId="0C638207" w14:textId="77777777" w:rsidTr="007E2D91">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470922C1" w14:textId="77777777" w:rsidR="004E796C" w:rsidRPr="004A3BDF" w:rsidRDefault="004E796C" w:rsidP="007E2D91">
            <w:pPr>
              <w:pStyle w:val="Tableheading"/>
              <w:spacing w:before="96"/>
              <w:rPr>
                <w:rFonts w:cs="Arial"/>
                <w:color w:val="FF0000"/>
                <w:sz w:val="24"/>
                <w:szCs w:val="24"/>
              </w:rPr>
            </w:pPr>
            <w:r w:rsidRPr="004A3B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44870F51" w14:textId="77777777" w:rsidR="004E796C" w:rsidRPr="004A3BDF" w:rsidRDefault="004E796C" w:rsidP="007E2D91">
            <w:pPr>
              <w:pStyle w:val="Tableheading"/>
              <w:spacing w:before="96"/>
              <w:rPr>
                <w:rFonts w:cs="Arial"/>
                <w:color w:val="FF0000"/>
                <w:sz w:val="24"/>
                <w:szCs w:val="24"/>
              </w:rPr>
            </w:pPr>
            <w:r w:rsidRPr="004A3BDF">
              <w:rPr>
                <w:rFonts w:cs="Arial"/>
                <w:color w:val="FF0000"/>
                <w:sz w:val="24"/>
                <w:szCs w:val="24"/>
              </w:rPr>
              <w:t>Parameter Description</w:t>
            </w:r>
          </w:p>
        </w:tc>
      </w:tr>
      <w:tr w:rsidR="004E796C" w:rsidRPr="004A3BDF" w14:paraId="224A2392" w14:textId="77777777" w:rsidTr="007E2D91">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607FF3B9" w14:textId="77777777" w:rsidR="004E796C" w:rsidRPr="004A3BDF" w:rsidRDefault="004E796C" w:rsidP="007E2D91">
            <w:pPr>
              <w:pStyle w:val="CellBody"/>
              <w:spacing w:before="96"/>
              <w:rPr>
                <w:rFonts w:ascii="Arial" w:hAnsi="Arial" w:cs="Arial"/>
                <w:color w:val="FF0000"/>
                <w:sz w:val="24"/>
                <w:szCs w:val="24"/>
              </w:rPr>
            </w:pPr>
            <w:r>
              <w:rPr>
                <w:rFonts w:ascii="Arial" w:hAnsi="Arial" w:cs="Arial"/>
                <w:color w:val="FF0000"/>
                <w:sz w:val="24"/>
                <w:szCs w:val="24"/>
              </w:rPr>
              <w:t>N = 0xXXXX</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27B5EE5A" w14:textId="77777777" w:rsidR="004E796C" w:rsidRPr="00F5295A" w:rsidRDefault="004E796C" w:rsidP="007E2D91">
            <w:pPr>
              <w:pStyle w:val="CellBody"/>
              <w:spacing w:before="96"/>
              <w:rPr>
                <w:rFonts w:ascii="Arial" w:hAnsi="Arial" w:cs="Arial"/>
                <w:color w:val="FF0000"/>
                <w:sz w:val="24"/>
                <w:szCs w:val="24"/>
                <w:lang w:val="en-GB"/>
              </w:rPr>
            </w:pPr>
            <w:r>
              <w:rPr>
                <w:rFonts w:ascii="Arial" w:hAnsi="Arial" w:cs="Arial"/>
                <w:color w:val="FF0000"/>
                <w:sz w:val="24"/>
                <w:szCs w:val="24"/>
                <w:lang w:val="en-GB"/>
              </w:rPr>
              <w:t>T</w:t>
            </w:r>
            <w:r w:rsidRPr="00F5295A">
              <w:rPr>
                <w:rFonts w:ascii="Arial" w:hAnsi="Arial" w:cs="Arial"/>
                <w:color w:val="FF0000"/>
                <w:sz w:val="24"/>
                <w:szCs w:val="24"/>
                <w:lang w:val="en-GB"/>
              </w:rPr>
              <w:t>ime in</w:t>
            </w:r>
            <w:r>
              <w:rPr>
                <w:rFonts w:ascii="Arial" w:hAnsi="Arial" w:cs="Arial"/>
                <w:color w:val="FF0000"/>
                <w:sz w:val="24"/>
                <w:szCs w:val="24"/>
                <w:lang w:val="en-GB"/>
              </w:rPr>
              <w:t xml:space="preserve">terval from when the Controller </w:t>
            </w:r>
            <w:r w:rsidRPr="00F5295A">
              <w:rPr>
                <w:rFonts w:ascii="Arial" w:hAnsi="Arial" w:cs="Arial"/>
                <w:color w:val="FF0000"/>
                <w:sz w:val="24"/>
                <w:szCs w:val="24"/>
                <w:lang w:val="en-GB"/>
              </w:rPr>
              <w:t>started its last scan until it begins the subsequent scan.</w:t>
            </w:r>
          </w:p>
          <w:p w14:paraId="0985CCFD" w14:textId="77777777" w:rsidR="004E796C" w:rsidRPr="00F5295A" w:rsidRDefault="004E796C" w:rsidP="007E2D91">
            <w:pPr>
              <w:pStyle w:val="CellBody"/>
              <w:spacing w:before="96"/>
              <w:rPr>
                <w:rFonts w:ascii="Arial" w:hAnsi="Arial" w:cs="Arial"/>
                <w:color w:val="FF0000"/>
                <w:sz w:val="24"/>
                <w:szCs w:val="24"/>
                <w:lang w:val="en-GB"/>
              </w:rPr>
            </w:pPr>
            <w:r w:rsidRPr="00F5295A">
              <w:rPr>
                <w:rFonts w:ascii="Arial" w:hAnsi="Arial" w:cs="Arial"/>
                <w:color w:val="FF0000"/>
                <w:sz w:val="24"/>
                <w:szCs w:val="24"/>
                <w:lang w:val="en-GB"/>
              </w:rPr>
              <w:t>Range: 0x0004 to 0x</w:t>
            </w:r>
            <w:r>
              <w:rPr>
                <w:rFonts w:ascii="Arial" w:hAnsi="Arial" w:cs="Arial"/>
                <w:color w:val="FF0000"/>
                <w:sz w:val="24"/>
                <w:szCs w:val="24"/>
                <w:lang w:val="en-GB"/>
              </w:rPr>
              <w:t>FFFF</w:t>
            </w:r>
          </w:p>
          <w:p w14:paraId="6D15B4AA" w14:textId="77777777" w:rsidR="004E796C" w:rsidRPr="00F5295A" w:rsidRDefault="004E796C" w:rsidP="007E2D91">
            <w:pPr>
              <w:pStyle w:val="CellBody"/>
              <w:spacing w:before="96"/>
              <w:rPr>
                <w:rFonts w:ascii="Arial" w:hAnsi="Arial" w:cs="Arial"/>
                <w:color w:val="FF0000"/>
                <w:sz w:val="24"/>
                <w:szCs w:val="24"/>
                <w:lang w:val="en-GB"/>
              </w:rPr>
            </w:pPr>
            <w:r w:rsidRPr="00F5295A">
              <w:rPr>
                <w:rFonts w:ascii="Arial" w:hAnsi="Arial" w:cs="Arial"/>
                <w:color w:val="FF0000"/>
                <w:sz w:val="24"/>
                <w:szCs w:val="24"/>
                <w:lang w:val="en-GB"/>
              </w:rPr>
              <w:t>Time = N * 0.625 ms</w:t>
            </w:r>
          </w:p>
          <w:p w14:paraId="74C0C4C8" w14:textId="77777777" w:rsidR="004E796C" w:rsidRPr="004A3BDF" w:rsidRDefault="004E796C" w:rsidP="007E2D91">
            <w:pPr>
              <w:pStyle w:val="CellBody"/>
              <w:spacing w:before="96"/>
              <w:rPr>
                <w:rFonts w:ascii="Arial" w:hAnsi="Arial" w:cs="Arial"/>
                <w:color w:val="FF0000"/>
                <w:sz w:val="24"/>
                <w:szCs w:val="24"/>
              </w:rPr>
            </w:pPr>
            <w:r w:rsidRPr="00F5295A">
              <w:rPr>
                <w:rFonts w:ascii="Arial" w:hAnsi="Arial" w:cs="Arial"/>
                <w:color w:val="FF0000"/>
                <w:sz w:val="24"/>
                <w:szCs w:val="24"/>
                <w:lang w:val="en-GB"/>
              </w:rPr>
              <w:t xml:space="preserve">Time Range: 2.5 ms to </w:t>
            </w:r>
            <w:r>
              <w:rPr>
                <w:rFonts w:ascii="Arial" w:hAnsi="Arial" w:cs="Arial"/>
                <w:color w:val="FF0000"/>
                <w:sz w:val="24"/>
                <w:szCs w:val="24"/>
                <w:lang w:val="en-GB"/>
              </w:rPr>
              <w:t xml:space="preserve">40.959375 </w:t>
            </w:r>
            <w:r w:rsidRPr="00F5295A">
              <w:rPr>
                <w:rFonts w:ascii="Arial" w:hAnsi="Arial" w:cs="Arial"/>
                <w:color w:val="FF0000"/>
                <w:sz w:val="24"/>
                <w:szCs w:val="24"/>
                <w:lang w:val="en-GB"/>
              </w:rPr>
              <w:t>s</w:t>
            </w:r>
          </w:p>
        </w:tc>
      </w:tr>
    </w:tbl>
    <w:p w14:paraId="114355B5" w14:textId="77777777" w:rsidR="004E796C" w:rsidRDefault="004E796C" w:rsidP="004E796C">
      <w:pPr>
        <w:spacing w:after="0"/>
        <w:rPr>
          <w:rFonts w:cs="Arial"/>
          <w:i/>
          <w:color w:val="FF0000"/>
          <w:sz w:val="24"/>
          <w:szCs w:val="24"/>
        </w:rPr>
      </w:pPr>
    </w:p>
    <w:p w14:paraId="5F3BC709" w14:textId="77777777" w:rsidR="004E796C" w:rsidRPr="004A3BDF" w:rsidRDefault="004E796C" w:rsidP="004E796C">
      <w:pPr>
        <w:spacing w:after="0"/>
        <w:rPr>
          <w:rFonts w:cs="Arial"/>
          <w:i/>
          <w:color w:val="FF0000"/>
          <w:sz w:val="24"/>
          <w:szCs w:val="24"/>
        </w:rPr>
      </w:pPr>
      <w:r>
        <w:rPr>
          <w:rFonts w:cs="Arial"/>
          <w:i/>
          <w:color w:val="FF0000"/>
          <w:sz w:val="24"/>
          <w:szCs w:val="24"/>
        </w:rPr>
        <w:t>Scan_Window[i]:</w:t>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t>Size: 2</w:t>
      </w:r>
      <w:r w:rsidRPr="004A3BDF">
        <w:rPr>
          <w:rFonts w:cs="Arial"/>
          <w:i/>
          <w:color w:val="FF0000"/>
          <w:sz w:val="24"/>
          <w:szCs w:val="24"/>
        </w:rPr>
        <w:t xml:space="preserve"> Octet</w:t>
      </w:r>
      <w:r>
        <w:rPr>
          <w:rFonts w:cs="Arial"/>
          <w:i/>
          <w:color w:val="FF0000"/>
          <w:sz w:val="24"/>
          <w:szCs w:val="24"/>
        </w:rPr>
        <w:t>s * bits set in Initiating_PHYs</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4E796C" w:rsidRPr="004A3BDF" w14:paraId="63997BA5" w14:textId="77777777" w:rsidTr="007E2D91">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134F8CA6" w14:textId="77777777" w:rsidR="004E796C" w:rsidRPr="004A3BDF" w:rsidRDefault="004E796C" w:rsidP="007E2D91">
            <w:pPr>
              <w:pStyle w:val="Tableheading"/>
              <w:spacing w:before="96"/>
              <w:rPr>
                <w:rFonts w:cs="Arial"/>
                <w:color w:val="FF0000"/>
                <w:sz w:val="24"/>
                <w:szCs w:val="24"/>
              </w:rPr>
            </w:pPr>
            <w:r w:rsidRPr="004A3B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6DD370C1" w14:textId="77777777" w:rsidR="004E796C" w:rsidRPr="004A3BDF" w:rsidRDefault="004E796C" w:rsidP="007E2D91">
            <w:pPr>
              <w:pStyle w:val="Tableheading"/>
              <w:spacing w:before="96"/>
              <w:rPr>
                <w:rFonts w:cs="Arial"/>
                <w:color w:val="FF0000"/>
                <w:sz w:val="24"/>
                <w:szCs w:val="24"/>
              </w:rPr>
            </w:pPr>
            <w:r w:rsidRPr="004A3BDF">
              <w:rPr>
                <w:rFonts w:cs="Arial"/>
                <w:color w:val="FF0000"/>
                <w:sz w:val="24"/>
                <w:szCs w:val="24"/>
              </w:rPr>
              <w:t>Parameter Description</w:t>
            </w:r>
          </w:p>
        </w:tc>
      </w:tr>
      <w:tr w:rsidR="004E796C" w:rsidRPr="004A3BDF" w14:paraId="1FF91BB9" w14:textId="77777777" w:rsidTr="007E2D91">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12295990" w14:textId="77777777" w:rsidR="004E796C" w:rsidRPr="004A3BDF" w:rsidRDefault="004E796C" w:rsidP="007E2D91">
            <w:pPr>
              <w:pStyle w:val="CellBody"/>
              <w:spacing w:before="96"/>
              <w:rPr>
                <w:rFonts w:ascii="Arial" w:hAnsi="Arial" w:cs="Arial"/>
                <w:color w:val="FF0000"/>
                <w:sz w:val="24"/>
                <w:szCs w:val="24"/>
              </w:rPr>
            </w:pPr>
            <w:r>
              <w:rPr>
                <w:rFonts w:ascii="Arial" w:hAnsi="Arial" w:cs="Arial"/>
                <w:color w:val="FF0000"/>
                <w:sz w:val="24"/>
                <w:szCs w:val="24"/>
              </w:rPr>
              <w:t>N = 0xXXXX</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575D9D03" w14:textId="77777777" w:rsidR="004E796C" w:rsidRPr="00F5295A" w:rsidRDefault="004E796C" w:rsidP="007E2D91">
            <w:pPr>
              <w:pStyle w:val="CellBody"/>
              <w:spacing w:before="96"/>
              <w:rPr>
                <w:rFonts w:ascii="Arial" w:hAnsi="Arial" w:cs="Arial"/>
                <w:color w:val="FF0000"/>
                <w:sz w:val="24"/>
                <w:szCs w:val="24"/>
                <w:lang w:val="en-GB"/>
              </w:rPr>
            </w:pPr>
            <w:r>
              <w:rPr>
                <w:rFonts w:ascii="Arial" w:hAnsi="Arial" w:cs="Arial"/>
                <w:color w:val="FF0000"/>
                <w:sz w:val="24"/>
                <w:szCs w:val="24"/>
                <w:lang w:val="en-GB"/>
              </w:rPr>
              <w:t>D</w:t>
            </w:r>
            <w:r w:rsidRPr="00F5295A">
              <w:rPr>
                <w:rFonts w:ascii="Arial" w:hAnsi="Arial" w:cs="Arial"/>
                <w:color w:val="FF0000"/>
                <w:sz w:val="24"/>
                <w:szCs w:val="24"/>
                <w:lang w:val="en-GB"/>
              </w:rPr>
              <w:t>uration of the sca</w:t>
            </w:r>
            <w:r>
              <w:rPr>
                <w:rFonts w:ascii="Arial" w:hAnsi="Arial" w:cs="Arial"/>
                <w:color w:val="FF0000"/>
                <w:sz w:val="24"/>
                <w:szCs w:val="24"/>
                <w:lang w:val="en-GB"/>
              </w:rPr>
              <w:t xml:space="preserve">n. </w:t>
            </w:r>
          </w:p>
          <w:p w14:paraId="3D5D62AB" w14:textId="77777777" w:rsidR="004E796C" w:rsidRPr="00F5295A" w:rsidRDefault="004E796C" w:rsidP="007E2D91">
            <w:pPr>
              <w:pStyle w:val="CellBody"/>
              <w:spacing w:before="96"/>
              <w:rPr>
                <w:rFonts w:ascii="Arial" w:hAnsi="Arial" w:cs="Arial"/>
                <w:color w:val="FF0000"/>
                <w:sz w:val="24"/>
                <w:szCs w:val="24"/>
                <w:lang w:val="en-GB"/>
              </w:rPr>
            </w:pPr>
            <w:r w:rsidRPr="00F5295A">
              <w:rPr>
                <w:rFonts w:ascii="Arial" w:hAnsi="Arial" w:cs="Arial"/>
                <w:color w:val="FF0000"/>
                <w:sz w:val="24"/>
                <w:szCs w:val="24"/>
                <w:lang w:val="en-GB"/>
              </w:rPr>
              <w:t>Range: 0x0004 to 0x</w:t>
            </w:r>
            <w:r>
              <w:rPr>
                <w:rFonts w:ascii="Arial" w:hAnsi="Arial" w:cs="Arial"/>
                <w:color w:val="FF0000"/>
                <w:sz w:val="24"/>
                <w:szCs w:val="24"/>
                <w:lang w:val="en-GB"/>
              </w:rPr>
              <w:t>FFFF</w:t>
            </w:r>
          </w:p>
          <w:p w14:paraId="429F0726" w14:textId="77777777" w:rsidR="004E796C" w:rsidRPr="00F5295A" w:rsidRDefault="004E796C" w:rsidP="007E2D91">
            <w:pPr>
              <w:pStyle w:val="CellBody"/>
              <w:spacing w:before="96"/>
              <w:rPr>
                <w:rFonts w:ascii="Arial" w:hAnsi="Arial" w:cs="Arial"/>
                <w:color w:val="FF0000"/>
                <w:sz w:val="24"/>
                <w:szCs w:val="24"/>
                <w:lang w:val="en-GB"/>
              </w:rPr>
            </w:pPr>
            <w:r w:rsidRPr="00F5295A">
              <w:rPr>
                <w:rFonts w:ascii="Arial" w:hAnsi="Arial" w:cs="Arial"/>
                <w:color w:val="FF0000"/>
                <w:sz w:val="24"/>
                <w:szCs w:val="24"/>
                <w:lang w:val="en-GB"/>
              </w:rPr>
              <w:t>Time = N * 0.625 ms</w:t>
            </w:r>
          </w:p>
          <w:p w14:paraId="69E20C27" w14:textId="77777777" w:rsidR="004E796C" w:rsidRPr="004A3BDF" w:rsidRDefault="004E796C" w:rsidP="007E2D91">
            <w:pPr>
              <w:pStyle w:val="CellBody"/>
              <w:spacing w:before="96"/>
              <w:rPr>
                <w:rFonts w:ascii="Arial" w:hAnsi="Arial" w:cs="Arial"/>
                <w:color w:val="FF0000"/>
                <w:sz w:val="24"/>
                <w:szCs w:val="24"/>
              </w:rPr>
            </w:pPr>
            <w:r w:rsidRPr="00F5295A">
              <w:rPr>
                <w:rFonts w:ascii="Arial" w:hAnsi="Arial" w:cs="Arial"/>
                <w:color w:val="FF0000"/>
                <w:sz w:val="24"/>
                <w:szCs w:val="24"/>
                <w:lang w:val="en-GB"/>
              </w:rPr>
              <w:t xml:space="preserve">Time Range: 2.5 ms to </w:t>
            </w:r>
            <w:r>
              <w:rPr>
                <w:rFonts w:ascii="Arial" w:hAnsi="Arial" w:cs="Arial"/>
                <w:color w:val="FF0000"/>
                <w:sz w:val="24"/>
                <w:szCs w:val="24"/>
                <w:lang w:val="en-GB"/>
              </w:rPr>
              <w:t>40.959375 s</w:t>
            </w:r>
          </w:p>
        </w:tc>
      </w:tr>
    </w:tbl>
    <w:p w14:paraId="32A93CBC" w14:textId="77777777" w:rsidR="004E796C" w:rsidRDefault="004E796C" w:rsidP="004E796C"/>
    <w:p w14:paraId="218BB870" w14:textId="77777777" w:rsidR="004E796C" w:rsidRPr="004A3BDF" w:rsidRDefault="004E796C" w:rsidP="004E796C">
      <w:pPr>
        <w:spacing w:after="0"/>
        <w:rPr>
          <w:rFonts w:cs="Arial"/>
          <w:i/>
          <w:color w:val="FF0000"/>
          <w:sz w:val="24"/>
          <w:szCs w:val="24"/>
        </w:rPr>
      </w:pPr>
      <w:r>
        <w:rPr>
          <w:rFonts w:cs="Arial"/>
          <w:i/>
          <w:color w:val="FF0000"/>
          <w:sz w:val="24"/>
          <w:szCs w:val="24"/>
        </w:rPr>
        <w:t>Initiating_Filter_Policy[i]</w:t>
      </w:r>
      <w:r w:rsidRPr="004A3BDF">
        <w:rPr>
          <w:rFonts w:cs="Arial"/>
          <w:i/>
          <w:color w:val="FF0000"/>
          <w:sz w:val="24"/>
          <w:szCs w:val="24"/>
        </w:rPr>
        <w:t>:</w:t>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t>Size: 1 Octet</w:t>
      </w:r>
      <w:r>
        <w:rPr>
          <w:rFonts w:cs="Arial"/>
          <w:i/>
          <w:color w:val="FF0000"/>
          <w:sz w:val="24"/>
          <w:szCs w:val="24"/>
        </w:rPr>
        <w:t xml:space="preserve"> * bits set in Initiating_PHYs</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4E796C" w:rsidRPr="004A3BDF" w14:paraId="25AD38BD" w14:textId="77777777" w:rsidTr="007E2D91">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082F66C0" w14:textId="77777777" w:rsidR="004E796C" w:rsidRPr="004A3BDF" w:rsidRDefault="004E796C" w:rsidP="007E2D91">
            <w:pPr>
              <w:pStyle w:val="Tableheading"/>
              <w:spacing w:before="96"/>
              <w:rPr>
                <w:rFonts w:cs="Arial"/>
                <w:color w:val="FF0000"/>
                <w:sz w:val="24"/>
                <w:szCs w:val="24"/>
              </w:rPr>
            </w:pPr>
            <w:r w:rsidRPr="004A3B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1D8580DC" w14:textId="77777777" w:rsidR="004E796C" w:rsidRPr="004A3BDF" w:rsidRDefault="004E796C" w:rsidP="007E2D91">
            <w:pPr>
              <w:pStyle w:val="Tableheading"/>
              <w:spacing w:before="96"/>
              <w:rPr>
                <w:rFonts w:cs="Arial"/>
                <w:color w:val="FF0000"/>
                <w:sz w:val="24"/>
                <w:szCs w:val="24"/>
              </w:rPr>
            </w:pPr>
            <w:r w:rsidRPr="004A3BDF">
              <w:rPr>
                <w:rFonts w:cs="Arial"/>
                <w:color w:val="FF0000"/>
                <w:sz w:val="24"/>
                <w:szCs w:val="24"/>
              </w:rPr>
              <w:t>Parameter Description</w:t>
            </w:r>
          </w:p>
        </w:tc>
      </w:tr>
      <w:tr w:rsidR="004E796C" w:rsidRPr="004A3BDF" w14:paraId="5AC0921D" w14:textId="77777777" w:rsidTr="007E2D91">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016662B6" w14:textId="77777777" w:rsidR="004E796C" w:rsidRPr="004A3BDF" w:rsidRDefault="004E796C" w:rsidP="007E2D91">
            <w:pPr>
              <w:pStyle w:val="CellBody"/>
              <w:spacing w:before="96"/>
              <w:rPr>
                <w:rFonts w:ascii="Arial" w:hAnsi="Arial" w:cs="Arial"/>
                <w:color w:val="FF0000"/>
                <w:sz w:val="24"/>
                <w:szCs w:val="24"/>
              </w:rPr>
            </w:pPr>
            <w:r>
              <w:rPr>
                <w:rFonts w:ascii="Arial" w:hAnsi="Arial" w:cs="Arial"/>
                <w:color w:val="FF0000"/>
                <w:sz w:val="24"/>
                <w:szCs w:val="24"/>
              </w:rPr>
              <w:t>0x00</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4FE58E7F" w14:textId="77777777" w:rsidR="00EF3E61" w:rsidRPr="00EF3E61" w:rsidRDefault="00EF3E61" w:rsidP="00EF3E61">
            <w:pPr>
              <w:pStyle w:val="CellBody"/>
              <w:spacing w:before="96"/>
              <w:rPr>
                <w:rFonts w:ascii="Arial" w:hAnsi="Arial" w:cs="Arial"/>
                <w:color w:val="FF0000"/>
                <w:sz w:val="24"/>
                <w:szCs w:val="24"/>
                <w:lang w:val="en-GB"/>
              </w:rPr>
            </w:pPr>
            <w:r w:rsidRPr="00EF3E61">
              <w:rPr>
                <w:rFonts w:ascii="Arial" w:hAnsi="Arial" w:cs="Arial"/>
                <w:color w:val="FF0000"/>
                <w:sz w:val="24"/>
                <w:szCs w:val="24"/>
                <w:lang w:val="en-GB"/>
              </w:rPr>
              <w:t>White list is not used to determine which advertiser to connect to.</w:t>
            </w:r>
          </w:p>
          <w:p w14:paraId="349888B0" w14:textId="7CF13B6F" w:rsidR="004E796C" w:rsidRPr="00892531" w:rsidRDefault="00EF3E61" w:rsidP="004138C9">
            <w:pPr>
              <w:pStyle w:val="CellBody"/>
              <w:spacing w:before="96"/>
              <w:rPr>
                <w:rFonts w:ascii="Arial" w:hAnsi="Arial" w:cs="Arial"/>
                <w:color w:val="FF0000"/>
                <w:sz w:val="24"/>
                <w:szCs w:val="24"/>
                <w:lang w:val="en-GB"/>
              </w:rPr>
            </w:pPr>
            <w:r w:rsidRPr="00EF3E61">
              <w:rPr>
                <w:rFonts w:ascii="Arial" w:hAnsi="Arial" w:cs="Arial"/>
                <w:color w:val="FF0000"/>
                <w:sz w:val="24"/>
                <w:szCs w:val="24"/>
                <w:lang w:val="en-GB"/>
              </w:rPr>
              <w:t>Peer_Address_Type</w:t>
            </w:r>
            <w:ins w:id="315" w:author="Brian A. Redding" w:date="2016-04-14T14:48:00Z">
              <w:r w:rsidR="00691F28">
                <w:rPr>
                  <w:rFonts w:ascii="Arial" w:hAnsi="Arial" w:cs="Arial"/>
                  <w:color w:val="FF0000"/>
                  <w:sz w:val="24"/>
                  <w:szCs w:val="24"/>
                  <w:lang w:val="en-GB"/>
                </w:rPr>
                <w:t>[i]</w:t>
              </w:r>
            </w:ins>
            <w:r w:rsidRPr="00EF3E61">
              <w:rPr>
                <w:rFonts w:ascii="Arial" w:hAnsi="Arial" w:cs="Arial"/>
                <w:color w:val="FF0000"/>
                <w:sz w:val="24"/>
                <w:szCs w:val="24"/>
                <w:lang w:val="en-GB"/>
              </w:rPr>
              <w:t xml:space="preserve"> and Peer_Address</w:t>
            </w:r>
            <w:ins w:id="316" w:author="Brian A. Redding" w:date="2016-04-14T14:48:00Z">
              <w:r w:rsidR="00691F28">
                <w:rPr>
                  <w:rFonts w:ascii="Arial" w:hAnsi="Arial" w:cs="Arial"/>
                  <w:color w:val="FF0000"/>
                  <w:sz w:val="24"/>
                  <w:szCs w:val="24"/>
                  <w:lang w:val="en-GB"/>
                </w:rPr>
                <w:t>[i]</w:t>
              </w:r>
            </w:ins>
            <w:r w:rsidRPr="00EF3E61">
              <w:rPr>
                <w:rFonts w:ascii="Arial" w:hAnsi="Arial" w:cs="Arial"/>
                <w:color w:val="FF0000"/>
                <w:sz w:val="24"/>
                <w:szCs w:val="24"/>
                <w:lang w:val="en-GB"/>
              </w:rPr>
              <w:t xml:space="preserve"> shall be used.</w:t>
            </w:r>
          </w:p>
        </w:tc>
      </w:tr>
      <w:tr w:rsidR="004E796C" w:rsidRPr="004A3BDF" w14:paraId="13BF9F0C" w14:textId="77777777" w:rsidTr="007E2D91">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28B25BFF" w14:textId="77777777" w:rsidR="004E796C" w:rsidRDefault="004E796C" w:rsidP="007E2D91">
            <w:pPr>
              <w:pStyle w:val="CellBody"/>
              <w:spacing w:before="96"/>
              <w:rPr>
                <w:rFonts w:ascii="Arial" w:hAnsi="Arial" w:cs="Arial"/>
                <w:color w:val="FF0000"/>
                <w:sz w:val="24"/>
                <w:szCs w:val="24"/>
              </w:rPr>
            </w:pPr>
            <w:r>
              <w:rPr>
                <w:rFonts w:ascii="Arial" w:hAnsi="Arial" w:cs="Arial"/>
                <w:color w:val="FF0000"/>
                <w:sz w:val="24"/>
                <w:szCs w:val="24"/>
              </w:rPr>
              <w:t>0x01</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5D8009F8" w14:textId="77777777" w:rsidR="00EF3E61" w:rsidRPr="00EF3E61" w:rsidRDefault="00EF3E61" w:rsidP="00EF3E61">
            <w:pPr>
              <w:pStyle w:val="CellBody"/>
              <w:spacing w:before="96"/>
              <w:rPr>
                <w:rFonts w:ascii="Arial" w:hAnsi="Arial" w:cs="Arial"/>
                <w:color w:val="FF0000"/>
                <w:sz w:val="24"/>
                <w:szCs w:val="24"/>
                <w:lang w:val="en-GB"/>
              </w:rPr>
            </w:pPr>
            <w:r w:rsidRPr="00EF3E61">
              <w:rPr>
                <w:rFonts w:ascii="Arial" w:hAnsi="Arial" w:cs="Arial"/>
                <w:color w:val="FF0000"/>
                <w:sz w:val="24"/>
                <w:szCs w:val="24"/>
                <w:lang w:val="en-GB"/>
              </w:rPr>
              <w:t>White list is used to determine which advertiser to connect to.</w:t>
            </w:r>
          </w:p>
          <w:p w14:paraId="140B621D" w14:textId="11857E31" w:rsidR="004E796C" w:rsidRPr="00892531" w:rsidRDefault="00EF3E61" w:rsidP="004138C9">
            <w:pPr>
              <w:pStyle w:val="CellBody"/>
              <w:spacing w:before="96"/>
              <w:rPr>
                <w:rFonts w:ascii="Arial" w:hAnsi="Arial" w:cs="Arial"/>
                <w:color w:val="FF0000"/>
                <w:sz w:val="24"/>
                <w:szCs w:val="24"/>
                <w:lang w:val="en-GB"/>
              </w:rPr>
            </w:pPr>
            <w:r w:rsidRPr="00EF3E61">
              <w:rPr>
                <w:rFonts w:ascii="Arial" w:hAnsi="Arial" w:cs="Arial"/>
                <w:color w:val="FF0000"/>
                <w:sz w:val="24"/>
                <w:szCs w:val="24"/>
                <w:lang w:val="en-GB"/>
              </w:rPr>
              <w:t>Peer_Address_Type</w:t>
            </w:r>
            <w:ins w:id="317" w:author="Brian A. Redding" w:date="2016-04-14T14:48:00Z">
              <w:r w:rsidR="00691F28">
                <w:rPr>
                  <w:rFonts w:ascii="Arial" w:hAnsi="Arial" w:cs="Arial"/>
                  <w:color w:val="FF0000"/>
                  <w:sz w:val="24"/>
                  <w:szCs w:val="24"/>
                  <w:lang w:val="en-GB"/>
                </w:rPr>
                <w:t>[i]</w:t>
              </w:r>
            </w:ins>
            <w:r w:rsidRPr="00EF3E61">
              <w:rPr>
                <w:rFonts w:ascii="Arial" w:hAnsi="Arial" w:cs="Arial"/>
                <w:color w:val="FF0000"/>
                <w:sz w:val="24"/>
                <w:szCs w:val="24"/>
                <w:lang w:val="en-GB"/>
              </w:rPr>
              <w:t xml:space="preserve"> and Peer_Address</w:t>
            </w:r>
            <w:ins w:id="318" w:author="Brian A. Redding" w:date="2016-04-14T14:48:00Z">
              <w:r w:rsidR="00691F28">
                <w:rPr>
                  <w:rFonts w:ascii="Arial" w:hAnsi="Arial" w:cs="Arial"/>
                  <w:color w:val="FF0000"/>
                  <w:sz w:val="24"/>
                  <w:szCs w:val="24"/>
                  <w:lang w:val="en-GB"/>
                </w:rPr>
                <w:t>[i]</w:t>
              </w:r>
            </w:ins>
            <w:r w:rsidRPr="00EF3E61">
              <w:rPr>
                <w:rFonts w:ascii="Arial" w:hAnsi="Arial" w:cs="Arial"/>
                <w:color w:val="FF0000"/>
                <w:sz w:val="24"/>
                <w:szCs w:val="24"/>
                <w:lang w:val="en-GB"/>
              </w:rPr>
              <w:t xml:space="preserve"> shall be ignored.</w:t>
            </w:r>
          </w:p>
        </w:tc>
      </w:tr>
      <w:tr w:rsidR="004E796C" w:rsidRPr="004A3BDF" w14:paraId="385DAECD" w14:textId="77777777" w:rsidTr="007E2D91">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39453ECA" w14:textId="77777777" w:rsidR="004E796C" w:rsidRDefault="004E796C" w:rsidP="007E2D91">
            <w:pPr>
              <w:pStyle w:val="CellBody"/>
              <w:spacing w:before="96"/>
              <w:rPr>
                <w:rFonts w:ascii="Arial" w:hAnsi="Arial" w:cs="Arial"/>
                <w:color w:val="FF0000"/>
                <w:sz w:val="24"/>
                <w:szCs w:val="24"/>
              </w:rPr>
            </w:pPr>
            <w:r>
              <w:rPr>
                <w:rFonts w:ascii="Arial" w:hAnsi="Arial" w:cs="Arial"/>
                <w:color w:val="FF0000"/>
                <w:sz w:val="24"/>
                <w:szCs w:val="24"/>
              </w:rPr>
              <w:t>All other values</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3086A466" w14:textId="77777777" w:rsidR="004E796C" w:rsidRDefault="004E796C" w:rsidP="007E2D91">
            <w:pPr>
              <w:pStyle w:val="CellBody"/>
              <w:spacing w:before="96"/>
              <w:rPr>
                <w:rFonts w:ascii="Arial" w:hAnsi="Arial" w:cs="Arial"/>
                <w:color w:val="FF0000"/>
                <w:sz w:val="24"/>
                <w:szCs w:val="24"/>
              </w:rPr>
            </w:pPr>
            <w:r>
              <w:rPr>
                <w:rFonts w:ascii="Arial" w:hAnsi="Arial" w:cs="Arial"/>
                <w:color w:val="FF0000"/>
                <w:sz w:val="24"/>
                <w:szCs w:val="24"/>
              </w:rPr>
              <w:t>Reserved for future use.</w:t>
            </w:r>
          </w:p>
        </w:tc>
      </w:tr>
    </w:tbl>
    <w:p w14:paraId="7D07CED4" w14:textId="77777777" w:rsidR="004E796C" w:rsidRDefault="004E796C" w:rsidP="004E796C"/>
    <w:p w14:paraId="2F968B7C" w14:textId="77777777" w:rsidR="00C7514C" w:rsidRPr="004A3BDF" w:rsidRDefault="00C7514C" w:rsidP="00C7514C">
      <w:pPr>
        <w:spacing w:after="0"/>
        <w:rPr>
          <w:rFonts w:cs="Arial"/>
          <w:i/>
          <w:color w:val="FF0000"/>
          <w:sz w:val="24"/>
          <w:szCs w:val="24"/>
        </w:rPr>
      </w:pPr>
      <w:r>
        <w:rPr>
          <w:rFonts w:cs="Arial"/>
          <w:i/>
          <w:color w:val="FF0000"/>
          <w:sz w:val="24"/>
          <w:szCs w:val="24"/>
        </w:rPr>
        <w:t>Own_Address_Type[i]</w:t>
      </w:r>
      <w:r w:rsidRPr="004A3BDF">
        <w:rPr>
          <w:rFonts w:cs="Arial"/>
          <w:i/>
          <w:color w:val="FF0000"/>
          <w:sz w:val="24"/>
          <w:szCs w:val="24"/>
        </w:rPr>
        <w:t>:</w:t>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t>Size: 1 Octet</w:t>
      </w:r>
      <w:r>
        <w:rPr>
          <w:rFonts w:cs="Arial"/>
          <w:i/>
          <w:color w:val="FF0000"/>
          <w:sz w:val="24"/>
          <w:szCs w:val="24"/>
        </w:rPr>
        <w:t xml:space="preserve"> * bits set in Initiating_PHYs</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C7514C" w:rsidRPr="004A3BDF" w14:paraId="3636A301" w14:textId="77777777" w:rsidTr="007E2D91">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3D71E040" w14:textId="77777777" w:rsidR="00C7514C" w:rsidRPr="004A3BDF" w:rsidRDefault="00C7514C" w:rsidP="007E2D91">
            <w:pPr>
              <w:pStyle w:val="Tableheading"/>
              <w:spacing w:before="96"/>
              <w:rPr>
                <w:rFonts w:cs="Arial"/>
                <w:color w:val="FF0000"/>
                <w:sz w:val="24"/>
                <w:szCs w:val="24"/>
              </w:rPr>
            </w:pPr>
            <w:r w:rsidRPr="004A3B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54B4C6AC" w14:textId="77777777" w:rsidR="00C7514C" w:rsidRPr="004A3BDF" w:rsidRDefault="00C7514C" w:rsidP="007E2D91">
            <w:pPr>
              <w:pStyle w:val="Tableheading"/>
              <w:spacing w:before="96"/>
              <w:rPr>
                <w:rFonts w:cs="Arial"/>
                <w:color w:val="FF0000"/>
                <w:sz w:val="24"/>
                <w:szCs w:val="24"/>
              </w:rPr>
            </w:pPr>
            <w:r w:rsidRPr="004A3BDF">
              <w:rPr>
                <w:rFonts w:cs="Arial"/>
                <w:color w:val="FF0000"/>
                <w:sz w:val="24"/>
                <w:szCs w:val="24"/>
              </w:rPr>
              <w:t>Parameter Description</w:t>
            </w:r>
          </w:p>
        </w:tc>
      </w:tr>
      <w:tr w:rsidR="00C7514C" w:rsidRPr="004A3BDF" w14:paraId="451E532F" w14:textId="77777777" w:rsidTr="007E2D91">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69183421" w14:textId="77777777" w:rsidR="00C7514C" w:rsidRPr="004A3BDF" w:rsidRDefault="00C7514C" w:rsidP="007E2D91">
            <w:pPr>
              <w:pStyle w:val="CellBody"/>
              <w:spacing w:before="96"/>
              <w:rPr>
                <w:rFonts w:ascii="Arial" w:hAnsi="Arial" w:cs="Arial"/>
                <w:color w:val="FF0000"/>
                <w:sz w:val="24"/>
                <w:szCs w:val="24"/>
              </w:rPr>
            </w:pPr>
            <w:r>
              <w:rPr>
                <w:rFonts w:ascii="Arial" w:hAnsi="Arial" w:cs="Arial"/>
                <w:color w:val="FF0000"/>
                <w:sz w:val="24"/>
                <w:szCs w:val="24"/>
              </w:rPr>
              <w:t>0x00</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6094BCDD" w14:textId="77777777" w:rsidR="00C7514C" w:rsidRPr="004A3BDF" w:rsidRDefault="00C7514C" w:rsidP="007E2D91">
            <w:pPr>
              <w:pStyle w:val="CellBody"/>
              <w:spacing w:before="96"/>
              <w:rPr>
                <w:rFonts w:ascii="Arial" w:hAnsi="Arial" w:cs="Arial"/>
                <w:color w:val="FF0000"/>
                <w:sz w:val="24"/>
                <w:szCs w:val="24"/>
              </w:rPr>
            </w:pPr>
            <w:r>
              <w:rPr>
                <w:rFonts w:ascii="Arial" w:hAnsi="Arial" w:cs="Arial"/>
                <w:color w:val="FF0000"/>
                <w:sz w:val="24"/>
                <w:szCs w:val="24"/>
              </w:rPr>
              <w:t>Public Device Address</w:t>
            </w:r>
          </w:p>
        </w:tc>
      </w:tr>
      <w:tr w:rsidR="00C7514C" w:rsidRPr="004A3BDF" w14:paraId="124888FC" w14:textId="77777777" w:rsidTr="007E2D91">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376A174E" w14:textId="77777777" w:rsidR="00C7514C" w:rsidRDefault="00C7514C" w:rsidP="007E2D91">
            <w:pPr>
              <w:pStyle w:val="CellBody"/>
              <w:spacing w:before="96"/>
              <w:rPr>
                <w:rFonts w:ascii="Arial" w:hAnsi="Arial" w:cs="Arial"/>
                <w:color w:val="FF0000"/>
                <w:sz w:val="24"/>
                <w:szCs w:val="24"/>
              </w:rPr>
            </w:pPr>
            <w:r>
              <w:rPr>
                <w:rFonts w:ascii="Arial" w:hAnsi="Arial" w:cs="Arial"/>
                <w:color w:val="FF0000"/>
                <w:sz w:val="24"/>
                <w:szCs w:val="24"/>
              </w:rPr>
              <w:t>0x01</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7C0CCE05" w14:textId="77777777" w:rsidR="00C7514C" w:rsidRDefault="00C7514C" w:rsidP="007E2D91">
            <w:pPr>
              <w:pStyle w:val="CellBody"/>
              <w:spacing w:before="96"/>
              <w:rPr>
                <w:rFonts w:ascii="Arial" w:hAnsi="Arial" w:cs="Arial"/>
                <w:color w:val="FF0000"/>
                <w:sz w:val="24"/>
                <w:szCs w:val="24"/>
              </w:rPr>
            </w:pPr>
            <w:r>
              <w:rPr>
                <w:rFonts w:ascii="Arial" w:hAnsi="Arial" w:cs="Arial"/>
                <w:color w:val="FF0000"/>
                <w:sz w:val="24"/>
                <w:szCs w:val="24"/>
              </w:rPr>
              <w:t>Random Device Address</w:t>
            </w:r>
          </w:p>
        </w:tc>
      </w:tr>
      <w:tr w:rsidR="00C7514C" w:rsidRPr="004A3BDF" w14:paraId="7952F84E" w14:textId="77777777" w:rsidTr="007E2D91">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03BBE612" w14:textId="77777777" w:rsidR="00C7514C" w:rsidRDefault="00C7514C" w:rsidP="007E2D91">
            <w:pPr>
              <w:pStyle w:val="CellBody"/>
              <w:spacing w:before="96"/>
              <w:rPr>
                <w:rFonts w:ascii="Arial" w:hAnsi="Arial" w:cs="Arial"/>
                <w:color w:val="FF0000"/>
                <w:sz w:val="24"/>
                <w:szCs w:val="24"/>
              </w:rPr>
            </w:pPr>
            <w:r>
              <w:rPr>
                <w:rFonts w:ascii="Arial" w:hAnsi="Arial" w:cs="Arial"/>
                <w:color w:val="FF0000"/>
                <w:sz w:val="24"/>
                <w:szCs w:val="24"/>
              </w:rPr>
              <w:t>0x02</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5A75EEB2" w14:textId="77777777" w:rsidR="00C7514C" w:rsidRPr="00892531" w:rsidRDefault="00C7514C" w:rsidP="007E2D91">
            <w:pPr>
              <w:pStyle w:val="CellBody"/>
              <w:spacing w:before="96"/>
              <w:rPr>
                <w:rFonts w:ascii="Arial" w:hAnsi="Arial" w:cs="Arial"/>
                <w:color w:val="FF0000"/>
                <w:sz w:val="24"/>
                <w:szCs w:val="24"/>
                <w:lang w:val="en-GB"/>
              </w:rPr>
            </w:pPr>
            <w:r w:rsidRPr="00957B86">
              <w:rPr>
                <w:rFonts w:ascii="Arial" w:hAnsi="Arial" w:cs="Arial"/>
                <w:color w:val="FF0000"/>
                <w:sz w:val="24"/>
                <w:szCs w:val="24"/>
                <w:lang w:val="en-GB"/>
              </w:rPr>
              <w:t xml:space="preserve">Controller generates </w:t>
            </w:r>
            <w:r>
              <w:rPr>
                <w:rFonts w:ascii="Arial" w:hAnsi="Arial" w:cs="Arial"/>
                <w:color w:val="FF0000"/>
                <w:sz w:val="24"/>
                <w:szCs w:val="24"/>
                <w:lang w:val="en-GB"/>
              </w:rPr>
              <w:t xml:space="preserve">the </w:t>
            </w:r>
            <w:r w:rsidRPr="00957B86">
              <w:rPr>
                <w:rFonts w:ascii="Arial" w:hAnsi="Arial" w:cs="Arial"/>
                <w:color w:val="FF0000"/>
                <w:sz w:val="24"/>
                <w:szCs w:val="24"/>
                <w:lang w:val="en-GB"/>
              </w:rPr>
              <w:t>Resolvab</w:t>
            </w:r>
            <w:r>
              <w:rPr>
                <w:rFonts w:ascii="Arial" w:hAnsi="Arial" w:cs="Arial"/>
                <w:color w:val="FF0000"/>
                <w:sz w:val="24"/>
                <w:szCs w:val="24"/>
                <w:lang w:val="en-GB"/>
              </w:rPr>
              <w:t xml:space="preserve">le Private Address based on the </w:t>
            </w:r>
            <w:r w:rsidRPr="00957B86">
              <w:rPr>
                <w:rFonts w:ascii="Arial" w:hAnsi="Arial" w:cs="Arial"/>
                <w:color w:val="FF0000"/>
                <w:sz w:val="24"/>
                <w:szCs w:val="24"/>
                <w:lang w:val="en-GB"/>
              </w:rPr>
              <w:t xml:space="preserve">local IRK from </w:t>
            </w:r>
            <w:r>
              <w:rPr>
                <w:rFonts w:ascii="Arial" w:hAnsi="Arial" w:cs="Arial"/>
                <w:color w:val="FF0000"/>
                <w:sz w:val="24"/>
                <w:szCs w:val="24"/>
                <w:lang w:val="en-GB"/>
              </w:rPr>
              <w:t xml:space="preserve">the </w:t>
            </w:r>
            <w:r w:rsidRPr="00957B86">
              <w:rPr>
                <w:rFonts w:ascii="Arial" w:hAnsi="Arial" w:cs="Arial"/>
                <w:color w:val="FF0000"/>
                <w:sz w:val="24"/>
                <w:szCs w:val="24"/>
                <w:lang w:val="en-GB"/>
              </w:rPr>
              <w:t xml:space="preserve">resolving list. If </w:t>
            </w:r>
            <w:r>
              <w:rPr>
                <w:rFonts w:ascii="Arial" w:hAnsi="Arial" w:cs="Arial"/>
                <w:color w:val="FF0000"/>
                <w:sz w:val="24"/>
                <w:szCs w:val="24"/>
                <w:lang w:val="en-GB"/>
              </w:rPr>
              <w:t xml:space="preserve">the </w:t>
            </w:r>
            <w:r w:rsidRPr="00957B86">
              <w:rPr>
                <w:rFonts w:ascii="Arial" w:hAnsi="Arial" w:cs="Arial"/>
                <w:color w:val="FF0000"/>
                <w:sz w:val="24"/>
                <w:szCs w:val="24"/>
                <w:lang w:val="en-GB"/>
              </w:rPr>
              <w:t>reso</w:t>
            </w:r>
            <w:r>
              <w:rPr>
                <w:rFonts w:ascii="Arial" w:hAnsi="Arial" w:cs="Arial"/>
                <w:color w:val="FF0000"/>
                <w:sz w:val="24"/>
                <w:szCs w:val="24"/>
                <w:lang w:val="en-GB"/>
              </w:rPr>
              <w:t xml:space="preserve">lving list contains no matching </w:t>
            </w:r>
            <w:r w:rsidRPr="00957B86">
              <w:rPr>
                <w:rFonts w:ascii="Arial" w:hAnsi="Arial" w:cs="Arial"/>
                <w:color w:val="FF0000"/>
                <w:sz w:val="24"/>
                <w:szCs w:val="24"/>
                <w:lang w:val="en-GB"/>
              </w:rPr>
              <w:t xml:space="preserve">entry, </w:t>
            </w:r>
            <w:r>
              <w:rPr>
                <w:rFonts w:ascii="Arial" w:hAnsi="Arial" w:cs="Arial"/>
                <w:color w:val="FF0000"/>
                <w:sz w:val="24"/>
                <w:szCs w:val="24"/>
                <w:lang w:val="en-GB"/>
              </w:rPr>
              <w:t xml:space="preserve">then </w:t>
            </w:r>
            <w:r w:rsidRPr="00957B86">
              <w:rPr>
                <w:rFonts w:ascii="Arial" w:hAnsi="Arial" w:cs="Arial"/>
                <w:color w:val="FF0000"/>
                <w:sz w:val="24"/>
                <w:szCs w:val="24"/>
                <w:lang w:val="en-GB"/>
              </w:rPr>
              <w:t xml:space="preserve">use </w:t>
            </w:r>
            <w:r>
              <w:rPr>
                <w:rFonts w:ascii="Arial" w:hAnsi="Arial" w:cs="Arial"/>
                <w:color w:val="FF0000"/>
                <w:sz w:val="24"/>
                <w:szCs w:val="24"/>
                <w:lang w:val="en-GB"/>
              </w:rPr>
              <w:t xml:space="preserve">the </w:t>
            </w:r>
            <w:r w:rsidRPr="00957B86">
              <w:rPr>
                <w:rFonts w:ascii="Arial" w:hAnsi="Arial" w:cs="Arial"/>
                <w:color w:val="FF0000"/>
                <w:sz w:val="24"/>
                <w:szCs w:val="24"/>
                <w:lang w:val="en-GB"/>
              </w:rPr>
              <w:t>public address.</w:t>
            </w:r>
          </w:p>
        </w:tc>
      </w:tr>
      <w:tr w:rsidR="00C7514C" w:rsidRPr="004A3BDF" w14:paraId="7BB82694" w14:textId="77777777" w:rsidTr="007E2D91">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7F0CB9C6" w14:textId="77777777" w:rsidR="00C7514C" w:rsidRDefault="00C7514C" w:rsidP="007E2D91">
            <w:pPr>
              <w:pStyle w:val="CellBody"/>
              <w:spacing w:before="96"/>
              <w:rPr>
                <w:rFonts w:ascii="Arial" w:hAnsi="Arial" w:cs="Arial"/>
                <w:color w:val="FF0000"/>
                <w:sz w:val="24"/>
                <w:szCs w:val="24"/>
              </w:rPr>
            </w:pPr>
            <w:r>
              <w:rPr>
                <w:rFonts w:ascii="Arial" w:hAnsi="Arial" w:cs="Arial"/>
                <w:color w:val="FF0000"/>
                <w:sz w:val="24"/>
                <w:szCs w:val="24"/>
              </w:rPr>
              <w:t>0x03</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263FE16F" w14:textId="77777777" w:rsidR="00C7514C" w:rsidRPr="00892531" w:rsidRDefault="00C7514C" w:rsidP="007E2D91">
            <w:pPr>
              <w:pStyle w:val="CellBody"/>
              <w:spacing w:before="96"/>
              <w:rPr>
                <w:rFonts w:ascii="Arial" w:hAnsi="Arial" w:cs="Arial"/>
                <w:color w:val="FF0000"/>
                <w:sz w:val="24"/>
                <w:szCs w:val="24"/>
                <w:lang w:val="en-GB"/>
              </w:rPr>
            </w:pPr>
            <w:r w:rsidRPr="00957B86">
              <w:rPr>
                <w:rFonts w:ascii="Arial" w:hAnsi="Arial" w:cs="Arial"/>
                <w:color w:val="FF0000"/>
                <w:sz w:val="24"/>
                <w:szCs w:val="24"/>
                <w:lang w:val="en-GB"/>
              </w:rPr>
              <w:t xml:space="preserve">Controller generates </w:t>
            </w:r>
            <w:r>
              <w:rPr>
                <w:rFonts w:ascii="Arial" w:hAnsi="Arial" w:cs="Arial"/>
                <w:color w:val="FF0000"/>
                <w:sz w:val="24"/>
                <w:szCs w:val="24"/>
                <w:lang w:val="en-GB"/>
              </w:rPr>
              <w:t xml:space="preserve">the </w:t>
            </w:r>
            <w:r w:rsidRPr="00957B86">
              <w:rPr>
                <w:rFonts w:ascii="Arial" w:hAnsi="Arial" w:cs="Arial"/>
                <w:color w:val="FF0000"/>
                <w:sz w:val="24"/>
                <w:szCs w:val="24"/>
                <w:lang w:val="en-GB"/>
              </w:rPr>
              <w:t>Resolvab</w:t>
            </w:r>
            <w:r>
              <w:rPr>
                <w:rFonts w:ascii="Arial" w:hAnsi="Arial" w:cs="Arial"/>
                <w:color w:val="FF0000"/>
                <w:sz w:val="24"/>
                <w:szCs w:val="24"/>
                <w:lang w:val="en-GB"/>
              </w:rPr>
              <w:t xml:space="preserve">le Private Address based on the </w:t>
            </w:r>
            <w:r w:rsidRPr="00957B86">
              <w:rPr>
                <w:rFonts w:ascii="Arial" w:hAnsi="Arial" w:cs="Arial"/>
                <w:color w:val="FF0000"/>
                <w:sz w:val="24"/>
                <w:szCs w:val="24"/>
                <w:lang w:val="en-GB"/>
              </w:rPr>
              <w:t xml:space="preserve">local IRK from </w:t>
            </w:r>
            <w:r>
              <w:rPr>
                <w:rFonts w:ascii="Arial" w:hAnsi="Arial" w:cs="Arial"/>
                <w:color w:val="FF0000"/>
                <w:sz w:val="24"/>
                <w:szCs w:val="24"/>
                <w:lang w:val="en-GB"/>
              </w:rPr>
              <w:t xml:space="preserve">the </w:t>
            </w:r>
            <w:r w:rsidRPr="00957B86">
              <w:rPr>
                <w:rFonts w:ascii="Arial" w:hAnsi="Arial" w:cs="Arial"/>
                <w:color w:val="FF0000"/>
                <w:sz w:val="24"/>
                <w:szCs w:val="24"/>
                <w:lang w:val="en-GB"/>
              </w:rPr>
              <w:t xml:space="preserve">resolving list. If </w:t>
            </w:r>
            <w:r>
              <w:rPr>
                <w:rFonts w:ascii="Arial" w:hAnsi="Arial" w:cs="Arial"/>
                <w:color w:val="FF0000"/>
                <w:sz w:val="24"/>
                <w:szCs w:val="24"/>
                <w:lang w:val="en-GB"/>
              </w:rPr>
              <w:t xml:space="preserve">the </w:t>
            </w:r>
            <w:r w:rsidRPr="00957B86">
              <w:rPr>
                <w:rFonts w:ascii="Arial" w:hAnsi="Arial" w:cs="Arial"/>
                <w:color w:val="FF0000"/>
                <w:sz w:val="24"/>
                <w:szCs w:val="24"/>
                <w:lang w:val="en-GB"/>
              </w:rPr>
              <w:t>reso</w:t>
            </w:r>
            <w:r>
              <w:rPr>
                <w:rFonts w:ascii="Arial" w:hAnsi="Arial" w:cs="Arial"/>
                <w:color w:val="FF0000"/>
                <w:sz w:val="24"/>
                <w:szCs w:val="24"/>
                <w:lang w:val="en-GB"/>
              </w:rPr>
              <w:t xml:space="preserve">lving list contains no matching </w:t>
            </w:r>
            <w:r w:rsidRPr="00957B86">
              <w:rPr>
                <w:rFonts w:ascii="Arial" w:hAnsi="Arial" w:cs="Arial"/>
                <w:color w:val="FF0000"/>
                <w:sz w:val="24"/>
                <w:szCs w:val="24"/>
                <w:lang w:val="en-GB"/>
              </w:rPr>
              <w:t xml:space="preserve">entry, </w:t>
            </w:r>
            <w:r>
              <w:rPr>
                <w:rFonts w:ascii="Arial" w:hAnsi="Arial" w:cs="Arial"/>
                <w:color w:val="FF0000"/>
                <w:sz w:val="24"/>
                <w:szCs w:val="24"/>
                <w:lang w:val="en-GB"/>
              </w:rPr>
              <w:t xml:space="preserve">then </w:t>
            </w:r>
            <w:r w:rsidRPr="00957B86">
              <w:rPr>
                <w:rFonts w:ascii="Arial" w:hAnsi="Arial" w:cs="Arial"/>
                <w:color w:val="FF0000"/>
                <w:sz w:val="24"/>
                <w:szCs w:val="24"/>
                <w:lang w:val="en-GB"/>
              </w:rPr>
              <w:t xml:space="preserve">use </w:t>
            </w:r>
            <w:r>
              <w:rPr>
                <w:rFonts w:ascii="Arial" w:hAnsi="Arial" w:cs="Arial"/>
                <w:color w:val="FF0000"/>
                <w:sz w:val="24"/>
                <w:szCs w:val="24"/>
                <w:lang w:val="en-GB"/>
              </w:rPr>
              <w:t xml:space="preserve">the </w:t>
            </w:r>
            <w:r w:rsidRPr="00957B86">
              <w:rPr>
                <w:rFonts w:ascii="Arial" w:hAnsi="Arial" w:cs="Arial"/>
                <w:color w:val="FF0000"/>
                <w:sz w:val="24"/>
                <w:szCs w:val="24"/>
                <w:lang w:val="en-GB"/>
              </w:rPr>
              <w:t>random address from LE_Set_Random_Address.</w:t>
            </w:r>
          </w:p>
        </w:tc>
      </w:tr>
      <w:tr w:rsidR="00C7514C" w:rsidRPr="004A3BDF" w14:paraId="112536E1" w14:textId="77777777" w:rsidTr="007E2D91">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62ACF200" w14:textId="77777777" w:rsidR="00C7514C" w:rsidRDefault="00C7514C" w:rsidP="007E2D91">
            <w:pPr>
              <w:pStyle w:val="CellBody"/>
              <w:spacing w:before="96"/>
              <w:rPr>
                <w:rFonts w:ascii="Arial" w:hAnsi="Arial" w:cs="Arial"/>
                <w:color w:val="FF0000"/>
                <w:sz w:val="24"/>
                <w:szCs w:val="24"/>
              </w:rPr>
            </w:pPr>
            <w:r>
              <w:rPr>
                <w:rFonts w:ascii="Arial" w:hAnsi="Arial" w:cs="Arial"/>
                <w:color w:val="FF0000"/>
                <w:sz w:val="24"/>
                <w:szCs w:val="24"/>
              </w:rPr>
              <w:t>All other values</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1FCCDC1E" w14:textId="77777777" w:rsidR="00C7514C" w:rsidRDefault="00C7514C" w:rsidP="007E2D91">
            <w:pPr>
              <w:pStyle w:val="CellBody"/>
              <w:spacing w:before="96"/>
              <w:rPr>
                <w:rFonts w:ascii="Arial" w:hAnsi="Arial" w:cs="Arial"/>
                <w:color w:val="FF0000"/>
                <w:sz w:val="24"/>
                <w:szCs w:val="24"/>
              </w:rPr>
            </w:pPr>
            <w:r>
              <w:rPr>
                <w:rFonts w:ascii="Arial" w:hAnsi="Arial" w:cs="Arial"/>
                <w:color w:val="FF0000"/>
                <w:sz w:val="24"/>
                <w:szCs w:val="24"/>
              </w:rPr>
              <w:t>Reserved for future use.</w:t>
            </w:r>
          </w:p>
        </w:tc>
      </w:tr>
    </w:tbl>
    <w:p w14:paraId="5BB71042" w14:textId="77777777" w:rsidR="00C7514C" w:rsidRDefault="00C7514C" w:rsidP="004E796C"/>
    <w:p w14:paraId="18F78880" w14:textId="77777777" w:rsidR="00EF3E61" w:rsidRPr="004A3BDF" w:rsidRDefault="00EF3E61" w:rsidP="00EF3E61">
      <w:pPr>
        <w:spacing w:after="0"/>
        <w:rPr>
          <w:rFonts w:cs="Arial"/>
          <w:i/>
          <w:color w:val="FF0000"/>
          <w:sz w:val="24"/>
          <w:szCs w:val="24"/>
        </w:rPr>
      </w:pPr>
      <w:r w:rsidRPr="004A3BDF">
        <w:rPr>
          <w:rFonts w:cs="Arial"/>
          <w:i/>
          <w:color w:val="FF0000"/>
          <w:sz w:val="24"/>
          <w:szCs w:val="24"/>
        </w:rPr>
        <w:t>Peer_Address_Type</w:t>
      </w:r>
      <w:r w:rsidR="005E6328">
        <w:rPr>
          <w:rFonts w:cs="Arial"/>
          <w:i/>
          <w:color w:val="FF0000"/>
          <w:sz w:val="24"/>
          <w:szCs w:val="24"/>
        </w:rPr>
        <w:t>[i]</w:t>
      </w:r>
      <w:r w:rsidRPr="004A3BDF">
        <w:rPr>
          <w:rFonts w:cs="Arial"/>
          <w:i/>
          <w:color w:val="FF0000"/>
          <w:sz w:val="24"/>
          <w:szCs w:val="24"/>
        </w:rPr>
        <w:t>:</w:t>
      </w:r>
      <w:r w:rsidRPr="004A3BDF">
        <w:rPr>
          <w:rFonts w:cs="Arial"/>
          <w:i/>
          <w:color w:val="FF0000"/>
          <w:sz w:val="24"/>
          <w:szCs w:val="24"/>
        </w:rPr>
        <w:tab/>
      </w:r>
      <w:r w:rsidR="00C7514C">
        <w:rPr>
          <w:rFonts w:cs="Arial"/>
          <w:i/>
          <w:color w:val="FF0000"/>
          <w:sz w:val="24"/>
          <w:szCs w:val="24"/>
        </w:rPr>
        <w:tab/>
      </w:r>
      <w:r w:rsidR="00C7514C">
        <w:rPr>
          <w:rFonts w:cs="Arial"/>
          <w:i/>
          <w:color w:val="FF0000"/>
          <w:sz w:val="24"/>
          <w:szCs w:val="24"/>
        </w:rPr>
        <w:tab/>
      </w:r>
      <w:r w:rsidRPr="004A3BDF">
        <w:rPr>
          <w:rFonts w:cs="Arial"/>
          <w:i/>
          <w:color w:val="FF0000"/>
          <w:sz w:val="24"/>
          <w:szCs w:val="24"/>
        </w:rPr>
        <w:t>Size: 1 Octet</w:t>
      </w:r>
      <w:r w:rsidR="00C7514C">
        <w:rPr>
          <w:rFonts w:cs="Arial"/>
          <w:i/>
          <w:color w:val="FF0000"/>
          <w:sz w:val="24"/>
          <w:szCs w:val="24"/>
        </w:rPr>
        <w:t xml:space="preserve"> * bits set in Initiating_PHYs</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EF3E61" w:rsidRPr="004A3BDF" w14:paraId="7EE70A6F" w14:textId="77777777" w:rsidTr="007E2D91">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6B3C45C7" w14:textId="77777777" w:rsidR="00EF3E61" w:rsidRPr="004A3BDF" w:rsidRDefault="00EF3E61" w:rsidP="007E2D91">
            <w:pPr>
              <w:pStyle w:val="Tableheading"/>
              <w:spacing w:before="96"/>
              <w:rPr>
                <w:rFonts w:cs="Arial"/>
                <w:color w:val="FF0000"/>
                <w:sz w:val="24"/>
                <w:szCs w:val="24"/>
              </w:rPr>
            </w:pPr>
            <w:r w:rsidRPr="004A3B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024DD4BD" w14:textId="77777777" w:rsidR="00EF3E61" w:rsidRPr="004A3BDF" w:rsidRDefault="00EF3E61" w:rsidP="007E2D91">
            <w:pPr>
              <w:pStyle w:val="Tableheading"/>
              <w:spacing w:before="96"/>
              <w:rPr>
                <w:rFonts w:cs="Arial"/>
                <w:color w:val="FF0000"/>
                <w:sz w:val="24"/>
                <w:szCs w:val="24"/>
              </w:rPr>
            </w:pPr>
            <w:r w:rsidRPr="004A3BDF">
              <w:rPr>
                <w:rFonts w:cs="Arial"/>
                <w:color w:val="FF0000"/>
                <w:sz w:val="24"/>
                <w:szCs w:val="24"/>
              </w:rPr>
              <w:t>Parameter Description</w:t>
            </w:r>
          </w:p>
        </w:tc>
      </w:tr>
      <w:tr w:rsidR="00EF3E61" w:rsidRPr="004A3BDF" w14:paraId="601B5F43" w14:textId="77777777" w:rsidTr="007E2D91">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008831E0" w14:textId="77777777" w:rsidR="00EF3E61" w:rsidRPr="004A3BDF" w:rsidRDefault="00EF3E61" w:rsidP="007E2D91">
            <w:pPr>
              <w:pStyle w:val="CellBody"/>
              <w:spacing w:before="96"/>
              <w:rPr>
                <w:rFonts w:ascii="Arial" w:hAnsi="Arial" w:cs="Arial"/>
                <w:color w:val="FF0000"/>
                <w:sz w:val="24"/>
                <w:szCs w:val="24"/>
              </w:rPr>
            </w:pPr>
            <w:r w:rsidRPr="004A3BDF">
              <w:rPr>
                <w:rFonts w:ascii="Arial" w:hAnsi="Arial" w:cs="Arial"/>
                <w:color w:val="FF0000"/>
                <w:sz w:val="24"/>
                <w:szCs w:val="24"/>
              </w:rPr>
              <w:t>0x00</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03EE1800" w14:textId="77777777" w:rsidR="00EF3E61" w:rsidRPr="004A3BDF" w:rsidRDefault="00EF3E61" w:rsidP="007E2D91">
            <w:pPr>
              <w:pStyle w:val="CellBody"/>
              <w:spacing w:before="96"/>
              <w:rPr>
                <w:rFonts w:ascii="Arial" w:hAnsi="Arial" w:cs="Arial"/>
                <w:color w:val="FF0000"/>
                <w:sz w:val="24"/>
                <w:szCs w:val="24"/>
              </w:rPr>
            </w:pPr>
            <w:r w:rsidRPr="004A3BDF">
              <w:rPr>
                <w:rFonts w:ascii="Arial" w:hAnsi="Arial" w:cs="Arial"/>
                <w:color w:val="FF0000"/>
                <w:sz w:val="24"/>
                <w:szCs w:val="24"/>
              </w:rPr>
              <w:t>Public Device Address or Public Identity Address</w:t>
            </w:r>
          </w:p>
        </w:tc>
      </w:tr>
      <w:tr w:rsidR="00EF3E61" w:rsidRPr="004A3BDF" w14:paraId="6EF9917D" w14:textId="77777777" w:rsidTr="007E2D91">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15227992" w14:textId="77777777" w:rsidR="00EF3E61" w:rsidRPr="004A3BDF" w:rsidRDefault="00EF3E61" w:rsidP="007E2D91">
            <w:pPr>
              <w:pStyle w:val="CellBody"/>
              <w:spacing w:before="96"/>
              <w:rPr>
                <w:rFonts w:ascii="Arial" w:hAnsi="Arial" w:cs="Arial"/>
                <w:color w:val="FF0000"/>
                <w:sz w:val="24"/>
                <w:szCs w:val="24"/>
              </w:rPr>
            </w:pPr>
            <w:r w:rsidRPr="004A3BDF">
              <w:rPr>
                <w:rFonts w:ascii="Arial" w:hAnsi="Arial" w:cs="Arial"/>
                <w:color w:val="FF0000"/>
                <w:sz w:val="24"/>
                <w:szCs w:val="24"/>
              </w:rPr>
              <w:t>0x01</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669EA3AA" w14:textId="77777777" w:rsidR="00EF3E61" w:rsidRPr="004A3BDF" w:rsidRDefault="00EF3E61" w:rsidP="007E2D91">
            <w:pPr>
              <w:pStyle w:val="CellBody"/>
              <w:spacing w:before="96"/>
              <w:rPr>
                <w:rFonts w:ascii="Arial" w:hAnsi="Arial" w:cs="Arial"/>
                <w:color w:val="FF0000"/>
                <w:sz w:val="24"/>
                <w:szCs w:val="24"/>
              </w:rPr>
            </w:pPr>
            <w:r w:rsidRPr="004A3BDF">
              <w:rPr>
                <w:rFonts w:ascii="Arial" w:hAnsi="Arial" w:cs="Arial"/>
                <w:color w:val="FF0000"/>
                <w:sz w:val="24"/>
                <w:szCs w:val="24"/>
              </w:rPr>
              <w:t>Random Device Address or Random (static) Identity Address</w:t>
            </w:r>
          </w:p>
        </w:tc>
      </w:tr>
      <w:tr w:rsidR="00C7514C" w:rsidRPr="004A3BDF" w14:paraId="0CE20B10" w14:textId="77777777" w:rsidTr="007E2D91">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774F555A" w14:textId="77777777" w:rsidR="00C7514C" w:rsidRDefault="00C7514C" w:rsidP="007E2D91">
            <w:pPr>
              <w:pStyle w:val="CellBody"/>
              <w:spacing w:before="96"/>
              <w:rPr>
                <w:rFonts w:ascii="Arial" w:hAnsi="Arial" w:cs="Arial"/>
                <w:color w:val="FF0000"/>
                <w:sz w:val="24"/>
                <w:szCs w:val="24"/>
              </w:rPr>
            </w:pPr>
            <w:r>
              <w:rPr>
                <w:rFonts w:ascii="Arial" w:hAnsi="Arial" w:cs="Arial"/>
                <w:color w:val="FF0000"/>
                <w:sz w:val="24"/>
                <w:szCs w:val="24"/>
              </w:rPr>
              <w:t>0x02</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398A6218" w14:textId="77777777" w:rsidR="00C7514C" w:rsidRPr="004A3BDF" w:rsidRDefault="00C7514C" w:rsidP="00C7514C">
            <w:pPr>
              <w:pStyle w:val="CellBody"/>
              <w:spacing w:before="96"/>
              <w:rPr>
                <w:rFonts w:ascii="Arial" w:hAnsi="Arial" w:cs="Arial"/>
                <w:color w:val="FF0000"/>
                <w:sz w:val="24"/>
                <w:szCs w:val="24"/>
              </w:rPr>
            </w:pPr>
            <w:r w:rsidRPr="00C7514C">
              <w:rPr>
                <w:rFonts w:ascii="Arial" w:hAnsi="Arial" w:cs="Arial"/>
                <w:color w:val="FF0000"/>
                <w:sz w:val="24"/>
                <w:szCs w:val="24"/>
              </w:rPr>
              <w:t>Public Identity Address (Correspon</w:t>
            </w:r>
            <w:r>
              <w:rPr>
                <w:rFonts w:ascii="Arial" w:hAnsi="Arial" w:cs="Arial"/>
                <w:color w:val="FF0000"/>
                <w:sz w:val="24"/>
                <w:szCs w:val="24"/>
              </w:rPr>
              <w:t xml:space="preserve">ds to peer’s Resolvable Private </w:t>
            </w:r>
            <w:r w:rsidRPr="00C7514C">
              <w:rPr>
                <w:rFonts w:ascii="Arial" w:hAnsi="Arial" w:cs="Arial"/>
                <w:color w:val="FF0000"/>
                <w:sz w:val="24"/>
                <w:szCs w:val="24"/>
              </w:rPr>
              <w:t>Address)</w:t>
            </w:r>
          </w:p>
        </w:tc>
      </w:tr>
      <w:tr w:rsidR="00C7514C" w:rsidRPr="004A3BDF" w14:paraId="7C4DEE56" w14:textId="77777777" w:rsidTr="007E2D91">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56CF1E35" w14:textId="77777777" w:rsidR="00C7514C" w:rsidRDefault="00C7514C" w:rsidP="007E2D91">
            <w:pPr>
              <w:pStyle w:val="CellBody"/>
              <w:spacing w:before="96"/>
              <w:rPr>
                <w:rFonts w:ascii="Arial" w:hAnsi="Arial" w:cs="Arial"/>
                <w:color w:val="FF0000"/>
                <w:sz w:val="24"/>
                <w:szCs w:val="24"/>
              </w:rPr>
            </w:pPr>
            <w:r>
              <w:rPr>
                <w:rFonts w:ascii="Arial" w:hAnsi="Arial" w:cs="Arial"/>
                <w:color w:val="FF0000"/>
                <w:sz w:val="24"/>
                <w:szCs w:val="24"/>
              </w:rPr>
              <w:t>0x03</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62C6B656" w14:textId="77777777" w:rsidR="00C7514C" w:rsidRPr="004A3BDF" w:rsidRDefault="00C7514C" w:rsidP="00C7514C">
            <w:pPr>
              <w:pStyle w:val="CellBody"/>
              <w:spacing w:before="96"/>
              <w:rPr>
                <w:rFonts w:ascii="Arial" w:hAnsi="Arial" w:cs="Arial"/>
                <w:color w:val="FF0000"/>
                <w:sz w:val="24"/>
                <w:szCs w:val="24"/>
              </w:rPr>
            </w:pPr>
            <w:r w:rsidRPr="00C7514C">
              <w:rPr>
                <w:rFonts w:ascii="Arial" w:hAnsi="Arial" w:cs="Arial"/>
                <w:color w:val="FF0000"/>
                <w:sz w:val="24"/>
                <w:szCs w:val="24"/>
              </w:rPr>
              <w:t>Random (static) Identity Address (C</w:t>
            </w:r>
            <w:r>
              <w:rPr>
                <w:rFonts w:ascii="Arial" w:hAnsi="Arial" w:cs="Arial"/>
                <w:color w:val="FF0000"/>
                <w:sz w:val="24"/>
                <w:szCs w:val="24"/>
              </w:rPr>
              <w:t xml:space="preserve">orresponds to peer’s Resolvable </w:t>
            </w:r>
            <w:r w:rsidRPr="00C7514C">
              <w:rPr>
                <w:rFonts w:ascii="Arial" w:hAnsi="Arial" w:cs="Arial"/>
                <w:color w:val="FF0000"/>
                <w:sz w:val="24"/>
                <w:szCs w:val="24"/>
              </w:rPr>
              <w:t>Private Address)</w:t>
            </w:r>
          </w:p>
        </w:tc>
      </w:tr>
      <w:tr w:rsidR="00EF3E61" w:rsidRPr="004A3BDF" w14:paraId="74C94EFD" w14:textId="77777777" w:rsidTr="007E2D91">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54BD4510" w14:textId="77777777" w:rsidR="00EF3E61" w:rsidRPr="004A3BDF" w:rsidRDefault="00EF3E61" w:rsidP="007E2D91">
            <w:pPr>
              <w:pStyle w:val="CellBody"/>
              <w:spacing w:before="96"/>
              <w:rPr>
                <w:rFonts w:ascii="Arial" w:hAnsi="Arial" w:cs="Arial"/>
                <w:color w:val="FF0000"/>
                <w:sz w:val="24"/>
                <w:szCs w:val="24"/>
              </w:rPr>
            </w:pPr>
            <w:r>
              <w:rPr>
                <w:rFonts w:ascii="Arial" w:hAnsi="Arial" w:cs="Arial"/>
                <w:color w:val="FF0000"/>
                <w:sz w:val="24"/>
                <w:szCs w:val="24"/>
              </w:rPr>
              <w:t>All other values</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7C0F5F56" w14:textId="77777777" w:rsidR="00EF3E61" w:rsidRPr="004A3BDF" w:rsidRDefault="00EF3E61" w:rsidP="007E2D91">
            <w:pPr>
              <w:pStyle w:val="CellBody"/>
              <w:spacing w:before="96"/>
              <w:rPr>
                <w:rFonts w:ascii="Arial" w:hAnsi="Arial" w:cs="Arial"/>
                <w:color w:val="FF0000"/>
                <w:sz w:val="24"/>
                <w:szCs w:val="24"/>
              </w:rPr>
            </w:pPr>
            <w:r w:rsidRPr="004A3BDF">
              <w:rPr>
                <w:rFonts w:ascii="Arial" w:hAnsi="Arial" w:cs="Arial"/>
                <w:color w:val="FF0000"/>
                <w:sz w:val="24"/>
                <w:szCs w:val="24"/>
              </w:rPr>
              <w:t>Reserved for future use</w:t>
            </w:r>
          </w:p>
        </w:tc>
      </w:tr>
    </w:tbl>
    <w:p w14:paraId="69E83DB6" w14:textId="77777777" w:rsidR="00EF3E61" w:rsidRPr="004A3BDF" w:rsidRDefault="00EF3E61" w:rsidP="00EF3E61">
      <w:pPr>
        <w:rPr>
          <w:rFonts w:cs="Arial"/>
          <w:sz w:val="24"/>
          <w:szCs w:val="24"/>
        </w:rPr>
      </w:pPr>
    </w:p>
    <w:p w14:paraId="0D946E6C" w14:textId="77777777" w:rsidR="00EF3E61" w:rsidRPr="004A3BDF" w:rsidRDefault="00EF3E61" w:rsidP="00EF3E61">
      <w:pPr>
        <w:spacing w:after="0"/>
        <w:rPr>
          <w:rFonts w:cs="Arial"/>
          <w:i/>
          <w:color w:val="FF0000"/>
          <w:sz w:val="24"/>
          <w:szCs w:val="24"/>
        </w:rPr>
      </w:pPr>
      <w:r w:rsidRPr="004A3BDF">
        <w:rPr>
          <w:rFonts w:cs="Arial"/>
          <w:i/>
          <w:color w:val="FF0000"/>
          <w:sz w:val="24"/>
          <w:szCs w:val="24"/>
        </w:rPr>
        <w:t>Peer_Address</w:t>
      </w:r>
      <w:r w:rsidR="005E6328">
        <w:rPr>
          <w:rFonts w:cs="Arial"/>
          <w:i/>
          <w:color w:val="FF0000"/>
          <w:sz w:val="24"/>
          <w:szCs w:val="24"/>
        </w:rPr>
        <w:t>[i]</w:t>
      </w:r>
      <w:r w:rsidRPr="004A3BDF">
        <w:rPr>
          <w:rFonts w:cs="Arial"/>
          <w:i/>
          <w:color w:val="FF0000"/>
          <w:sz w:val="24"/>
          <w:szCs w:val="24"/>
        </w:rPr>
        <w:t>:</w:t>
      </w:r>
      <w:r w:rsidRPr="004A3BDF">
        <w:rPr>
          <w:rFonts w:cs="Arial"/>
          <w:i/>
          <w:color w:val="FF0000"/>
          <w:sz w:val="24"/>
          <w:szCs w:val="24"/>
        </w:rPr>
        <w:tab/>
      </w:r>
      <w:r w:rsidRPr="004A3BDF">
        <w:rPr>
          <w:rFonts w:cs="Arial"/>
          <w:i/>
          <w:color w:val="FF0000"/>
          <w:sz w:val="24"/>
          <w:szCs w:val="24"/>
        </w:rPr>
        <w:tab/>
      </w:r>
      <w:r w:rsidR="00C7514C">
        <w:rPr>
          <w:rFonts w:cs="Arial"/>
          <w:i/>
          <w:color w:val="FF0000"/>
          <w:sz w:val="24"/>
          <w:szCs w:val="24"/>
        </w:rPr>
        <w:tab/>
      </w:r>
      <w:r w:rsidR="00C7514C">
        <w:rPr>
          <w:rFonts w:cs="Arial"/>
          <w:i/>
          <w:color w:val="FF0000"/>
          <w:sz w:val="24"/>
          <w:szCs w:val="24"/>
        </w:rPr>
        <w:tab/>
      </w:r>
      <w:r w:rsidRPr="004A3BDF">
        <w:rPr>
          <w:rFonts w:cs="Arial"/>
          <w:i/>
          <w:color w:val="FF0000"/>
          <w:sz w:val="24"/>
          <w:szCs w:val="24"/>
        </w:rPr>
        <w:t>Size: 6 Octets</w:t>
      </w:r>
      <w:r w:rsidR="00C7514C">
        <w:rPr>
          <w:rFonts w:cs="Arial"/>
          <w:i/>
          <w:color w:val="FF0000"/>
          <w:sz w:val="24"/>
          <w:szCs w:val="24"/>
        </w:rPr>
        <w:t xml:space="preserve"> * bits set in Initiating_PHYs</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2525"/>
        <w:gridCol w:w="6290"/>
      </w:tblGrid>
      <w:tr w:rsidR="00EF3E61" w:rsidRPr="004A3BDF" w14:paraId="020DB5C6" w14:textId="77777777" w:rsidTr="007E2D91">
        <w:trPr>
          <w:cnfStyle w:val="100000000000" w:firstRow="1" w:lastRow="0" w:firstColumn="0" w:lastColumn="0" w:oddVBand="0" w:evenVBand="0" w:oddHBand="0" w:evenHBand="0" w:firstRowFirstColumn="0" w:firstRowLastColumn="0" w:lastRowFirstColumn="0" w:lastRowLastColumn="0"/>
          <w:cantSplit/>
          <w:trHeight w:val="579"/>
        </w:trPr>
        <w:tc>
          <w:tcPr>
            <w:tcW w:w="2525" w:type="dxa"/>
            <w:tcBorders>
              <w:top w:val="single" w:sz="4" w:space="0" w:color="auto"/>
              <w:left w:val="single" w:sz="4" w:space="0" w:color="auto"/>
              <w:bottom w:val="single" w:sz="4" w:space="0" w:color="auto"/>
              <w:right w:val="single" w:sz="4" w:space="0" w:color="auto"/>
            </w:tcBorders>
            <w:shd w:val="clear" w:color="auto" w:fill="BBFAFD"/>
          </w:tcPr>
          <w:p w14:paraId="125CF004" w14:textId="77777777" w:rsidR="00EF3E61" w:rsidRPr="004A3BDF" w:rsidRDefault="00EF3E61" w:rsidP="007E2D91">
            <w:pPr>
              <w:pStyle w:val="Tableheading"/>
              <w:spacing w:before="96"/>
              <w:rPr>
                <w:rFonts w:cs="Arial"/>
                <w:color w:val="FF0000"/>
                <w:sz w:val="24"/>
                <w:szCs w:val="24"/>
              </w:rPr>
            </w:pPr>
            <w:r w:rsidRPr="004A3BDF">
              <w:rPr>
                <w:rFonts w:cs="Arial"/>
                <w:color w:val="FF0000"/>
                <w:sz w:val="24"/>
                <w:szCs w:val="24"/>
              </w:rPr>
              <w:t>Value</w:t>
            </w:r>
          </w:p>
        </w:tc>
        <w:tc>
          <w:tcPr>
            <w:tcW w:w="6290" w:type="dxa"/>
            <w:tcBorders>
              <w:top w:val="single" w:sz="4" w:space="0" w:color="auto"/>
              <w:left w:val="single" w:sz="4" w:space="0" w:color="auto"/>
              <w:bottom w:val="single" w:sz="4" w:space="0" w:color="auto"/>
              <w:right w:val="single" w:sz="4" w:space="0" w:color="auto"/>
            </w:tcBorders>
            <w:shd w:val="clear" w:color="auto" w:fill="BBFAFD"/>
            <w:hideMark/>
          </w:tcPr>
          <w:p w14:paraId="12708792" w14:textId="77777777" w:rsidR="00EF3E61" w:rsidRPr="004A3BDF" w:rsidRDefault="00EF3E61" w:rsidP="007E2D91">
            <w:pPr>
              <w:pStyle w:val="Tableheading"/>
              <w:spacing w:before="96"/>
              <w:rPr>
                <w:rFonts w:cs="Arial"/>
                <w:color w:val="FF0000"/>
                <w:sz w:val="24"/>
                <w:szCs w:val="24"/>
              </w:rPr>
            </w:pPr>
            <w:r w:rsidRPr="004A3BDF">
              <w:rPr>
                <w:rFonts w:cs="Arial"/>
                <w:color w:val="FF0000"/>
                <w:sz w:val="24"/>
                <w:szCs w:val="24"/>
              </w:rPr>
              <w:t>Parameter Description</w:t>
            </w:r>
          </w:p>
        </w:tc>
      </w:tr>
      <w:tr w:rsidR="00EF3E61" w:rsidRPr="004A3BDF" w14:paraId="02659C68" w14:textId="77777777" w:rsidTr="007E2D91">
        <w:trPr>
          <w:trHeight w:val="184"/>
        </w:trPr>
        <w:tc>
          <w:tcPr>
            <w:tcW w:w="252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63031637" w14:textId="77777777" w:rsidR="00EF3E61" w:rsidRPr="004A3BDF" w:rsidRDefault="00EF3E61" w:rsidP="007E2D91">
            <w:pPr>
              <w:pStyle w:val="CellBody"/>
              <w:spacing w:before="96"/>
              <w:rPr>
                <w:rFonts w:ascii="Arial" w:hAnsi="Arial" w:cs="Arial"/>
                <w:color w:val="FF0000"/>
                <w:sz w:val="24"/>
                <w:szCs w:val="24"/>
              </w:rPr>
            </w:pPr>
            <w:r w:rsidRPr="004A3BDF">
              <w:rPr>
                <w:rFonts w:ascii="Arial" w:hAnsi="Arial" w:cs="Arial"/>
                <w:color w:val="FF0000"/>
                <w:sz w:val="24"/>
                <w:szCs w:val="24"/>
              </w:rPr>
              <w:t>0xXXXXXXXXXXXX</w:t>
            </w:r>
          </w:p>
        </w:tc>
        <w:tc>
          <w:tcPr>
            <w:tcW w:w="629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0878190C" w14:textId="77777777" w:rsidR="00EF3E61" w:rsidRPr="004A3BDF" w:rsidRDefault="00EF3E61" w:rsidP="007E2D91">
            <w:pPr>
              <w:pStyle w:val="CellBody"/>
              <w:spacing w:before="96"/>
              <w:rPr>
                <w:rFonts w:ascii="Arial" w:hAnsi="Arial" w:cs="Arial"/>
                <w:color w:val="FF0000"/>
                <w:sz w:val="24"/>
                <w:szCs w:val="24"/>
                <w:lang w:val="en-GB"/>
              </w:rPr>
            </w:pPr>
            <w:r w:rsidRPr="004A3BDF">
              <w:rPr>
                <w:rFonts w:ascii="Arial" w:hAnsi="Arial" w:cs="Arial"/>
                <w:color w:val="FF0000"/>
                <w:sz w:val="24"/>
                <w:szCs w:val="24"/>
                <w:lang w:val="en-GB"/>
              </w:rPr>
              <w:t>Public Device Address, Random Device Address, Public Identity Address, or Random (static) Identity Address of the device to be connected.</w:t>
            </w:r>
          </w:p>
        </w:tc>
      </w:tr>
    </w:tbl>
    <w:p w14:paraId="0F2DFA5B" w14:textId="77777777" w:rsidR="00EF3E61" w:rsidRDefault="00EF3E61" w:rsidP="004E796C"/>
    <w:p w14:paraId="71EA2DDB" w14:textId="77777777" w:rsidR="00A93BFC" w:rsidRPr="004A3BDF" w:rsidRDefault="00A93BFC" w:rsidP="00A93BFC">
      <w:pPr>
        <w:spacing w:after="0"/>
        <w:rPr>
          <w:rFonts w:cs="Arial"/>
          <w:i/>
          <w:color w:val="FF0000"/>
          <w:sz w:val="24"/>
          <w:szCs w:val="24"/>
        </w:rPr>
      </w:pPr>
      <w:r>
        <w:rPr>
          <w:rFonts w:cs="Arial"/>
          <w:i/>
          <w:color w:val="FF0000"/>
          <w:sz w:val="24"/>
          <w:szCs w:val="24"/>
        </w:rPr>
        <w:t>Conn_Interval_Min:</w:t>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t>Size: 2</w:t>
      </w:r>
      <w:r w:rsidRPr="004A3BDF">
        <w:rPr>
          <w:rFonts w:cs="Arial"/>
          <w:i/>
          <w:color w:val="FF0000"/>
          <w:sz w:val="24"/>
          <w:szCs w:val="24"/>
        </w:rPr>
        <w:t xml:space="preserve"> Octet</w:t>
      </w:r>
      <w:r>
        <w:rPr>
          <w:rFonts w:cs="Arial"/>
          <w:i/>
          <w:color w:val="FF0000"/>
          <w:sz w:val="24"/>
          <w:szCs w:val="24"/>
        </w:rPr>
        <w:t>s</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A93BFC" w:rsidRPr="004A3BDF" w14:paraId="7CF1491A" w14:textId="77777777" w:rsidTr="007E2D91">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3FEE0F43" w14:textId="77777777" w:rsidR="00A93BFC" w:rsidRPr="004A3BDF" w:rsidRDefault="00A93BFC" w:rsidP="007E2D91">
            <w:pPr>
              <w:pStyle w:val="Tableheading"/>
              <w:spacing w:before="96"/>
              <w:rPr>
                <w:rFonts w:cs="Arial"/>
                <w:color w:val="FF0000"/>
                <w:sz w:val="24"/>
                <w:szCs w:val="24"/>
              </w:rPr>
            </w:pPr>
            <w:r w:rsidRPr="004A3B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2ACC5BFA" w14:textId="77777777" w:rsidR="00A93BFC" w:rsidRPr="004A3BDF" w:rsidRDefault="00A93BFC" w:rsidP="007E2D91">
            <w:pPr>
              <w:pStyle w:val="Tableheading"/>
              <w:spacing w:before="96"/>
              <w:rPr>
                <w:rFonts w:cs="Arial"/>
                <w:color w:val="FF0000"/>
                <w:sz w:val="24"/>
                <w:szCs w:val="24"/>
              </w:rPr>
            </w:pPr>
            <w:r w:rsidRPr="004A3BDF">
              <w:rPr>
                <w:rFonts w:cs="Arial"/>
                <w:color w:val="FF0000"/>
                <w:sz w:val="24"/>
                <w:szCs w:val="24"/>
              </w:rPr>
              <w:t>Parameter Description</w:t>
            </w:r>
          </w:p>
        </w:tc>
      </w:tr>
      <w:tr w:rsidR="00A93BFC" w:rsidRPr="004A3BDF" w14:paraId="02BA1E53" w14:textId="77777777" w:rsidTr="007E2D91">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4F8E6EFE" w14:textId="77777777" w:rsidR="00A93BFC" w:rsidRPr="004A3BDF" w:rsidRDefault="00A93BFC" w:rsidP="007E2D91">
            <w:pPr>
              <w:pStyle w:val="CellBody"/>
              <w:spacing w:before="96"/>
              <w:rPr>
                <w:rFonts w:ascii="Arial" w:hAnsi="Arial" w:cs="Arial"/>
                <w:color w:val="FF0000"/>
                <w:sz w:val="24"/>
                <w:szCs w:val="24"/>
              </w:rPr>
            </w:pPr>
            <w:r>
              <w:rPr>
                <w:rFonts w:ascii="Arial" w:hAnsi="Arial" w:cs="Arial"/>
                <w:color w:val="FF0000"/>
                <w:sz w:val="24"/>
                <w:szCs w:val="24"/>
              </w:rPr>
              <w:t>N = 0xXXXX</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2644EC8D" w14:textId="77777777" w:rsidR="00A93BFC" w:rsidRPr="00A93BFC" w:rsidRDefault="00A93BFC" w:rsidP="00A93BFC">
            <w:pPr>
              <w:pStyle w:val="CellBody"/>
              <w:spacing w:before="96"/>
              <w:rPr>
                <w:rFonts w:ascii="Arial" w:hAnsi="Arial" w:cs="Arial"/>
                <w:color w:val="FF0000"/>
                <w:sz w:val="24"/>
                <w:szCs w:val="24"/>
              </w:rPr>
            </w:pPr>
            <w:r w:rsidRPr="00A93BFC">
              <w:rPr>
                <w:rFonts w:ascii="Arial" w:hAnsi="Arial" w:cs="Arial"/>
                <w:color w:val="FF0000"/>
                <w:sz w:val="24"/>
                <w:szCs w:val="24"/>
              </w:rPr>
              <w:t>Minimum value for the connection event interval. This shall be less</w:t>
            </w:r>
          </w:p>
          <w:p w14:paraId="3D33B4BD" w14:textId="77777777" w:rsidR="00A93BFC" w:rsidRPr="00A93BFC" w:rsidRDefault="00A93BFC" w:rsidP="00A93BFC">
            <w:pPr>
              <w:pStyle w:val="CellBody"/>
              <w:spacing w:before="96"/>
              <w:rPr>
                <w:rFonts w:ascii="Arial" w:hAnsi="Arial" w:cs="Arial"/>
                <w:color w:val="FF0000"/>
                <w:sz w:val="24"/>
                <w:szCs w:val="24"/>
              </w:rPr>
            </w:pPr>
            <w:r w:rsidRPr="00A93BFC">
              <w:rPr>
                <w:rFonts w:ascii="Arial" w:hAnsi="Arial" w:cs="Arial"/>
                <w:color w:val="FF0000"/>
                <w:sz w:val="24"/>
                <w:szCs w:val="24"/>
              </w:rPr>
              <w:t>than or equal to Conn_Interval_Max.</w:t>
            </w:r>
          </w:p>
          <w:p w14:paraId="03A9967F" w14:textId="77777777" w:rsidR="00A93BFC" w:rsidRPr="00A93BFC" w:rsidRDefault="00A93BFC" w:rsidP="00A93BFC">
            <w:pPr>
              <w:pStyle w:val="CellBody"/>
              <w:spacing w:before="96"/>
              <w:rPr>
                <w:rFonts w:ascii="Arial" w:hAnsi="Arial" w:cs="Arial"/>
                <w:color w:val="FF0000"/>
                <w:sz w:val="24"/>
                <w:szCs w:val="24"/>
              </w:rPr>
            </w:pPr>
            <w:r w:rsidRPr="00A93BFC">
              <w:rPr>
                <w:rFonts w:ascii="Arial" w:hAnsi="Arial" w:cs="Arial"/>
                <w:color w:val="FF0000"/>
                <w:sz w:val="24"/>
                <w:szCs w:val="24"/>
              </w:rPr>
              <w:t>Range: 0x0006 to 0x0C80</w:t>
            </w:r>
          </w:p>
          <w:p w14:paraId="1BFF45D4" w14:textId="77777777" w:rsidR="00A93BFC" w:rsidRPr="00A93BFC" w:rsidRDefault="00A93BFC" w:rsidP="00A93BFC">
            <w:pPr>
              <w:pStyle w:val="CellBody"/>
              <w:spacing w:before="96"/>
              <w:rPr>
                <w:rFonts w:ascii="Arial" w:hAnsi="Arial" w:cs="Arial"/>
                <w:color w:val="FF0000"/>
                <w:sz w:val="24"/>
                <w:szCs w:val="24"/>
              </w:rPr>
            </w:pPr>
            <w:r w:rsidRPr="00A93BFC">
              <w:rPr>
                <w:rFonts w:ascii="Arial" w:hAnsi="Arial" w:cs="Arial"/>
                <w:color w:val="FF0000"/>
                <w:sz w:val="24"/>
                <w:szCs w:val="24"/>
              </w:rPr>
              <w:t>Time = N * 1.25 msec</w:t>
            </w:r>
          </w:p>
          <w:p w14:paraId="2B2698A1" w14:textId="77777777" w:rsidR="00A93BFC" w:rsidRPr="004A3BDF" w:rsidRDefault="00A93BFC" w:rsidP="00A93BFC">
            <w:pPr>
              <w:pStyle w:val="CellBody"/>
              <w:spacing w:before="96"/>
              <w:rPr>
                <w:rFonts w:ascii="Arial" w:hAnsi="Arial" w:cs="Arial"/>
                <w:color w:val="FF0000"/>
                <w:sz w:val="24"/>
                <w:szCs w:val="24"/>
              </w:rPr>
            </w:pPr>
            <w:r w:rsidRPr="00A93BFC">
              <w:rPr>
                <w:rFonts w:ascii="Arial" w:hAnsi="Arial" w:cs="Arial"/>
                <w:color w:val="FF0000"/>
                <w:sz w:val="24"/>
                <w:szCs w:val="24"/>
              </w:rPr>
              <w:t>Time Range: 7.5 msec to 4 seconds.</w:t>
            </w:r>
          </w:p>
        </w:tc>
      </w:tr>
      <w:tr w:rsidR="00A93BFC" w:rsidRPr="004A3BDF" w14:paraId="55C6481B" w14:textId="77777777" w:rsidTr="007E2D91">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392A14B8" w14:textId="77777777" w:rsidR="00A93BFC" w:rsidRDefault="00A93BFC" w:rsidP="007E2D91">
            <w:pPr>
              <w:pStyle w:val="CellBody"/>
              <w:spacing w:before="96"/>
              <w:rPr>
                <w:rFonts w:ascii="Arial" w:hAnsi="Arial" w:cs="Arial"/>
                <w:color w:val="FF0000"/>
                <w:sz w:val="24"/>
                <w:szCs w:val="24"/>
              </w:rPr>
            </w:pPr>
            <w:r>
              <w:rPr>
                <w:rFonts w:ascii="Arial" w:hAnsi="Arial" w:cs="Arial"/>
                <w:color w:val="FF0000"/>
                <w:sz w:val="24"/>
                <w:szCs w:val="24"/>
              </w:rPr>
              <w:t>All other values</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1E69A406" w14:textId="77777777" w:rsidR="00A93BFC" w:rsidRPr="00A93BFC" w:rsidRDefault="00A93BFC" w:rsidP="00A93BFC">
            <w:pPr>
              <w:pStyle w:val="CellBody"/>
              <w:spacing w:before="96"/>
              <w:rPr>
                <w:rFonts w:ascii="Arial" w:hAnsi="Arial" w:cs="Arial"/>
                <w:color w:val="FF0000"/>
                <w:sz w:val="24"/>
                <w:szCs w:val="24"/>
              </w:rPr>
            </w:pPr>
            <w:r>
              <w:rPr>
                <w:rFonts w:ascii="Arial" w:hAnsi="Arial" w:cs="Arial"/>
                <w:color w:val="FF0000"/>
                <w:sz w:val="24"/>
                <w:szCs w:val="24"/>
              </w:rPr>
              <w:t>Reserved for future use</w:t>
            </w:r>
          </w:p>
        </w:tc>
      </w:tr>
    </w:tbl>
    <w:p w14:paraId="32C90A0D" w14:textId="77777777" w:rsidR="004E796C" w:rsidRDefault="004E796C" w:rsidP="004E796C"/>
    <w:p w14:paraId="6593712F" w14:textId="77777777" w:rsidR="00A93BFC" w:rsidRPr="004A3BDF" w:rsidRDefault="00A93BFC" w:rsidP="00A93BFC">
      <w:pPr>
        <w:spacing w:after="0"/>
        <w:rPr>
          <w:rFonts w:cs="Arial"/>
          <w:i/>
          <w:color w:val="FF0000"/>
          <w:sz w:val="24"/>
          <w:szCs w:val="24"/>
        </w:rPr>
      </w:pPr>
      <w:r>
        <w:rPr>
          <w:rFonts w:cs="Arial"/>
          <w:i/>
          <w:color w:val="FF0000"/>
          <w:sz w:val="24"/>
          <w:szCs w:val="24"/>
        </w:rPr>
        <w:t>C</w:t>
      </w:r>
      <w:r w:rsidR="005C0A8D">
        <w:rPr>
          <w:rFonts w:cs="Arial"/>
          <w:i/>
          <w:color w:val="FF0000"/>
          <w:sz w:val="24"/>
          <w:szCs w:val="24"/>
        </w:rPr>
        <w:t>onn_Interval_Max</w:t>
      </w:r>
      <w:r>
        <w:rPr>
          <w:rFonts w:cs="Arial"/>
          <w:i/>
          <w:color w:val="FF0000"/>
          <w:sz w:val="24"/>
          <w:szCs w:val="24"/>
        </w:rPr>
        <w:t>:</w:t>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t>Size: 2</w:t>
      </w:r>
      <w:r w:rsidRPr="004A3BDF">
        <w:rPr>
          <w:rFonts w:cs="Arial"/>
          <w:i/>
          <w:color w:val="FF0000"/>
          <w:sz w:val="24"/>
          <w:szCs w:val="24"/>
        </w:rPr>
        <w:t xml:space="preserve"> Octet</w:t>
      </w:r>
      <w:r>
        <w:rPr>
          <w:rFonts w:cs="Arial"/>
          <w:i/>
          <w:color w:val="FF0000"/>
          <w:sz w:val="24"/>
          <w:szCs w:val="24"/>
        </w:rPr>
        <w:t>s</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A93BFC" w:rsidRPr="004A3BDF" w14:paraId="548DDB82" w14:textId="77777777" w:rsidTr="007E2D91">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6469F775" w14:textId="77777777" w:rsidR="00A93BFC" w:rsidRPr="004A3BDF" w:rsidRDefault="00A93BFC" w:rsidP="007E2D91">
            <w:pPr>
              <w:pStyle w:val="Tableheading"/>
              <w:spacing w:before="96"/>
              <w:rPr>
                <w:rFonts w:cs="Arial"/>
                <w:color w:val="FF0000"/>
                <w:sz w:val="24"/>
                <w:szCs w:val="24"/>
              </w:rPr>
            </w:pPr>
            <w:r w:rsidRPr="004A3B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5047261C" w14:textId="77777777" w:rsidR="00A93BFC" w:rsidRPr="004A3BDF" w:rsidRDefault="00A93BFC" w:rsidP="007E2D91">
            <w:pPr>
              <w:pStyle w:val="Tableheading"/>
              <w:spacing w:before="96"/>
              <w:rPr>
                <w:rFonts w:cs="Arial"/>
                <w:color w:val="FF0000"/>
                <w:sz w:val="24"/>
                <w:szCs w:val="24"/>
              </w:rPr>
            </w:pPr>
            <w:r w:rsidRPr="004A3BDF">
              <w:rPr>
                <w:rFonts w:cs="Arial"/>
                <w:color w:val="FF0000"/>
                <w:sz w:val="24"/>
                <w:szCs w:val="24"/>
              </w:rPr>
              <w:t>Parameter Description</w:t>
            </w:r>
          </w:p>
        </w:tc>
      </w:tr>
      <w:tr w:rsidR="00A93BFC" w:rsidRPr="004A3BDF" w14:paraId="69937F1D" w14:textId="77777777" w:rsidTr="007E2D91">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612AF42C" w14:textId="77777777" w:rsidR="00A93BFC" w:rsidRPr="004A3BDF" w:rsidRDefault="00A93BFC" w:rsidP="007E2D91">
            <w:pPr>
              <w:pStyle w:val="CellBody"/>
              <w:spacing w:before="96"/>
              <w:rPr>
                <w:rFonts w:ascii="Arial" w:hAnsi="Arial" w:cs="Arial"/>
                <w:color w:val="FF0000"/>
                <w:sz w:val="24"/>
                <w:szCs w:val="24"/>
              </w:rPr>
            </w:pPr>
            <w:r>
              <w:rPr>
                <w:rFonts w:ascii="Arial" w:hAnsi="Arial" w:cs="Arial"/>
                <w:color w:val="FF0000"/>
                <w:sz w:val="24"/>
                <w:szCs w:val="24"/>
              </w:rPr>
              <w:t>N = 0xXXXX</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47E6360B" w14:textId="77777777" w:rsidR="00A93BFC" w:rsidRPr="00A93BFC" w:rsidRDefault="00A93BFC" w:rsidP="007E2D91">
            <w:pPr>
              <w:pStyle w:val="CellBody"/>
              <w:spacing w:before="96"/>
              <w:rPr>
                <w:rFonts w:ascii="Arial" w:hAnsi="Arial" w:cs="Arial"/>
                <w:color w:val="FF0000"/>
                <w:sz w:val="24"/>
                <w:szCs w:val="24"/>
              </w:rPr>
            </w:pPr>
            <w:r w:rsidRPr="00A93BFC">
              <w:rPr>
                <w:rFonts w:ascii="Arial" w:hAnsi="Arial" w:cs="Arial"/>
                <w:color w:val="FF0000"/>
                <w:sz w:val="24"/>
                <w:szCs w:val="24"/>
              </w:rPr>
              <w:t>M</w:t>
            </w:r>
            <w:r w:rsidR="005C0A8D">
              <w:rPr>
                <w:rFonts w:ascii="Arial" w:hAnsi="Arial" w:cs="Arial"/>
                <w:color w:val="FF0000"/>
                <w:sz w:val="24"/>
                <w:szCs w:val="24"/>
              </w:rPr>
              <w:t>aximum</w:t>
            </w:r>
            <w:r w:rsidRPr="00A93BFC">
              <w:rPr>
                <w:rFonts w:ascii="Arial" w:hAnsi="Arial" w:cs="Arial"/>
                <w:color w:val="FF0000"/>
                <w:sz w:val="24"/>
                <w:szCs w:val="24"/>
              </w:rPr>
              <w:t xml:space="preserve"> value for the connection event interval. This shall be less</w:t>
            </w:r>
          </w:p>
          <w:p w14:paraId="65B419B6" w14:textId="77777777" w:rsidR="00A93BFC" w:rsidRPr="00A93BFC" w:rsidRDefault="00A93BFC" w:rsidP="007E2D91">
            <w:pPr>
              <w:pStyle w:val="CellBody"/>
              <w:spacing w:before="96"/>
              <w:rPr>
                <w:rFonts w:ascii="Arial" w:hAnsi="Arial" w:cs="Arial"/>
                <w:color w:val="FF0000"/>
                <w:sz w:val="24"/>
                <w:szCs w:val="24"/>
              </w:rPr>
            </w:pPr>
            <w:r w:rsidRPr="00A93BFC">
              <w:rPr>
                <w:rFonts w:ascii="Arial" w:hAnsi="Arial" w:cs="Arial"/>
                <w:color w:val="FF0000"/>
                <w:sz w:val="24"/>
                <w:szCs w:val="24"/>
              </w:rPr>
              <w:t>than or equal to Conn_Interval_Max.</w:t>
            </w:r>
          </w:p>
          <w:p w14:paraId="494B5387" w14:textId="77777777" w:rsidR="00A93BFC" w:rsidRPr="00A93BFC" w:rsidRDefault="00A93BFC" w:rsidP="007E2D91">
            <w:pPr>
              <w:pStyle w:val="CellBody"/>
              <w:spacing w:before="96"/>
              <w:rPr>
                <w:rFonts w:ascii="Arial" w:hAnsi="Arial" w:cs="Arial"/>
                <w:color w:val="FF0000"/>
                <w:sz w:val="24"/>
                <w:szCs w:val="24"/>
              </w:rPr>
            </w:pPr>
            <w:r w:rsidRPr="00A93BFC">
              <w:rPr>
                <w:rFonts w:ascii="Arial" w:hAnsi="Arial" w:cs="Arial"/>
                <w:color w:val="FF0000"/>
                <w:sz w:val="24"/>
                <w:szCs w:val="24"/>
              </w:rPr>
              <w:t>Range: 0x0006 to 0x0C80</w:t>
            </w:r>
          </w:p>
          <w:p w14:paraId="69D037E9" w14:textId="77777777" w:rsidR="00A93BFC" w:rsidRPr="00A93BFC" w:rsidRDefault="00A93BFC" w:rsidP="007E2D91">
            <w:pPr>
              <w:pStyle w:val="CellBody"/>
              <w:spacing w:before="96"/>
              <w:rPr>
                <w:rFonts w:ascii="Arial" w:hAnsi="Arial" w:cs="Arial"/>
                <w:color w:val="FF0000"/>
                <w:sz w:val="24"/>
                <w:szCs w:val="24"/>
              </w:rPr>
            </w:pPr>
            <w:r w:rsidRPr="00A93BFC">
              <w:rPr>
                <w:rFonts w:ascii="Arial" w:hAnsi="Arial" w:cs="Arial"/>
                <w:color w:val="FF0000"/>
                <w:sz w:val="24"/>
                <w:szCs w:val="24"/>
              </w:rPr>
              <w:t>Time = N * 1.25 msec</w:t>
            </w:r>
          </w:p>
          <w:p w14:paraId="73FDC5A0" w14:textId="77777777" w:rsidR="00A93BFC" w:rsidRPr="004A3BDF" w:rsidRDefault="00A93BFC" w:rsidP="007E2D91">
            <w:pPr>
              <w:pStyle w:val="CellBody"/>
              <w:spacing w:before="96"/>
              <w:rPr>
                <w:rFonts w:ascii="Arial" w:hAnsi="Arial" w:cs="Arial"/>
                <w:color w:val="FF0000"/>
                <w:sz w:val="24"/>
                <w:szCs w:val="24"/>
              </w:rPr>
            </w:pPr>
            <w:r w:rsidRPr="00A93BFC">
              <w:rPr>
                <w:rFonts w:ascii="Arial" w:hAnsi="Arial" w:cs="Arial"/>
                <w:color w:val="FF0000"/>
                <w:sz w:val="24"/>
                <w:szCs w:val="24"/>
              </w:rPr>
              <w:t>Time Range: 7.5 msec to 4 seconds.</w:t>
            </w:r>
          </w:p>
        </w:tc>
      </w:tr>
      <w:tr w:rsidR="00A93BFC" w:rsidRPr="004A3BDF" w14:paraId="578D8330" w14:textId="77777777" w:rsidTr="007E2D91">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5A805C44" w14:textId="77777777" w:rsidR="00A93BFC" w:rsidRDefault="00A93BFC" w:rsidP="007E2D91">
            <w:pPr>
              <w:pStyle w:val="CellBody"/>
              <w:spacing w:before="96"/>
              <w:rPr>
                <w:rFonts w:ascii="Arial" w:hAnsi="Arial" w:cs="Arial"/>
                <w:color w:val="FF0000"/>
                <w:sz w:val="24"/>
                <w:szCs w:val="24"/>
              </w:rPr>
            </w:pPr>
            <w:r>
              <w:rPr>
                <w:rFonts w:ascii="Arial" w:hAnsi="Arial" w:cs="Arial"/>
                <w:color w:val="FF0000"/>
                <w:sz w:val="24"/>
                <w:szCs w:val="24"/>
              </w:rPr>
              <w:t>All other values</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096089A7" w14:textId="77777777" w:rsidR="00A93BFC" w:rsidRPr="00A93BFC" w:rsidRDefault="00A93BFC" w:rsidP="007E2D91">
            <w:pPr>
              <w:pStyle w:val="CellBody"/>
              <w:spacing w:before="96"/>
              <w:rPr>
                <w:rFonts w:ascii="Arial" w:hAnsi="Arial" w:cs="Arial"/>
                <w:color w:val="FF0000"/>
                <w:sz w:val="24"/>
                <w:szCs w:val="24"/>
              </w:rPr>
            </w:pPr>
            <w:r>
              <w:rPr>
                <w:rFonts w:ascii="Arial" w:hAnsi="Arial" w:cs="Arial"/>
                <w:color w:val="FF0000"/>
                <w:sz w:val="24"/>
                <w:szCs w:val="24"/>
              </w:rPr>
              <w:t>Reserved for future use</w:t>
            </w:r>
          </w:p>
        </w:tc>
      </w:tr>
    </w:tbl>
    <w:p w14:paraId="6AEEB921" w14:textId="77777777" w:rsidR="004E796C" w:rsidRDefault="004E796C" w:rsidP="004E796C"/>
    <w:p w14:paraId="63410805" w14:textId="77777777" w:rsidR="005C0A8D" w:rsidRPr="004A3BDF" w:rsidRDefault="005C0A8D" w:rsidP="005C0A8D">
      <w:pPr>
        <w:spacing w:after="0"/>
        <w:rPr>
          <w:rFonts w:cs="Arial"/>
          <w:i/>
          <w:color w:val="FF0000"/>
          <w:sz w:val="24"/>
          <w:szCs w:val="24"/>
        </w:rPr>
      </w:pPr>
      <w:r>
        <w:rPr>
          <w:rFonts w:cs="Arial"/>
          <w:i/>
          <w:color w:val="FF0000"/>
          <w:sz w:val="24"/>
          <w:szCs w:val="24"/>
        </w:rPr>
        <w:t>Conn_Latency:</w:t>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t>Size: 2</w:t>
      </w:r>
      <w:r w:rsidRPr="004A3BDF">
        <w:rPr>
          <w:rFonts w:cs="Arial"/>
          <w:i/>
          <w:color w:val="FF0000"/>
          <w:sz w:val="24"/>
          <w:szCs w:val="24"/>
        </w:rPr>
        <w:t xml:space="preserve"> Octet</w:t>
      </w:r>
      <w:r>
        <w:rPr>
          <w:rFonts w:cs="Arial"/>
          <w:i/>
          <w:color w:val="FF0000"/>
          <w:sz w:val="24"/>
          <w:szCs w:val="24"/>
        </w:rPr>
        <w:t>s</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5C0A8D" w:rsidRPr="004A3BDF" w14:paraId="58B85D19" w14:textId="77777777" w:rsidTr="007E2D91">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50DD8A59" w14:textId="77777777" w:rsidR="005C0A8D" w:rsidRPr="004A3BDF" w:rsidRDefault="005C0A8D" w:rsidP="007E2D91">
            <w:pPr>
              <w:pStyle w:val="Tableheading"/>
              <w:spacing w:before="96"/>
              <w:rPr>
                <w:rFonts w:cs="Arial"/>
                <w:color w:val="FF0000"/>
                <w:sz w:val="24"/>
                <w:szCs w:val="24"/>
              </w:rPr>
            </w:pPr>
            <w:r w:rsidRPr="004A3B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5E114CB3" w14:textId="77777777" w:rsidR="005C0A8D" w:rsidRPr="004A3BDF" w:rsidRDefault="005C0A8D" w:rsidP="007E2D91">
            <w:pPr>
              <w:pStyle w:val="Tableheading"/>
              <w:spacing w:before="96"/>
              <w:rPr>
                <w:rFonts w:cs="Arial"/>
                <w:color w:val="FF0000"/>
                <w:sz w:val="24"/>
                <w:szCs w:val="24"/>
              </w:rPr>
            </w:pPr>
            <w:r w:rsidRPr="004A3BDF">
              <w:rPr>
                <w:rFonts w:cs="Arial"/>
                <w:color w:val="FF0000"/>
                <w:sz w:val="24"/>
                <w:szCs w:val="24"/>
              </w:rPr>
              <w:t>Parameter Description</w:t>
            </w:r>
          </w:p>
        </w:tc>
      </w:tr>
      <w:tr w:rsidR="005C0A8D" w:rsidRPr="004A3BDF" w14:paraId="0C7C4393" w14:textId="77777777" w:rsidTr="007E2D91">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33D85B67" w14:textId="77777777" w:rsidR="005C0A8D" w:rsidRPr="004A3BDF" w:rsidRDefault="005C0A8D" w:rsidP="007E2D91">
            <w:pPr>
              <w:pStyle w:val="CellBody"/>
              <w:spacing w:before="96"/>
              <w:rPr>
                <w:rFonts w:ascii="Arial" w:hAnsi="Arial" w:cs="Arial"/>
                <w:color w:val="FF0000"/>
                <w:sz w:val="24"/>
                <w:szCs w:val="24"/>
              </w:rPr>
            </w:pPr>
            <w:r>
              <w:rPr>
                <w:rFonts w:ascii="Arial" w:hAnsi="Arial" w:cs="Arial"/>
                <w:color w:val="FF0000"/>
                <w:sz w:val="24"/>
                <w:szCs w:val="24"/>
              </w:rPr>
              <w:t>N = 0xXXXX</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0E3757A9" w14:textId="77777777" w:rsidR="005C0A8D" w:rsidRPr="005C0A8D" w:rsidRDefault="005C0A8D" w:rsidP="005C0A8D">
            <w:pPr>
              <w:pStyle w:val="CellBody"/>
              <w:spacing w:before="96"/>
              <w:rPr>
                <w:rFonts w:ascii="Arial" w:hAnsi="Arial" w:cs="Arial"/>
                <w:color w:val="FF0000"/>
                <w:sz w:val="24"/>
                <w:szCs w:val="24"/>
              </w:rPr>
            </w:pPr>
            <w:r w:rsidRPr="005C0A8D">
              <w:rPr>
                <w:rFonts w:ascii="Arial" w:hAnsi="Arial" w:cs="Arial"/>
                <w:color w:val="FF0000"/>
                <w:sz w:val="24"/>
                <w:szCs w:val="24"/>
              </w:rPr>
              <w:t>Slave latency for the connection in number of connection events.</w:t>
            </w:r>
          </w:p>
          <w:p w14:paraId="7C2AAEAE" w14:textId="77777777" w:rsidR="005C0A8D" w:rsidRPr="004A3BDF" w:rsidRDefault="005C0A8D" w:rsidP="005C0A8D">
            <w:pPr>
              <w:pStyle w:val="CellBody"/>
              <w:spacing w:before="96"/>
              <w:rPr>
                <w:rFonts w:ascii="Arial" w:hAnsi="Arial" w:cs="Arial"/>
                <w:color w:val="FF0000"/>
                <w:sz w:val="24"/>
                <w:szCs w:val="24"/>
              </w:rPr>
            </w:pPr>
            <w:r w:rsidRPr="005C0A8D">
              <w:rPr>
                <w:rFonts w:ascii="Arial" w:hAnsi="Arial" w:cs="Arial"/>
                <w:color w:val="FF0000"/>
                <w:sz w:val="24"/>
                <w:szCs w:val="24"/>
              </w:rPr>
              <w:t>Range: 0x0000 to 0x01F3</w:t>
            </w:r>
          </w:p>
        </w:tc>
      </w:tr>
      <w:tr w:rsidR="005C0A8D" w:rsidRPr="004A3BDF" w14:paraId="155974C0" w14:textId="77777777" w:rsidTr="007E2D91">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16390358" w14:textId="77777777" w:rsidR="005C0A8D" w:rsidRDefault="005C0A8D" w:rsidP="007E2D91">
            <w:pPr>
              <w:pStyle w:val="CellBody"/>
              <w:spacing w:before="96"/>
              <w:rPr>
                <w:rFonts w:ascii="Arial" w:hAnsi="Arial" w:cs="Arial"/>
                <w:color w:val="FF0000"/>
                <w:sz w:val="24"/>
                <w:szCs w:val="24"/>
              </w:rPr>
            </w:pPr>
            <w:r>
              <w:rPr>
                <w:rFonts w:ascii="Arial" w:hAnsi="Arial" w:cs="Arial"/>
                <w:color w:val="FF0000"/>
                <w:sz w:val="24"/>
                <w:szCs w:val="24"/>
              </w:rPr>
              <w:t>All other values</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24420F80" w14:textId="77777777" w:rsidR="005C0A8D" w:rsidRPr="00A93BFC" w:rsidRDefault="005C0A8D" w:rsidP="007E2D91">
            <w:pPr>
              <w:pStyle w:val="CellBody"/>
              <w:spacing w:before="96"/>
              <w:rPr>
                <w:rFonts w:ascii="Arial" w:hAnsi="Arial" w:cs="Arial"/>
                <w:color w:val="FF0000"/>
                <w:sz w:val="24"/>
                <w:szCs w:val="24"/>
              </w:rPr>
            </w:pPr>
            <w:r>
              <w:rPr>
                <w:rFonts w:ascii="Arial" w:hAnsi="Arial" w:cs="Arial"/>
                <w:color w:val="FF0000"/>
                <w:sz w:val="24"/>
                <w:szCs w:val="24"/>
              </w:rPr>
              <w:t>Reserved for future use</w:t>
            </w:r>
          </w:p>
        </w:tc>
      </w:tr>
    </w:tbl>
    <w:p w14:paraId="23E095A9" w14:textId="77777777" w:rsidR="005C0A8D" w:rsidRDefault="005C0A8D" w:rsidP="004E796C"/>
    <w:p w14:paraId="79DA38CD" w14:textId="77777777" w:rsidR="005C0A8D" w:rsidRPr="004A3BDF" w:rsidRDefault="005C0A8D" w:rsidP="005C0A8D">
      <w:pPr>
        <w:spacing w:after="0"/>
        <w:rPr>
          <w:rFonts w:cs="Arial"/>
          <w:i/>
          <w:color w:val="FF0000"/>
          <w:sz w:val="24"/>
          <w:szCs w:val="24"/>
        </w:rPr>
      </w:pPr>
      <w:r>
        <w:rPr>
          <w:rFonts w:cs="Arial"/>
          <w:i/>
          <w:color w:val="FF0000"/>
          <w:sz w:val="24"/>
          <w:szCs w:val="24"/>
        </w:rPr>
        <w:t>Supervision_Timeout:</w:t>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t>Size: 2</w:t>
      </w:r>
      <w:r w:rsidRPr="004A3BDF">
        <w:rPr>
          <w:rFonts w:cs="Arial"/>
          <w:i/>
          <w:color w:val="FF0000"/>
          <w:sz w:val="24"/>
          <w:szCs w:val="24"/>
        </w:rPr>
        <w:t xml:space="preserve"> Octet</w:t>
      </w:r>
      <w:r>
        <w:rPr>
          <w:rFonts w:cs="Arial"/>
          <w:i/>
          <w:color w:val="FF0000"/>
          <w:sz w:val="24"/>
          <w:szCs w:val="24"/>
        </w:rPr>
        <w:t>s</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5C0A8D" w:rsidRPr="004A3BDF" w14:paraId="60C208C7" w14:textId="77777777" w:rsidTr="007E2D91">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43C20A75" w14:textId="77777777" w:rsidR="005C0A8D" w:rsidRPr="004A3BDF" w:rsidRDefault="005C0A8D" w:rsidP="007E2D91">
            <w:pPr>
              <w:pStyle w:val="Tableheading"/>
              <w:spacing w:before="96"/>
              <w:rPr>
                <w:rFonts w:cs="Arial"/>
                <w:color w:val="FF0000"/>
                <w:sz w:val="24"/>
                <w:szCs w:val="24"/>
              </w:rPr>
            </w:pPr>
            <w:r w:rsidRPr="004A3B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0617F942" w14:textId="77777777" w:rsidR="005C0A8D" w:rsidRPr="004A3BDF" w:rsidRDefault="005C0A8D" w:rsidP="007E2D91">
            <w:pPr>
              <w:pStyle w:val="Tableheading"/>
              <w:spacing w:before="96"/>
              <w:rPr>
                <w:rFonts w:cs="Arial"/>
                <w:color w:val="FF0000"/>
                <w:sz w:val="24"/>
                <w:szCs w:val="24"/>
              </w:rPr>
            </w:pPr>
            <w:r w:rsidRPr="004A3BDF">
              <w:rPr>
                <w:rFonts w:cs="Arial"/>
                <w:color w:val="FF0000"/>
                <w:sz w:val="24"/>
                <w:szCs w:val="24"/>
              </w:rPr>
              <w:t>Parameter Description</w:t>
            </w:r>
          </w:p>
        </w:tc>
      </w:tr>
      <w:tr w:rsidR="005C0A8D" w:rsidRPr="004A3BDF" w14:paraId="222FB802" w14:textId="77777777" w:rsidTr="007E2D91">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0ED7B627" w14:textId="77777777" w:rsidR="005C0A8D" w:rsidRPr="004A3BDF" w:rsidRDefault="005C0A8D" w:rsidP="007E2D91">
            <w:pPr>
              <w:pStyle w:val="CellBody"/>
              <w:spacing w:before="96"/>
              <w:rPr>
                <w:rFonts w:ascii="Arial" w:hAnsi="Arial" w:cs="Arial"/>
                <w:color w:val="FF0000"/>
                <w:sz w:val="24"/>
                <w:szCs w:val="24"/>
              </w:rPr>
            </w:pPr>
            <w:r>
              <w:rPr>
                <w:rFonts w:ascii="Arial" w:hAnsi="Arial" w:cs="Arial"/>
                <w:color w:val="FF0000"/>
                <w:sz w:val="24"/>
                <w:szCs w:val="24"/>
              </w:rPr>
              <w:t>N = 0xXXXX</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0473B350" w14:textId="77777777" w:rsidR="005C0A8D" w:rsidRPr="005C0A8D" w:rsidRDefault="005C0A8D" w:rsidP="005C0A8D">
            <w:pPr>
              <w:pStyle w:val="CellBody"/>
              <w:spacing w:before="96"/>
              <w:rPr>
                <w:rFonts w:ascii="Arial" w:hAnsi="Arial" w:cs="Arial"/>
                <w:color w:val="FF0000"/>
                <w:sz w:val="24"/>
                <w:szCs w:val="24"/>
              </w:rPr>
            </w:pPr>
            <w:r w:rsidRPr="005C0A8D">
              <w:rPr>
                <w:rFonts w:ascii="Arial" w:hAnsi="Arial" w:cs="Arial"/>
                <w:color w:val="FF0000"/>
                <w:sz w:val="24"/>
                <w:szCs w:val="24"/>
              </w:rPr>
              <w:t>Supervision timeout for the LE Lin</w:t>
            </w:r>
            <w:r>
              <w:rPr>
                <w:rFonts w:ascii="Arial" w:hAnsi="Arial" w:cs="Arial"/>
                <w:color w:val="FF0000"/>
                <w:sz w:val="24"/>
                <w:szCs w:val="24"/>
              </w:rPr>
              <w:t xml:space="preserve">k. (See [Vol 6] Part B, Section </w:t>
            </w:r>
            <w:r w:rsidRPr="005C0A8D">
              <w:rPr>
                <w:rFonts w:ascii="Arial" w:hAnsi="Arial" w:cs="Arial"/>
                <w:color w:val="FF0000"/>
                <w:sz w:val="24"/>
                <w:szCs w:val="24"/>
              </w:rPr>
              <w:t>4.5.2)</w:t>
            </w:r>
          </w:p>
          <w:p w14:paraId="65B2BFEE" w14:textId="77777777" w:rsidR="005C0A8D" w:rsidRPr="005C0A8D" w:rsidRDefault="005C0A8D" w:rsidP="005C0A8D">
            <w:pPr>
              <w:pStyle w:val="CellBody"/>
              <w:spacing w:before="96"/>
              <w:rPr>
                <w:rFonts w:ascii="Arial" w:hAnsi="Arial" w:cs="Arial"/>
                <w:color w:val="FF0000"/>
                <w:sz w:val="24"/>
                <w:szCs w:val="24"/>
              </w:rPr>
            </w:pPr>
            <w:r w:rsidRPr="005C0A8D">
              <w:rPr>
                <w:rFonts w:ascii="Arial" w:hAnsi="Arial" w:cs="Arial"/>
                <w:color w:val="FF0000"/>
                <w:sz w:val="24"/>
                <w:szCs w:val="24"/>
              </w:rPr>
              <w:t>Range: 0x000A to 0x0C80</w:t>
            </w:r>
          </w:p>
          <w:p w14:paraId="1579EC53" w14:textId="77777777" w:rsidR="005C0A8D" w:rsidRPr="005C0A8D" w:rsidRDefault="005C0A8D" w:rsidP="005C0A8D">
            <w:pPr>
              <w:pStyle w:val="CellBody"/>
              <w:spacing w:before="96"/>
              <w:rPr>
                <w:rFonts w:ascii="Arial" w:hAnsi="Arial" w:cs="Arial"/>
                <w:color w:val="FF0000"/>
                <w:sz w:val="24"/>
                <w:szCs w:val="24"/>
              </w:rPr>
            </w:pPr>
            <w:r w:rsidRPr="005C0A8D">
              <w:rPr>
                <w:rFonts w:ascii="Arial" w:hAnsi="Arial" w:cs="Arial"/>
                <w:color w:val="FF0000"/>
                <w:sz w:val="24"/>
                <w:szCs w:val="24"/>
              </w:rPr>
              <w:t>Time = N * 10 msec</w:t>
            </w:r>
          </w:p>
          <w:p w14:paraId="016BDDFC" w14:textId="77777777" w:rsidR="005C0A8D" w:rsidRPr="004A3BDF" w:rsidRDefault="005C0A8D" w:rsidP="005C0A8D">
            <w:pPr>
              <w:pStyle w:val="CellBody"/>
              <w:spacing w:before="96"/>
              <w:rPr>
                <w:rFonts w:ascii="Arial" w:hAnsi="Arial" w:cs="Arial"/>
                <w:color w:val="FF0000"/>
                <w:sz w:val="24"/>
                <w:szCs w:val="24"/>
              </w:rPr>
            </w:pPr>
            <w:r w:rsidRPr="005C0A8D">
              <w:rPr>
                <w:rFonts w:ascii="Arial" w:hAnsi="Arial" w:cs="Arial"/>
                <w:color w:val="FF0000"/>
                <w:sz w:val="24"/>
                <w:szCs w:val="24"/>
              </w:rPr>
              <w:t>Time Range: 100 msec to 32 seconds</w:t>
            </w:r>
          </w:p>
        </w:tc>
      </w:tr>
      <w:tr w:rsidR="005C0A8D" w:rsidRPr="004A3BDF" w14:paraId="7CE6622B" w14:textId="77777777" w:rsidTr="007E2D91">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1BB2E5B1" w14:textId="77777777" w:rsidR="005C0A8D" w:rsidRDefault="005C0A8D" w:rsidP="007E2D91">
            <w:pPr>
              <w:pStyle w:val="CellBody"/>
              <w:spacing w:before="96"/>
              <w:rPr>
                <w:rFonts w:ascii="Arial" w:hAnsi="Arial" w:cs="Arial"/>
                <w:color w:val="FF0000"/>
                <w:sz w:val="24"/>
                <w:szCs w:val="24"/>
              </w:rPr>
            </w:pPr>
            <w:r>
              <w:rPr>
                <w:rFonts w:ascii="Arial" w:hAnsi="Arial" w:cs="Arial"/>
                <w:color w:val="FF0000"/>
                <w:sz w:val="24"/>
                <w:szCs w:val="24"/>
              </w:rPr>
              <w:t>All other values</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392288C9" w14:textId="77777777" w:rsidR="005C0A8D" w:rsidRPr="00A93BFC" w:rsidRDefault="005C0A8D" w:rsidP="007E2D91">
            <w:pPr>
              <w:pStyle w:val="CellBody"/>
              <w:spacing w:before="96"/>
              <w:rPr>
                <w:rFonts w:ascii="Arial" w:hAnsi="Arial" w:cs="Arial"/>
                <w:color w:val="FF0000"/>
                <w:sz w:val="24"/>
                <w:szCs w:val="24"/>
              </w:rPr>
            </w:pPr>
            <w:r>
              <w:rPr>
                <w:rFonts w:ascii="Arial" w:hAnsi="Arial" w:cs="Arial"/>
                <w:color w:val="FF0000"/>
                <w:sz w:val="24"/>
                <w:szCs w:val="24"/>
              </w:rPr>
              <w:t>Reserved for future use</w:t>
            </w:r>
          </w:p>
        </w:tc>
      </w:tr>
    </w:tbl>
    <w:p w14:paraId="2D50F75F" w14:textId="77777777" w:rsidR="005C0A8D" w:rsidRDefault="005C0A8D" w:rsidP="004E796C"/>
    <w:p w14:paraId="162EB2C8" w14:textId="77777777" w:rsidR="005C0A8D" w:rsidRPr="004A3BDF" w:rsidRDefault="005C0A8D" w:rsidP="005C0A8D">
      <w:pPr>
        <w:spacing w:after="0"/>
        <w:rPr>
          <w:rFonts w:cs="Arial"/>
          <w:i/>
          <w:color w:val="FF0000"/>
          <w:sz w:val="24"/>
          <w:szCs w:val="24"/>
        </w:rPr>
      </w:pPr>
      <w:r>
        <w:rPr>
          <w:rFonts w:cs="Arial"/>
          <w:i/>
          <w:color w:val="FF0000"/>
          <w:sz w:val="24"/>
          <w:szCs w:val="24"/>
        </w:rPr>
        <w:t>Minimum_CE_Length:</w:t>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t>Size: 2</w:t>
      </w:r>
      <w:r w:rsidRPr="004A3BDF">
        <w:rPr>
          <w:rFonts w:cs="Arial"/>
          <w:i/>
          <w:color w:val="FF0000"/>
          <w:sz w:val="24"/>
          <w:szCs w:val="24"/>
        </w:rPr>
        <w:t xml:space="preserve"> Octet</w:t>
      </w:r>
      <w:r>
        <w:rPr>
          <w:rFonts w:cs="Arial"/>
          <w:i/>
          <w:color w:val="FF0000"/>
          <w:sz w:val="24"/>
          <w:szCs w:val="24"/>
        </w:rPr>
        <w:t>s</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5C0A8D" w:rsidRPr="004A3BDF" w14:paraId="5C33CFA1" w14:textId="77777777" w:rsidTr="007E2D91">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188D7023" w14:textId="77777777" w:rsidR="005C0A8D" w:rsidRPr="004A3BDF" w:rsidRDefault="005C0A8D" w:rsidP="007E2D91">
            <w:pPr>
              <w:pStyle w:val="Tableheading"/>
              <w:spacing w:before="96"/>
              <w:rPr>
                <w:rFonts w:cs="Arial"/>
                <w:color w:val="FF0000"/>
                <w:sz w:val="24"/>
                <w:szCs w:val="24"/>
              </w:rPr>
            </w:pPr>
            <w:r w:rsidRPr="004A3B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05139B27" w14:textId="77777777" w:rsidR="005C0A8D" w:rsidRPr="004A3BDF" w:rsidRDefault="005C0A8D" w:rsidP="007E2D91">
            <w:pPr>
              <w:pStyle w:val="Tableheading"/>
              <w:spacing w:before="96"/>
              <w:rPr>
                <w:rFonts w:cs="Arial"/>
                <w:color w:val="FF0000"/>
                <w:sz w:val="24"/>
                <w:szCs w:val="24"/>
              </w:rPr>
            </w:pPr>
            <w:r w:rsidRPr="004A3BDF">
              <w:rPr>
                <w:rFonts w:cs="Arial"/>
                <w:color w:val="FF0000"/>
                <w:sz w:val="24"/>
                <w:szCs w:val="24"/>
              </w:rPr>
              <w:t>Parameter Description</w:t>
            </w:r>
          </w:p>
        </w:tc>
      </w:tr>
      <w:tr w:rsidR="005C0A8D" w:rsidRPr="004A3BDF" w14:paraId="3C5C2083" w14:textId="77777777" w:rsidTr="007E2D91">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4AB130A0" w14:textId="77777777" w:rsidR="005C0A8D" w:rsidRPr="004A3BDF" w:rsidRDefault="005C0A8D" w:rsidP="007E2D91">
            <w:pPr>
              <w:pStyle w:val="CellBody"/>
              <w:spacing w:before="96"/>
              <w:rPr>
                <w:rFonts w:ascii="Arial" w:hAnsi="Arial" w:cs="Arial"/>
                <w:color w:val="FF0000"/>
                <w:sz w:val="24"/>
                <w:szCs w:val="24"/>
              </w:rPr>
            </w:pPr>
            <w:r>
              <w:rPr>
                <w:rFonts w:ascii="Arial" w:hAnsi="Arial" w:cs="Arial"/>
                <w:color w:val="FF0000"/>
                <w:sz w:val="24"/>
                <w:szCs w:val="24"/>
              </w:rPr>
              <w:t>N = 0xXXXX</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0AA33B80" w14:textId="77777777" w:rsidR="005C0A8D" w:rsidRPr="005C0A8D" w:rsidRDefault="005C0A8D" w:rsidP="005C0A8D">
            <w:pPr>
              <w:pStyle w:val="CellBody"/>
              <w:spacing w:before="96"/>
              <w:rPr>
                <w:rFonts w:ascii="Arial" w:hAnsi="Arial" w:cs="Arial"/>
                <w:color w:val="FF0000"/>
                <w:sz w:val="24"/>
                <w:szCs w:val="24"/>
              </w:rPr>
            </w:pPr>
            <w:r w:rsidRPr="005C0A8D">
              <w:rPr>
                <w:rFonts w:ascii="Arial" w:hAnsi="Arial" w:cs="Arial"/>
                <w:color w:val="FF0000"/>
                <w:sz w:val="24"/>
                <w:szCs w:val="24"/>
              </w:rPr>
              <w:t>Information parameter about t</w:t>
            </w:r>
            <w:r>
              <w:rPr>
                <w:rFonts w:ascii="Arial" w:hAnsi="Arial" w:cs="Arial"/>
                <w:color w:val="FF0000"/>
                <w:sz w:val="24"/>
                <w:szCs w:val="24"/>
              </w:rPr>
              <w:t xml:space="preserve">he minimum length of connection </w:t>
            </w:r>
            <w:r w:rsidRPr="005C0A8D">
              <w:rPr>
                <w:rFonts w:ascii="Arial" w:hAnsi="Arial" w:cs="Arial"/>
                <w:color w:val="FF0000"/>
                <w:sz w:val="24"/>
                <w:szCs w:val="24"/>
              </w:rPr>
              <w:t>event needed for this LE connection.</w:t>
            </w:r>
          </w:p>
          <w:p w14:paraId="332E5B04" w14:textId="77777777" w:rsidR="005C0A8D" w:rsidRPr="005C0A8D" w:rsidRDefault="005C0A8D" w:rsidP="005C0A8D">
            <w:pPr>
              <w:pStyle w:val="CellBody"/>
              <w:spacing w:before="96"/>
              <w:rPr>
                <w:rFonts w:ascii="Arial" w:hAnsi="Arial" w:cs="Arial"/>
                <w:color w:val="FF0000"/>
                <w:sz w:val="24"/>
                <w:szCs w:val="24"/>
              </w:rPr>
            </w:pPr>
            <w:r w:rsidRPr="005C0A8D">
              <w:rPr>
                <w:rFonts w:ascii="Arial" w:hAnsi="Arial" w:cs="Arial"/>
                <w:color w:val="FF0000"/>
                <w:sz w:val="24"/>
                <w:szCs w:val="24"/>
              </w:rPr>
              <w:t>Range: 0x0000 – 0xFFFF</w:t>
            </w:r>
          </w:p>
          <w:p w14:paraId="1466872A" w14:textId="77777777" w:rsidR="005C0A8D" w:rsidRPr="004A3BDF" w:rsidRDefault="005C0A8D" w:rsidP="005C0A8D">
            <w:pPr>
              <w:pStyle w:val="CellBody"/>
              <w:spacing w:before="96"/>
              <w:rPr>
                <w:rFonts w:ascii="Arial" w:hAnsi="Arial" w:cs="Arial"/>
                <w:color w:val="FF0000"/>
                <w:sz w:val="24"/>
                <w:szCs w:val="24"/>
              </w:rPr>
            </w:pPr>
            <w:r w:rsidRPr="005C0A8D">
              <w:rPr>
                <w:rFonts w:ascii="Arial" w:hAnsi="Arial" w:cs="Arial"/>
                <w:color w:val="FF0000"/>
                <w:sz w:val="24"/>
                <w:szCs w:val="24"/>
              </w:rPr>
              <w:t>Time = N * 0.625 msec.</w:t>
            </w:r>
          </w:p>
        </w:tc>
      </w:tr>
    </w:tbl>
    <w:p w14:paraId="35581BA8" w14:textId="77777777" w:rsidR="005C0A8D" w:rsidRDefault="005C0A8D" w:rsidP="004E796C"/>
    <w:p w14:paraId="1029BC3F" w14:textId="77777777" w:rsidR="005C0A8D" w:rsidRPr="004A3BDF" w:rsidRDefault="005C0A8D" w:rsidP="005C0A8D">
      <w:pPr>
        <w:spacing w:after="0"/>
        <w:rPr>
          <w:rFonts w:cs="Arial"/>
          <w:i/>
          <w:color w:val="FF0000"/>
          <w:sz w:val="24"/>
          <w:szCs w:val="24"/>
        </w:rPr>
      </w:pPr>
      <w:r>
        <w:rPr>
          <w:rFonts w:cs="Arial"/>
          <w:i/>
          <w:color w:val="FF0000"/>
          <w:sz w:val="24"/>
          <w:szCs w:val="24"/>
        </w:rPr>
        <w:t>M</w:t>
      </w:r>
      <w:r w:rsidR="00D74FC0">
        <w:rPr>
          <w:rFonts w:cs="Arial"/>
          <w:i/>
          <w:color w:val="FF0000"/>
          <w:sz w:val="24"/>
          <w:szCs w:val="24"/>
        </w:rPr>
        <w:t>aximum</w:t>
      </w:r>
      <w:r>
        <w:rPr>
          <w:rFonts w:cs="Arial"/>
          <w:i/>
          <w:color w:val="FF0000"/>
          <w:sz w:val="24"/>
          <w:szCs w:val="24"/>
        </w:rPr>
        <w:t>_CE_Length:</w:t>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t>Size: 2</w:t>
      </w:r>
      <w:r w:rsidRPr="004A3BDF">
        <w:rPr>
          <w:rFonts w:cs="Arial"/>
          <w:i/>
          <w:color w:val="FF0000"/>
          <w:sz w:val="24"/>
          <w:szCs w:val="24"/>
        </w:rPr>
        <w:t xml:space="preserve"> Octet</w:t>
      </w:r>
      <w:r>
        <w:rPr>
          <w:rFonts w:cs="Arial"/>
          <w:i/>
          <w:color w:val="FF0000"/>
          <w:sz w:val="24"/>
          <w:szCs w:val="24"/>
        </w:rPr>
        <w:t>s</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5C0A8D" w:rsidRPr="004A3BDF" w14:paraId="28EE7B9C" w14:textId="77777777" w:rsidTr="007E2D91">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2C2789EA" w14:textId="77777777" w:rsidR="005C0A8D" w:rsidRPr="004A3BDF" w:rsidRDefault="005C0A8D" w:rsidP="007E2D91">
            <w:pPr>
              <w:pStyle w:val="Tableheading"/>
              <w:spacing w:before="96"/>
              <w:rPr>
                <w:rFonts w:cs="Arial"/>
                <w:color w:val="FF0000"/>
                <w:sz w:val="24"/>
                <w:szCs w:val="24"/>
              </w:rPr>
            </w:pPr>
            <w:r w:rsidRPr="004A3B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03E2A55C" w14:textId="77777777" w:rsidR="005C0A8D" w:rsidRPr="004A3BDF" w:rsidRDefault="005C0A8D" w:rsidP="007E2D91">
            <w:pPr>
              <w:pStyle w:val="Tableheading"/>
              <w:spacing w:before="96"/>
              <w:rPr>
                <w:rFonts w:cs="Arial"/>
                <w:color w:val="FF0000"/>
                <w:sz w:val="24"/>
                <w:szCs w:val="24"/>
              </w:rPr>
            </w:pPr>
            <w:r w:rsidRPr="004A3BDF">
              <w:rPr>
                <w:rFonts w:cs="Arial"/>
                <w:color w:val="FF0000"/>
                <w:sz w:val="24"/>
                <w:szCs w:val="24"/>
              </w:rPr>
              <w:t>Parameter Description</w:t>
            </w:r>
          </w:p>
        </w:tc>
      </w:tr>
      <w:tr w:rsidR="005C0A8D" w:rsidRPr="004A3BDF" w14:paraId="343A6ED0" w14:textId="77777777" w:rsidTr="007E2D91">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6008EA8F" w14:textId="77777777" w:rsidR="005C0A8D" w:rsidRPr="004A3BDF" w:rsidRDefault="005C0A8D" w:rsidP="007E2D91">
            <w:pPr>
              <w:pStyle w:val="CellBody"/>
              <w:spacing w:before="96"/>
              <w:rPr>
                <w:rFonts w:ascii="Arial" w:hAnsi="Arial" w:cs="Arial"/>
                <w:color w:val="FF0000"/>
                <w:sz w:val="24"/>
                <w:szCs w:val="24"/>
              </w:rPr>
            </w:pPr>
            <w:r>
              <w:rPr>
                <w:rFonts w:ascii="Arial" w:hAnsi="Arial" w:cs="Arial"/>
                <w:color w:val="FF0000"/>
                <w:sz w:val="24"/>
                <w:szCs w:val="24"/>
              </w:rPr>
              <w:t>N = 0xXXXX</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511B5673" w14:textId="77777777" w:rsidR="005C0A8D" w:rsidRPr="005C0A8D" w:rsidRDefault="005C0A8D" w:rsidP="007E2D91">
            <w:pPr>
              <w:pStyle w:val="CellBody"/>
              <w:spacing w:before="96"/>
              <w:rPr>
                <w:rFonts w:ascii="Arial" w:hAnsi="Arial" w:cs="Arial"/>
                <w:color w:val="FF0000"/>
                <w:sz w:val="24"/>
                <w:szCs w:val="24"/>
              </w:rPr>
            </w:pPr>
            <w:r w:rsidRPr="005C0A8D">
              <w:rPr>
                <w:rFonts w:ascii="Arial" w:hAnsi="Arial" w:cs="Arial"/>
                <w:color w:val="FF0000"/>
                <w:sz w:val="24"/>
                <w:szCs w:val="24"/>
              </w:rPr>
              <w:t>Information parameter about t</w:t>
            </w:r>
            <w:r>
              <w:rPr>
                <w:rFonts w:ascii="Arial" w:hAnsi="Arial" w:cs="Arial"/>
                <w:color w:val="FF0000"/>
                <w:sz w:val="24"/>
                <w:szCs w:val="24"/>
              </w:rPr>
              <w:t xml:space="preserve">he </w:t>
            </w:r>
            <w:r w:rsidR="00D74FC0">
              <w:rPr>
                <w:rFonts w:ascii="Arial" w:hAnsi="Arial" w:cs="Arial"/>
                <w:color w:val="FF0000"/>
                <w:sz w:val="24"/>
                <w:szCs w:val="24"/>
              </w:rPr>
              <w:t>maximum</w:t>
            </w:r>
            <w:r>
              <w:rPr>
                <w:rFonts w:ascii="Arial" w:hAnsi="Arial" w:cs="Arial"/>
                <w:color w:val="FF0000"/>
                <w:sz w:val="24"/>
                <w:szCs w:val="24"/>
              </w:rPr>
              <w:t xml:space="preserve"> length of connection </w:t>
            </w:r>
            <w:r w:rsidRPr="005C0A8D">
              <w:rPr>
                <w:rFonts w:ascii="Arial" w:hAnsi="Arial" w:cs="Arial"/>
                <w:color w:val="FF0000"/>
                <w:sz w:val="24"/>
                <w:szCs w:val="24"/>
              </w:rPr>
              <w:t>event needed for this LE connection.</w:t>
            </w:r>
          </w:p>
          <w:p w14:paraId="20D06633" w14:textId="77777777" w:rsidR="005C0A8D" w:rsidRPr="005C0A8D" w:rsidRDefault="005C0A8D" w:rsidP="007E2D91">
            <w:pPr>
              <w:pStyle w:val="CellBody"/>
              <w:spacing w:before="96"/>
              <w:rPr>
                <w:rFonts w:ascii="Arial" w:hAnsi="Arial" w:cs="Arial"/>
                <w:color w:val="FF0000"/>
                <w:sz w:val="24"/>
                <w:szCs w:val="24"/>
              </w:rPr>
            </w:pPr>
            <w:r w:rsidRPr="005C0A8D">
              <w:rPr>
                <w:rFonts w:ascii="Arial" w:hAnsi="Arial" w:cs="Arial"/>
                <w:color w:val="FF0000"/>
                <w:sz w:val="24"/>
                <w:szCs w:val="24"/>
              </w:rPr>
              <w:t>Range: 0x0000 – 0xFFFF</w:t>
            </w:r>
          </w:p>
          <w:p w14:paraId="75ED85FF" w14:textId="77777777" w:rsidR="005C0A8D" w:rsidRPr="004A3BDF" w:rsidRDefault="005C0A8D" w:rsidP="007E2D91">
            <w:pPr>
              <w:pStyle w:val="CellBody"/>
              <w:spacing w:before="96"/>
              <w:rPr>
                <w:rFonts w:ascii="Arial" w:hAnsi="Arial" w:cs="Arial"/>
                <w:color w:val="FF0000"/>
                <w:sz w:val="24"/>
                <w:szCs w:val="24"/>
              </w:rPr>
            </w:pPr>
            <w:r w:rsidRPr="005C0A8D">
              <w:rPr>
                <w:rFonts w:ascii="Arial" w:hAnsi="Arial" w:cs="Arial"/>
                <w:color w:val="FF0000"/>
                <w:sz w:val="24"/>
                <w:szCs w:val="24"/>
              </w:rPr>
              <w:t>Time = N * 0.625 msec.</w:t>
            </w:r>
          </w:p>
        </w:tc>
      </w:tr>
    </w:tbl>
    <w:p w14:paraId="40BA000C" w14:textId="77777777" w:rsidR="004E796C" w:rsidRDefault="004E796C" w:rsidP="004138C9"/>
    <w:p w14:paraId="3AA0A812" w14:textId="77777777" w:rsidR="00897841" w:rsidRPr="004138C9" w:rsidRDefault="00897841" w:rsidP="00897841">
      <w:pPr>
        <w:autoSpaceDE w:val="0"/>
        <w:autoSpaceDN w:val="0"/>
        <w:adjustRightInd w:val="0"/>
        <w:spacing w:after="0" w:line="240" w:lineRule="auto"/>
        <w:rPr>
          <w:rFonts w:ascii="Arial,Bold" w:hAnsi="Arial,Bold" w:cs="Arial,Bold"/>
          <w:b/>
          <w:bCs/>
          <w:color w:val="FF0000"/>
          <w:sz w:val="24"/>
          <w:szCs w:val="24"/>
        </w:rPr>
      </w:pPr>
      <w:r w:rsidRPr="004138C9">
        <w:rPr>
          <w:rFonts w:ascii="Arial,Bold" w:hAnsi="Arial,Bold" w:cs="Arial,Bold"/>
          <w:b/>
          <w:bCs/>
          <w:color w:val="FF0000"/>
          <w:sz w:val="24"/>
          <w:szCs w:val="24"/>
        </w:rPr>
        <w:t>Return Parameters:</w:t>
      </w:r>
    </w:p>
    <w:p w14:paraId="405CA0F7" w14:textId="77777777" w:rsidR="00897841" w:rsidRPr="004138C9" w:rsidRDefault="00897841" w:rsidP="00897841">
      <w:pPr>
        <w:autoSpaceDE w:val="0"/>
        <w:autoSpaceDN w:val="0"/>
        <w:adjustRightInd w:val="0"/>
        <w:spacing w:after="0" w:line="240" w:lineRule="auto"/>
        <w:rPr>
          <w:rFonts w:cs="Arial"/>
          <w:color w:val="FF0000"/>
          <w:sz w:val="24"/>
          <w:szCs w:val="24"/>
        </w:rPr>
      </w:pPr>
      <w:r w:rsidRPr="004138C9">
        <w:rPr>
          <w:rFonts w:cs="Arial"/>
          <w:color w:val="FF0000"/>
          <w:sz w:val="24"/>
          <w:szCs w:val="24"/>
        </w:rPr>
        <w:t>None.</w:t>
      </w:r>
    </w:p>
    <w:p w14:paraId="3C98092F" w14:textId="77777777" w:rsidR="00897841" w:rsidRPr="004138C9" w:rsidRDefault="00897841" w:rsidP="00897841">
      <w:pPr>
        <w:autoSpaceDE w:val="0"/>
        <w:autoSpaceDN w:val="0"/>
        <w:adjustRightInd w:val="0"/>
        <w:spacing w:after="0" w:line="240" w:lineRule="auto"/>
        <w:rPr>
          <w:rFonts w:cs="Arial"/>
          <w:color w:val="FF0000"/>
          <w:sz w:val="24"/>
          <w:szCs w:val="24"/>
        </w:rPr>
      </w:pPr>
    </w:p>
    <w:p w14:paraId="2FA527AB" w14:textId="77777777" w:rsidR="00897841" w:rsidRPr="004138C9" w:rsidRDefault="00897841" w:rsidP="00897841">
      <w:pPr>
        <w:autoSpaceDE w:val="0"/>
        <w:autoSpaceDN w:val="0"/>
        <w:adjustRightInd w:val="0"/>
        <w:spacing w:after="0" w:line="240" w:lineRule="auto"/>
        <w:rPr>
          <w:rFonts w:ascii="Arial,Bold" w:hAnsi="Arial,Bold" w:cs="Arial,Bold"/>
          <w:b/>
          <w:bCs/>
          <w:color w:val="FF0000"/>
          <w:sz w:val="24"/>
          <w:szCs w:val="24"/>
        </w:rPr>
      </w:pPr>
      <w:r w:rsidRPr="004138C9">
        <w:rPr>
          <w:rFonts w:ascii="Arial,Bold" w:hAnsi="Arial,Bold" w:cs="Arial,Bold"/>
          <w:b/>
          <w:bCs/>
          <w:color w:val="FF0000"/>
          <w:sz w:val="24"/>
          <w:szCs w:val="24"/>
        </w:rPr>
        <w:t>Event(s) Generated (unless masked away):</w:t>
      </w:r>
    </w:p>
    <w:p w14:paraId="6DEF8B8F" w14:textId="77777777" w:rsidR="00897841" w:rsidRPr="004138C9" w:rsidRDefault="00897841" w:rsidP="00897841">
      <w:pPr>
        <w:autoSpaceDE w:val="0"/>
        <w:autoSpaceDN w:val="0"/>
        <w:adjustRightInd w:val="0"/>
        <w:spacing w:after="0" w:line="240" w:lineRule="auto"/>
        <w:rPr>
          <w:rFonts w:cs="Arial"/>
          <w:color w:val="FF0000"/>
          <w:sz w:val="24"/>
          <w:szCs w:val="24"/>
        </w:rPr>
      </w:pPr>
      <w:r w:rsidRPr="004138C9">
        <w:rPr>
          <w:rFonts w:cs="Arial"/>
          <w:color w:val="FF0000"/>
          <w:sz w:val="24"/>
          <w:szCs w:val="24"/>
        </w:rPr>
        <w:t>When the Controller receives the LE_</w:t>
      </w:r>
      <w:r w:rsidR="00A64F51">
        <w:rPr>
          <w:rFonts w:cs="Arial"/>
          <w:color w:val="FF0000"/>
          <w:sz w:val="24"/>
          <w:szCs w:val="24"/>
        </w:rPr>
        <w:t>Extended_</w:t>
      </w:r>
      <w:r w:rsidRPr="004138C9">
        <w:rPr>
          <w:rFonts w:cs="Arial"/>
          <w:color w:val="FF0000"/>
          <w:sz w:val="24"/>
          <w:szCs w:val="24"/>
        </w:rPr>
        <w:t>Create_Connection command, the Controller sends the Command Status event to the Host. An LE Enhanced Connection Complete event shall be generated when a connection is created or the connection creation procedure is cancelled.</w:t>
      </w:r>
    </w:p>
    <w:p w14:paraId="19C9CEE2" w14:textId="77777777" w:rsidR="00897841" w:rsidRPr="004138C9" w:rsidRDefault="00897841" w:rsidP="00897841">
      <w:pPr>
        <w:autoSpaceDE w:val="0"/>
        <w:autoSpaceDN w:val="0"/>
        <w:adjustRightInd w:val="0"/>
        <w:spacing w:after="0" w:line="240" w:lineRule="auto"/>
        <w:rPr>
          <w:rFonts w:cs="Arial"/>
          <w:color w:val="FF0000"/>
          <w:sz w:val="24"/>
          <w:szCs w:val="24"/>
        </w:rPr>
      </w:pPr>
    </w:p>
    <w:p w14:paraId="6E127729" w14:textId="77777777" w:rsidR="00897841" w:rsidRPr="004138C9" w:rsidRDefault="00897841" w:rsidP="004138C9">
      <w:pPr>
        <w:autoSpaceDE w:val="0"/>
        <w:autoSpaceDN w:val="0"/>
        <w:adjustRightInd w:val="0"/>
        <w:spacing w:after="0" w:line="240" w:lineRule="auto"/>
        <w:rPr>
          <w:rFonts w:cs="Arial"/>
          <w:color w:val="FF0000"/>
          <w:szCs w:val="24"/>
        </w:rPr>
      </w:pPr>
      <w:r w:rsidRPr="004138C9">
        <w:rPr>
          <w:rFonts w:cs="Arial"/>
          <w:color w:val="FF0000"/>
          <w:sz w:val="24"/>
          <w:szCs w:val="24"/>
        </w:rPr>
        <w:t>Note: No Command Complete event is sent by the Controller to indicate that this command has been completed. Instead, the LE Enhanced Connection Complete event indicates that this command has been completed.</w:t>
      </w:r>
    </w:p>
    <w:p w14:paraId="55724F89" w14:textId="77777777" w:rsidR="00E40CCE" w:rsidRPr="00B03027" w:rsidRDefault="00E40CCE" w:rsidP="00F03F8D">
      <w:pPr>
        <w:pStyle w:val="Heading3"/>
      </w:pPr>
      <w:bookmarkStart w:id="319" w:name="_Toc448771405"/>
      <w:r w:rsidRPr="00B03027">
        <w:t>[New Section]</w:t>
      </w:r>
      <w:r w:rsidRPr="00F03F8D">
        <w:t xml:space="preserve"> 7.8.X LE Periodic Advertising</w:t>
      </w:r>
      <w:r w:rsidR="0072045B" w:rsidRPr="003928DF">
        <w:t xml:space="preserve"> Create Sync </w:t>
      </w:r>
      <w:r w:rsidRPr="00B03027">
        <w:t>Command</w:t>
      </w:r>
      <w:bookmarkEnd w:id="289"/>
      <w:bookmarkEnd w:id="290"/>
      <w:bookmarkEnd w:id="319"/>
    </w:p>
    <w:tbl>
      <w:tblPr>
        <w:tblStyle w:val="Bluetoothgrid"/>
        <w:tblW w:w="8545" w:type="dxa"/>
        <w:tblInd w:w="0" w:type="dxa"/>
        <w:tblLayout w:type="fixed"/>
        <w:tblCellMar>
          <w:left w:w="115" w:type="dxa"/>
          <w:right w:w="115" w:type="dxa"/>
        </w:tblCellMar>
        <w:tblLook w:val="04A0" w:firstRow="1" w:lastRow="0" w:firstColumn="1" w:lastColumn="0" w:noHBand="0" w:noVBand="1"/>
      </w:tblPr>
      <w:tblGrid>
        <w:gridCol w:w="2492"/>
        <w:gridCol w:w="1103"/>
        <w:gridCol w:w="3358"/>
        <w:gridCol w:w="1592"/>
      </w:tblGrid>
      <w:tr w:rsidR="007D2813" w:rsidRPr="004A3BDF" w14:paraId="2DC93491" w14:textId="77777777" w:rsidTr="004138C9">
        <w:trPr>
          <w:cnfStyle w:val="100000000000" w:firstRow="1" w:lastRow="0" w:firstColumn="0" w:lastColumn="0" w:oddVBand="0" w:evenVBand="0" w:oddHBand="0" w:evenHBand="0" w:firstRowFirstColumn="0" w:firstRowLastColumn="0" w:lastRowFirstColumn="0" w:lastRowLastColumn="0"/>
          <w:cantSplit/>
          <w:trHeight w:val="579"/>
        </w:trPr>
        <w:tc>
          <w:tcPr>
            <w:tcW w:w="2492" w:type="dxa"/>
            <w:tcBorders>
              <w:top w:val="single" w:sz="4" w:space="0" w:color="auto"/>
              <w:left w:val="single" w:sz="4" w:space="0" w:color="auto"/>
              <w:bottom w:val="single" w:sz="4" w:space="0" w:color="auto"/>
              <w:right w:val="single" w:sz="4" w:space="0" w:color="auto"/>
            </w:tcBorders>
            <w:shd w:val="clear" w:color="auto" w:fill="BBFAFD"/>
          </w:tcPr>
          <w:p w14:paraId="1D622D7D" w14:textId="77777777" w:rsidR="007D2813" w:rsidRPr="004A3BDF" w:rsidRDefault="007D2813" w:rsidP="00E40CCE">
            <w:pPr>
              <w:pStyle w:val="Tableheading"/>
              <w:spacing w:before="96"/>
              <w:rPr>
                <w:rFonts w:cs="Arial"/>
                <w:color w:val="FF0000"/>
                <w:sz w:val="24"/>
                <w:szCs w:val="24"/>
              </w:rPr>
            </w:pPr>
            <w:r w:rsidRPr="004A3BDF">
              <w:rPr>
                <w:rFonts w:cs="Arial"/>
                <w:color w:val="FF0000"/>
                <w:sz w:val="24"/>
                <w:szCs w:val="24"/>
              </w:rPr>
              <w:t>Command</w:t>
            </w:r>
          </w:p>
        </w:tc>
        <w:tc>
          <w:tcPr>
            <w:tcW w:w="1103" w:type="dxa"/>
            <w:tcBorders>
              <w:top w:val="single" w:sz="4" w:space="0" w:color="auto"/>
              <w:left w:val="single" w:sz="4" w:space="0" w:color="auto"/>
              <w:bottom w:val="single" w:sz="4" w:space="0" w:color="auto"/>
              <w:right w:val="single" w:sz="4" w:space="0" w:color="auto"/>
            </w:tcBorders>
            <w:shd w:val="clear" w:color="auto" w:fill="BBFAFD"/>
            <w:hideMark/>
          </w:tcPr>
          <w:p w14:paraId="5A77CB68" w14:textId="77777777" w:rsidR="007D2813" w:rsidRPr="004A3BDF" w:rsidRDefault="007D2813" w:rsidP="00E40CCE">
            <w:pPr>
              <w:pStyle w:val="Tableheading"/>
              <w:spacing w:before="96"/>
              <w:rPr>
                <w:rFonts w:cs="Arial"/>
                <w:color w:val="FF0000"/>
                <w:sz w:val="24"/>
                <w:szCs w:val="24"/>
              </w:rPr>
            </w:pPr>
            <w:r w:rsidRPr="004A3BDF">
              <w:rPr>
                <w:rFonts w:cs="Arial"/>
                <w:color w:val="FF0000"/>
                <w:sz w:val="24"/>
                <w:szCs w:val="24"/>
              </w:rPr>
              <w:t>OCF</w:t>
            </w:r>
          </w:p>
        </w:tc>
        <w:tc>
          <w:tcPr>
            <w:tcW w:w="3358" w:type="dxa"/>
            <w:tcBorders>
              <w:top w:val="single" w:sz="4" w:space="0" w:color="auto"/>
              <w:left w:val="single" w:sz="4" w:space="0" w:color="auto"/>
              <w:bottom w:val="single" w:sz="4" w:space="0" w:color="auto"/>
              <w:right w:val="single" w:sz="4" w:space="0" w:color="auto"/>
            </w:tcBorders>
            <w:shd w:val="clear" w:color="auto" w:fill="BBFAFD"/>
          </w:tcPr>
          <w:p w14:paraId="40C33B0F" w14:textId="77777777" w:rsidR="007D2813" w:rsidRPr="004A3BDF" w:rsidRDefault="007D2813" w:rsidP="00E40CCE">
            <w:pPr>
              <w:pStyle w:val="Tableheading"/>
              <w:spacing w:before="96"/>
              <w:rPr>
                <w:rFonts w:cs="Arial"/>
                <w:color w:val="FF0000"/>
                <w:sz w:val="24"/>
                <w:szCs w:val="24"/>
              </w:rPr>
            </w:pPr>
            <w:r w:rsidRPr="004A3BDF">
              <w:rPr>
                <w:rFonts w:cs="Arial"/>
                <w:color w:val="FF0000"/>
                <w:sz w:val="24"/>
                <w:szCs w:val="24"/>
              </w:rPr>
              <w:t>Command Parameters</w:t>
            </w:r>
          </w:p>
        </w:tc>
        <w:tc>
          <w:tcPr>
            <w:tcW w:w="1592" w:type="dxa"/>
            <w:tcBorders>
              <w:top w:val="single" w:sz="4" w:space="0" w:color="auto"/>
              <w:left w:val="single" w:sz="4" w:space="0" w:color="auto"/>
              <w:bottom w:val="single" w:sz="4" w:space="0" w:color="auto"/>
              <w:right w:val="single" w:sz="4" w:space="0" w:color="auto"/>
            </w:tcBorders>
            <w:shd w:val="clear" w:color="auto" w:fill="BBFAFD"/>
          </w:tcPr>
          <w:p w14:paraId="1CBD85F8" w14:textId="77777777" w:rsidR="007D2813" w:rsidRPr="004A3BDF" w:rsidRDefault="007D2813" w:rsidP="00E40CCE">
            <w:pPr>
              <w:pStyle w:val="Tableheading"/>
              <w:spacing w:before="96"/>
              <w:rPr>
                <w:rFonts w:cs="Arial"/>
                <w:color w:val="FF0000"/>
                <w:sz w:val="24"/>
                <w:szCs w:val="24"/>
              </w:rPr>
            </w:pPr>
            <w:r w:rsidRPr="004A3BDF">
              <w:rPr>
                <w:rFonts w:cs="Arial"/>
                <w:color w:val="FF0000"/>
                <w:sz w:val="24"/>
                <w:szCs w:val="24"/>
              </w:rPr>
              <w:t>Return Parameters</w:t>
            </w:r>
          </w:p>
        </w:tc>
      </w:tr>
      <w:tr w:rsidR="007D2813" w:rsidRPr="004A3BDF" w14:paraId="6017CB5C" w14:textId="77777777" w:rsidTr="004138C9">
        <w:trPr>
          <w:trHeight w:val="184"/>
        </w:trPr>
        <w:tc>
          <w:tcPr>
            <w:tcW w:w="2492"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1AF25E5E" w14:textId="77777777" w:rsidR="007D2813" w:rsidRPr="004A3BDF" w:rsidRDefault="007D2813" w:rsidP="00473631">
            <w:pPr>
              <w:pStyle w:val="CellBody"/>
              <w:spacing w:before="96"/>
              <w:rPr>
                <w:rFonts w:ascii="Arial" w:hAnsi="Arial" w:cs="Arial"/>
                <w:color w:val="FF0000"/>
                <w:sz w:val="24"/>
                <w:szCs w:val="24"/>
              </w:rPr>
            </w:pPr>
            <w:r w:rsidRPr="004A3BDF">
              <w:rPr>
                <w:rFonts w:ascii="Arial" w:hAnsi="Arial" w:cs="Arial"/>
                <w:color w:val="FF0000"/>
                <w:sz w:val="24"/>
                <w:szCs w:val="24"/>
              </w:rPr>
              <w:t>HCI_LE_</w:t>
            </w:r>
            <w:r>
              <w:rPr>
                <w:rFonts w:ascii="Arial" w:hAnsi="Arial" w:cs="Arial"/>
                <w:color w:val="FF0000"/>
                <w:sz w:val="24"/>
                <w:szCs w:val="24"/>
              </w:rPr>
              <w:t>Periodic_Create_Sync</w:t>
            </w:r>
          </w:p>
        </w:tc>
        <w:tc>
          <w:tcPr>
            <w:tcW w:w="1103"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5F1AFEC2" w14:textId="77777777" w:rsidR="007D2813" w:rsidRPr="004A3BDF" w:rsidRDefault="007D2813" w:rsidP="0093524B">
            <w:pPr>
              <w:pStyle w:val="CellBody"/>
              <w:spacing w:before="96"/>
              <w:rPr>
                <w:rFonts w:ascii="Arial" w:hAnsi="Arial" w:cs="Arial"/>
                <w:color w:val="FF0000"/>
                <w:sz w:val="24"/>
                <w:szCs w:val="24"/>
              </w:rPr>
            </w:pPr>
            <w:r>
              <w:rPr>
                <w:rFonts w:ascii="Arial" w:hAnsi="Arial" w:cs="Arial"/>
                <w:color w:val="FF0000"/>
                <w:sz w:val="24"/>
                <w:szCs w:val="24"/>
              </w:rPr>
              <w:t>0x</w:t>
            </w:r>
            <w:r w:rsidR="003E772E">
              <w:rPr>
                <w:rFonts w:ascii="Arial" w:hAnsi="Arial" w:cs="Arial"/>
                <w:color w:val="FF0000"/>
                <w:sz w:val="24"/>
                <w:szCs w:val="24"/>
              </w:rPr>
              <w:t>0044</w:t>
            </w:r>
          </w:p>
        </w:tc>
        <w:tc>
          <w:tcPr>
            <w:tcW w:w="3358"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29AC44AD" w14:textId="77777777" w:rsidR="007D2813" w:rsidRDefault="007D2813" w:rsidP="00E40CCE">
            <w:pPr>
              <w:pStyle w:val="CellBody"/>
              <w:spacing w:before="96"/>
              <w:rPr>
                <w:rFonts w:ascii="Arial" w:hAnsi="Arial" w:cs="Arial"/>
                <w:color w:val="FF0000"/>
                <w:sz w:val="24"/>
                <w:szCs w:val="24"/>
              </w:rPr>
            </w:pPr>
            <w:r>
              <w:rPr>
                <w:rFonts w:ascii="Arial" w:hAnsi="Arial" w:cs="Arial"/>
                <w:color w:val="FF0000"/>
                <w:sz w:val="24"/>
                <w:szCs w:val="24"/>
              </w:rPr>
              <w:t>Filter_Policy,</w:t>
            </w:r>
          </w:p>
          <w:p w14:paraId="50D35F69" w14:textId="77777777" w:rsidR="007D2813" w:rsidRDefault="007D2813" w:rsidP="00E40CCE">
            <w:pPr>
              <w:pStyle w:val="CellBody"/>
              <w:spacing w:before="96"/>
              <w:rPr>
                <w:rFonts w:ascii="Arial" w:hAnsi="Arial" w:cs="Arial"/>
                <w:color w:val="FF0000"/>
                <w:sz w:val="24"/>
                <w:szCs w:val="24"/>
              </w:rPr>
            </w:pPr>
            <w:r>
              <w:rPr>
                <w:rFonts w:ascii="Arial" w:hAnsi="Arial" w:cs="Arial"/>
                <w:color w:val="FF0000"/>
                <w:sz w:val="24"/>
                <w:szCs w:val="24"/>
              </w:rPr>
              <w:t>Advertising_SID,</w:t>
            </w:r>
          </w:p>
          <w:p w14:paraId="580032AF" w14:textId="77777777" w:rsidR="007D2813" w:rsidRDefault="007D2813" w:rsidP="00E40CCE">
            <w:pPr>
              <w:pStyle w:val="CellBody"/>
              <w:spacing w:before="96"/>
              <w:rPr>
                <w:rFonts w:ascii="Arial" w:hAnsi="Arial" w:cs="Arial"/>
                <w:color w:val="FF0000"/>
                <w:sz w:val="24"/>
                <w:szCs w:val="24"/>
              </w:rPr>
            </w:pPr>
            <w:r>
              <w:rPr>
                <w:rFonts w:ascii="Arial" w:hAnsi="Arial" w:cs="Arial"/>
                <w:color w:val="FF0000"/>
                <w:sz w:val="24"/>
                <w:szCs w:val="24"/>
              </w:rPr>
              <w:t>Advertiser_Address_Type,</w:t>
            </w:r>
          </w:p>
          <w:p w14:paraId="1AA540DD" w14:textId="77777777" w:rsidR="007D2813" w:rsidRDefault="007D2813" w:rsidP="00E40CCE">
            <w:pPr>
              <w:pStyle w:val="CellBody"/>
              <w:spacing w:before="96"/>
              <w:rPr>
                <w:rFonts w:ascii="Arial" w:hAnsi="Arial" w:cs="Arial"/>
                <w:color w:val="FF0000"/>
                <w:sz w:val="24"/>
                <w:szCs w:val="24"/>
              </w:rPr>
            </w:pPr>
            <w:r>
              <w:rPr>
                <w:rFonts w:ascii="Arial" w:hAnsi="Arial" w:cs="Arial"/>
                <w:color w:val="FF0000"/>
                <w:sz w:val="24"/>
                <w:szCs w:val="24"/>
              </w:rPr>
              <w:t>Advertiser_Address,</w:t>
            </w:r>
          </w:p>
          <w:p w14:paraId="50B6173B" w14:textId="77777777" w:rsidR="007D2813" w:rsidRDefault="007D2813" w:rsidP="00E40CCE">
            <w:pPr>
              <w:pStyle w:val="CellBody"/>
              <w:spacing w:before="96"/>
              <w:rPr>
                <w:rFonts w:ascii="Arial" w:hAnsi="Arial" w:cs="Arial"/>
                <w:color w:val="FF0000"/>
                <w:sz w:val="24"/>
                <w:szCs w:val="24"/>
              </w:rPr>
            </w:pPr>
            <w:r>
              <w:rPr>
                <w:rFonts w:ascii="Arial" w:hAnsi="Arial" w:cs="Arial"/>
                <w:color w:val="FF0000"/>
                <w:sz w:val="24"/>
                <w:szCs w:val="24"/>
              </w:rPr>
              <w:t>Skip,</w:t>
            </w:r>
          </w:p>
          <w:p w14:paraId="74A60E11" w14:textId="77777777" w:rsidR="007D2813" w:rsidRPr="004A3BDF" w:rsidRDefault="007D2813" w:rsidP="00473631">
            <w:pPr>
              <w:pStyle w:val="CellBody"/>
              <w:spacing w:before="96"/>
              <w:rPr>
                <w:rFonts w:ascii="Arial" w:hAnsi="Arial" w:cs="Arial"/>
                <w:color w:val="FF0000"/>
                <w:sz w:val="24"/>
                <w:szCs w:val="24"/>
              </w:rPr>
            </w:pPr>
            <w:r>
              <w:rPr>
                <w:rFonts w:ascii="Arial" w:hAnsi="Arial" w:cs="Arial"/>
                <w:color w:val="FF0000"/>
                <w:sz w:val="24"/>
                <w:szCs w:val="24"/>
              </w:rPr>
              <w:t>Sync_Timeout</w:t>
            </w:r>
          </w:p>
        </w:tc>
        <w:tc>
          <w:tcPr>
            <w:tcW w:w="1592"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2176A800" w14:textId="77777777" w:rsidR="007D2813" w:rsidRPr="004A3BDF" w:rsidRDefault="007D2813" w:rsidP="00E40CCE">
            <w:pPr>
              <w:pStyle w:val="CellBody"/>
              <w:spacing w:before="96"/>
              <w:rPr>
                <w:rFonts w:ascii="Arial" w:hAnsi="Arial" w:cs="Arial"/>
                <w:color w:val="FF0000"/>
                <w:sz w:val="24"/>
                <w:szCs w:val="24"/>
              </w:rPr>
            </w:pPr>
          </w:p>
        </w:tc>
      </w:tr>
    </w:tbl>
    <w:p w14:paraId="0BE16D94" w14:textId="77777777" w:rsidR="00E40CCE" w:rsidRPr="004A3BDF" w:rsidRDefault="00E40CCE" w:rsidP="00E40CCE">
      <w:pPr>
        <w:rPr>
          <w:rFonts w:cs="Arial"/>
          <w:b/>
          <w:color w:val="FF0000"/>
          <w:sz w:val="24"/>
          <w:szCs w:val="24"/>
        </w:rPr>
      </w:pPr>
    </w:p>
    <w:p w14:paraId="6235827B" w14:textId="77777777" w:rsidR="00E40CCE" w:rsidRPr="004A3BDF" w:rsidRDefault="00E40CCE" w:rsidP="00E40CCE">
      <w:pPr>
        <w:rPr>
          <w:rFonts w:cs="Arial"/>
          <w:b/>
          <w:color w:val="FF0000"/>
          <w:sz w:val="24"/>
          <w:szCs w:val="24"/>
        </w:rPr>
      </w:pPr>
      <w:r w:rsidRPr="004A3BDF">
        <w:rPr>
          <w:rFonts w:cs="Arial"/>
          <w:b/>
          <w:color w:val="FF0000"/>
          <w:sz w:val="24"/>
          <w:szCs w:val="24"/>
        </w:rPr>
        <w:t>Description:</w:t>
      </w:r>
    </w:p>
    <w:p w14:paraId="39DB9FF8" w14:textId="77777777" w:rsidR="00E40CCE" w:rsidRDefault="00E40CCE" w:rsidP="00E40CCE">
      <w:pPr>
        <w:rPr>
          <w:rFonts w:cs="Arial"/>
          <w:color w:val="FF0000"/>
          <w:sz w:val="24"/>
          <w:szCs w:val="24"/>
        </w:rPr>
      </w:pPr>
      <w:r>
        <w:rPr>
          <w:rFonts w:cs="Arial"/>
          <w:color w:val="FF0000"/>
          <w:sz w:val="24"/>
          <w:szCs w:val="24"/>
        </w:rPr>
        <w:t>The LE</w:t>
      </w:r>
      <w:r w:rsidR="00140017">
        <w:rPr>
          <w:rFonts w:cs="Arial"/>
          <w:color w:val="FF0000"/>
          <w:sz w:val="24"/>
          <w:szCs w:val="24"/>
        </w:rPr>
        <w:t>_</w:t>
      </w:r>
      <w:r>
        <w:rPr>
          <w:rFonts w:cs="Arial"/>
          <w:color w:val="FF0000"/>
          <w:sz w:val="24"/>
          <w:szCs w:val="24"/>
        </w:rPr>
        <w:t>Periodic_Advertising_</w:t>
      </w:r>
      <w:r w:rsidR="0072045B">
        <w:rPr>
          <w:rFonts w:cs="Arial"/>
          <w:color w:val="FF0000"/>
          <w:sz w:val="24"/>
          <w:szCs w:val="24"/>
        </w:rPr>
        <w:t xml:space="preserve">Create_Sync </w:t>
      </w:r>
      <w:r>
        <w:rPr>
          <w:rFonts w:cs="Arial"/>
          <w:color w:val="FF0000"/>
          <w:sz w:val="24"/>
          <w:szCs w:val="24"/>
        </w:rPr>
        <w:t xml:space="preserve">command </w:t>
      </w:r>
      <w:r w:rsidR="005A7FAA">
        <w:rPr>
          <w:rFonts w:cs="Arial"/>
          <w:color w:val="FF0000"/>
          <w:sz w:val="24"/>
          <w:szCs w:val="24"/>
        </w:rPr>
        <w:t xml:space="preserve">is used to </w:t>
      </w:r>
      <w:r w:rsidR="00DC0BCB">
        <w:rPr>
          <w:rFonts w:cs="Arial"/>
          <w:color w:val="FF0000"/>
          <w:sz w:val="24"/>
          <w:szCs w:val="24"/>
        </w:rPr>
        <w:t>synchronize with</w:t>
      </w:r>
      <w:r w:rsidR="005A7FAA">
        <w:rPr>
          <w:rFonts w:cs="Arial"/>
          <w:color w:val="FF0000"/>
          <w:sz w:val="24"/>
          <w:szCs w:val="24"/>
        </w:rPr>
        <w:t xml:space="preserve"> periodic advertising from an advertiser</w:t>
      </w:r>
      <w:r w:rsidR="00DC0BCB">
        <w:rPr>
          <w:rFonts w:cs="Arial"/>
          <w:color w:val="FF0000"/>
          <w:sz w:val="24"/>
          <w:szCs w:val="24"/>
        </w:rPr>
        <w:t xml:space="preserve"> and begin receiving </w:t>
      </w:r>
      <w:r w:rsidR="00325406">
        <w:rPr>
          <w:rFonts w:cs="Arial"/>
          <w:color w:val="FF0000"/>
          <w:sz w:val="24"/>
          <w:szCs w:val="24"/>
        </w:rPr>
        <w:t xml:space="preserve">periodic </w:t>
      </w:r>
      <w:r w:rsidR="00DC0BCB">
        <w:rPr>
          <w:rFonts w:cs="Arial"/>
          <w:color w:val="FF0000"/>
          <w:sz w:val="24"/>
          <w:szCs w:val="24"/>
        </w:rPr>
        <w:t>advertising events</w:t>
      </w:r>
      <w:r>
        <w:rPr>
          <w:rFonts w:cs="Arial"/>
          <w:color w:val="FF0000"/>
          <w:sz w:val="24"/>
          <w:szCs w:val="24"/>
        </w:rPr>
        <w:t>.</w:t>
      </w:r>
    </w:p>
    <w:p w14:paraId="3994CD87" w14:textId="77777777" w:rsidR="00E40CCE" w:rsidRPr="0089333D" w:rsidRDefault="00E40CCE" w:rsidP="00E40CCE">
      <w:pPr>
        <w:rPr>
          <w:rFonts w:cs="Arial"/>
          <w:color w:val="FF0000"/>
          <w:sz w:val="24"/>
          <w:szCs w:val="24"/>
          <w:lang w:val="en-GB"/>
        </w:rPr>
      </w:pPr>
      <w:r w:rsidRPr="009200F3">
        <w:rPr>
          <w:rFonts w:cs="Arial"/>
          <w:color w:val="FF0000"/>
          <w:sz w:val="24"/>
          <w:szCs w:val="24"/>
          <w:lang w:val="en-GB"/>
        </w:rPr>
        <w:t xml:space="preserve">The Filter_Policy </w:t>
      </w:r>
      <w:r w:rsidR="00B47B02">
        <w:rPr>
          <w:rFonts w:cs="Arial"/>
          <w:color w:val="FF0000"/>
          <w:sz w:val="24"/>
          <w:szCs w:val="24"/>
          <w:lang w:val="en-GB"/>
        </w:rPr>
        <w:t xml:space="preserve">parameter </w:t>
      </w:r>
      <w:r w:rsidRPr="009200F3">
        <w:rPr>
          <w:rFonts w:cs="Arial"/>
          <w:color w:val="FF0000"/>
          <w:sz w:val="24"/>
          <w:szCs w:val="24"/>
          <w:lang w:val="en-GB"/>
        </w:rPr>
        <w:t xml:space="preserve">is used to determine whether the </w:t>
      </w:r>
      <w:r>
        <w:rPr>
          <w:rFonts w:cs="Arial"/>
          <w:color w:val="FF0000"/>
          <w:sz w:val="24"/>
          <w:szCs w:val="24"/>
          <w:lang w:val="en-GB"/>
        </w:rPr>
        <w:t xml:space="preserve">Periodic Advertiser </w:t>
      </w:r>
      <w:r w:rsidRPr="009200F3">
        <w:rPr>
          <w:rFonts w:cs="Arial"/>
          <w:color w:val="FF0000"/>
          <w:sz w:val="24"/>
          <w:szCs w:val="24"/>
          <w:lang w:val="en-GB"/>
        </w:rPr>
        <w:t>List is used.</w:t>
      </w:r>
      <w:r>
        <w:rPr>
          <w:rFonts w:cs="Arial"/>
          <w:color w:val="FF0000"/>
          <w:sz w:val="24"/>
          <w:szCs w:val="24"/>
          <w:lang w:val="en-GB"/>
        </w:rPr>
        <w:t xml:space="preserve"> </w:t>
      </w:r>
      <w:r w:rsidRPr="009200F3">
        <w:rPr>
          <w:rFonts w:cs="Arial"/>
          <w:color w:val="FF0000"/>
          <w:sz w:val="24"/>
          <w:szCs w:val="24"/>
          <w:lang w:val="en-GB"/>
        </w:rPr>
        <w:t xml:space="preserve">If the </w:t>
      </w:r>
      <w:r>
        <w:rPr>
          <w:rFonts w:cs="Arial"/>
          <w:color w:val="FF0000"/>
          <w:sz w:val="24"/>
          <w:szCs w:val="24"/>
          <w:lang w:val="en-GB"/>
        </w:rPr>
        <w:t xml:space="preserve">Periodic Advertiser </w:t>
      </w:r>
      <w:r w:rsidRPr="009200F3">
        <w:rPr>
          <w:rFonts w:cs="Arial"/>
          <w:color w:val="FF0000"/>
          <w:sz w:val="24"/>
          <w:szCs w:val="24"/>
          <w:lang w:val="en-GB"/>
        </w:rPr>
        <w:t xml:space="preserve">List is not used, the </w:t>
      </w:r>
      <w:r w:rsidR="00440358">
        <w:rPr>
          <w:rFonts w:cs="Arial"/>
          <w:color w:val="FF0000"/>
          <w:sz w:val="24"/>
          <w:szCs w:val="24"/>
          <w:lang w:val="en-GB"/>
        </w:rPr>
        <w:t>Advertising</w:t>
      </w:r>
      <w:r>
        <w:rPr>
          <w:rFonts w:cs="Arial"/>
          <w:color w:val="FF0000"/>
          <w:sz w:val="24"/>
          <w:szCs w:val="24"/>
          <w:lang w:val="en-GB"/>
        </w:rPr>
        <w:t>_</w:t>
      </w:r>
      <w:r w:rsidR="00403A1D">
        <w:rPr>
          <w:rFonts w:cs="Arial"/>
          <w:color w:val="FF0000"/>
          <w:sz w:val="24"/>
          <w:szCs w:val="24"/>
          <w:lang w:val="en-GB"/>
        </w:rPr>
        <w:t>Handle</w:t>
      </w:r>
      <w:r>
        <w:rPr>
          <w:rFonts w:cs="Arial"/>
          <w:color w:val="FF0000"/>
          <w:sz w:val="24"/>
          <w:szCs w:val="24"/>
          <w:lang w:val="en-GB"/>
        </w:rPr>
        <w:t xml:space="preserve">, </w:t>
      </w:r>
      <w:r w:rsidR="005A7FAA">
        <w:rPr>
          <w:rFonts w:cs="Arial"/>
          <w:color w:val="FF0000"/>
          <w:sz w:val="24"/>
          <w:szCs w:val="24"/>
          <w:lang w:val="en-GB"/>
        </w:rPr>
        <w:t xml:space="preserve">Advertiser </w:t>
      </w:r>
      <w:r>
        <w:rPr>
          <w:rFonts w:cs="Arial"/>
          <w:color w:val="FF0000"/>
          <w:sz w:val="24"/>
          <w:szCs w:val="24"/>
          <w:lang w:val="en-GB"/>
        </w:rPr>
        <w:t>Address_Type</w:t>
      </w:r>
      <w:r w:rsidR="00160488">
        <w:rPr>
          <w:rFonts w:cs="Arial"/>
          <w:color w:val="FF0000"/>
          <w:sz w:val="24"/>
          <w:szCs w:val="24"/>
          <w:lang w:val="en-GB"/>
        </w:rPr>
        <w:t>,</w:t>
      </w:r>
      <w:r>
        <w:rPr>
          <w:rFonts w:cs="Arial"/>
          <w:color w:val="FF0000"/>
          <w:sz w:val="24"/>
          <w:szCs w:val="24"/>
          <w:lang w:val="en-GB"/>
        </w:rPr>
        <w:t xml:space="preserve"> </w:t>
      </w:r>
      <w:r w:rsidRPr="009200F3">
        <w:rPr>
          <w:rFonts w:cs="Arial"/>
          <w:color w:val="FF0000"/>
          <w:sz w:val="24"/>
          <w:szCs w:val="24"/>
          <w:lang w:val="en-GB"/>
        </w:rPr>
        <w:t xml:space="preserve">and </w:t>
      </w:r>
      <w:r w:rsidR="005A7FAA">
        <w:rPr>
          <w:rFonts w:cs="Arial"/>
          <w:color w:val="FF0000"/>
          <w:sz w:val="24"/>
          <w:szCs w:val="24"/>
          <w:lang w:val="en-GB"/>
        </w:rPr>
        <w:t xml:space="preserve">Advertiser </w:t>
      </w:r>
      <w:r w:rsidRPr="009200F3">
        <w:rPr>
          <w:rFonts w:cs="Arial"/>
          <w:color w:val="FF0000"/>
          <w:sz w:val="24"/>
          <w:szCs w:val="24"/>
          <w:lang w:val="en-GB"/>
        </w:rPr>
        <w:t>Address</w:t>
      </w:r>
      <w:r>
        <w:rPr>
          <w:rFonts w:cs="Arial"/>
          <w:color w:val="FF0000"/>
          <w:sz w:val="24"/>
          <w:szCs w:val="24"/>
          <w:lang w:val="en-GB"/>
        </w:rPr>
        <w:t xml:space="preserve"> </w:t>
      </w:r>
      <w:r w:rsidRPr="009200F3">
        <w:rPr>
          <w:rFonts w:cs="Arial"/>
          <w:color w:val="FF0000"/>
          <w:sz w:val="24"/>
          <w:szCs w:val="24"/>
          <w:lang w:val="en-GB"/>
        </w:rPr>
        <w:t xml:space="preserve">parameters specify the </w:t>
      </w:r>
      <w:r>
        <w:rPr>
          <w:rFonts w:cs="Arial"/>
          <w:color w:val="FF0000"/>
          <w:sz w:val="24"/>
          <w:szCs w:val="24"/>
          <w:lang w:val="en-GB"/>
        </w:rPr>
        <w:t xml:space="preserve">periodic </w:t>
      </w:r>
      <w:r w:rsidRPr="009200F3">
        <w:rPr>
          <w:rFonts w:cs="Arial"/>
          <w:color w:val="FF0000"/>
          <w:sz w:val="24"/>
          <w:szCs w:val="24"/>
          <w:lang w:val="en-GB"/>
        </w:rPr>
        <w:t>advertising device to</w:t>
      </w:r>
      <w:r>
        <w:rPr>
          <w:rFonts w:cs="Arial"/>
          <w:color w:val="FF0000"/>
          <w:sz w:val="24"/>
          <w:szCs w:val="24"/>
          <w:lang w:val="en-GB"/>
        </w:rPr>
        <w:t xml:space="preserve"> listen to</w:t>
      </w:r>
      <w:r w:rsidR="00DB3E57">
        <w:rPr>
          <w:rFonts w:cs="Arial"/>
          <w:color w:val="FF0000"/>
          <w:sz w:val="24"/>
          <w:szCs w:val="24"/>
          <w:lang w:val="en-GB"/>
        </w:rPr>
        <w:t>;</w:t>
      </w:r>
      <w:r w:rsidR="001750A3">
        <w:rPr>
          <w:rFonts w:cs="Arial"/>
          <w:color w:val="FF0000"/>
          <w:sz w:val="24"/>
          <w:szCs w:val="24"/>
          <w:lang w:val="en-GB"/>
        </w:rPr>
        <w:t xml:space="preserve"> otherwise they are ignored</w:t>
      </w:r>
      <w:r w:rsidRPr="009200F3">
        <w:rPr>
          <w:rFonts w:cs="Arial"/>
          <w:color w:val="FF0000"/>
          <w:sz w:val="24"/>
          <w:szCs w:val="24"/>
          <w:lang w:val="en-GB"/>
        </w:rPr>
        <w:t>.</w:t>
      </w:r>
    </w:p>
    <w:p w14:paraId="1C9D851E" w14:textId="77777777" w:rsidR="00325406" w:rsidRPr="0089333D" w:rsidRDefault="00325406" w:rsidP="00E40CCE">
      <w:pPr>
        <w:rPr>
          <w:rFonts w:cs="Arial"/>
          <w:color w:val="FF0000"/>
          <w:sz w:val="24"/>
          <w:szCs w:val="24"/>
          <w:lang w:val="en-GB"/>
        </w:rPr>
      </w:pPr>
      <w:r>
        <w:rPr>
          <w:rFonts w:cs="Arial"/>
          <w:color w:val="FF0000"/>
          <w:sz w:val="24"/>
          <w:szCs w:val="24"/>
          <w:lang w:val="en-GB"/>
        </w:rPr>
        <w:t xml:space="preserve">The Advertising_SID parameter, if used, specifies the value that must </w:t>
      </w:r>
      <w:r w:rsidR="00AB5B2D">
        <w:rPr>
          <w:rFonts w:cs="Arial"/>
          <w:color w:val="FF0000"/>
          <w:sz w:val="24"/>
          <w:szCs w:val="24"/>
          <w:lang w:val="en-GB"/>
        </w:rPr>
        <w:t>match the Advertising SID subfield</w:t>
      </w:r>
      <w:r>
        <w:rPr>
          <w:rFonts w:cs="Arial"/>
          <w:color w:val="FF0000"/>
          <w:sz w:val="24"/>
          <w:szCs w:val="24"/>
          <w:lang w:val="en-GB"/>
        </w:rPr>
        <w:t xml:space="preserve"> in the ADI field of the received advertisement for it to be used to synchronize.</w:t>
      </w:r>
    </w:p>
    <w:p w14:paraId="620897E7" w14:textId="77777777" w:rsidR="00E40CCE" w:rsidRDefault="00E40CCE" w:rsidP="00E40CCE">
      <w:pPr>
        <w:rPr>
          <w:rFonts w:cs="Arial"/>
          <w:color w:val="FF0000"/>
          <w:sz w:val="24"/>
          <w:szCs w:val="24"/>
        </w:rPr>
      </w:pPr>
      <w:r>
        <w:rPr>
          <w:rFonts w:cs="Arial"/>
          <w:color w:val="FF0000"/>
          <w:sz w:val="24"/>
          <w:szCs w:val="24"/>
        </w:rPr>
        <w:t xml:space="preserve">The Skip </w:t>
      </w:r>
      <w:r w:rsidR="00B47B02">
        <w:rPr>
          <w:rFonts w:cs="Arial"/>
          <w:color w:val="FF0000"/>
          <w:sz w:val="24"/>
          <w:szCs w:val="24"/>
          <w:lang w:val="en-GB"/>
        </w:rPr>
        <w:t xml:space="preserve">parameter </w:t>
      </w:r>
      <w:r>
        <w:rPr>
          <w:rFonts w:cs="Arial"/>
          <w:color w:val="FF0000"/>
          <w:sz w:val="24"/>
          <w:szCs w:val="24"/>
        </w:rPr>
        <w:t>specifies the number of consecutive periodic advertising events that the receiver may skip after successfully receiving a periodic advertising packet.</w:t>
      </w:r>
    </w:p>
    <w:p w14:paraId="7EB8681C" w14:textId="77777777" w:rsidR="00E40CCE" w:rsidRDefault="00E40CCE" w:rsidP="00E40CCE">
      <w:pPr>
        <w:rPr>
          <w:rFonts w:cs="Arial"/>
          <w:color w:val="FF0000"/>
          <w:sz w:val="24"/>
          <w:szCs w:val="24"/>
        </w:rPr>
      </w:pPr>
      <w:r>
        <w:rPr>
          <w:rFonts w:cs="Arial"/>
          <w:color w:val="FF0000"/>
          <w:sz w:val="24"/>
          <w:szCs w:val="24"/>
        </w:rPr>
        <w:t xml:space="preserve">The </w:t>
      </w:r>
      <w:r w:rsidR="0057629D">
        <w:rPr>
          <w:rFonts w:cs="Arial"/>
          <w:color w:val="FF0000"/>
          <w:sz w:val="24"/>
          <w:szCs w:val="24"/>
        </w:rPr>
        <w:t>Sync</w:t>
      </w:r>
      <w:r>
        <w:rPr>
          <w:rFonts w:cs="Arial"/>
          <w:color w:val="FF0000"/>
          <w:sz w:val="24"/>
          <w:szCs w:val="24"/>
        </w:rPr>
        <w:t xml:space="preserve">_Timeout </w:t>
      </w:r>
      <w:r w:rsidR="00B47B02">
        <w:rPr>
          <w:rFonts w:cs="Arial"/>
          <w:color w:val="FF0000"/>
          <w:sz w:val="24"/>
          <w:szCs w:val="24"/>
          <w:lang w:val="en-GB"/>
        </w:rPr>
        <w:t xml:space="preserve">parameter </w:t>
      </w:r>
      <w:r>
        <w:rPr>
          <w:rFonts w:cs="Arial"/>
          <w:color w:val="FF0000"/>
          <w:sz w:val="24"/>
          <w:szCs w:val="24"/>
        </w:rPr>
        <w:t xml:space="preserve">specifies the </w:t>
      </w:r>
      <w:r w:rsidR="00A837DC" w:rsidRPr="00A837DC">
        <w:rPr>
          <w:rFonts w:cs="Arial"/>
          <w:color w:val="FF0000"/>
          <w:sz w:val="24"/>
          <w:szCs w:val="24"/>
        </w:rPr>
        <w:t xml:space="preserve">maximum permitted time between successful receives. If this time is exceeded, </w:t>
      </w:r>
      <w:r w:rsidR="00DC0BCB">
        <w:rPr>
          <w:rFonts w:cs="Arial"/>
          <w:color w:val="FF0000"/>
          <w:sz w:val="24"/>
          <w:szCs w:val="24"/>
        </w:rPr>
        <w:t>synchronization is lost</w:t>
      </w:r>
      <w:r w:rsidR="00A837DC" w:rsidRPr="00A837DC">
        <w:rPr>
          <w:rFonts w:cs="Arial"/>
          <w:color w:val="FF0000"/>
          <w:sz w:val="24"/>
          <w:szCs w:val="24"/>
        </w:rPr>
        <w:t>.</w:t>
      </w:r>
    </w:p>
    <w:p w14:paraId="037EE94B" w14:textId="77777777" w:rsidR="005A7FAA" w:rsidRPr="004A3BDF" w:rsidRDefault="000613C3" w:rsidP="00E40CCE">
      <w:pPr>
        <w:rPr>
          <w:rFonts w:cs="Arial"/>
          <w:color w:val="FF0000"/>
          <w:sz w:val="24"/>
          <w:szCs w:val="24"/>
        </w:rPr>
      </w:pPr>
      <w:ins w:id="320" w:author="Clive D.W. Feather" w:date="2016-04-13T08:03:00Z">
        <w:r>
          <w:rPr>
            <w:rFonts w:cs="Arial"/>
            <w:color w:val="FF0000"/>
            <w:sz w:val="24"/>
            <w:szCs w:val="24"/>
          </w:rPr>
          <w:t>If t</w:t>
        </w:r>
      </w:ins>
      <w:del w:id="321" w:author="Clive D.W. Feather" w:date="2016-04-13T08:03:00Z">
        <w:r w:rsidR="005A7FAA" w:rsidDel="000613C3">
          <w:rPr>
            <w:rFonts w:cs="Arial"/>
            <w:color w:val="FF0000"/>
            <w:sz w:val="24"/>
            <w:szCs w:val="24"/>
          </w:rPr>
          <w:delText>T</w:delText>
        </w:r>
      </w:del>
      <w:r w:rsidR="005A7FAA">
        <w:rPr>
          <w:rFonts w:cs="Arial"/>
          <w:color w:val="FF0000"/>
          <w:sz w:val="24"/>
          <w:szCs w:val="24"/>
        </w:rPr>
        <w:t xml:space="preserve">he Host </w:t>
      </w:r>
      <w:del w:id="322" w:author="Clive D.W. Feather" w:date="2016-04-13T08:03:00Z">
        <w:r w:rsidR="005A7FAA" w:rsidDel="000613C3">
          <w:rPr>
            <w:rFonts w:cs="Arial"/>
            <w:color w:val="FF0000"/>
            <w:sz w:val="24"/>
            <w:szCs w:val="24"/>
          </w:rPr>
          <w:delText xml:space="preserve">shall not </w:delText>
        </w:r>
      </w:del>
      <w:r w:rsidR="005A7FAA">
        <w:rPr>
          <w:rFonts w:cs="Arial"/>
          <w:color w:val="FF0000"/>
          <w:sz w:val="24"/>
          <w:szCs w:val="24"/>
        </w:rPr>
        <w:t>issue</w:t>
      </w:r>
      <w:ins w:id="323" w:author="Clive D.W. Feather" w:date="2016-04-13T08:03:00Z">
        <w:r>
          <w:rPr>
            <w:rFonts w:cs="Arial"/>
            <w:color w:val="FF0000"/>
            <w:sz w:val="24"/>
            <w:szCs w:val="24"/>
          </w:rPr>
          <w:t>s</w:t>
        </w:r>
      </w:ins>
      <w:r w:rsidR="005A7FAA">
        <w:rPr>
          <w:rFonts w:cs="Arial"/>
          <w:color w:val="FF0000"/>
          <w:sz w:val="24"/>
          <w:szCs w:val="24"/>
        </w:rPr>
        <w:t xml:space="preserve"> this command when another LE_Periodic_Advertising_</w:t>
      </w:r>
      <w:r w:rsidR="00DC0BCB">
        <w:rPr>
          <w:rFonts w:cs="Arial"/>
          <w:color w:val="FF0000"/>
          <w:sz w:val="24"/>
          <w:szCs w:val="24"/>
        </w:rPr>
        <w:t xml:space="preserve">Create_Sync </w:t>
      </w:r>
      <w:r w:rsidR="005A7FAA">
        <w:rPr>
          <w:rFonts w:cs="Arial"/>
          <w:color w:val="FF0000"/>
          <w:sz w:val="24"/>
          <w:szCs w:val="24"/>
        </w:rPr>
        <w:t xml:space="preserve">command </w:t>
      </w:r>
      <w:r w:rsidR="00E41CF7">
        <w:rPr>
          <w:rFonts w:cs="Arial"/>
          <w:color w:val="FF0000"/>
          <w:sz w:val="24"/>
          <w:szCs w:val="24"/>
        </w:rPr>
        <w:t xml:space="preserve">is </w:t>
      </w:r>
      <w:r w:rsidR="00B53E5C">
        <w:rPr>
          <w:rFonts w:cs="Arial"/>
          <w:color w:val="FF0000"/>
          <w:sz w:val="24"/>
          <w:szCs w:val="24"/>
        </w:rPr>
        <w:t>pending (see below)</w:t>
      </w:r>
      <w:del w:id="324" w:author="Clive D.W. Feather" w:date="2016-04-13T08:04:00Z">
        <w:r w:rsidR="005A7FAA" w:rsidDel="000613C3">
          <w:rPr>
            <w:rFonts w:cs="Arial"/>
            <w:color w:val="FF0000"/>
            <w:sz w:val="24"/>
            <w:szCs w:val="24"/>
          </w:rPr>
          <w:delText>; if it does</w:delText>
        </w:r>
      </w:del>
      <w:r w:rsidR="005A7FAA">
        <w:rPr>
          <w:rFonts w:cs="Arial"/>
          <w:color w:val="FF0000"/>
          <w:sz w:val="24"/>
          <w:szCs w:val="24"/>
        </w:rPr>
        <w:t xml:space="preserve">, the Controller shall return the Command Disallowed </w:t>
      </w:r>
      <w:r w:rsidR="004D3B30">
        <w:rPr>
          <w:rFonts w:cs="Arial"/>
          <w:color w:val="FF0000"/>
          <w:sz w:val="24"/>
          <w:szCs w:val="24"/>
        </w:rPr>
        <w:t xml:space="preserve">(0x0C) </w:t>
      </w:r>
      <w:r w:rsidR="005A7FAA">
        <w:rPr>
          <w:rFonts w:cs="Arial"/>
          <w:color w:val="FF0000"/>
          <w:sz w:val="24"/>
          <w:szCs w:val="24"/>
        </w:rPr>
        <w:t>error code.</w:t>
      </w:r>
    </w:p>
    <w:p w14:paraId="36C8A41C" w14:textId="77777777" w:rsidR="00E40CCE" w:rsidRDefault="00E40CCE" w:rsidP="00E40CCE">
      <w:pPr>
        <w:rPr>
          <w:rFonts w:cs="Arial"/>
          <w:b/>
          <w:color w:val="FF0000"/>
          <w:sz w:val="24"/>
          <w:szCs w:val="24"/>
        </w:rPr>
      </w:pPr>
      <w:r w:rsidRPr="004A3BDF">
        <w:rPr>
          <w:rFonts w:cs="Arial"/>
          <w:b/>
          <w:color w:val="FF0000"/>
          <w:sz w:val="24"/>
          <w:szCs w:val="24"/>
        </w:rPr>
        <w:t>Command Parameters:</w:t>
      </w:r>
    </w:p>
    <w:p w14:paraId="4A4C930C" w14:textId="77777777" w:rsidR="00E40CCE" w:rsidRDefault="00E40CCE" w:rsidP="00E40CCE">
      <w:pPr>
        <w:spacing w:after="0"/>
        <w:rPr>
          <w:rFonts w:cs="Arial"/>
          <w:i/>
          <w:color w:val="FF0000"/>
          <w:sz w:val="24"/>
          <w:szCs w:val="24"/>
        </w:rPr>
      </w:pPr>
    </w:p>
    <w:p w14:paraId="76B21B22" w14:textId="77777777" w:rsidR="00E40CCE" w:rsidRPr="004A3BDF" w:rsidRDefault="00E40CCE" w:rsidP="00E40CCE">
      <w:pPr>
        <w:spacing w:after="0"/>
        <w:rPr>
          <w:rFonts w:cs="Arial"/>
          <w:i/>
          <w:color w:val="FF0000"/>
          <w:sz w:val="24"/>
          <w:szCs w:val="24"/>
        </w:rPr>
      </w:pPr>
      <w:r>
        <w:rPr>
          <w:rFonts w:cs="Arial"/>
          <w:i/>
          <w:color w:val="FF0000"/>
          <w:sz w:val="24"/>
          <w:szCs w:val="24"/>
        </w:rPr>
        <w:t>Filter_Policy</w:t>
      </w:r>
      <w:r w:rsidRPr="004A3BDF">
        <w:rPr>
          <w:rFonts w:cs="Arial"/>
          <w:i/>
          <w:color w:val="FF0000"/>
          <w:sz w:val="24"/>
          <w:szCs w:val="24"/>
        </w:rPr>
        <w:t>:</w:t>
      </w:r>
      <w:r>
        <w:rPr>
          <w:rFonts w:cs="Arial"/>
          <w:i/>
          <w:color w:val="FF0000"/>
          <w:sz w:val="24"/>
          <w:szCs w:val="24"/>
        </w:rPr>
        <w:tab/>
      </w:r>
      <w:r>
        <w:rPr>
          <w:rFonts w:cs="Arial"/>
          <w:i/>
          <w:color w:val="FF0000"/>
          <w:sz w:val="24"/>
          <w:szCs w:val="24"/>
        </w:rPr>
        <w:tab/>
      </w:r>
      <w:r w:rsidRPr="004A3BDF">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sidRPr="004A3BDF">
        <w:rPr>
          <w:rFonts w:cs="Arial"/>
          <w:i/>
          <w:color w:val="FF0000"/>
          <w:sz w:val="24"/>
          <w:szCs w:val="24"/>
        </w:rPr>
        <w:t>Size: 1 Octet</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E40CCE" w:rsidRPr="004A3BDF" w14:paraId="6C729B4F" w14:textId="77777777" w:rsidTr="00E40CCE">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29C7D725" w14:textId="77777777" w:rsidR="00E40CCE" w:rsidRPr="004A3BDF" w:rsidRDefault="00E40CCE" w:rsidP="00E40CCE">
            <w:pPr>
              <w:pStyle w:val="Tableheading"/>
              <w:spacing w:before="96"/>
              <w:rPr>
                <w:rFonts w:cs="Arial"/>
                <w:color w:val="FF0000"/>
                <w:sz w:val="24"/>
                <w:szCs w:val="24"/>
              </w:rPr>
            </w:pPr>
            <w:r w:rsidRPr="004A3B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72958094" w14:textId="77777777" w:rsidR="00E40CCE" w:rsidRPr="004A3BDF" w:rsidRDefault="00E40CCE" w:rsidP="00E40CCE">
            <w:pPr>
              <w:pStyle w:val="Tableheading"/>
              <w:spacing w:before="96"/>
              <w:rPr>
                <w:rFonts w:cs="Arial"/>
                <w:color w:val="FF0000"/>
                <w:sz w:val="24"/>
                <w:szCs w:val="24"/>
              </w:rPr>
            </w:pPr>
            <w:r w:rsidRPr="004A3BDF">
              <w:rPr>
                <w:rFonts w:cs="Arial"/>
                <w:color w:val="FF0000"/>
                <w:sz w:val="24"/>
                <w:szCs w:val="24"/>
              </w:rPr>
              <w:t>Parameter Description</w:t>
            </w:r>
          </w:p>
        </w:tc>
      </w:tr>
      <w:tr w:rsidR="00E40CCE" w:rsidRPr="004A3BDF" w14:paraId="3712129C" w14:textId="77777777" w:rsidTr="00E40CC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03BD151F" w14:textId="77777777" w:rsidR="00E40CCE" w:rsidRPr="004A3BDF" w:rsidRDefault="00E40CCE" w:rsidP="00E40CCE">
            <w:pPr>
              <w:pStyle w:val="CellBody"/>
              <w:spacing w:before="96"/>
              <w:rPr>
                <w:rFonts w:ascii="Arial" w:hAnsi="Arial" w:cs="Arial"/>
                <w:color w:val="FF0000"/>
                <w:sz w:val="24"/>
                <w:szCs w:val="24"/>
              </w:rPr>
            </w:pPr>
            <w:r w:rsidRPr="004A3BDF">
              <w:rPr>
                <w:rFonts w:ascii="Arial" w:hAnsi="Arial" w:cs="Arial"/>
                <w:color w:val="FF0000"/>
                <w:sz w:val="24"/>
                <w:szCs w:val="24"/>
              </w:rPr>
              <w:t>0x00</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07DFFDA3" w14:textId="77777777" w:rsidR="00E40CCE" w:rsidRPr="004A3BDF" w:rsidRDefault="00AA1467" w:rsidP="00AA1467">
            <w:pPr>
              <w:pStyle w:val="CellBody"/>
              <w:spacing w:before="96"/>
              <w:rPr>
                <w:rFonts w:ascii="Arial" w:hAnsi="Arial" w:cs="Arial"/>
                <w:color w:val="FF0000"/>
                <w:sz w:val="24"/>
                <w:szCs w:val="24"/>
              </w:rPr>
            </w:pPr>
            <w:r>
              <w:rPr>
                <w:rFonts w:ascii="Arial" w:hAnsi="Arial" w:cs="Arial"/>
                <w:color w:val="FF0000"/>
                <w:sz w:val="24"/>
                <w:szCs w:val="24"/>
              </w:rPr>
              <w:t xml:space="preserve">Use the </w:t>
            </w:r>
            <w:r w:rsidR="00E40CCE">
              <w:rPr>
                <w:rFonts w:ascii="Arial" w:hAnsi="Arial" w:cs="Arial"/>
                <w:color w:val="FF0000"/>
                <w:sz w:val="24"/>
                <w:szCs w:val="24"/>
              </w:rPr>
              <w:t xml:space="preserve">Advertising_SID, Address_Type, </w:t>
            </w:r>
            <w:r>
              <w:rPr>
                <w:rFonts w:ascii="Arial" w:hAnsi="Arial" w:cs="Arial"/>
                <w:color w:val="FF0000"/>
                <w:sz w:val="24"/>
                <w:szCs w:val="24"/>
              </w:rPr>
              <w:t xml:space="preserve">and </w:t>
            </w:r>
            <w:r w:rsidR="00E40CCE">
              <w:rPr>
                <w:rFonts w:ascii="Arial" w:hAnsi="Arial" w:cs="Arial"/>
                <w:color w:val="FF0000"/>
                <w:sz w:val="24"/>
                <w:szCs w:val="24"/>
              </w:rPr>
              <w:t xml:space="preserve">Address </w:t>
            </w:r>
            <w:r>
              <w:rPr>
                <w:rFonts w:ascii="Arial" w:hAnsi="Arial" w:cs="Arial"/>
                <w:color w:val="FF0000"/>
                <w:sz w:val="24"/>
                <w:szCs w:val="24"/>
              </w:rPr>
              <w:t>to determine which advertiser to listen to</w:t>
            </w:r>
            <w:r w:rsidR="00E40CCE">
              <w:rPr>
                <w:rFonts w:ascii="Arial" w:hAnsi="Arial" w:cs="Arial"/>
                <w:color w:val="FF0000"/>
                <w:sz w:val="24"/>
                <w:szCs w:val="24"/>
              </w:rPr>
              <w:t>.</w:t>
            </w:r>
          </w:p>
        </w:tc>
      </w:tr>
      <w:tr w:rsidR="00E40CCE" w:rsidRPr="004A3BDF" w14:paraId="5275FC30" w14:textId="77777777" w:rsidTr="00E40CC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4B60AD95" w14:textId="77777777" w:rsidR="00E40CCE" w:rsidRPr="004A3BDF" w:rsidRDefault="00E40CCE" w:rsidP="00E40CCE">
            <w:pPr>
              <w:pStyle w:val="CellBody"/>
              <w:spacing w:before="96"/>
              <w:rPr>
                <w:rFonts w:ascii="Arial" w:hAnsi="Arial" w:cs="Arial"/>
                <w:color w:val="FF0000"/>
                <w:sz w:val="24"/>
                <w:szCs w:val="24"/>
              </w:rPr>
            </w:pPr>
            <w:r w:rsidRPr="004A3BDF">
              <w:rPr>
                <w:rFonts w:ascii="Arial" w:hAnsi="Arial" w:cs="Arial"/>
                <w:color w:val="FF0000"/>
                <w:sz w:val="24"/>
                <w:szCs w:val="24"/>
              </w:rPr>
              <w:t>0x01</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56F00ED6" w14:textId="77777777" w:rsidR="00E40CCE" w:rsidRPr="004A3BDF" w:rsidRDefault="00AA1467" w:rsidP="00AA1467">
            <w:pPr>
              <w:pStyle w:val="CellBody"/>
              <w:spacing w:before="96"/>
              <w:rPr>
                <w:rFonts w:ascii="Arial" w:hAnsi="Arial" w:cs="Arial"/>
                <w:color w:val="FF0000"/>
                <w:sz w:val="24"/>
                <w:szCs w:val="24"/>
              </w:rPr>
            </w:pPr>
            <w:r>
              <w:rPr>
                <w:rFonts w:ascii="Arial" w:hAnsi="Arial" w:cs="Arial"/>
                <w:color w:val="FF0000"/>
                <w:sz w:val="24"/>
                <w:szCs w:val="24"/>
              </w:rPr>
              <w:t xml:space="preserve">Use the </w:t>
            </w:r>
            <w:r w:rsidR="00E40CCE">
              <w:rPr>
                <w:rFonts w:ascii="Arial" w:hAnsi="Arial" w:cs="Arial"/>
                <w:color w:val="FF0000"/>
                <w:sz w:val="24"/>
                <w:szCs w:val="24"/>
              </w:rPr>
              <w:t xml:space="preserve">Periodic Advertiser List to determine which advertiser to </w:t>
            </w:r>
            <w:r>
              <w:rPr>
                <w:rFonts w:ascii="Arial" w:hAnsi="Arial" w:cs="Arial"/>
                <w:color w:val="FF0000"/>
                <w:sz w:val="24"/>
                <w:szCs w:val="24"/>
              </w:rPr>
              <w:t xml:space="preserve">listen </w:t>
            </w:r>
            <w:r w:rsidR="00E40CCE">
              <w:rPr>
                <w:rFonts w:ascii="Arial" w:hAnsi="Arial" w:cs="Arial"/>
                <w:color w:val="FF0000"/>
                <w:sz w:val="24"/>
                <w:szCs w:val="24"/>
              </w:rPr>
              <w:t>to.</w:t>
            </w:r>
          </w:p>
        </w:tc>
      </w:tr>
      <w:tr w:rsidR="00E40CCE" w:rsidRPr="004A3BDF" w14:paraId="00101CEA" w14:textId="77777777" w:rsidTr="00E40CC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13588C1E" w14:textId="77777777" w:rsidR="00E40CCE" w:rsidRPr="004A3BDF" w:rsidRDefault="00783DE3" w:rsidP="00E40CCE">
            <w:pPr>
              <w:pStyle w:val="CellBody"/>
              <w:spacing w:before="96"/>
              <w:rPr>
                <w:rFonts w:ascii="Arial" w:hAnsi="Arial" w:cs="Arial"/>
                <w:color w:val="FF0000"/>
                <w:sz w:val="24"/>
                <w:szCs w:val="24"/>
              </w:rPr>
            </w:pPr>
            <w:r>
              <w:rPr>
                <w:rFonts w:ascii="Arial" w:hAnsi="Arial" w:cs="Arial"/>
                <w:color w:val="FF0000"/>
                <w:sz w:val="24"/>
                <w:szCs w:val="24"/>
              </w:rPr>
              <w:t>All other values</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470403BC" w14:textId="77777777" w:rsidR="00E40CCE" w:rsidRPr="004A3BDF" w:rsidRDefault="00E40CCE" w:rsidP="00E40CCE">
            <w:pPr>
              <w:pStyle w:val="CellBody"/>
              <w:spacing w:before="96"/>
              <w:rPr>
                <w:rFonts w:ascii="Arial" w:hAnsi="Arial" w:cs="Arial"/>
                <w:color w:val="FF0000"/>
                <w:sz w:val="24"/>
                <w:szCs w:val="24"/>
              </w:rPr>
            </w:pPr>
            <w:r w:rsidRPr="004A3BDF">
              <w:rPr>
                <w:rFonts w:ascii="Arial" w:hAnsi="Arial" w:cs="Arial"/>
                <w:color w:val="FF0000"/>
                <w:sz w:val="24"/>
                <w:szCs w:val="24"/>
              </w:rPr>
              <w:t>Reserved for future use</w:t>
            </w:r>
          </w:p>
        </w:tc>
      </w:tr>
    </w:tbl>
    <w:p w14:paraId="0531F9C7" w14:textId="77777777" w:rsidR="00E40CCE" w:rsidRDefault="00E40CCE" w:rsidP="00E40CCE">
      <w:pPr>
        <w:spacing w:after="0"/>
        <w:rPr>
          <w:rFonts w:cs="Arial"/>
          <w:i/>
          <w:color w:val="FF0000"/>
          <w:sz w:val="24"/>
          <w:szCs w:val="24"/>
        </w:rPr>
      </w:pPr>
    </w:p>
    <w:p w14:paraId="694806AE" w14:textId="77777777" w:rsidR="00E40CCE" w:rsidRPr="004A3BDF" w:rsidRDefault="00E40CCE" w:rsidP="00E40CCE">
      <w:pPr>
        <w:spacing w:after="0"/>
        <w:rPr>
          <w:rFonts w:cs="Arial"/>
          <w:i/>
          <w:color w:val="FF0000"/>
          <w:sz w:val="24"/>
          <w:szCs w:val="24"/>
        </w:rPr>
      </w:pPr>
      <w:r w:rsidRPr="004A3BDF">
        <w:rPr>
          <w:rFonts w:cs="Arial"/>
          <w:i/>
          <w:color w:val="FF0000"/>
          <w:sz w:val="24"/>
          <w:szCs w:val="24"/>
        </w:rPr>
        <w:t>Advertising_</w:t>
      </w:r>
      <w:r w:rsidR="0071747E">
        <w:rPr>
          <w:rFonts w:cs="Arial"/>
          <w:i/>
          <w:color w:val="FF0000"/>
          <w:sz w:val="24"/>
          <w:szCs w:val="24"/>
        </w:rPr>
        <w:t>S</w:t>
      </w:r>
      <w:r w:rsidRPr="004A3BDF">
        <w:rPr>
          <w:rFonts w:cs="Arial"/>
          <w:i/>
          <w:color w:val="FF0000"/>
          <w:sz w:val="24"/>
          <w:szCs w:val="24"/>
        </w:rPr>
        <w:t>ID:</w:t>
      </w:r>
      <w:r w:rsidRPr="004A3BDF">
        <w:rPr>
          <w:rFonts w:cs="Arial"/>
          <w:i/>
          <w:color w:val="FF0000"/>
          <w:sz w:val="24"/>
          <w:szCs w:val="24"/>
        </w:rPr>
        <w:tab/>
      </w:r>
      <w:r w:rsidR="009101F5">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t>Size: 1 Octet</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E40CCE" w:rsidRPr="004A3BDF" w14:paraId="1AE4044C" w14:textId="77777777" w:rsidTr="00E40CCE">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0B354256" w14:textId="77777777" w:rsidR="00E40CCE" w:rsidRPr="004A3BDF" w:rsidRDefault="00E40CCE" w:rsidP="00E40CCE">
            <w:pPr>
              <w:pStyle w:val="Tableheading"/>
              <w:spacing w:before="96"/>
              <w:rPr>
                <w:rFonts w:cs="Arial"/>
                <w:color w:val="FF0000"/>
                <w:sz w:val="24"/>
                <w:szCs w:val="24"/>
              </w:rPr>
            </w:pPr>
            <w:r w:rsidRPr="004A3B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153E8794" w14:textId="77777777" w:rsidR="00E40CCE" w:rsidRPr="004A3BDF" w:rsidRDefault="00E40CCE" w:rsidP="00E40CCE">
            <w:pPr>
              <w:pStyle w:val="Tableheading"/>
              <w:spacing w:before="96"/>
              <w:rPr>
                <w:rFonts w:cs="Arial"/>
                <w:color w:val="FF0000"/>
                <w:sz w:val="24"/>
                <w:szCs w:val="24"/>
              </w:rPr>
            </w:pPr>
            <w:r w:rsidRPr="004A3BDF">
              <w:rPr>
                <w:rFonts w:cs="Arial"/>
                <w:color w:val="FF0000"/>
                <w:sz w:val="24"/>
                <w:szCs w:val="24"/>
              </w:rPr>
              <w:t>Parameter Description</w:t>
            </w:r>
          </w:p>
        </w:tc>
      </w:tr>
      <w:tr w:rsidR="00E40CCE" w:rsidRPr="004A3BDF" w14:paraId="2EFBD9E7" w14:textId="77777777" w:rsidTr="00E40CC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38858EAF" w14:textId="77777777" w:rsidR="00E40CCE" w:rsidRPr="004A3BDF" w:rsidRDefault="00E40CCE" w:rsidP="00E40CCE">
            <w:pPr>
              <w:pStyle w:val="CellBody"/>
              <w:spacing w:before="96"/>
              <w:rPr>
                <w:rFonts w:ascii="Arial" w:hAnsi="Arial" w:cs="Arial"/>
                <w:color w:val="FF0000"/>
                <w:sz w:val="24"/>
                <w:szCs w:val="24"/>
              </w:rPr>
            </w:pPr>
            <w:r w:rsidRPr="004A3BDF">
              <w:rPr>
                <w:rFonts w:ascii="Arial" w:hAnsi="Arial" w:cs="Arial"/>
                <w:color w:val="FF0000"/>
                <w:sz w:val="24"/>
                <w:szCs w:val="24"/>
              </w:rPr>
              <w:t>0x</w:t>
            </w:r>
            <w:r>
              <w:rPr>
                <w:rFonts w:ascii="Arial" w:hAnsi="Arial" w:cs="Arial"/>
                <w:color w:val="FF0000"/>
                <w:sz w:val="24"/>
                <w:szCs w:val="24"/>
              </w:rPr>
              <w:t>00</w:t>
            </w:r>
            <w:r w:rsidR="006E650B">
              <w:rPr>
                <w:rFonts w:ascii="Arial" w:hAnsi="Arial" w:cs="Arial"/>
                <w:color w:val="FF0000"/>
                <w:sz w:val="24"/>
                <w:szCs w:val="24"/>
              </w:rPr>
              <w:t xml:space="preserve"> – </w:t>
            </w:r>
            <w:r>
              <w:rPr>
                <w:rFonts w:ascii="Arial" w:hAnsi="Arial" w:cs="Arial"/>
                <w:color w:val="FF0000"/>
                <w:sz w:val="24"/>
                <w:szCs w:val="24"/>
              </w:rPr>
              <w:t>0x0F</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76BF9674" w14:textId="77777777" w:rsidR="00E40CCE" w:rsidRPr="004A3BDF" w:rsidRDefault="00AB5B2D" w:rsidP="00CA3F02">
            <w:pPr>
              <w:pStyle w:val="CellBody"/>
              <w:spacing w:before="96"/>
              <w:rPr>
                <w:rFonts w:ascii="Arial" w:hAnsi="Arial" w:cs="Arial"/>
                <w:color w:val="FF0000"/>
                <w:sz w:val="24"/>
                <w:szCs w:val="24"/>
              </w:rPr>
            </w:pPr>
            <w:r>
              <w:rPr>
                <w:rFonts w:ascii="Arial" w:hAnsi="Arial" w:cs="Arial"/>
                <w:color w:val="FF0000"/>
                <w:sz w:val="24"/>
                <w:szCs w:val="24"/>
                <w:lang w:val="en-GB"/>
              </w:rPr>
              <w:t xml:space="preserve">Advertising SID subfield in the </w:t>
            </w:r>
            <w:r w:rsidR="00254219">
              <w:rPr>
                <w:rFonts w:ascii="Arial" w:hAnsi="Arial" w:cs="Arial"/>
                <w:color w:val="FF0000"/>
                <w:sz w:val="24"/>
                <w:szCs w:val="24"/>
                <w:lang w:val="en-GB"/>
              </w:rPr>
              <w:t>ADI</w:t>
            </w:r>
            <w:r>
              <w:rPr>
                <w:rFonts w:ascii="Arial" w:hAnsi="Arial" w:cs="Arial"/>
                <w:color w:val="FF0000"/>
                <w:sz w:val="24"/>
                <w:szCs w:val="24"/>
                <w:lang w:val="en-GB"/>
              </w:rPr>
              <w:t xml:space="preserve"> field used to identify the Periodic Advertising</w:t>
            </w:r>
            <w:r w:rsidDel="00FC36E7">
              <w:rPr>
                <w:rFonts w:ascii="Arial" w:hAnsi="Arial" w:cs="Arial"/>
                <w:color w:val="FF0000"/>
                <w:sz w:val="24"/>
                <w:szCs w:val="24"/>
              </w:rPr>
              <w:t xml:space="preserve"> </w:t>
            </w:r>
          </w:p>
        </w:tc>
      </w:tr>
      <w:tr w:rsidR="00E40CCE" w:rsidRPr="004A3BDF" w14:paraId="6388D5C5" w14:textId="77777777" w:rsidTr="00E40CC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0EE32CD7" w14:textId="77777777" w:rsidR="00E40CCE" w:rsidRPr="004A3BDF" w:rsidRDefault="00783DE3" w:rsidP="00E40CCE">
            <w:pPr>
              <w:pStyle w:val="CellBody"/>
              <w:spacing w:before="96"/>
              <w:rPr>
                <w:rFonts w:ascii="Arial" w:hAnsi="Arial" w:cs="Arial"/>
                <w:color w:val="FF0000"/>
                <w:sz w:val="24"/>
                <w:szCs w:val="24"/>
              </w:rPr>
            </w:pPr>
            <w:r>
              <w:rPr>
                <w:rFonts w:ascii="Arial" w:hAnsi="Arial" w:cs="Arial"/>
                <w:color w:val="FF0000"/>
                <w:sz w:val="24"/>
                <w:szCs w:val="24"/>
              </w:rPr>
              <w:t>All other values</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3C3BF73E" w14:textId="77777777" w:rsidR="00E40CCE" w:rsidRPr="004A3BDF" w:rsidRDefault="00E40CCE" w:rsidP="00E40CCE">
            <w:pPr>
              <w:pStyle w:val="CellBody"/>
              <w:spacing w:before="96"/>
              <w:rPr>
                <w:rFonts w:ascii="Arial" w:hAnsi="Arial" w:cs="Arial"/>
                <w:color w:val="FF0000"/>
                <w:sz w:val="24"/>
                <w:szCs w:val="24"/>
              </w:rPr>
            </w:pPr>
            <w:r>
              <w:rPr>
                <w:rFonts w:ascii="Arial" w:hAnsi="Arial" w:cs="Arial"/>
                <w:color w:val="FF0000"/>
                <w:sz w:val="24"/>
                <w:szCs w:val="24"/>
              </w:rPr>
              <w:t>Reserved for future use.</w:t>
            </w:r>
          </w:p>
        </w:tc>
      </w:tr>
    </w:tbl>
    <w:p w14:paraId="137DD504" w14:textId="77777777" w:rsidR="00E40CCE" w:rsidRDefault="00E40CCE" w:rsidP="00E40CCE">
      <w:pPr>
        <w:spacing w:after="0"/>
        <w:rPr>
          <w:rFonts w:cs="Arial"/>
          <w:i/>
          <w:color w:val="FF0000"/>
          <w:sz w:val="24"/>
          <w:szCs w:val="24"/>
        </w:rPr>
      </w:pPr>
    </w:p>
    <w:p w14:paraId="5D61A3E3" w14:textId="77777777" w:rsidR="00E40CCE" w:rsidRPr="004A3BDF" w:rsidRDefault="0065324E" w:rsidP="00E40CCE">
      <w:pPr>
        <w:spacing w:after="0"/>
        <w:rPr>
          <w:rFonts w:cs="Arial"/>
          <w:i/>
          <w:color w:val="FF0000"/>
          <w:sz w:val="24"/>
          <w:szCs w:val="24"/>
        </w:rPr>
      </w:pPr>
      <w:r>
        <w:rPr>
          <w:rFonts w:cs="Arial"/>
          <w:i/>
          <w:color w:val="FF0000"/>
          <w:sz w:val="24"/>
          <w:szCs w:val="24"/>
        </w:rPr>
        <w:t>Advertiser</w:t>
      </w:r>
      <w:r w:rsidR="0057629D">
        <w:rPr>
          <w:rFonts w:cs="Arial"/>
          <w:i/>
          <w:color w:val="FF0000"/>
          <w:sz w:val="24"/>
          <w:szCs w:val="24"/>
        </w:rPr>
        <w:t>_</w:t>
      </w:r>
      <w:r w:rsidR="00E40CCE" w:rsidRPr="004A3BDF">
        <w:rPr>
          <w:rFonts w:cs="Arial"/>
          <w:i/>
          <w:color w:val="FF0000"/>
          <w:sz w:val="24"/>
          <w:szCs w:val="24"/>
        </w:rPr>
        <w:t>Address_Type:</w:t>
      </w:r>
      <w:r w:rsidR="00E40CCE">
        <w:rPr>
          <w:rFonts w:cs="Arial"/>
          <w:i/>
          <w:color w:val="FF0000"/>
          <w:sz w:val="24"/>
          <w:szCs w:val="24"/>
        </w:rPr>
        <w:tab/>
      </w:r>
      <w:r w:rsidR="00E40CCE" w:rsidRPr="004A3BDF">
        <w:rPr>
          <w:rFonts w:cs="Arial"/>
          <w:i/>
          <w:color w:val="FF0000"/>
          <w:sz w:val="24"/>
          <w:szCs w:val="24"/>
        </w:rPr>
        <w:tab/>
      </w:r>
      <w:r w:rsidR="00E40CCE">
        <w:rPr>
          <w:rFonts w:cs="Arial"/>
          <w:i/>
          <w:color w:val="FF0000"/>
          <w:sz w:val="24"/>
          <w:szCs w:val="24"/>
        </w:rPr>
        <w:tab/>
      </w:r>
      <w:r w:rsidR="00E40CCE">
        <w:rPr>
          <w:rFonts w:cs="Arial"/>
          <w:i/>
          <w:color w:val="FF0000"/>
          <w:sz w:val="24"/>
          <w:szCs w:val="24"/>
        </w:rPr>
        <w:tab/>
      </w:r>
      <w:r w:rsidR="00E40CCE">
        <w:rPr>
          <w:rFonts w:cs="Arial"/>
          <w:i/>
          <w:color w:val="FF0000"/>
          <w:sz w:val="24"/>
          <w:szCs w:val="24"/>
        </w:rPr>
        <w:tab/>
      </w:r>
      <w:r w:rsidR="00E40CCE">
        <w:rPr>
          <w:rFonts w:cs="Arial"/>
          <w:i/>
          <w:color w:val="FF0000"/>
          <w:sz w:val="24"/>
          <w:szCs w:val="24"/>
        </w:rPr>
        <w:tab/>
      </w:r>
      <w:r w:rsidR="00E40CCE">
        <w:rPr>
          <w:rFonts w:cs="Arial"/>
          <w:i/>
          <w:color w:val="FF0000"/>
          <w:sz w:val="24"/>
          <w:szCs w:val="24"/>
        </w:rPr>
        <w:tab/>
      </w:r>
      <w:r w:rsidR="00E40CCE" w:rsidRPr="004A3BDF">
        <w:rPr>
          <w:rFonts w:cs="Arial"/>
          <w:i/>
          <w:color w:val="FF0000"/>
          <w:sz w:val="24"/>
          <w:szCs w:val="24"/>
        </w:rPr>
        <w:t>Size: 1 Octet</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E40CCE" w:rsidRPr="004A3BDF" w14:paraId="422F9614" w14:textId="77777777" w:rsidTr="00E40CCE">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05D92677" w14:textId="77777777" w:rsidR="00E40CCE" w:rsidRPr="004A3BDF" w:rsidRDefault="00E40CCE" w:rsidP="00E40CCE">
            <w:pPr>
              <w:pStyle w:val="Tableheading"/>
              <w:spacing w:before="96"/>
              <w:rPr>
                <w:rFonts w:cs="Arial"/>
                <w:color w:val="FF0000"/>
                <w:sz w:val="24"/>
                <w:szCs w:val="24"/>
              </w:rPr>
            </w:pPr>
            <w:r w:rsidRPr="004A3B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76A56564" w14:textId="77777777" w:rsidR="00E40CCE" w:rsidRPr="004A3BDF" w:rsidRDefault="00E40CCE" w:rsidP="00E40CCE">
            <w:pPr>
              <w:pStyle w:val="Tableheading"/>
              <w:spacing w:before="96"/>
              <w:rPr>
                <w:rFonts w:cs="Arial"/>
                <w:color w:val="FF0000"/>
                <w:sz w:val="24"/>
                <w:szCs w:val="24"/>
              </w:rPr>
            </w:pPr>
            <w:r w:rsidRPr="004A3BDF">
              <w:rPr>
                <w:rFonts w:cs="Arial"/>
                <w:color w:val="FF0000"/>
                <w:sz w:val="24"/>
                <w:szCs w:val="24"/>
              </w:rPr>
              <w:t>Parameter Description</w:t>
            </w:r>
          </w:p>
        </w:tc>
      </w:tr>
      <w:tr w:rsidR="00E40CCE" w:rsidRPr="004A3BDF" w14:paraId="1C04A393" w14:textId="77777777" w:rsidTr="00E40CC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369D54B5" w14:textId="77777777" w:rsidR="00E40CCE" w:rsidRPr="004A3BDF" w:rsidRDefault="00E40CCE" w:rsidP="00E40CCE">
            <w:pPr>
              <w:pStyle w:val="CellBody"/>
              <w:spacing w:before="96"/>
              <w:rPr>
                <w:rFonts w:ascii="Arial" w:hAnsi="Arial" w:cs="Arial"/>
                <w:color w:val="FF0000"/>
                <w:sz w:val="24"/>
                <w:szCs w:val="24"/>
              </w:rPr>
            </w:pPr>
            <w:r w:rsidRPr="004A3BDF">
              <w:rPr>
                <w:rFonts w:ascii="Arial" w:hAnsi="Arial" w:cs="Arial"/>
                <w:color w:val="FF0000"/>
                <w:sz w:val="24"/>
                <w:szCs w:val="24"/>
              </w:rPr>
              <w:t>0x00</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4CC77C9E" w14:textId="77777777" w:rsidR="00E40CCE" w:rsidRPr="004A3BDF" w:rsidRDefault="00E40CCE" w:rsidP="0065324E">
            <w:pPr>
              <w:pStyle w:val="CellBody"/>
              <w:spacing w:before="96"/>
              <w:rPr>
                <w:rFonts w:ascii="Arial" w:hAnsi="Arial" w:cs="Arial"/>
                <w:color w:val="FF0000"/>
                <w:sz w:val="24"/>
                <w:szCs w:val="24"/>
              </w:rPr>
            </w:pPr>
            <w:r w:rsidRPr="004A3BDF">
              <w:rPr>
                <w:rFonts w:ascii="Arial" w:hAnsi="Arial" w:cs="Arial"/>
                <w:color w:val="FF0000"/>
                <w:sz w:val="24"/>
                <w:szCs w:val="24"/>
              </w:rPr>
              <w:t>Public Device Address</w:t>
            </w:r>
          </w:p>
        </w:tc>
      </w:tr>
      <w:tr w:rsidR="00E40CCE" w:rsidRPr="004A3BDF" w14:paraId="7B8F1011" w14:textId="77777777" w:rsidTr="00E40CC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790400A3" w14:textId="77777777" w:rsidR="00E40CCE" w:rsidRPr="004A3BDF" w:rsidRDefault="00E40CCE" w:rsidP="00E40CCE">
            <w:pPr>
              <w:pStyle w:val="CellBody"/>
              <w:spacing w:before="96"/>
              <w:rPr>
                <w:rFonts w:ascii="Arial" w:hAnsi="Arial" w:cs="Arial"/>
                <w:color w:val="FF0000"/>
                <w:sz w:val="24"/>
                <w:szCs w:val="24"/>
              </w:rPr>
            </w:pPr>
            <w:r w:rsidRPr="004A3BDF">
              <w:rPr>
                <w:rFonts w:ascii="Arial" w:hAnsi="Arial" w:cs="Arial"/>
                <w:color w:val="FF0000"/>
                <w:sz w:val="24"/>
                <w:szCs w:val="24"/>
              </w:rPr>
              <w:t>0x01</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29995CEF" w14:textId="77777777" w:rsidR="00E40CCE" w:rsidRPr="004A3BDF" w:rsidRDefault="00E40CCE" w:rsidP="0065324E">
            <w:pPr>
              <w:pStyle w:val="CellBody"/>
              <w:spacing w:before="96"/>
              <w:rPr>
                <w:rFonts w:ascii="Arial" w:hAnsi="Arial" w:cs="Arial"/>
                <w:color w:val="FF0000"/>
                <w:sz w:val="24"/>
                <w:szCs w:val="24"/>
              </w:rPr>
            </w:pPr>
            <w:r w:rsidRPr="004A3BDF">
              <w:rPr>
                <w:rFonts w:ascii="Arial" w:hAnsi="Arial" w:cs="Arial"/>
                <w:color w:val="FF0000"/>
                <w:sz w:val="24"/>
                <w:szCs w:val="24"/>
              </w:rPr>
              <w:t>Random Device Address</w:t>
            </w:r>
          </w:p>
        </w:tc>
      </w:tr>
      <w:tr w:rsidR="0065324E" w:rsidRPr="004A3BDF" w14:paraId="0D95AAD2" w14:textId="77777777" w:rsidTr="00E40CC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3A6854D0" w14:textId="77777777" w:rsidR="0065324E" w:rsidRPr="004A3BDF" w:rsidRDefault="0065324E" w:rsidP="0065324E">
            <w:pPr>
              <w:pStyle w:val="CellBody"/>
              <w:spacing w:before="96"/>
              <w:rPr>
                <w:rFonts w:ascii="Arial" w:hAnsi="Arial" w:cs="Arial"/>
                <w:color w:val="FF0000"/>
                <w:sz w:val="24"/>
                <w:szCs w:val="24"/>
              </w:rPr>
            </w:pPr>
            <w:r>
              <w:rPr>
                <w:rFonts w:ascii="Arial" w:hAnsi="Arial" w:cs="Arial"/>
                <w:color w:val="FF0000"/>
                <w:sz w:val="24"/>
                <w:szCs w:val="24"/>
              </w:rPr>
              <w:t>0x02</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4F8A741F" w14:textId="77777777" w:rsidR="0065324E" w:rsidRPr="004A3BDF" w:rsidRDefault="0065324E" w:rsidP="00AE1F9E">
            <w:pPr>
              <w:pStyle w:val="CellBody"/>
              <w:spacing w:before="96"/>
              <w:rPr>
                <w:rFonts w:ascii="Arial" w:hAnsi="Arial" w:cs="Arial"/>
                <w:color w:val="FF0000"/>
                <w:sz w:val="24"/>
                <w:szCs w:val="24"/>
              </w:rPr>
            </w:pPr>
            <w:r>
              <w:rPr>
                <w:rFonts w:ascii="Arial" w:hAnsi="Arial" w:cs="Arial"/>
                <w:color w:val="FF0000"/>
                <w:sz w:val="24"/>
                <w:szCs w:val="24"/>
              </w:rPr>
              <w:t>Public Identity Address (</w:t>
            </w:r>
            <w:r w:rsidR="00AE1F9E">
              <w:rPr>
                <w:rFonts w:ascii="Arial" w:hAnsi="Arial" w:cs="Arial"/>
                <w:color w:val="FF0000"/>
                <w:sz w:val="24"/>
                <w:szCs w:val="24"/>
              </w:rPr>
              <w:t xml:space="preserve">corresponds </w:t>
            </w:r>
            <w:r>
              <w:rPr>
                <w:rFonts w:ascii="Arial" w:hAnsi="Arial" w:cs="Arial"/>
                <w:color w:val="FF0000"/>
                <w:sz w:val="24"/>
                <w:szCs w:val="24"/>
              </w:rPr>
              <w:t>to advertiser’s Resolvable Private Address)</w:t>
            </w:r>
          </w:p>
        </w:tc>
      </w:tr>
      <w:tr w:rsidR="0065324E" w:rsidRPr="004A3BDF" w14:paraId="7BA7FFFD" w14:textId="77777777" w:rsidTr="00E40CC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41C700CC" w14:textId="77777777" w:rsidR="0065324E" w:rsidRPr="004A3BDF" w:rsidRDefault="0065324E" w:rsidP="0065324E">
            <w:pPr>
              <w:pStyle w:val="CellBody"/>
              <w:spacing w:before="96"/>
              <w:rPr>
                <w:rFonts w:ascii="Arial" w:hAnsi="Arial" w:cs="Arial"/>
                <w:color w:val="FF0000"/>
                <w:sz w:val="24"/>
                <w:szCs w:val="24"/>
              </w:rPr>
            </w:pPr>
            <w:r>
              <w:rPr>
                <w:rFonts w:ascii="Arial" w:hAnsi="Arial" w:cs="Arial"/>
                <w:color w:val="FF0000"/>
                <w:sz w:val="24"/>
                <w:szCs w:val="24"/>
              </w:rPr>
              <w:t>0x03</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0A766908" w14:textId="77777777" w:rsidR="0065324E" w:rsidRPr="004A3BDF" w:rsidRDefault="0065324E" w:rsidP="00AE1F9E">
            <w:pPr>
              <w:pStyle w:val="CellBody"/>
              <w:spacing w:before="96"/>
              <w:rPr>
                <w:rFonts w:ascii="Arial" w:hAnsi="Arial" w:cs="Arial"/>
                <w:color w:val="FF0000"/>
                <w:sz w:val="24"/>
                <w:szCs w:val="24"/>
              </w:rPr>
            </w:pPr>
            <w:r>
              <w:rPr>
                <w:rFonts w:ascii="Arial" w:hAnsi="Arial" w:cs="Arial"/>
                <w:color w:val="FF0000"/>
                <w:sz w:val="24"/>
                <w:szCs w:val="24"/>
              </w:rPr>
              <w:t>Random (static) Identity Address (</w:t>
            </w:r>
            <w:r w:rsidR="00AE1F9E">
              <w:rPr>
                <w:rFonts w:ascii="Arial" w:hAnsi="Arial" w:cs="Arial"/>
                <w:color w:val="FF0000"/>
                <w:sz w:val="24"/>
                <w:szCs w:val="24"/>
              </w:rPr>
              <w:t xml:space="preserve">corresponds </w:t>
            </w:r>
            <w:r>
              <w:rPr>
                <w:rFonts w:ascii="Arial" w:hAnsi="Arial" w:cs="Arial"/>
                <w:color w:val="FF0000"/>
                <w:sz w:val="24"/>
                <w:szCs w:val="24"/>
              </w:rPr>
              <w:t>to peer’s Resolvable Private Address)</w:t>
            </w:r>
          </w:p>
        </w:tc>
      </w:tr>
      <w:tr w:rsidR="0065324E" w:rsidRPr="004A3BDF" w14:paraId="0DD62583" w14:textId="77777777" w:rsidTr="00E40CC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771493EE" w14:textId="77777777" w:rsidR="0065324E" w:rsidRPr="004A3BDF" w:rsidRDefault="00783DE3" w:rsidP="0065324E">
            <w:pPr>
              <w:pStyle w:val="CellBody"/>
              <w:spacing w:before="96"/>
              <w:rPr>
                <w:rFonts w:ascii="Arial" w:hAnsi="Arial" w:cs="Arial"/>
                <w:color w:val="FF0000"/>
                <w:sz w:val="24"/>
                <w:szCs w:val="24"/>
              </w:rPr>
            </w:pPr>
            <w:r>
              <w:rPr>
                <w:rFonts w:ascii="Arial" w:hAnsi="Arial" w:cs="Arial"/>
                <w:color w:val="FF0000"/>
                <w:sz w:val="24"/>
                <w:szCs w:val="24"/>
              </w:rPr>
              <w:t>All other values</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6B7BF796" w14:textId="77777777" w:rsidR="0065324E" w:rsidRPr="004A3BDF" w:rsidRDefault="0065324E" w:rsidP="0065324E">
            <w:pPr>
              <w:pStyle w:val="CellBody"/>
              <w:spacing w:before="96"/>
              <w:rPr>
                <w:rFonts w:ascii="Arial" w:hAnsi="Arial" w:cs="Arial"/>
                <w:color w:val="FF0000"/>
                <w:sz w:val="24"/>
                <w:szCs w:val="24"/>
              </w:rPr>
            </w:pPr>
            <w:r w:rsidRPr="004A3BDF">
              <w:rPr>
                <w:rFonts w:ascii="Arial" w:hAnsi="Arial" w:cs="Arial"/>
                <w:color w:val="FF0000"/>
                <w:sz w:val="24"/>
                <w:szCs w:val="24"/>
              </w:rPr>
              <w:t>Reserved for future use</w:t>
            </w:r>
          </w:p>
        </w:tc>
      </w:tr>
    </w:tbl>
    <w:p w14:paraId="6B69DB58" w14:textId="77777777" w:rsidR="00E40CCE" w:rsidRPr="004A3BDF" w:rsidRDefault="00E40CCE" w:rsidP="00E40CCE">
      <w:pPr>
        <w:rPr>
          <w:rFonts w:cs="Arial"/>
          <w:sz w:val="24"/>
          <w:szCs w:val="24"/>
        </w:rPr>
      </w:pPr>
    </w:p>
    <w:p w14:paraId="5710A71E" w14:textId="77777777" w:rsidR="00E40CCE" w:rsidRPr="004A3BDF" w:rsidRDefault="0065324E" w:rsidP="00E40CCE">
      <w:pPr>
        <w:spacing w:after="0"/>
        <w:rPr>
          <w:rFonts w:cs="Arial"/>
          <w:i/>
          <w:color w:val="FF0000"/>
          <w:sz w:val="24"/>
          <w:szCs w:val="24"/>
        </w:rPr>
      </w:pPr>
      <w:r>
        <w:rPr>
          <w:rFonts w:cs="Arial"/>
          <w:i/>
          <w:color w:val="FF0000"/>
          <w:sz w:val="24"/>
          <w:szCs w:val="24"/>
        </w:rPr>
        <w:t>Advertiser</w:t>
      </w:r>
      <w:r w:rsidR="0057629D">
        <w:rPr>
          <w:rFonts w:cs="Arial"/>
          <w:i/>
          <w:color w:val="FF0000"/>
          <w:sz w:val="24"/>
          <w:szCs w:val="24"/>
        </w:rPr>
        <w:t>_</w:t>
      </w:r>
      <w:r w:rsidR="00E40CCE" w:rsidRPr="004A3BDF">
        <w:rPr>
          <w:rFonts w:cs="Arial"/>
          <w:i/>
          <w:color w:val="FF0000"/>
          <w:sz w:val="24"/>
          <w:szCs w:val="24"/>
        </w:rPr>
        <w:t>Address:</w:t>
      </w:r>
      <w:r w:rsidR="00E40CCE" w:rsidRPr="004A3BDF">
        <w:rPr>
          <w:rFonts w:cs="Arial"/>
          <w:i/>
          <w:color w:val="FF0000"/>
          <w:sz w:val="24"/>
          <w:szCs w:val="24"/>
        </w:rPr>
        <w:tab/>
      </w:r>
      <w:r w:rsidR="00E40CCE">
        <w:rPr>
          <w:rFonts w:cs="Arial"/>
          <w:i/>
          <w:color w:val="FF0000"/>
          <w:sz w:val="24"/>
          <w:szCs w:val="24"/>
        </w:rPr>
        <w:tab/>
      </w:r>
      <w:r w:rsidR="00E40CCE">
        <w:rPr>
          <w:rFonts w:cs="Arial"/>
          <w:i/>
          <w:color w:val="FF0000"/>
          <w:sz w:val="24"/>
          <w:szCs w:val="24"/>
        </w:rPr>
        <w:tab/>
      </w:r>
      <w:r w:rsidR="00E40CCE">
        <w:rPr>
          <w:rFonts w:cs="Arial"/>
          <w:i/>
          <w:color w:val="FF0000"/>
          <w:sz w:val="24"/>
          <w:szCs w:val="24"/>
        </w:rPr>
        <w:tab/>
      </w:r>
      <w:r w:rsidR="00E40CCE">
        <w:rPr>
          <w:rFonts w:cs="Arial"/>
          <w:i/>
          <w:color w:val="FF0000"/>
          <w:sz w:val="24"/>
          <w:szCs w:val="24"/>
        </w:rPr>
        <w:tab/>
      </w:r>
      <w:r w:rsidR="00E40CCE">
        <w:rPr>
          <w:rFonts w:cs="Arial"/>
          <w:i/>
          <w:color w:val="FF0000"/>
          <w:sz w:val="24"/>
          <w:szCs w:val="24"/>
        </w:rPr>
        <w:tab/>
      </w:r>
      <w:r w:rsidR="00E40CCE">
        <w:rPr>
          <w:rFonts w:cs="Arial"/>
          <w:i/>
          <w:color w:val="FF0000"/>
          <w:sz w:val="24"/>
          <w:szCs w:val="24"/>
        </w:rPr>
        <w:tab/>
      </w:r>
      <w:r w:rsidR="00E40CCE" w:rsidRPr="004A3BDF">
        <w:rPr>
          <w:rFonts w:cs="Arial"/>
          <w:i/>
          <w:color w:val="FF0000"/>
          <w:sz w:val="24"/>
          <w:szCs w:val="24"/>
        </w:rPr>
        <w:t>Size: 6 Octets</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816"/>
        <w:gridCol w:w="6999"/>
      </w:tblGrid>
      <w:tr w:rsidR="00E40CCE" w:rsidRPr="004A3BDF" w14:paraId="79FB9A26" w14:textId="77777777" w:rsidTr="00E40CCE">
        <w:trPr>
          <w:cnfStyle w:val="100000000000" w:firstRow="1" w:lastRow="0" w:firstColumn="0" w:lastColumn="0" w:oddVBand="0" w:evenVBand="0" w:oddHBand="0" w:evenHBand="0" w:firstRowFirstColumn="0" w:firstRowLastColumn="0" w:lastRowFirstColumn="0" w:lastRowLastColumn="0"/>
          <w:cantSplit/>
          <w:trHeight w:val="579"/>
        </w:trPr>
        <w:tc>
          <w:tcPr>
            <w:tcW w:w="1816" w:type="dxa"/>
            <w:tcBorders>
              <w:top w:val="single" w:sz="4" w:space="0" w:color="auto"/>
              <w:left w:val="single" w:sz="4" w:space="0" w:color="auto"/>
              <w:bottom w:val="single" w:sz="4" w:space="0" w:color="auto"/>
              <w:right w:val="single" w:sz="4" w:space="0" w:color="auto"/>
            </w:tcBorders>
            <w:shd w:val="clear" w:color="auto" w:fill="BBFAFD"/>
          </w:tcPr>
          <w:p w14:paraId="34E81652" w14:textId="77777777" w:rsidR="00E40CCE" w:rsidRPr="004A3BDF" w:rsidRDefault="00E40CCE" w:rsidP="00E40CCE">
            <w:pPr>
              <w:pStyle w:val="Tableheading"/>
              <w:spacing w:before="96"/>
              <w:rPr>
                <w:rFonts w:cs="Arial"/>
                <w:color w:val="FF0000"/>
                <w:sz w:val="24"/>
                <w:szCs w:val="24"/>
              </w:rPr>
            </w:pPr>
            <w:r w:rsidRPr="004A3BDF">
              <w:rPr>
                <w:rFonts w:cs="Arial"/>
                <w:color w:val="FF0000"/>
                <w:sz w:val="24"/>
                <w:szCs w:val="24"/>
              </w:rPr>
              <w:t>Value</w:t>
            </w:r>
          </w:p>
        </w:tc>
        <w:tc>
          <w:tcPr>
            <w:tcW w:w="6999" w:type="dxa"/>
            <w:tcBorders>
              <w:top w:val="single" w:sz="4" w:space="0" w:color="auto"/>
              <w:left w:val="single" w:sz="4" w:space="0" w:color="auto"/>
              <w:bottom w:val="single" w:sz="4" w:space="0" w:color="auto"/>
              <w:right w:val="single" w:sz="4" w:space="0" w:color="auto"/>
            </w:tcBorders>
            <w:shd w:val="clear" w:color="auto" w:fill="BBFAFD"/>
            <w:hideMark/>
          </w:tcPr>
          <w:p w14:paraId="46AD1B42" w14:textId="77777777" w:rsidR="00E40CCE" w:rsidRPr="004A3BDF" w:rsidRDefault="00E40CCE" w:rsidP="00E40CCE">
            <w:pPr>
              <w:pStyle w:val="Tableheading"/>
              <w:spacing w:before="96"/>
              <w:rPr>
                <w:rFonts w:cs="Arial"/>
                <w:color w:val="FF0000"/>
                <w:sz w:val="24"/>
                <w:szCs w:val="24"/>
              </w:rPr>
            </w:pPr>
            <w:r w:rsidRPr="004A3BDF">
              <w:rPr>
                <w:rFonts w:cs="Arial"/>
                <w:color w:val="FF0000"/>
                <w:sz w:val="24"/>
                <w:szCs w:val="24"/>
              </w:rPr>
              <w:t>Parameter Description</w:t>
            </w:r>
          </w:p>
        </w:tc>
      </w:tr>
      <w:tr w:rsidR="00E40CCE" w:rsidRPr="004A3BDF" w14:paraId="656D07C6" w14:textId="77777777" w:rsidTr="00E40CCE">
        <w:trPr>
          <w:trHeight w:val="184"/>
        </w:trPr>
        <w:tc>
          <w:tcPr>
            <w:tcW w:w="1816"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4455A894" w14:textId="77777777" w:rsidR="00E40CCE" w:rsidRPr="004A3BDF" w:rsidRDefault="00E40CCE" w:rsidP="00E40CCE">
            <w:pPr>
              <w:pStyle w:val="CellBody"/>
              <w:spacing w:before="96"/>
              <w:rPr>
                <w:rFonts w:ascii="Arial" w:hAnsi="Arial" w:cs="Arial"/>
                <w:color w:val="FF0000"/>
                <w:sz w:val="24"/>
                <w:szCs w:val="24"/>
              </w:rPr>
            </w:pPr>
            <w:r w:rsidRPr="004A3BDF">
              <w:rPr>
                <w:rFonts w:ascii="Arial" w:hAnsi="Arial" w:cs="Arial"/>
                <w:color w:val="FF0000"/>
                <w:sz w:val="24"/>
                <w:szCs w:val="24"/>
              </w:rPr>
              <w:t>0xXXXXXXXXXXXX</w:t>
            </w:r>
          </w:p>
        </w:tc>
        <w:tc>
          <w:tcPr>
            <w:tcW w:w="6999"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25310A83" w14:textId="77777777" w:rsidR="00E40CCE" w:rsidRPr="004A3BDF" w:rsidRDefault="00E40CCE" w:rsidP="00E40CCE">
            <w:pPr>
              <w:pStyle w:val="CellBody"/>
              <w:spacing w:before="96"/>
              <w:rPr>
                <w:rFonts w:ascii="Arial" w:hAnsi="Arial" w:cs="Arial"/>
                <w:color w:val="FF0000"/>
                <w:sz w:val="24"/>
                <w:szCs w:val="24"/>
                <w:lang w:val="en-GB"/>
              </w:rPr>
            </w:pPr>
            <w:r w:rsidRPr="004A3BDF">
              <w:rPr>
                <w:rFonts w:ascii="Arial" w:hAnsi="Arial" w:cs="Arial"/>
                <w:color w:val="FF0000"/>
                <w:sz w:val="24"/>
                <w:szCs w:val="24"/>
                <w:lang w:val="en-GB"/>
              </w:rPr>
              <w:t>Public Device Address, Random Device Address, Public Identity Address, or Random (static) Identity Address of the</w:t>
            </w:r>
            <w:r>
              <w:rPr>
                <w:rFonts w:ascii="Arial" w:hAnsi="Arial" w:cs="Arial"/>
                <w:color w:val="FF0000"/>
                <w:sz w:val="24"/>
                <w:szCs w:val="24"/>
                <w:lang w:val="en-GB"/>
              </w:rPr>
              <w:t xml:space="preserve"> advertiser</w:t>
            </w:r>
            <w:r w:rsidRPr="004A3BDF">
              <w:rPr>
                <w:rFonts w:ascii="Arial" w:hAnsi="Arial" w:cs="Arial"/>
                <w:color w:val="FF0000"/>
                <w:sz w:val="24"/>
                <w:szCs w:val="24"/>
                <w:lang w:val="en-GB"/>
              </w:rPr>
              <w:t>.</w:t>
            </w:r>
          </w:p>
        </w:tc>
      </w:tr>
    </w:tbl>
    <w:p w14:paraId="22D01C03" w14:textId="77777777" w:rsidR="00E40CCE" w:rsidRDefault="00E40CCE" w:rsidP="00AA7EAA"/>
    <w:p w14:paraId="24CF53D7" w14:textId="77777777" w:rsidR="00E40CCE" w:rsidRPr="004A3BDF" w:rsidRDefault="00E40CCE" w:rsidP="00E40CCE">
      <w:pPr>
        <w:spacing w:after="0"/>
        <w:rPr>
          <w:rFonts w:cs="Arial"/>
          <w:i/>
          <w:color w:val="FF0000"/>
          <w:sz w:val="24"/>
          <w:szCs w:val="24"/>
        </w:rPr>
      </w:pPr>
      <w:r>
        <w:rPr>
          <w:rFonts w:cs="Arial"/>
          <w:i/>
          <w:color w:val="FF0000"/>
          <w:sz w:val="24"/>
          <w:szCs w:val="24"/>
        </w:rPr>
        <w:t>Skip</w:t>
      </w:r>
      <w:r w:rsidRPr="004A3BDF">
        <w:rPr>
          <w:rFonts w:cs="Arial"/>
          <w:i/>
          <w:color w:val="FF0000"/>
          <w:sz w:val="24"/>
          <w:szCs w:val="24"/>
        </w:rPr>
        <w:t>:</w:t>
      </w:r>
      <w:r>
        <w:rPr>
          <w:rFonts w:cs="Arial"/>
          <w:i/>
          <w:color w:val="FF0000"/>
          <w:sz w:val="24"/>
          <w:szCs w:val="24"/>
        </w:rPr>
        <w:tab/>
      </w:r>
      <w:r>
        <w:rPr>
          <w:rFonts w:cs="Arial"/>
          <w:i/>
          <w:color w:val="FF0000"/>
          <w:sz w:val="24"/>
          <w:szCs w:val="24"/>
        </w:rPr>
        <w:tab/>
      </w:r>
      <w:r w:rsidRPr="004A3BDF">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sidR="00BB20E0">
        <w:rPr>
          <w:rFonts w:cs="Arial"/>
          <w:i/>
          <w:color w:val="FF0000"/>
          <w:sz w:val="24"/>
          <w:szCs w:val="24"/>
        </w:rPr>
        <w:tab/>
      </w:r>
      <w:r w:rsidRPr="004A3BDF">
        <w:rPr>
          <w:rFonts w:cs="Arial"/>
          <w:i/>
          <w:color w:val="FF0000"/>
          <w:sz w:val="24"/>
          <w:szCs w:val="24"/>
        </w:rPr>
        <w:t xml:space="preserve">Size: </w:t>
      </w:r>
      <w:r>
        <w:rPr>
          <w:rFonts w:cs="Arial"/>
          <w:i/>
          <w:color w:val="FF0000"/>
          <w:sz w:val="24"/>
          <w:szCs w:val="24"/>
        </w:rPr>
        <w:t>2</w:t>
      </w:r>
      <w:r w:rsidRPr="004A3BDF">
        <w:rPr>
          <w:rFonts w:cs="Arial"/>
          <w:i/>
          <w:color w:val="FF0000"/>
          <w:sz w:val="24"/>
          <w:szCs w:val="24"/>
        </w:rPr>
        <w:t xml:space="preserve"> Octet</w:t>
      </w:r>
      <w:r w:rsidR="00BC2CA2">
        <w:rPr>
          <w:rFonts w:cs="Arial"/>
          <w:i/>
          <w:color w:val="FF0000"/>
          <w:sz w:val="24"/>
          <w:szCs w:val="24"/>
        </w:rPr>
        <w:t>s</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E40CCE" w:rsidRPr="004A3BDF" w14:paraId="184F73E2" w14:textId="77777777" w:rsidTr="00E40CCE">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40D03426" w14:textId="77777777" w:rsidR="00E40CCE" w:rsidRPr="004A3BDF" w:rsidRDefault="00E40CCE" w:rsidP="00E40CCE">
            <w:pPr>
              <w:pStyle w:val="Tableheading"/>
              <w:spacing w:before="96"/>
              <w:rPr>
                <w:rFonts w:cs="Arial"/>
                <w:color w:val="FF0000"/>
                <w:sz w:val="24"/>
                <w:szCs w:val="24"/>
              </w:rPr>
            </w:pPr>
            <w:r w:rsidRPr="004A3B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0E6D75DE" w14:textId="77777777" w:rsidR="00E40CCE" w:rsidRPr="004A3BDF" w:rsidRDefault="00E40CCE" w:rsidP="00E40CCE">
            <w:pPr>
              <w:pStyle w:val="Tableheading"/>
              <w:spacing w:before="96"/>
              <w:rPr>
                <w:rFonts w:cs="Arial"/>
                <w:color w:val="FF0000"/>
                <w:sz w:val="24"/>
                <w:szCs w:val="24"/>
              </w:rPr>
            </w:pPr>
            <w:r w:rsidRPr="004A3BDF">
              <w:rPr>
                <w:rFonts w:cs="Arial"/>
                <w:color w:val="FF0000"/>
                <w:sz w:val="24"/>
                <w:szCs w:val="24"/>
              </w:rPr>
              <w:t>Parameter Description</w:t>
            </w:r>
          </w:p>
        </w:tc>
      </w:tr>
      <w:tr w:rsidR="00E40CCE" w:rsidRPr="004A3BDF" w14:paraId="56F72E24" w14:textId="77777777" w:rsidTr="00E40CC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3B1D5B5A" w14:textId="77777777" w:rsidR="00E40CCE" w:rsidRPr="004A3BDF" w:rsidRDefault="00E40CCE" w:rsidP="00E40CCE">
            <w:pPr>
              <w:pStyle w:val="CellBody"/>
              <w:spacing w:before="96"/>
              <w:rPr>
                <w:rFonts w:ascii="Arial" w:hAnsi="Arial" w:cs="Arial"/>
                <w:color w:val="FF0000"/>
                <w:sz w:val="24"/>
                <w:szCs w:val="24"/>
              </w:rPr>
            </w:pPr>
            <w:r>
              <w:rPr>
                <w:rFonts w:ascii="Arial" w:hAnsi="Arial" w:cs="Arial"/>
                <w:color w:val="FF0000"/>
                <w:sz w:val="24"/>
                <w:szCs w:val="24"/>
              </w:rPr>
              <w:t>N</w:t>
            </w:r>
            <w:r w:rsidR="002879A5">
              <w:rPr>
                <w:rFonts w:ascii="Arial" w:hAnsi="Arial" w:cs="Arial"/>
                <w:color w:val="FF0000"/>
                <w:sz w:val="24"/>
                <w:szCs w:val="24"/>
              </w:rPr>
              <w:t xml:space="preserve"> </w:t>
            </w:r>
            <w:r>
              <w:rPr>
                <w:rFonts w:ascii="Arial" w:hAnsi="Arial" w:cs="Arial"/>
                <w:color w:val="FF0000"/>
                <w:sz w:val="24"/>
                <w:szCs w:val="24"/>
              </w:rPr>
              <w:t>=</w:t>
            </w:r>
            <w:r w:rsidR="002879A5">
              <w:rPr>
                <w:rFonts w:ascii="Arial" w:hAnsi="Arial" w:cs="Arial"/>
                <w:color w:val="FF0000"/>
                <w:sz w:val="24"/>
                <w:szCs w:val="24"/>
              </w:rPr>
              <w:t xml:space="preserve"> </w:t>
            </w:r>
            <w:r>
              <w:rPr>
                <w:rFonts w:ascii="Arial" w:hAnsi="Arial" w:cs="Arial"/>
                <w:color w:val="FF0000"/>
                <w:sz w:val="24"/>
                <w:szCs w:val="24"/>
              </w:rPr>
              <w:t>0xXXXX</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704652A6" w14:textId="77777777" w:rsidR="00E40CCE" w:rsidRDefault="00F53B2D" w:rsidP="00E40CCE">
            <w:pPr>
              <w:pStyle w:val="CellBody"/>
              <w:spacing w:before="96"/>
              <w:rPr>
                <w:rFonts w:ascii="Arial" w:hAnsi="Arial" w:cs="Arial"/>
                <w:color w:val="FF0000"/>
                <w:sz w:val="24"/>
                <w:szCs w:val="24"/>
              </w:rPr>
            </w:pPr>
            <w:r>
              <w:rPr>
                <w:rFonts w:ascii="Arial" w:hAnsi="Arial" w:cs="Arial"/>
                <w:color w:val="FF0000"/>
                <w:sz w:val="24"/>
                <w:szCs w:val="24"/>
              </w:rPr>
              <w:t xml:space="preserve">The number of </w:t>
            </w:r>
            <w:r w:rsidR="00E40CCE">
              <w:rPr>
                <w:rFonts w:ascii="Arial" w:hAnsi="Arial" w:cs="Arial"/>
                <w:color w:val="FF0000"/>
                <w:sz w:val="24"/>
                <w:szCs w:val="24"/>
              </w:rPr>
              <w:t>periodic advertising events</w:t>
            </w:r>
            <w:r>
              <w:rPr>
                <w:rFonts w:ascii="Arial" w:hAnsi="Arial" w:cs="Arial"/>
                <w:color w:val="FF0000"/>
                <w:sz w:val="24"/>
                <w:szCs w:val="24"/>
              </w:rPr>
              <w:t xml:space="preserve"> that can be skipped after a successful receive</w:t>
            </w:r>
          </w:p>
          <w:p w14:paraId="54DDAB08" w14:textId="77777777" w:rsidR="00E40CCE" w:rsidRPr="004A3BDF" w:rsidRDefault="00E40CCE" w:rsidP="00E40CCE">
            <w:pPr>
              <w:pStyle w:val="CellBody"/>
              <w:spacing w:before="96"/>
              <w:rPr>
                <w:rFonts w:ascii="Arial" w:hAnsi="Arial" w:cs="Arial"/>
                <w:color w:val="FF0000"/>
                <w:sz w:val="24"/>
                <w:szCs w:val="24"/>
              </w:rPr>
            </w:pPr>
            <w:r>
              <w:rPr>
                <w:rFonts w:ascii="Arial" w:hAnsi="Arial" w:cs="Arial"/>
                <w:color w:val="FF0000"/>
                <w:sz w:val="24"/>
                <w:szCs w:val="24"/>
              </w:rPr>
              <w:t>Range: 0x0000 to 0x</w:t>
            </w:r>
            <w:r w:rsidR="00140541">
              <w:rPr>
                <w:rFonts w:ascii="Arial" w:hAnsi="Arial" w:cs="Arial"/>
                <w:color w:val="FF0000"/>
                <w:sz w:val="24"/>
                <w:szCs w:val="24"/>
              </w:rPr>
              <w:t>0</w:t>
            </w:r>
            <w:r>
              <w:rPr>
                <w:rFonts w:ascii="Arial" w:hAnsi="Arial" w:cs="Arial"/>
                <w:color w:val="FF0000"/>
                <w:sz w:val="24"/>
                <w:szCs w:val="24"/>
              </w:rPr>
              <w:t>1F3</w:t>
            </w:r>
          </w:p>
        </w:tc>
      </w:tr>
    </w:tbl>
    <w:p w14:paraId="63B20BEB" w14:textId="77777777" w:rsidR="00E40CCE" w:rsidRDefault="00E40CCE" w:rsidP="00E40CCE"/>
    <w:p w14:paraId="40802557" w14:textId="77777777" w:rsidR="00E40CCE" w:rsidRPr="004A3BDF" w:rsidRDefault="0057629D" w:rsidP="00E40CCE">
      <w:pPr>
        <w:spacing w:after="0"/>
        <w:rPr>
          <w:rFonts w:cs="Arial"/>
          <w:i/>
          <w:color w:val="FF0000"/>
          <w:sz w:val="24"/>
          <w:szCs w:val="24"/>
        </w:rPr>
      </w:pPr>
      <w:r>
        <w:rPr>
          <w:rFonts w:cs="Arial"/>
          <w:i/>
          <w:color w:val="FF0000"/>
          <w:sz w:val="24"/>
          <w:szCs w:val="24"/>
        </w:rPr>
        <w:t>Sync</w:t>
      </w:r>
      <w:r w:rsidR="00E40CCE">
        <w:rPr>
          <w:rFonts w:cs="Arial"/>
          <w:i/>
          <w:color w:val="FF0000"/>
          <w:sz w:val="24"/>
          <w:szCs w:val="24"/>
        </w:rPr>
        <w:t>_Timeout</w:t>
      </w:r>
      <w:r w:rsidR="00E40CCE" w:rsidRPr="004A3BDF">
        <w:rPr>
          <w:rFonts w:cs="Arial"/>
          <w:i/>
          <w:color w:val="FF0000"/>
          <w:sz w:val="24"/>
          <w:szCs w:val="24"/>
        </w:rPr>
        <w:t>:</w:t>
      </w:r>
      <w:r w:rsidR="00E40CCE" w:rsidRPr="004A3BDF">
        <w:rPr>
          <w:rFonts w:cs="Arial"/>
          <w:i/>
          <w:color w:val="FF0000"/>
          <w:sz w:val="24"/>
          <w:szCs w:val="24"/>
        </w:rPr>
        <w:tab/>
      </w:r>
      <w:r w:rsidR="00E40CCE">
        <w:rPr>
          <w:rFonts w:cs="Arial"/>
          <w:i/>
          <w:color w:val="FF0000"/>
          <w:sz w:val="24"/>
          <w:szCs w:val="24"/>
        </w:rPr>
        <w:tab/>
      </w:r>
      <w:r>
        <w:rPr>
          <w:rFonts w:cs="Arial"/>
          <w:i/>
          <w:color w:val="FF0000"/>
          <w:sz w:val="24"/>
          <w:szCs w:val="24"/>
        </w:rPr>
        <w:tab/>
      </w:r>
      <w:r w:rsidR="00E40CCE">
        <w:rPr>
          <w:rFonts w:cs="Arial"/>
          <w:i/>
          <w:color w:val="FF0000"/>
          <w:sz w:val="24"/>
          <w:szCs w:val="24"/>
        </w:rPr>
        <w:tab/>
      </w:r>
      <w:r w:rsidR="00E40CCE">
        <w:rPr>
          <w:rFonts w:cs="Arial"/>
          <w:i/>
          <w:color w:val="FF0000"/>
          <w:sz w:val="24"/>
          <w:szCs w:val="24"/>
        </w:rPr>
        <w:tab/>
      </w:r>
      <w:r w:rsidR="00E40CCE">
        <w:rPr>
          <w:rFonts w:cs="Arial"/>
          <w:i/>
          <w:color w:val="FF0000"/>
          <w:sz w:val="24"/>
          <w:szCs w:val="24"/>
        </w:rPr>
        <w:tab/>
      </w:r>
      <w:r w:rsidR="00E40CCE">
        <w:rPr>
          <w:rFonts w:cs="Arial"/>
          <w:i/>
          <w:color w:val="FF0000"/>
          <w:sz w:val="24"/>
          <w:szCs w:val="24"/>
        </w:rPr>
        <w:tab/>
      </w:r>
      <w:r w:rsidR="00E40CCE">
        <w:rPr>
          <w:rFonts w:cs="Arial"/>
          <w:i/>
          <w:color w:val="FF0000"/>
          <w:sz w:val="24"/>
          <w:szCs w:val="24"/>
        </w:rPr>
        <w:tab/>
      </w:r>
      <w:r w:rsidR="00E40CCE" w:rsidRPr="004A3BDF">
        <w:rPr>
          <w:rFonts w:cs="Arial"/>
          <w:i/>
          <w:color w:val="FF0000"/>
          <w:sz w:val="24"/>
          <w:szCs w:val="24"/>
        </w:rPr>
        <w:t xml:space="preserve">Size: </w:t>
      </w:r>
      <w:r w:rsidR="00E40CCE">
        <w:rPr>
          <w:rFonts w:cs="Arial"/>
          <w:i/>
          <w:color w:val="FF0000"/>
          <w:sz w:val="24"/>
          <w:szCs w:val="24"/>
        </w:rPr>
        <w:t>2</w:t>
      </w:r>
      <w:r w:rsidR="00E40CCE" w:rsidRPr="004A3BDF">
        <w:rPr>
          <w:rFonts w:cs="Arial"/>
          <w:i/>
          <w:color w:val="FF0000"/>
          <w:sz w:val="24"/>
          <w:szCs w:val="24"/>
        </w:rPr>
        <w:t xml:space="preserve"> Octet</w:t>
      </w:r>
      <w:r w:rsidR="00BC2CA2">
        <w:rPr>
          <w:rFonts w:cs="Arial"/>
          <w:i/>
          <w:color w:val="FF0000"/>
          <w:sz w:val="24"/>
          <w:szCs w:val="24"/>
        </w:rPr>
        <w:t>s</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E40CCE" w:rsidRPr="004A3BDF" w14:paraId="2BEA15D6" w14:textId="77777777" w:rsidTr="00E40CCE">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0F2554D3" w14:textId="77777777" w:rsidR="00E40CCE" w:rsidRPr="004A3BDF" w:rsidRDefault="00E40CCE" w:rsidP="00E40CCE">
            <w:pPr>
              <w:pStyle w:val="Tableheading"/>
              <w:spacing w:before="96"/>
              <w:rPr>
                <w:rFonts w:cs="Arial"/>
                <w:color w:val="FF0000"/>
                <w:sz w:val="24"/>
                <w:szCs w:val="24"/>
              </w:rPr>
            </w:pPr>
            <w:r w:rsidRPr="004A3B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2633CA71" w14:textId="77777777" w:rsidR="00E40CCE" w:rsidRPr="004A3BDF" w:rsidRDefault="00E40CCE" w:rsidP="00E40CCE">
            <w:pPr>
              <w:pStyle w:val="Tableheading"/>
              <w:spacing w:before="96"/>
              <w:rPr>
                <w:rFonts w:cs="Arial"/>
                <w:color w:val="FF0000"/>
                <w:sz w:val="24"/>
                <w:szCs w:val="24"/>
              </w:rPr>
            </w:pPr>
            <w:r w:rsidRPr="004A3BDF">
              <w:rPr>
                <w:rFonts w:cs="Arial"/>
                <w:color w:val="FF0000"/>
                <w:sz w:val="24"/>
                <w:szCs w:val="24"/>
              </w:rPr>
              <w:t>Parameter Description</w:t>
            </w:r>
          </w:p>
        </w:tc>
      </w:tr>
      <w:tr w:rsidR="00E40CCE" w:rsidRPr="004A3BDF" w14:paraId="17378D1D" w14:textId="77777777" w:rsidTr="00E40CC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4E5482D7" w14:textId="77777777" w:rsidR="00E40CCE" w:rsidRPr="004A3BDF" w:rsidRDefault="00E40CCE" w:rsidP="00E40CCE">
            <w:pPr>
              <w:pStyle w:val="CellBody"/>
              <w:spacing w:before="96"/>
              <w:rPr>
                <w:rFonts w:ascii="Arial" w:hAnsi="Arial" w:cs="Arial"/>
                <w:color w:val="FF0000"/>
                <w:sz w:val="24"/>
                <w:szCs w:val="24"/>
              </w:rPr>
            </w:pPr>
            <w:r>
              <w:rPr>
                <w:rFonts w:ascii="Arial" w:hAnsi="Arial" w:cs="Arial"/>
                <w:color w:val="FF0000"/>
                <w:sz w:val="24"/>
                <w:szCs w:val="24"/>
              </w:rPr>
              <w:t>N</w:t>
            </w:r>
            <w:r w:rsidR="002879A5">
              <w:rPr>
                <w:rFonts w:ascii="Arial" w:hAnsi="Arial" w:cs="Arial"/>
                <w:color w:val="FF0000"/>
                <w:sz w:val="24"/>
                <w:szCs w:val="24"/>
              </w:rPr>
              <w:t xml:space="preserve"> </w:t>
            </w:r>
            <w:r>
              <w:rPr>
                <w:rFonts w:ascii="Arial" w:hAnsi="Arial" w:cs="Arial"/>
                <w:color w:val="FF0000"/>
                <w:sz w:val="24"/>
                <w:szCs w:val="24"/>
              </w:rPr>
              <w:t>=</w:t>
            </w:r>
            <w:r w:rsidR="002879A5">
              <w:rPr>
                <w:rFonts w:ascii="Arial" w:hAnsi="Arial" w:cs="Arial"/>
                <w:color w:val="FF0000"/>
                <w:sz w:val="24"/>
                <w:szCs w:val="24"/>
              </w:rPr>
              <w:t xml:space="preserve"> </w:t>
            </w:r>
            <w:r>
              <w:rPr>
                <w:rFonts w:ascii="Arial" w:hAnsi="Arial" w:cs="Arial"/>
                <w:color w:val="FF0000"/>
                <w:sz w:val="24"/>
                <w:szCs w:val="24"/>
              </w:rPr>
              <w:t>0xXXXX</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1B2C529E" w14:textId="77777777" w:rsidR="00E40CCE" w:rsidRDefault="0057629D" w:rsidP="00E40CCE">
            <w:pPr>
              <w:pStyle w:val="CellBody"/>
              <w:spacing w:before="96"/>
              <w:rPr>
                <w:rFonts w:ascii="Arial" w:hAnsi="Arial" w:cs="Arial"/>
                <w:color w:val="FF0000"/>
                <w:sz w:val="24"/>
                <w:szCs w:val="24"/>
              </w:rPr>
            </w:pPr>
            <w:r>
              <w:rPr>
                <w:rFonts w:ascii="Arial" w:hAnsi="Arial" w:cs="Arial"/>
                <w:color w:val="FF0000"/>
                <w:sz w:val="24"/>
                <w:szCs w:val="24"/>
              </w:rPr>
              <w:t xml:space="preserve">Synchronization </w:t>
            </w:r>
            <w:r w:rsidR="00E40CCE">
              <w:rPr>
                <w:rFonts w:ascii="Arial" w:hAnsi="Arial" w:cs="Arial"/>
                <w:color w:val="FF0000"/>
                <w:sz w:val="24"/>
                <w:szCs w:val="24"/>
              </w:rPr>
              <w:t>timeout for the periodic advertising.</w:t>
            </w:r>
          </w:p>
          <w:p w14:paraId="0E6A2914" w14:textId="77777777" w:rsidR="00E40CCE" w:rsidRDefault="00E40CCE" w:rsidP="00E40CCE">
            <w:pPr>
              <w:pStyle w:val="CellBody"/>
              <w:spacing w:before="96"/>
              <w:rPr>
                <w:rFonts w:ascii="Arial" w:hAnsi="Arial" w:cs="Arial"/>
                <w:color w:val="FF0000"/>
                <w:sz w:val="24"/>
                <w:szCs w:val="24"/>
              </w:rPr>
            </w:pPr>
            <w:r>
              <w:rPr>
                <w:rFonts w:ascii="Arial" w:hAnsi="Arial" w:cs="Arial"/>
                <w:color w:val="FF0000"/>
                <w:sz w:val="24"/>
                <w:szCs w:val="24"/>
              </w:rPr>
              <w:t>Range: 0x000A to 0x0C80</w:t>
            </w:r>
          </w:p>
          <w:p w14:paraId="19B6A827" w14:textId="77777777" w:rsidR="00E40CCE" w:rsidRDefault="00E40CCE" w:rsidP="00E40CCE">
            <w:pPr>
              <w:pStyle w:val="CellBody"/>
              <w:spacing w:before="96"/>
              <w:rPr>
                <w:rFonts w:ascii="Arial" w:hAnsi="Arial" w:cs="Arial"/>
                <w:color w:val="FF0000"/>
                <w:sz w:val="24"/>
                <w:szCs w:val="24"/>
              </w:rPr>
            </w:pPr>
            <w:r>
              <w:rPr>
                <w:rFonts w:ascii="Arial" w:hAnsi="Arial" w:cs="Arial"/>
                <w:color w:val="FF0000"/>
                <w:sz w:val="24"/>
                <w:szCs w:val="24"/>
              </w:rPr>
              <w:t>Time = N*10 ms</w:t>
            </w:r>
          </w:p>
          <w:p w14:paraId="0F5DA960" w14:textId="77777777" w:rsidR="00E40CCE" w:rsidRPr="004A3BDF" w:rsidRDefault="00E40CCE" w:rsidP="00E40CCE">
            <w:pPr>
              <w:pStyle w:val="CellBody"/>
              <w:spacing w:before="96"/>
              <w:rPr>
                <w:rFonts w:ascii="Arial" w:hAnsi="Arial" w:cs="Arial"/>
                <w:color w:val="FF0000"/>
                <w:sz w:val="24"/>
                <w:szCs w:val="24"/>
              </w:rPr>
            </w:pPr>
            <w:r>
              <w:rPr>
                <w:rFonts w:ascii="Arial" w:hAnsi="Arial" w:cs="Arial"/>
                <w:color w:val="FF0000"/>
                <w:sz w:val="24"/>
                <w:szCs w:val="24"/>
              </w:rPr>
              <w:t>Time Range: 100 ms to 32 s</w:t>
            </w:r>
          </w:p>
        </w:tc>
      </w:tr>
    </w:tbl>
    <w:p w14:paraId="492D3EB7" w14:textId="77777777" w:rsidR="00E40CCE" w:rsidRPr="00771576" w:rsidRDefault="00E40CCE" w:rsidP="00E40CCE"/>
    <w:p w14:paraId="67CBE09F" w14:textId="77777777" w:rsidR="00E40CCE" w:rsidRPr="005818E1" w:rsidRDefault="00E40CCE" w:rsidP="00E40CCE">
      <w:pPr>
        <w:rPr>
          <w:rStyle w:val="Strong"/>
          <w:bCs w:val="0"/>
          <w:color w:val="FF0000"/>
        </w:rPr>
      </w:pPr>
      <w:r w:rsidRPr="005818E1">
        <w:rPr>
          <w:b/>
          <w:color w:val="FF0000"/>
        </w:rPr>
        <w:t>Return Parameters:</w:t>
      </w:r>
    </w:p>
    <w:p w14:paraId="1375346B" w14:textId="77777777" w:rsidR="00E40CCE" w:rsidRPr="00992370" w:rsidRDefault="00E40CCE" w:rsidP="00E40CCE">
      <w:pPr>
        <w:rPr>
          <w:rFonts w:cs="Arial"/>
          <w:color w:val="FF0000"/>
          <w:sz w:val="24"/>
          <w:szCs w:val="24"/>
        </w:rPr>
      </w:pPr>
      <w:r w:rsidRPr="00992370">
        <w:rPr>
          <w:rFonts w:cs="Arial"/>
          <w:color w:val="FF0000"/>
          <w:sz w:val="24"/>
          <w:szCs w:val="24"/>
        </w:rPr>
        <w:t>None.</w:t>
      </w:r>
    </w:p>
    <w:p w14:paraId="12689BA1" w14:textId="77777777" w:rsidR="00E40CCE" w:rsidRDefault="00E40CCE" w:rsidP="00E40CCE"/>
    <w:p w14:paraId="52273027" w14:textId="77777777" w:rsidR="00E40CCE" w:rsidRPr="008A403C" w:rsidRDefault="00E40CCE" w:rsidP="00E40CCE">
      <w:pPr>
        <w:autoSpaceDE w:val="0"/>
        <w:autoSpaceDN w:val="0"/>
        <w:adjustRightInd w:val="0"/>
        <w:spacing w:after="0" w:line="240" w:lineRule="auto"/>
        <w:rPr>
          <w:rFonts w:cs="Arial"/>
          <w:b/>
          <w:bCs/>
          <w:color w:val="FF0000"/>
          <w:sz w:val="24"/>
          <w:szCs w:val="24"/>
          <w:lang w:val="en-GB"/>
        </w:rPr>
      </w:pPr>
      <w:r w:rsidRPr="008A403C">
        <w:rPr>
          <w:rFonts w:cs="Arial"/>
          <w:b/>
          <w:bCs/>
          <w:color w:val="FF0000"/>
          <w:sz w:val="24"/>
          <w:szCs w:val="24"/>
          <w:lang w:val="en-GB"/>
        </w:rPr>
        <w:t>Event(s) generated (unless masked away):</w:t>
      </w:r>
    </w:p>
    <w:p w14:paraId="446F18A4" w14:textId="77777777" w:rsidR="000100E3" w:rsidRDefault="00E40CCE" w:rsidP="000100E3">
      <w:pPr>
        <w:rPr>
          <w:rFonts w:cs="Arial"/>
          <w:color w:val="FF0000"/>
          <w:sz w:val="24"/>
          <w:szCs w:val="24"/>
          <w:lang w:val="en-GB"/>
        </w:rPr>
      </w:pPr>
      <w:r w:rsidRPr="008A403C">
        <w:rPr>
          <w:rFonts w:cs="Arial"/>
          <w:color w:val="FF0000"/>
          <w:sz w:val="24"/>
          <w:szCs w:val="24"/>
          <w:lang w:val="en-GB"/>
        </w:rPr>
        <w:t xml:space="preserve">When the </w:t>
      </w:r>
      <w:r w:rsidRPr="004A3BDF">
        <w:rPr>
          <w:rFonts w:cs="Arial"/>
          <w:color w:val="FF0000"/>
          <w:sz w:val="24"/>
          <w:szCs w:val="24"/>
        </w:rPr>
        <w:t>LE</w:t>
      </w:r>
      <w:r w:rsidR="00140017">
        <w:rPr>
          <w:rFonts w:cs="Arial"/>
          <w:color w:val="FF0000"/>
          <w:sz w:val="24"/>
          <w:szCs w:val="24"/>
        </w:rPr>
        <w:t>_</w:t>
      </w:r>
      <w:r>
        <w:rPr>
          <w:rFonts w:cs="Arial"/>
          <w:color w:val="FF0000"/>
          <w:sz w:val="24"/>
          <w:szCs w:val="24"/>
        </w:rPr>
        <w:t>Periodic_Advertising_</w:t>
      </w:r>
      <w:r w:rsidR="00E41CF7">
        <w:rPr>
          <w:rFonts w:cs="Arial"/>
          <w:color w:val="FF0000"/>
          <w:sz w:val="24"/>
          <w:szCs w:val="24"/>
        </w:rPr>
        <w:t>Create_Sync</w:t>
      </w:r>
      <w:r w:rsidR="00E41CF7" w:rsidRPr="004A3BDF">
        <w:rPr>
          <w:rFonts w:cs="Arial"/>
          <w:color w:val="FF0000"/>
          <w:sz w:val="24"/>
          <w:szCs w:val="24"/>
        </w:rPr>
        <w:t xml:space="preserve"> </w:t>
      </w:r>
      <w:r w:rsidRPr="008A403C">
        <w:rPr>
          <w:rFonts w:cs="Arial"/>
          <w:color w:val="FF0000"/>
          <w:sz w:val="24"/>
          <w:szCs w:val="24"/>
          <w:lang w:val="en-GB"/>
        </w:rPr>
        <w:t xml:space="preserve">command has been received, </w:t>
      </w:r>
      <w:r w:rsidR="0065324E">
        <w:rPr>
          <w:rFonts w:cs="Arial"/>
          <w:color w:val="FF0000"/>
          <w:sz w:val="24"/>
          <w:szCs w:val="24"/>
          <w:lang w:val="en-GB"/>
        </w:rPr>
        <w:t>the Controller sends the Command Status event to the Host</w:t>
      </w:r>
      <w:r w:rsidRPr="008A403C">
        <w:rPr>
          <w:rFonts w:cs="Arial"/>
          <w:color w:val="FF0000"/>
          <w:sz w:val="24"/>
          <w:szCs w:val="24"/>
          <w:lang w:val="en-GB"/>
        </w:rPr>
        <w:t xml:space="preserve">. </w:t>
      </w:r>
      <w:r w:rsidR="000100E3">
        <w:rPr>
          <w:rFonts w:cs="Arial"/>
          <w:color w:val="FF0000"/>
          <w:sz w:val="24"/>
          <w:szCs w:val="24"/>
          <w:lang w:val="en-GB"/>
        </w:rPr>
        <w:t xml:space="preserve">An LE Periodic Advertising </w:t>
      </w:r>
      <w:r w:rsidR="00E41CF7">
        <w:rPr>
          <w:rFonts w:cs="Arial"/>
          <w:color w:val="FF0000"/>
          <w:sz w:val="24"/>
          <w:szCs w:val="24"/>
          <w:lang w:val="en-GB"/>
        </w:rPr>
        <w:t>Sync Established</w:t>
      </w:r>
      <w:r w:rsidR="004D3B30">
        <w:rPr>
          <w:rFonts w:cs="Arial"/>
          <w:color w:val="FF0000"/>
          <w:sz w:val="24"/>
          <w:szCs w:val="24"/>
          <w:lang w:val="en-GB"/>
        </w:rPr>
        <w:t xml:space="preserve"> </w:t>
      </w:r>
      <w:r w:rsidR="000100E3">
        <w:rPr>
          <w:rFonts w:cs="Arial"/>
          <w:color w:val="FF0000"/>
          <w:sz w:val="24"/>
          <w:szCs w:val="24"/>
          <w:lang w:val="en-GB"/>
        </w:rPr>
        <w:t>event shall be generated when the Controller starts receiving periodic advertising packets</w:t>
      </w:r>
      <w:r w:rsidR="00B53E5C">
        <w:rPr>
          <w:rFonts w:cs="Arial"/>
          <w:color w:val="FF0000"/>
          <w:sz w:val="24"/>
          <w:szCs w:val="24"/>
          <w:lang w:val="en-GB"/>
        </w:rPr>
        <w:t>;</w:t>
      </w:r>
      <w:r w:rsidR="00765B03">
        <w:rPr>
          <w:rFonts w:cs="Arial"/>
          <w:color w:val="FF0000"/>
          <w:sz w:val="24"/>
          <w:szCs w:val="24"/>
          <w:lang w:val="en-GB"/>
        </w:rPr>
        <w:t xml:space="preserve"> until the event is </w:t>
      </w:r>
      <w:r w:rsidR="00B53E5C">
        <w:rPr>
          <w:rFonts w:cs="Arial"/>
          <w:color w:val="FF0000"/>
          <w:sz w:val="24"/>
          <w:szCs w:val="24"/>
          <w:lang w:val="en-GB"/>
        </w:rPr>
        <w:t>generated</w:t>
      </w:r>
      <w:r w:rsidR="00765B03">
        <w:rPr>
          <w:rFonts w:cs="Arial"/>
          <w:color w:val="FF0000"/>
          <w:sz w:val="24"/>
          <w:szCs w:val="24"/>
          <w:lang w:val="en-GB"/>
        </w:rPr>
        <w:t>, the command is considered to be pending</w:t>
      </w:r>
      <w:r w:rsidR="000100E3">
        <w:rPr>
          <w:rFonts w:cs="Arial"/>
          <w:color w:val="FF0000"/>
          <w:sz w:val="24"/>
          <w:szCs w:val="24"/>
          <w:lang w:val="en-GB"/>
        </w:rPr>
        <w:t>.</w:t>
      </w:r>
    </w:p>
    <w:p w14:paraId="75112890" w14:textId="77777777" w:rsidR="000D08F5" w:rsidRDefault="00765B03" w:rsidP="000100E3">
      <w:pPr>
        <w:rPr>
          <w:rFonts w:cs="Arial"/>
          <w:color w:val="FF0000"/>
          <w:sz w:val="24"/>
          <w:szCs w:val="24"/>
          <w:lang w:val="en-GB"/>
        </w:rPr>
      </w:pPr>
      <w:r>
        <w:rPr>
          <w:rFonts w:cs="Arial"/>
          <w:color w:val="FF0000"/>
          <w:sz w:val="24"/>
          <w:szCs w:val="24"/>
          <w:lang w:val="en-GB"/>
        </w:rPr>
        <w:t xml:space="preserve">When the Controller receives </w:t>
      </w:r>
      <w:r w:rsidR="000D08F5">
        <w:rPr>
          <w:rFonts w:cs="Arial"/>
          <w:color w:val="FF0000"/>
          <w:sz w:val="24"/>
          <w:szCs w:val="24"/>
          <w:lang w:val="en-GB"/>
        </w:rPr>
        <w:t>periodic advertising packet</w:t>
      </w:r>
      <w:r>
        <w:rPr>
          <w:rFonts w:cs="Arial"/>
          <w:color w:val="FF0000"/>
          <w:sz w:val="24"/>
          <w:szCs w:val="24"/>
          <w:lang w:val="en-GB"/>
        </w:rPr>
        <w:t>s</w:t>
      </w:r>
      <w:r w:rsidR="000D08F5">
        <w:rPr>
          <w:rFonts w:cs="Arial"/>
          <w:color w:val="FF0000"/>
          <w:sz w:val="24"/>
          <w:szCs w:val="24"/>
          <w:lang w:val="en-GB"/>
        </w:rPr>
        <w:t xml:space="preserve">, </w:t>
      </w:r>
      <w:r w:rsidR="00B53E5C">
        <w:rPr>
          <w:rFonts w:cs="Arial"/>
          <w:color w:val="FF0000"/>
          <w:sz w:val="24"/>
          <w:szCs w:val="24"/>
          <w:lang w:val="en-GB"/>
        </w:rPr>
        <w:t>it</w:t>
      </w:r>
      <w:r w:rsidR="00C244D0">
        <w:rPr>
          <w:rFonts w:cs="Arial"/>
          <w:color w:val="FF0000"/>
          <w:sz w:val="24"/>
          <w:szCs w:val="24"/>
          <w:lang w:val="en-GB"/>
        </w:rPr>
        <w:t xml:space="preserve"> send</w:t>
      </w:r>
      <w:r w:rsidR="00B53E5C">
        <w:rPr>
          <w:rFonts w:cs="Arial"/>
          <w:color w:val="FF0000"/>
          <w:sz w:val="24"/>
          <w:szCs w:val="24"/>
          <w:lang w:val="en-GB"/>
        </w:rPr>
        <w:t>s</w:t>
      </w:r>
      <w:r w:rsidR="000D08F5">
        <w:rPr>
          <w:rFonts w:cs="Arial"/>
          <w:color w:val="FF0000"/>
          <w:sz w:val="24"/>
          <w:szCs w:val="24"/>
          <w:lang w:val="en-GB"/>
        </w:rPr>
        <w:t xml:space="preserve"> LE Periodic Advertising Report</w:t>
      </w:r>
      <w:r w:rsidR="00BE0142">
        <w:rPr>
          <w:rFonts w:cs="Arial"/>
          <w:color w:val="FF0000"/>
          <w:sz w:val="24"/>
          <w:szCs w:val="24"/>
          <w:lang w:val="en-GB"/>
        </w:rPr>
        <w:t xml:space="preserve"> events</w:t>
      </w:r>
      <w:r w:rsidR="000D08F5">
        <w:rPr>
          <w:rFonts w:cs="Arial"/>
          <w:color w:val="FF0000"/>
          <w:sz w:val="24"/>
          <w:szCs w:val="24"/>
          <w:lang w:val="en-GB"/>
        </w:rPr>
        <w:t xml:space="preserve"> </w:t>
      </w:r>
      <w:r w:rsidR="00C244D0">
        <w:rPr>
          <w:rFonts w:cs="Arial"/>
          <w:color w:val="FF0000"/>
          <w:sz w:val="24"/>
          <w:szCs w:val="24"/>
          <w:lang w:val="en-GB"/>
        </w:rPr>
        <w:t>to the Host.</w:t>
      </w:r>
    </w:p>
    <w:p w14:paraId="2E4E061D" w14:textId="77777777" w:rsidR="00E40CCE" w:rsidRPr="00893603" w:rsidRDefault="000100E3" w:rsidP="000100E3">
      <w:pPr>
        <w:autoSpaceDE w:val="0"/>
        <w:autoSpaceDN w:val="0"/>
        <w:adjustRightInd w:val="0"/>
        <w:spacing w:after="0" w:line="240" w:lineRule="auto"/>
        <w:rPr>
          <w:rFonts w:cs="Arial"/>
          <w:color w:val="FF0000"/>
          <w:szCs w:val="24"/>
        </w:rPr>
      </w:pPr>
      <w:r>
        <w:rPr>
          <w:rFonts w:cs="Arial"/>
          <w:color w:val="FF0000"/>
          <w:sz w:val="24"/>
          <w:szCs w:val="24"/>
          <w:lang w:val="en-GB"/>
        </w:rPr>
        <w:t xml:space="preserve">Note: No Command Complete event is sent by the Controller to indicate that this command has been completed. Instead, the LE Periodic Advertising </w:t>
      </w:r>
      <w:r w:rsidR="00F63F73">
        <w:rPr>
          <w:rFonts w:cs="Arial"/>
          <w:color w:val="FF0000"/>
          <w:sz w:val="24"/>
          <w:szCs w:val="24"/>
          <w:lang w:val="en-GB"/>
        </w:rPr>
        <w:t>Sync Established</w:t>
      </w:r>
      <w:r w:rsidR="00E54329">
        <w:rPr>
          <w:rFonts w:cs="Arial"/>
          <w:color w:val="FF0000"/>
          <w:sz w:val="24"/>
          <w:szCs w:val="24"/>
          <w:lang w:val="en-GB"/>
        </w:rPr>
        <w:t xml:space="preserve"> </w:t>
      </w:r>
      <w:r>
        <w:rPr>
          <w:rFonts w:cs="Arial"/>
          <w:color w:val="FF0000"/>
          <w:sz w:val="24"/>
          <w:szCs w:val="24"/>
          <w:lang w:val="en-GB"/>
        </w:rPr>
        <w:t>event indicates that this command has been completed.</w:t>
      </w:r>
    </w:p>
    <w:p w14:paraId="024D4C4C" w14:textId="77777777" w:rsidR="000100E3" w:rsidRPr="00B03027" w:rsidRDefault="000100E3" w:rsidP="00F03F8D">
      <w:pPr>
        <w:pStyle w:val="Heading3"/>
      </w:pPr>
      <w:bookmarkStart w:id="325" w:name="_Toc443590423"/>
      <w:bookmarkStart w:id="326" w:name="_Toc432709682"/>
      <w:bookmarkStart w:id="327" w:name="_Toc448771406"/>
      <w:r w:rsidRPr="00B03027">
        <w:t>[New Section]</w:t>
      </w:r>
      <w:r w:rsidRPr="00F03F8D">
        <w:t xml:space="preserve"> 7.8.X LE Periodic Advertising </w:t>
      </w:r>
      <w:r w:rsidR="00C244D0" w:rsidRPr="003928DF">
        <w:t xml:space="preserve">Create Sync </w:t>
      </w:r>
      <w:r w:rsidRPr="00B03027">
        <w:t>Cancel Command</w:t>
      </w:r>
      <w:bookmarkEnd w:id="325"/>
      <w:bookmarkEnd w:id="327"/>
    </w:p>
    <w:tbl>
      <w:tblPr>
        <w:tblStyle w:val="Bluetoothgrid"/>
        <w:tblW w:w="8545" w:type="dxa"/>
        <w:tblInd w:w="0" w:type="dxa"/>
        <w:tblLayout w:type="fixed"/>
        <w:tblCellMar>
          <w:left w:w="115" w:type="dxa"/>
          <w:right w:w="115" w:type="dxa"/>
        </w:tblCellMar>
        <w:tblLook w:val="04A0" w:firstRow="1" w:lastRow="0" w:firstColumn="1" w:lastColumn="0" w:noHBand="0" w:noVBand="1"/>
      </w:tblPr>
      <w:tblGrid>
        <w:gridCol w:w="2492"/>
        <w:gridCol w:w="1193"/>
        <w:gridCol w:w="3268"/>
        <w:gridCol w:w="1592"/>
      </w:tblGrid>
      <w:tr w:rsidR="007D2813" w:rsidRPr="004A3BDF" w14:paraId="26679F64" w14:textId="77777777" w:rsidTr="004138C9">
        <w:trPr>
          <w:cnfStyle w:val="100000000000" w:firstRow="1" w:lastRow="0" w:firstColumn="0" w:lastColumn="0" w:oddVBand="0" w:evenVBand="0" w:oddHBand="0" w:evenHBand="0" w:firstRowFirstColumn="0" w:firstRowLastColumn="0" w:lastRowFirstColumn="0" w:lastRowLastColumn="0"/>
          <w:cantSplit/>
          <w:trHeight w:val="579"/>
        </w:trPr>
        <w:tc>
          <w:tcPr>
            <w:tcW w:w="2492" w:type="dxa"/>
            <w:tcBorders>
              <w:top w:val="single" w:sz="4" w:space="0" w:color="auto"/>
              <w:left w:val="single" w:sz="4" w:space="0" w:color="auto"/>
              <w:bottom w:val="single" w:sz="4" w:space="0" w:color="auto"/>
              <w:right w:val="single" w:sz="4" w:space="0" w:color="auto"/>
            </w:tcBorders>
            <w:shd w:val="clear" w:color="auto" w:fill="BBFAFD"/>
          </w:tcPr>
          <w:p w14:paraId="6A74B734" w14:textId="77777777" w:rsidR="007D2813" w:rsidRPr="004A3BDF" w:rsidRDefault="007D2813" w:rsidP="00DD519C">
            <w:pPr>
              <w:pStyle w:val="Tableheading"/>
              <w:spacing w:before="96"/>
              <w:rPr>
                <w:rFonts w:cs="Arial"/>
                <w:color w:val="FF0000"/>
                <w:sz w:val="24"/>
                <w:szCs w:val="24"/>
              </w:rPr>
            </w:pPr>
            <w:r w:rsidRPr="004A3BDF">
              <w:rPr>
                <w:rFonts w:cs="Arial"/>
                <w:color w:val="FF0000"/>
                <w:sz w:val="24"/>
                <w:szCs w:val="24"/>
              </w:rPr>
              <w:t>Command</w:t>
            </w:r>
          </w:p>
        </w:tc>
        <w:tc>
          <w:tcPr>
            <w:tcW w:w="1193" w:type="dxa"/>
            <w:tcBorders>
              <w:top w:val="single" w:sz="4" w:space="0" w:color="auto"/>
              <w:left w:val="single" w:sz="4" w:space="0" w:color="auto"/>
              <w:bottom w:val="single" w:sz="4" w:space="0" w:color="auto"/>
              <w:right w:val="single" w:sz="4" w:space="0" w:color="auto"/>
            </w:tcBorders>
            <w:shd w:val="clear" w:color="auto" w:fill="BBFAFD"/>
            <w:hideMark/>
          </w:tcPr>
          <w:p w14:paraId="1AA53D8E" w14:textId="77777777" w:rsidR="007D2813" w:rsidRPr="004A3BDF" w:rsidRDefault="007D2813" w:rsidP="00DD519C">
            <w:pPr>
              <w:pStyle w:val="Tableheading"/>
              <w:spacing w:before="96"/>
              <w:rPr>
                <w:rFonts w:cs="Arial"/>
                <w:color w:val="FF0000"/>
                <w:sz w:val="24"/>
                <w:szCs w:val="24"/>
              </w:rPr>
            </w:pPr>
            <w:r w:rsidRPr="004A3BDF">
              <w:rPr>
                <w:rFonts w:cs="Arial"/>
                <w:color w:val="FF0000"/>
                <w:sz w:val="24"/>
                <w:szCs w:val="24"/>
              </w:rPr>
              <w:t>OCF</w:t>
            </w:r>
          </w:p>
        </w:tc>
        <w:tc>
          <w:tcPr>
            <w:tcW w:w="3268" w:type="dxa"/>
            <w:tcBorders>
              <w:top w:val="single" w:sz="4" w:space="0" w:color="auto"/>
              <w:left w:val="single" w:sz="4" w:space="0" w:color="auto"/>
              <w:bottom w:val="single" w:sz="4" w:space="0" w:color="auto"/>
              <w:right w:val="single" w:sz="4" w:space="0" w:color="auto"/>
            </w:tcBorders>
            <w:shd w:val="clear" w:color="auto" w:fill="BBFAFD"/>
          </w:tcPr>
          <w:p w14:paraId="50373E23" w14:textId="77777777" w:rsidR="007D2813" w:rsidRPr="004A3BDF" w:rsidRDefault="007D2813" w:rsidP="00DD519C">
            <w:pPr>
              <w:pStyle w:val="Tableheading"/>
              <w:spacing w:before="96"/>
              <w:rPr>
                <w:rFonts w:cs="Arial"/>
                <w:color w:val="FF0000"/>
                <w:sz w:val="24"/>
                <w:szCs w:val="24"/>
              </w:rPr>
            </w:pPr>
            <w:r w:rsidRPr="004A3BDF">
              <w:rPr>
                <w:rFonts w:cs="Arial"/>
                <w:color w:val="FF0000"/>
                <w:sz w:val="24"/>
                <w:szCs w:val="24"/>
              </w:rPr>
              <w:t>Command Parameters</w:t>
            </w:r>
          </w:p>
        </w:tc>
        <w:tc>
          <w:tcPr>
            <w:tcW w:w="1592" w:type="dxa"/>
            <w:tcBorders>
              <w:top w:val="single" w:sz="4" w:space="0" w:color="auto"/>
              <w:left w:val="single" w:sz="4" w:space="0" w:color="auto"/>
              <w:bottom w:val="single" w:sz="4" w:space="0" w:color="auto"/>
              <w:right w:val="single" w:sz="4" w:space="0" w:color="auto"/>
            </w:tcBorders>
            <w:shd w:val="clear" w:color="auto" w:fill="BBFAFD"/>
          </w:tcPr>
          <w:p w14:paraId="72579E7A" w14:textId="77777777" w:rsidR="007D2813" w:rsidRPr="004A3BDF" w:rsidRDefault="007D2813" w:rsidP="00DD519C">
            <w:pPr>
              <w:pStyle w:val="Tableheading"/>
              <w:spacing w:before="96"/>
              <w:rPr>
                <w:rFonts w:cs="Arial"/>
                <w:color w:val="FF0000"/>
                <w:sz w:val="24"/>
                <w:szCs w:val="24"/>
              </w:rPr>
            </w:pPr>
            <w:r w:rsidRPr="004A3BDF">
              <w:rPr>
                <w:rFonts w:cs="Arial"/>
                <w:color w:val="FF0000"/>
                <w:sz w:val="24"/>
                <w:szCs w:val="24"/>
              </w:rPr>
              <w:t>Return Parameters</w:t>
            </w:r>
          </w:p>
        </w:tc>
      </w:tr>
      <w:tr w:rsidR="007D2813" w:rsidRPr="004A3BDF" w14:paraId="1A86FB54" w14:textId="77777777" w:rsidTr="004138C9">
        <w:trPr>
          <w:trHeight w:val="184"/>
        </w:trPr>
        <w:tc>
          <w:tcPr>
            <w:tcW w:w="2492"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705A768C" w14:textId="77777777" w:rsidR="007D2813" w:rsidRPr="004A3BDF" w:rsidRDefault="007D2813" w:rsidP="00473631">
            <w:pPr>
              <w:pStyle w:val="CellBody"/>
              <w:spacing w:before="96"/>
              <w:rPr>
                <w:rFonts w:ascii="Arial" w:hAnsi="Arial" w:cs="Arial"/>
                <w:color w:val="FF0000"/>
                <w:sz w:val="24"/>
                <w:szCs w:val="24"/>
              </w:rPr>
            </w:pPr>
            <w:r w:rsidRPr="004A3BDF">
              <w:rPr>
                <w:rFonts w:ascii="Arial" w:hAnsi="Arial" w:cs="Arial"/>
                <w:color w:val="FF0000"/>
                <w:sz w:val="24"/>
                <w:szCs w:val="24"/>
              </w:rPr>
              <w:t>HCI_LE_</w:t>
            </w:r>
            <w:r>
              <w:rPr>
                <w:rFonts w:ascii="Arial" w:hAnsi="Arial" w:cs="Arial"/>
                <w:color w:val="FF0000"/>
                <w:sz w:val="24"/>
                <w:szCs w:val="24"/>
              </w:rPr>
              <w:t>Periodic_Advertising_Create_Sync_Cancel</w:t>
            </w:r>
          </w:p>
        </w:tc>
        <w:tc>
          <w:tcPr>
            <w:tcW w:w="1193"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5982D40A" w14:textId="77777777" w:rsidR="007D2813" w:rsidRPr="004A3BDF" w:rsidRDefault="007D2813" w:rsidP="00DD519C">
            <w:pPr>
              <w:pStyle w:val="CellBody"/>
              <w:spacing w:before="96"/>
              <w:rPr>
                <w:rFonts w:ascii="Arial" w:hAnsi="Arial" w:cs="Arial"/>
                <w:color w:val="FF0000"/>
                <w:sz w:val="24"/>
                <w:szCs w:val="24"/>
              </w:rPr>
            </w:pPr>
            <w:r>
              <w:rPr>
                <w:rFonts w:ascii="Arial" w:hAnsi="Arial" w:cs="Arial"/>
                <w:color w:val="FF0000"/>
                <w:sz w:val="24"/>
                <w:szCs w:val="24"/>
              </w:rPr>
              <w:t>0x</w:t>
            </w:r>
            <w:r w:rsidR="002A258C">
              <w:rPr>
                <w:rFonts w:ascii="Arial" w:hAnsi="Arial" w:cs="Arial"/>
                <w:color w:val="FF0000"/>
                <w:sz w:val="24"/>
                <w:szCs w:val="24"/>
              </w:rPr>
              <w:t>00</w:t>
            </w:r>
            <w:r>
              <w:rPr>
                <w:rFonts w:ascii="Arial" w:hAnsi="Arial" w:cs="Arial"/>
                <w:color w:val="FF0000"/>
                <w:sz w:val="24"/>
                <w:szCs w:val="24"/>
              </w:rPr>
              <w:t>4</w:t>
            </w:r>
            <w:r w:rsidR="002A258C">
              <w:rPr>
                <w:rFonts w:ascii="Arial" w:hAnsi="Arial" w:cs="Arial"/>
                <w:color w:val="FF0000"/>
                <w:sz w:val="24"/>
                <w:szCs w:val="24"/>
              </w:rPr>
              <w:t>5</w:t>
            </w:r>
          </w:p>
        </w:tc>
        <w:tc>
          <w:tcPr>
            <w:tcW w:w="3268"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0B0D7527" w14:textId="77777777" w:rsidR="007D2813" w:rsidRPr="004A3BDF" w:rsidRDefault="007D2813" w:rsidP="00DD519C">
            <w:pPr>
              <w:pStyle w:val="CellBody"/>
              <w:spacing w:before="96"/>
              <w:rPr>
                <w:rFonts w:ascii="Arial" w:hAnsi="Arial" w:cs="Arial"/>
                <w:color w:val="FF0000"/>
                <w:sz w:val="24"/>
                <w:szCs w:val="24"/>
              </w:rPr>
            </w:pPr>
          </w:p>
        </w:tc>
        <w:tc>
          <w:tcPr>
            <w:tcW w:w="1592"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1E5413C4" w14:textId="77777777" w:rsidR="007D2813" w:rsidRPr="004A3BDF" w:rsidRDefault="007D2813" w:rsidP="00DD519C">
            <w:pPr>
              <w:pStyle w:val="CellBody"/>
              <w:spacing w:before="96"/>
              <w:rPr>
                <w:rFonts w:ascii="Arial" w:hAnsi="Arial" w:cs="Arial"/>
                <w:color w:val="FF0000"/>
                <w:sz w:val="24"/>
                <w:szCs w:val="24"/>
              </w:rPr>
            </w:pPr>
            <w:r>
              <w:rPr>
                <w:rFonts w:ascii="Arial" w:hAnsi="Arial" w:cs="Arial"/>
                <w:color w:val="FF0000"/>
                <w:sz w:val="24"/>
                <w:szCs w:val="24"/>
              </w:rPr>
              <w:t>Status</w:t>
            </w:r>
          </w:p>
        </w:tc>
      </w:tr>
    </w:tbl>
    <w:p w14:paraId="4764970A" w14:textId="77777777" w:rsidR="000100E3" w:rsidRPr="004A3BDF" w:rsidRDefault="000100E3" w:rsidP="000100E3">
      <w:pPr>
        <w:rPr>
          <w:rFonts w:cs="Arial"/>
          <w:b/>
          <w:color w:val="FF0000"/>
          <w:sz w:val="24"/>
          <w:szCs w:val="24"/>
        </w:rPr>
      </w:pPr>
    </w:p>
    <w:p w14:paraId="79032615" w14:textId="77777777" w:rsidR="000100E3" w:rsidRPr="004A3BDF" w:rsidRDefault="000100E3" w:rsidP="000100E3">
      <w:pPr>
        <w:rPr>
          <w:rFonts w:cs="Arial"/>
          <w:b/>
          <w:color w:val="FF0000"/>
          <w:sz w:val="24"/>
          <w:szCs w:val="24"/>
        </w:rPr>
      </w:pPr>
      <w:r w:rsidRPr="004A3BDF">
        <w:rPr>
          <w:rFonts w:cs="Arial"/>
          <w:b/>
          <w:color w:val="FF0000"/>
          <w:sz w:val="24"/>
          <w:szCs w:val="24"/>
        </w:rPr>
        <w:t>Description:</w:t>
      </w:r>
    </w:p>
    <w:p w14:paraId="08D8F077" w14:textId="77777777" w:rsidR="00765B03" w:rsidRDefault="000100E3" w:rsidP="000100E3">
      <w:pPr>
        <w:rPr>
          <w:rFonts w:cs="Arial"/>
          <w:color w:val="FF0000"/>
          <w:sz w:val="24"/>
          <w:szCs w:val="24"/>
        </w:rPr>
      </w:pPr>
      <w:r>
        <w:rPr>
          <w:rFonts w:cs="Arial"/>
          <w:color w:val="FF0000"/>
          <w:sz w:val="24"/>
          <w:szCs w:val="24"/>
        </w:rPr>
        <w:t>The LE_Periodic_Advertising_</w:t>
      </w:r>
      <w:r w:rsidR="00D30EF8">
        <w:rPr>
          <w:rFonts w:cs="Arial"/>
          <w:color w:val="FF0000"/>
          <w:sz w:val="24"/>
          <w:szCs w:val="24"/>
        </w:rPr>
        <w:t>Create_Sync</w:t>
      </w:r>
      <w:r>
        <w:rPr>
          <w:rFonts w:cs="Arial"/>
          <w:color w:val="FF0000"/>
          <w:sz w:val="24"/>
          <w:szCs w:val="24"/>
        </w:rPr>
        <w:t>_Cancel command is used to cancel the LE_Periodic_Advertising_</w:t>
      </w:r>
      <w:r w:rsidR="00D30EF8">
        <w:rPr>
          <w:rFonts w:cs="Arial"/>
          <w:color w:val="FF0000"/>
          <w:sz w:val="24"/>
          <w:szCs w:val="24"/>
        </w:rPr>
        <w:t xml:space="preserve">Create_Sync </w:t>
      </w:r>
      <w:r>
        <w:rPr>
          <w:rFonts w:cs="Arial"/>
          <w:color w:val="FF0000"/>
          <w:sz w:val="24"/>
          <w:szCs w:val="24"/>
        </w:rPr>
        <w:t>command</w:t>
      </w:r>
      <w:r w:rsidR="00765B03">
        <w:rPr>
          <w:rFonts w:cs="Arial"/>
          <w:color w:val="FF0000"/>
          <w:sz w:val="24"/>
          <w:szCs w:val="24"/>
        </w:rPr>
        <w:t xml:space="preserve"> while it is pending</w:t>
      </w:r>
      <w:r>
        <w:rPr>
          <w:rFonts w:cs="Arial"/>
          <w:color w:val="FF0000"/>
          <w:sz w:val="24"/>
          <w:szCs w:val="24"/>
        </w:rPr>
        <w:t xml:space="preserve">. </w:t>
      </w:r>
    </w:p>
    <w:p w14:paraId="058DAA06" w14:textId="6919D982" w:rsidR="00553B2B" w:rsidRDefault="000613C3" w:rsidP="00540953">
      <w:pPr>
        <w:rPr>
          <w:rFonts w:cs="Arial"/>
          <w:color w:val="FF0000"/>
          <w:sz w:val="24"/>
          <w:szCs w:val="24"/>
          <w:lang w:val="en-GB"/>
        </w:rPr>
      </w:pPr>
      <w:ins w:id="328" w:author="Clive D.W. Feather" w:date="2016-04-13T08:04:00Z">
        <w:r>
          <w:rPr>
            <w:rFonts w:cs="Arial"/>
            <w:color w:val="FF0000"/>
            <w:sz w:val="24"/>
            <w:szCs w:val="24"/>
          </w:rPr>
          <w:t xml:space="preserve">If the Host issues </w:t>
        </w:r>
      </w:ins>
      <w:del w:id="329" w:author="Clive D.W. Feather" w:date="2016-04-13T08:04:00Z">
        <w:r w:rsidR="000100E3" w:rsidDel="000613C3">
          <w:rPr>
            <w:rFonts w:cs="Arial"/>
            <w:color w:val="FF0000"/>
            <w:sz w:val="24"/>
            <w:szCs w:val="24"/>
          </w:rPr>
          <w:delText xml:space="preserve">This </w:delText>
        </w:r>
      </w:del>
      <w:ins w:id="330" w:author="Clive D.W. Feather" w:date="2016-04-13T08:04:00Z">
        <w:r>
          <w:rPr>
            <w:rFonts w:cs="Arial"/>
            <w:color w:val="FF0000"/>
            <w:sz w:val="24"/>
            <w:szCs w:val="24"/>
          </w:rPr>
          <w:t xml:space="preserve">this </w:t>
        </w:r>
      </w:ins>
      <w:r w:rsidR="000100E3">
        <w:rPr>
          <w:rFonts w:cs="Arial"/>
          <w:color w:val="FF0000"/>
          <w:sz w:val="24"/>
          <w:szCs w:val="24"/>
        </w:rPr>
        <w:t xml:space="preserve">command </w:t>
      </w:r>
      <w:del w:id="331" w:author="Clive D.W. Feather" w:date="2016-04-13T08:04:00Z">
        <w:r w:rsidR="000100E3" w:rsidDel="000613C3">
          <w:rPr>
            <w:rFonts w:cs="Arial"/>
            <w:color w:val="FF0000"/>
            <w:sz w:val="24"/>
            <w:szCs w:val="24"/>
          </w:rPr>
          <w:delText xml:space="preserve">shall only be issued </w:delText>
        </w:r>
      </w:del>
      <w:r w:rsidR="00765B03">
        <w:rPr>
          <w:rFonts w:cs="Arial"/>
          <w:color w:val="FF0000"/>
          <w:sz w:val="24"/>
          <w:szCs w:val="24"/>
        </w:rPr>
        <w:t>while</w:t>
      </w:r>
      <w:r w:rsidR="000100E3">
        <w:rPr>
          <w:rFonts w:cs="Arial"/>
          <w:color w:val="FF0000"/>
          <w:sz w:val="24"/>
          <w:szCs w:val="24"/>
        </w:rPr>
        <w:t xml:space="preserve"> </w:t>
      </w:r>
      <w:r w:rsidR="00B53E5C">
        <w:rPr>
          <w:rFonts w:cs="Arial"/>
          <w:color w:val="FF0000"/>
          <w:sz w:val="24"/>
          <w:szCs w:val="24"/>
        </w:rPr>
        <w:t>a</w:t>
      </w:r>
      <w:r w:rsidR="00373102">
        <w:rPr>
          <w:rFonts w:cs="Arial"/>
          <w:color w:val="FF0000"/>
          <w:sz w:val="24"/>
          <w:szCs w:val="24"/>
        </w:rPr>
        <w:t>n</w:t>
      </w:r>
      <w:r w:rsidR="00B53E5C">
        <w:rPr>
          <w:rFonts w:cs="Arial"/>
          <w:color w:val="FF0000"/>
          <w:sz w:val="24"/>
          <w:szCs w:val="24"/>
        </w:rPr>
        <w:t xml:space="preserve"> </w:t>
      </w:r>
      <w:r w:rsidR="000100E3">
        <w:rPr>
          <w:rFonts w:cs="Arial"/>
          <w:color w:val="FF0000"/>
          <w:sz w:val="24"/>
          <w:szCs w:val="24"/>
        </w:rPr>
        <w:t>LE_Periodic_Advertising_</w:t>
      </w:r>
      <w:r w:rsidR="00D30EF8">
        <w:rPr>
          <w:rFonts w:cs="Arial"/>
          <w:color w:val="FF0000"/>
          <w:sz w:val="24"/>
          <w:szCs w:val="24"/>
        </w:rPr>
        <w:t xml:space="preserve">Create_Sync </w:t>
      </w:r>
      <w:r w:rsidR="000100E3">
        <w:rPr>
          <w:rFonts w:cs="Arial"/>
          <w:color w:val="FF0000"/>
          <w:sz w:val="24"/>
          <w:szCs w:val="24"/>
        </w:rPr>
        <w:t xml:space="preserve">command </w:t>
      </w:r>
      <w:r w:rsidR="00765B03">
        <w:rPr>
          <w:rFonts w:cs="Arial"/>
          <w:color w:val="FF0000"/>
          <w:sz w:val="24"/>
          <w:szCs w:val="24"/>
        </w:rPr>
        <w:t>is pending</w:t>
      </w:r>
      <w:del w:id="332" w:author="Clive D.W. Feather" w:date="2016-04-13T08:04:00Z">
        <w:r w:rsidR="00B53E5C" w:rsidDel="000613C3">
          <w:rPr>
            <w:rFonts w:cs="Arial"/>
            <w:color w:val="FF0000"/>
            <w:sz w:val="24"/>
            <w:szCs w:val="24"/>
          </w:rPr>
          <w:delText>; if it does</w:delText>
        </w:r>
        <w:r w:rsidR="00F43967" w:rsidDel="000613C3">
          <w:rPr>
            <w:rFonts w:cs="Arial"/>
            <w:color w:val="FF0000"/>
            <w:sz w:val="24"/>
            <w:szCs w:val="24"/>
          </w:rPr>
          <w:delText xml:space="preserve"> not</w:delText>
        </w:r>
      </w:del>
      <w:r w:rsidR="00B53E5C">
        <w:rPr>
          <w:rFonts w:cs="Arial"/>
          <w:color w:val="FF0000"/>
          <w:sz w:val="24"/>
          <w:szCs w:val="24"/>
        </w:rPr>
        <w:t>,</w:t>
      </w:r>
      <w:r w:rsidR="00553B2B">
        <w:rPr>
          <w:rFonts w:cs="Arial"/>
          <w:color w:val="FF0000"/>
          <w:sz w:val="24"/>
          <w:szCs w:val="24"/>
          <w:lang w:val="en-GB"/>
        </w:rPr>
        <w:t xml:space="preserve"> the Controller shall return </w:t>
      </w:r>
      <w:del w:id="333" w:author="Brian A. Redding" w:date="2016-04-15T14:14:00Z">
        <w:r w:rsidR="00553B2B" w:rsidDel="008F7A95">
          <w:rPr>
            <w:rFonts w:cs="Arial"/>
            <w:color w:val="FF0000"/>
            <w:sz w:val="24"/>
            <w:szCs w:val="24"/>
            <w:lang w:val="en-GB"/>
          </w:rPr>
          <w:delText xml:space="preserve">a Command Complete event with </w:delText>
        </w:r>
      </w:del>
      <w:r w:rsidR="00553B2B">
        <w:rPr>
          <w:rFonts w:cs="Arial"/>
          <w:color w:val="FF0000"/>
          <w:sz w:val="24"/>
          <w:szCs w:val="24"/>
          <w:lang w:val="en-GB"/>
        </w:rPr>
        <w:t>the Command Disallowed (0x0C)</w:t>
      </w:r>
      <w:r w:rsidR="00CA4741">
        <w:rPr>
          <w:rFonts w:cs="Arial"/>
          <w:color w:val="FF0000"/>
          <w:sz w:val="24"/>
          <w:szCs w:val="24"/>
          <w:lang w:val="en-GB"/>
        </w:rPr>
        <w:t xml:space="preserve"> error code</w:t>
      </w:r>
      <w:r w:rsidR="00553B2B">
        <w:rPr>
          <w:rFonts w:cs="Arial"/>
          <w:color w:val="FF0000"/>
          <w:sz w:val="24"/>
          <w:szCs w:val="24"/>
          <w:lang w:val="en-GB"/>
        </w:rPr>
        <w:t>.</w:t>
      </w:r>
    </w:p>
    <w:p w14:paraId="26C062C7" w14:textId="77777777" w:rsidR="000100E3" w:rsidRDefault="000100E3" w:rsidP="000100E3">
      <w:pPr>
        <w:rPr>
          <w:rFonts w:cs="Arial"/>
          <w:b/>
          <w:color w:val="FF0000"/>
          <w:sz w:val="24"/>
          <w:szCs w:val="24"/>
        </w:rPr>
      </w:pPr>
      <w:r w:rsidRPr="004A3BDF">
        <w:rPr>
          <w:rFonts w:cs="Arial"/>
          <w:b/>
          <w:color w:val="FF0000"/>
          <w:sz w:val="24"/>
          <w:szCs w:val="24"/>
        </w:rPr>
        <w:t>Command Parameters:</w:t>
      </w:r>
    </w:p>
    <w:p w14:paraId="3D9A216B" w14:textId="77777777" w:rsidR="000100E3" w:rsidRPr="00455611" w:rsidRDefault="000100E3" w:rsidP="000100E3">
      <w:pPr>
        <w:rPr>
          <w:rFonts w:cs="Arial"/>
          <w:color w:val="FF0000"/>
          <w:sz w:val="24"/>
          <w:szCs w:val="24"/>
        </w:rPr>
      </w:pPr>
      <w:r w:rsidRPr="00455611">
        <w:rPr>
          <w:rFonts w:cs="Arial"/>
          <w:color w:val="FF0000"/>
          <w:sz w:val="24"/>
          <w:szCs w:val="24"/>
        </w:rPr>
        <w:t>None.</w:t>
      </w:r>
    </w:p>
    <w:p w14:paraId="5D00D764" w14:textId="77777777" w:rsidR="000100E3" w:rsidRPr="005818E1" w:rsidRDefault="000100E3" w:rsidP="000100E3">
      <w:pPr>
        <w:rPr>
          <w:rStyle w:val="Strong"/>
          <w:bCs w:val="0"/>
          <w:color w:val="FF0000"/>
        </w:rPr>
      </w:pPr>
      <w:r w:rsidRPr="005818E1">
        <w:rPr>
          <w:b/>
          <w:color w:val="FF0000"/>
        </w:rPr>
        <w:t>Return Parameters:</w:t>
      </w:r>
    </w:p>
    <w:p w14:paraId="04540926" w14:textId="77777777" w:rsidR="000100E3" w:rsidRPr="004A3BDF" w:rsidRDefault="000100E3" w:rsidP="000100E3">
      <w:pPr>
        <w:spacing w:after="0"/>
        <w:rPr>
          <w:rFonts w:cs="Arial"/>
          <w:i/>
          <w:color w:val="FF0000"/>
          <w:sz w:val="24"/>
          <w:szCs w:val="24"/>
        </w:rPr>
      </w:pPr>
      <w:r w:rsidRPr="004A3BDF">
        <w:rPr>
          <w:rFonts w:cs="Arial"/>
          <w:i/>
          <w:color w:val="FF0000"/>
          <w:sz w:val="24"/>
          <w:szCs w:val="24"/>
        </w:rPr>
        <w:t>Status:</w:t>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t>Size: 1 Octet</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0100E3" w:rsidRPr="004A3BDF" w14:paraId="6A0FCA53" w14:textId="77777777" w:rsidTr="00DD519C">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26EFA6E9" w14:textId="77777777" w:rsidR="000100E3" w:rsidRPr="004A3BDF" w:rsidRDefault="000100E3" w:rsidP="00DD519C">
            <w:pPr>
              <w:pStyle w:val="Tableheading"/>
              <w:spacing w:before="96"/>
              <w:rPr>
                <w:rFonts w:cs="Arial"/>
                <w:color w:val="FF0000"/>
                <w:sz w:val="24"/>
                <w:szCs w:val="24"/>
              </w:rPr>
            </w:pPr>
            <w:r w:rsidRPr="004A3B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52E303A6" w14:textId="77777777" w:rsidR="000100E3" w:rsidRPr="004A3BDF" w:rsidRDefault="000100E3" w:rsidP="00DD519C">
            <w:pPr>
              <w:pStyle w:val="Tableheading"/>
              <w:spacing w:before="96"/>
              <w:rPr>
                <w:rFonts w:cs="Arial"/>
                <w:color w:val="FF0000"/>
                <w:sz w:val="24"/>
                <w:szCs w:val="24"/>
              </w:rPr>
            </w:pPr>
            <w:r w:rsidRPr="004A3BDF">
              <w:rPr>
                <w:rFonts w:cs="Arial"/>
                <w:color w:val="FF0000"/>
                <w:sz w:val="24"/>
                <w:szCs w:val="24"/>
              </w:rPr>
              <w:t>Parameter Description</w:t>
            </w:r>
          </w:p>
        </w:tc>
      </w:tr>
      <w:tr w:rsidR="000100E3" w:rsidRPr="004A3BDF" w14:paraId="353FB706" w14:textId="77777777" w:rsidTr="00DD519C">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7AD1B5E1" w14:textId="77777777" w:rsidR="000100E3" w:rsidRPr="004A3BDF" w:rsidRDefault="000100E3" w:rsidP="00DD519C">
            <w:pPr>
              <w:pStyle w:val="CellBody"/>
              <w:spacing w:before="96"/>
              <w:rPr>
                <w:rFonts w:ascii="Arial" w:hAnsi="Arial" w:cs="Arial"/>
                <w:color w:val="FF0000"/>
                <w:sz w:val="24"/>
                <w:szCs w:val="24"/>
              </w:rPr>
            </w:pPr>
            <w:r w:rsidRPr="004A3BDF">
              <w:rPr>
                <w:rFonts w:ascii="Arial" w:hAnsi="Arial" w:cs="Arial"/>
                <w:color w:val="FF0000"/>
                <w:sz w:val="24"/>
                <w:szCs w:val="24"/>
              </w:rPr>
              <w:t>0x00</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5A3B6FDF" w14:textId="77777777" w:rsidR="000100E3" w:rsidRPr="004A3BDF" w:rsidRDefault="000100E3" w:rsidP="00473631">
            <w:pPr>
              <w:pStyle w:val="CellBody"/>
              <w:spacing w:before="96"/>
              <w:rPr>
                <w:rFonts w:ascii="Arial" w:hAnsi="Arial" w:cs="Arial"/>
                <w:color w:val="FF0000"/>
                <w:sz w:val="24"/>
                <w:szCs w:val="24"/>
              </w:rPr>
            </w:pPr>
            <w:r w:rsidRPr="004A3BDF">
              <w:rPr>
                <w:rFonts w:ascii="Arial" w:hAnsi="Arial" w:cs="Arial"/>
                <w:color w:val="FF0000"/>
                <w:sz w:val="24"/>
                <w:szCs w:val="24"/>
              </w:rPr>
              <w:t>HCI_LE</w:t>
            </w:r>
            <w:r>
              <w:rPr>
                <w:rFonts w:ascii="Arial" w:hAnsi="Arial" w:cs="Arial"/>
                <w:color w:val="FF0000"/>
                <w:sz w:val="24"/>
                <w:szCs w:val="24"/>
              </w:rPr>
              <w:t>_Periodic_Advertising_</w:t>
            </w:r>
            <w:r w:rsidR="00D30EF8">
              <w:rPr>
                <w:rFonts w:ascii="Arial" w:hAnsi="Arial" w:cs="Arial"/>
                <w:color w:val="FF0000"/>
                <w:sz w:val="24"/>
                <w:szCs w:val="24"/>
              </w:rPr>
              <w:t>Create_Sync</w:t>
            </w:r>
            <w:r>
              <w:rPr>
                <w:rFonts w:ascii="Arial" w:hAnsi="Arial" w:cs="Arial"/>
                <w:color w:val="FF0000"/>
                <w:sz w:val="24"/>
                <w:szCs w:val="24"/>
              </w:rPr>
              <w:t>_Cancel</w:t>
            </w:r>
            <w:r w:rsidRPr="004A3BDF">
              <w:rPr>
                <w:rFonts w:ascii="Arial" w:hAnsi="Arial" w:cs="Arial"/>
                <w:color w:val="FF0000"/>
                <w:sz w:val="24"/>
                <w:szCs w:val="24"/>
              </w:rPr>
              <w:t xml:space="preserve"> command succeeded</w:t>
            </w:r>
          </w:p>
        </w:tc>
      </w:tr>
      <w:tr w:rsidR="000100E3" w:rsidRPr="004A3BDF" w14:paraId="4BBDD735" w14:textId="77777777" w:rsidTr="00DD519C">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685D2211" w14:textId="77777777" w:rsidR="000100E3" w:rsidRPr="004A3BDF" w:rsidRDefault="000100E3" w:rsidP="00DD519C">
            <w:pPr>
              <w:pStyle w:val="CellBody"/>
              <w:spacing w:before="96"/>
              <w:rPr>
                <w:rFonts w:ascii="Arial" w:hAnsi="Arial" w:cs="Arial"/>
                <w:color w:val="FF0000"/>
                <w:sz w:val="24"/>
                <w:szCs w:val="24"/>
              </w:rPr>
            </w:pPr>
            <w:r w:rsidRPr="004A3BDF">
              <w:rPr>
                <w:rFonts w:ascii="Arial" w:hAnsi="Arial" w:cs="Arial"/>
                <w:color w:val="FF0000"/>
                <w:sz w:val="24"/>
                <w:szCs w:val="24"/>
              </w:rPr>
              <w:t>0x01</w:t>
            </w:r>
            <w:r>
              <w:rPr>
                <w:rFonts w:ascii="Arial" w:hAnsi="Arial" w:cs="Arial"/>
                <w:color w:val="FF0000"/>
                <w:sz w:val="24"/>
                <w:szCs w:val="24"/>
              </w:rPr>
              <w:t xml:space="preserve"> – </w:t>
            </w:r>
            <w:r w:rsidRPr="004A3BDF">
              <w:rPr>
                <w:rFonts w:ascii="Arial" w:hAnsi="Arial" w:cs="Arial"/>
                <w:color w:val="FF0000"/>
                <w:sz w:val="24"/>
                <w:szCs w:val="24"/>
              </w:rPr>
              <w:t>0xFF</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57F0CB8D" w14:textId="77777777" w:rsidR="000100E3" w:rsidRPr="004A3BDF" w:rsidRDefault="000100E3" w:rsidP="00473631">
            <w:pPr>
              <w:pStyle w:val="CellBody"/>
              <w:spacing w:before="96"/>
              <w:rPr>
                <w:rFonts w:ascii="Arial" w:hAnsi="Arial" w:cs="Arial"/>
                <w:color w:val="FF0000"/>
                <w:sz w:val="24"/>
                <w:szCs w:val="24"/>
                <w:lang w:val="en-GB"/>
              </w:rPr>
            </w:pPr>
            <w:r w:rsidRPr="004A3BDF">
              <w:rPr>
                <w:rFonts w:ascii="Arial" w:hAnsi="Arial" w:cs="Arial"/>
                <w:color w:val="FF0000"/>
                <w:sz w:val="24"/>
                <w:szCs w:val="24"/>
              </w:rPr>
              <w:t>HCI_LE</w:t>
            </w:r>
            <w:r>
              <w:rPr>
                <w:rFonts w:ascii="Arial" w:hAnsi="Arial" w:cs="Arial"/>
                <w:color w:val="FF0000"/>
                <w:sz w:val="24"/>
                <w:szCs w:val="24"/>
              </w:rPr>
              <w:t>_Periodic_Advertising_</w:t>
            </w:r>
            <w:r w:rsidR="00D30EF8">
              <w:rPr>
                <w:rFonts w:ascii="Arial" w:hAnsi="Arial" w:cs="Arial"/>
                <w:color w:val="FF0000"/>
                <w:sz w:val="24"/>
                <w:szCs w:val="24"/>
              </w:rPr>
              <w:t>Create_Sync</w:t>
            </w:r>
            <w:r>
              <w:rPr>
                <w:rFonts w:ascii="Arial" w:hAnsi="Arial" w:cs="Arial"/>
                <w:color w:val="FF0000"/>
                <w:sz w:val="24"/>
                <w:szCs w:val="24"/>
              </w:rPr>
              <w:t>_Cancel</w:t>
            </w:r>
            <w:r w:rsidRPr="004A3BDF">
              <w:rPr>
                <w:rFonts w:ascii="Arial" w:hAnsi="Arial" w:cs="Arial"/>
                <w:color w:val="FF0000"/>
                <w:sz w:val="24"/>
                <w:szCs w:val="24"/>
              </w:rPr>
              <w:t xml:space="preserve"> command failed. </w:t>
            </w:r>
            <w:r w:rsidRPr="004A3BDF">
              <w:rPr>
                <w:rFonts w:ascii="Arial" w:hAnsi="Arial" w:cs="Arial"/>
                <w:color w:val="FF0000"/>
                <w:sz w:val="24"/>
                <w:szCs w:val="24"/>
                <w:lang w:val="en-GB"/>
              </w:rPr>
              <w:t>See [Vol 2] Part D, Error Codes for a list of error codes and descriptions.</w:t>
            </w:r>
          </w:p>
        </w:tc>
      </w:tr>
    </w:tbl>
    <w:p w14:paraId="4CF5F72D" w14:textId="77777777" w:rsidR="000100E3" w:rsidRDefault="000100E3" w:rsidP="000100E3"/>
    <w:p w14:paraId="13185AE8" w14:textId="77777777" w:rsidR="000100E3" w:rsidRPr="008A403C" w:rsidRDefault="000100E3" w:rsidP="000100E3">
      <w:pPr>
        <w:autoSpaceDE w:val="0"/>
        <w:autoSpaceDN w:val="0"/>
        <w:adjustRightInd w:val="0"/>
        <w:spacing w:after="0" w:line="240" w:lineRule="auto"/>
        <w:rPr>
          <w:rFonts w:cs="Arial"/>
          <w:b/>
          <w:bCs/>
          <w:color w:val="FF0000"/>
          <w:sz w:val="24"/>
          <w:szCs w:val="24"/>
          <w:lang w:val="en-GB"/>
        </w:rPr>
      </w:pPr>
      <w:r w:rsidRPr="008A403C">
        <w:rPr>
          <w:rFonts w:cs="Arial"/>
          <w:b/>
          <w:bCs/>
          <w:color w:val="FF0000"/>
          <w:sz w:val="24"/>
          <w:szCs w:val="24"/>
          <w:lang w:val="en-GB"/>
        </w:rPr>
        <w:t>Event(s) generated (unless masked away):</w:t>
      </w:r>
    </w:p>
    <w:p w14:paraId="28643CCA" w14:textId="77777777" w:rsidR="000100E3" w:rsidRDefault="000100E3" w:rsidP="000100E3">
      <w:pPr>
        <w:rPr>
          <w:rFonts w:cs="Arial"/>
          <w:color w:val="FF0000"/>
          <w:sz w:val="24"/>
          <w:szCs w:val="24"/>
          <w:lang w:val="en-GB"/>
        </w:rPr>
      </w:pPr>
      <w:r>
        <w:rPr>
          <w:rFonts w:cs="Arial"/>
          <w:color w:val="FF0000"/>
          <w:sz w:val="24"/>
          <w:szCs w:val="24"/>
          <w:lang w:val="en-GB"/>
        </w:rPr>
        <w:t>When the LE_Periodic_Advertising_</w:t>
      </w:r>
      <w:r w:rsidR="00D30EF8">
        <w:rPr>
          <w:rFonts w:cs="Arial"/>
          <w:color w:val="FF0000"/>
          <w:sz w:val="24"/>
          <w:szCs w:val="24"/>
          <w:lang w:val="en-GB"/>
        </w:rPr>
        <w:t>Create_Sync</w:t>
      </w:r>
      <w:r>
        <w:rPr>
          <w:rFonts w:cs="Arial"/>
          <w:color w:val="FF0000"/>
          <w:sz w:val="24"/>
          <w:szCs w:val="24"/>
          <w:lang w:val="en-GB"/>
        </w:rPr>
        <w:t xml:space="preserve">_Cancel command has completed, </w:t>
      </w:r>
      <w:r w:rsidR="007F5BCC">
        <w:rPr>
          <w:rFonts w:cs="Arial"/>
          <w:color w:val="FF0000"/>
          <w:sz w:val="24"/>
          <w:szCs w:val="24"/>
          <w:lang w:val="en-GB"/>
        </w:rPr>
        <w:t xml:space="preserve">the Controller sends a </w:t>
      </w:r>
      <w:r>
        <w:rPr>
          <w:rFonts w:cs="Arial"/>
          <w:color w:val="FF0000"/>
          <w:sz w:val="24"/>
          <w:szCs w:val="24"/>
          <w:lang w:val="en-GB"/>
        </w:rPr>
        <w:t>Command Complete event</w:t>
      </w:r>
      <w:r w:rsidR="007F5BCC">
        <w:rPr>
          <w:rFonts w:cs="Arial"/>
          <w:color w:val="FF0000"/>
          <w:sz w:val="24"/>
          <w:szCs w:val="24"/>
          <w:lang w:val="en-GB"/>
        </w:rPr>
        <w:t xml:space="preserve"> to the Host</w:t>
      </w:r>
      <w:r>
        <w:rPr>
          <w:rFonts w:cs="Arial"/>
          <w:color w:val="FF0000"/>
          <w:sz w:val="24"/>
          <w:szCs w:val="24"/>
          <w:lang w:val="en-GB"/>
        </w:rPr>
        <w:t>.</w:t>
      </w:r>
    </w:p>
    <w:p w14:paraId="287CE84D" w14:textId="77777777" w:rsidR="000100E3" w:rsidRDefault="00500A9D" w:rsidP="000100E3">
      <w:pPr>
        <w:rPr>
          <w:rFonts w:cs="Arial"/>
          <w:color w:val="FF0000"/>
          <w:sz w:val="24"/>
          <w:szCs w:val="24"/>
          <w:lang w:val="en-GB"/>
        </w:rPr>
      </w:pPr>
      <w:r>
        <w:rPr>
          <w:rFonts w:cs="Arial"/>
          <w:color w:val="FF0000"/>
          <w:sz w:val="24"/>
          <w:szCs w:val="24"/>
          <w:lang w:val="en-GB"/>
        </w:rPr>
        <w:t>After the Command Complete is sent and</w:t>
      </w:r>
      <w:r w:rsidDel="00553B2B">
        <w:rPr>
          <w:rFonts w:cs="Arial"/>
          <w:color w:val="FF0000"/>
          <w:sz w:val="24"/>
          <w:szCs w:val="24"/>
          <w:lang w:val="en-GB"/>
        </w:rPr>
        <w:t xml:space="preserve"> </w:t>
      </w:r>
      <w:r>
        <w:rPr>
          <w:rFonts w:cs="Arial"/>
          <w:color w:val="FF0000"/>
          <w:sz w:val="24"/>
          <w:szCs w:val="24"/>
          <w:lang w:val="en-GB"/>
        </w:rPr>
        <w:t>i</w:t>
      </w:r>
      <w:r w:rsidR="000100E3">
        <w:rPr>
          <w:rFonts w:cs="Arial"/>
          <w:color w:val="FF0000"/>
          <w:sz w:val="24"/>
          <w:szCs w:val="24"/>
          <w:lang w:val="en-GB"/>
        </w:rPr>
        <w:t xml:space="preserve">f the cancellation was successful the </w:t>
      </w:r>
      <w:r w:rsidR="00B6507F">
        <w:rPr>
          <w:rFonts w:cs="Arial"/>
          <w:color w:val="FF0000"/>
          <w:sz w:val="24"/>
          <w:szCs w:val="24"/>
          <w:lang w:val="en-GB"/>
        </w:rPr>
        <w:t xml:space="preserve">Controller </w:t>
      </w:r>
      <w:r w:rsidR="007F5BCC">
        <w:rPr>
          <w:rFonts w:cs="Arial"/>
          <w:color w:val="FF0000"/>
          <w:sz w:val="24"/>
          <w:szCs w:val="24"/>
          <w:lang w:val="en-GB"/>
        </w:rPr>
        <w:t>sends a</w:t>
      </w:r>
      <w:r w:rsidR="00B6507F">
        <w:rPr>
          <w:rFonts w:cs="Arial"/>
          <w:color w:val="FF0000"/>
          <w:sz w:val="24"/>
          <w:szCs w:val="24"/>
          <w:lang w:val="en-GB"/>
        </w:rPr>
        <w:t xml:space="preserve"> </w:t>
      </w:r>
      <w:r w:rsidR="000100E3">
        <w:rPr>
          <w:rFonts w:cs="Arial"/>
          <w:color w:val="FF0000"/>
          <w:sz w:val="24"/>
          <w:szCs w:val="24"/>
          <w:lang w:val="en-GB"/>
        </w:rPr>
        <w:t>LE</w:t>
      </w:r>
      <w:r w:rsidR="00D30EF8">
        <w:rPr>
          <w:rFonts w:cs="Arial"/>
          <w:color w:val="FF0000"/>
          <w:sz w:val="24"/>
          <w:szCs w:val="24"/>
          <w:lang w:val="en-GB"/>
        </w:rPr>
        <w:t xml:space="preserve"> </w:t>
      </w:r>
      <w:r w:rsidR="000100E3">
        <w:rPr>
          <w:rFonts w:cs="Arial"/>
          <w:color w:val="FF0000"/>
          <w:sz w:val="24"/>
          <w:szCs w:val="24"/>
          <w:lang w:val="en-GB"/>
        </w:rPr>
        <w:t>Periodic</w:t>
      </w:r>
      <w:r w:rsidR="00D30EF8">
        <w:rPr>
          <w:rFonts w:cs="Arial"/>
          <w:color w:val="FF0000"/>
          <w:sz w:val="24"/>
          <w:szCs w:val="24"/>
          <w:lang w:val="en-GB"/>
        </w:rPr>
        <w:t xml:space="preserve"> </w:t>
      </w:r>
      <w:r w:rsidR="000100E3">
        <w:rPr>
          <w:rFonts w:cs="Arial"/>
          <w:color w:val="FF0000"/>
          <w:sz w:val="24"/>
          <w:szCs w:val="24"/>
          <w:lang w:val="en-GB"/>
        </w:rPr>
        <w:t>Advertising</w:t>
      </w:r>
      <w:r w:rsidR="00D30EF8">
        <w:rPr>
          <w:rFonts w:cs="Arial"/>
          <w:color w:val="FF0000"/>
          <w:sz w:val="24"/>
          <w:szCs w:val="24"/>
          <w:lang w:val="en-GB"/>
        </w:rPr>
        <w:t xml:space="preserve"> Sync Established </w:t>
      </w:r>
      <w:r w:rsidR="000100E3">
        <w:rPr>
          <w:rFonts w:cs="Arial"/>
          <w:color w:val="FF0000"/>
          <w:sz w:val="24"/>
          <w:szCs w:val="24"/>
          <w:lang w:val="en-GB"/>
        </w:rPr>
        <w:t xml:space="preserve">event </w:t>
      </w:r>
      <w:r w:rsidR="007F5BCC">
        <w:rPr>
          <w:rFonts w:cs="Arial"/>
          <w:color w:val="FF0000"/>
          <w:sz w:val="24"/>
          <w:szCs w:val="24"/>
          <w:lang w:val="en-GB"/>
        </w:rPr>
        <w:t xml:space="preserve">to the Host </w:t>
      </w:r>
      <w:r w:rsidR="000100E3">
        <w:rPr>
          <w:rFonts w:cs="Arial"/>
          <w:color w:val="FF0000"/>
          <w:sz w:val="24"/>
          <w:szCs w:val="24"/>
          <w:lang w:val="en-GB"/>
        </w:rPr>
        <w:t xml:space="preserve">with </w:t>
      </w:r>
      <w:r w:rsidR="00CA4741">
        <w:rPr>
          <w:rFonts w:cs="Arial"/>
          <w:color w:val="FF0000"/>
          <w:sz w:val="24"/>
          <w:szCs w:val="24"/>
          <w:lang w:val="en-GB"/>
        </w:rPr>
        <w:t>the</w:t>
      </w:r>
      <w:r w:rsidR="000100E3">
        <w:rPr>
          <w:rFonts w:cs="Arial"/>
          <w:color w:val="FF0000"/>
          <w:sz w:val="24"/>
          <w:szCs w:val="24"/>
          <w:lang w:val="en-GB"/>
        </w:rPr>
        <w:t xml:space="preserve"> </w:t>
      </w:r>
      <w:r w:rsidR="00B6507F">
        <w:rPr>
          <w:rFonts w:cs="Arial"/>
          <w:color w:val="FF0000"/>
          <w:sz w:val="24"/>
          <w:szCs w:val="24"/>
          <w:lang w:val="en-GB"/>
        </w:rPr>
        <w:t>Operation Cancelled by Host</w:t>
      </w:r>
      <w:r w:rsidR="000100E3">
        <w:rPr>
          <w:rFonts w:cs="Arial"/>
          <w:color w:val="FF0000"/>
          <w:sz w:val="24"/>
          <w:szCs w:val="24"/>
          <w:lang w:val="en-GB"/>
        </w:rPr>
        <w:t xml:space="preserve"> (</w:t>
      </w:r>
      <w:r w:rsidR="007D2813">
        <w:rPr>
          <w:rFonts w:cs="Arial"/>
          <w:color w:val="FF0000"/>
          <w:sz w:val="24"/>
          <w:szCs w:val="24"/>
          <w:lang w:val="en-GB"/>
        </w:rPr>
        <w:t>0x44</w:t>
      </w:r>
      <w:r w:rsidR="000100E3">
        <w:rPr>
          <w:rFonts w:cs="Arial"/>
          <w:color w:val="FF0000"/>
          <w:sz w:val="24"/>
          <w:szCs w:val="24"/>
          <w:lang w:val="en-GB"/>
        </w:rPr>
        <w:t>)</w:t>
      </w:r>
      <w:r w:rsidR="00CA4741">
        <w:rPr>
          <w:rFonts w:cs="Arial"/>
          <w:color w:val="FF0000"/>
          <w:sz w:val="24"/>
          <w:szCs w:val="24"/>
          <w:lang w:val="en-GB"/>
        </w:rPr>
        <w:t xml:space="preserve"> error code</w:t>
      </w:r>
      <w:r w:rsidR="000100E3">
        <w:rPr>
          <w:rFonts w:cs="Arial"/>
          <w:color w:val="FF0000"/>
          <w:sz w:val="24"/>
          <w:szCs w:val="24"/>
          <w:lang w:val="en-GB"/>
        </w:rPr>
        <w:t>.</w:t>
      </w:r>
    </w:p>
    <w:p w14:paraId="5AE8A06C" w14:textId="77777777" w:rsidR="000100E3" w:rsidRDefault="000100E3" w:rsidP="000100E3">
      <w:pPr>
        <w:rPr>
          <w:rFonts w:cs="Arial"/>
          <w:color w:val="FF0000"/>
          <w:sz w:val="24"/>
          <w:szCs w:val="24"/>
          <w:lang w:val="en-GB"/>
        </w:rPr>
      </w:pPr>
    </w:p>
    <w:p w14:paraId="295F2FE5" w14:textId="77777777" w:rsidR="000100E3" w:rsidRPr="00B03027" w:rsidRDefault="000100E3" w:rsidP="00F03F8D">
      <w:pPr>
        <w:pStyle w:val="Heading3"/>
      </w:pPr>
      <w:bookmarkStart w:id="334" w:name="_Toc443590424"/>
      <w:bookmarkStart w:id="335" w:name="_Toc448771407"/>
      <w:r w:rsidRPr="00B03027">
        <w:t>[New Section]</w:t>
      </w:r>
      <w:r w:rsidRPr="00F03F8D">
        <w:t xml:space="preserve"> 7.8.X LE Periodic Advertising </w:t>
      </w:r>
      <w:r w:rsidR="00C244D0" w:rsidRPr="003928DF">
        <w:t>Terminate Sync</w:t>
      </w:r>
      <w:r w:rsidRPr="00B03027">
        <w:t xml:space="preserve"> Command</w:t>
      </w:r>
      <w:bookmarkEnd w:id="334"/>
      <w:bookmarkEnd w:id="335"/>
    </w:p>
    <w:tbl>
      <w:tblPr>
        <w:tblStyle w:val="Bluetoothgrid"/>
        <w:tblW w:w="8545" w:type="dxa"/>
        <w:tblInd w:w="0" w:type="dxa"/>
        <w:tblLayout w:type="fixed"/>
        <w:tblCellMar>
          <w:left w:w="115" w:type="dxa"/>
          <w:right w:w="115" w:type="dxa"/>
        </w:tblCellMar>
        <w:tblLook w:val="04A0" w:firstRow="1" w:lastRow="0" w:firstColumn="1" w:lastColumn="0" w:noHBand="0" w:noVBand="1"/>
      </w:tblPr>
      <w:tblGrid>
        <w:gridCol w:w="2492"/>
        <w:gridCol w:w="1103"/>
        <w:gridCol w:w="3358"/>
        <w:gridCol w:w="1592"/>
      </w:tblGrid>
      <w:tr w:rsidR="002E08B9" w:rsidRPr="004A3BDF" w14:paraId="06E2B816" w14:textId="77777777" w:rsidTr="004138C9">
        <w:trPr>
          <w:cnfStyle w:val="100000000000" w:firstRow="1" w:lastRow="0" w:firstColumn="0" w:lastColumn="0" w:oddVBand="0" w:evenVBand="0" w:oddHBand="0" w:evenHBand="0" w:firstRowFirstColumn="0" w:firstRowLastColumn="0" w:lastRowFirstColumn="0" w:lastRowLastColumn="0"/>
          <w:cantSplit/>
          <w:trHeight w:val="579"/>
        </w:trPr>
        <w:tc>
          <w:tcPr>
            <w:tcW w:w="2492" w:type="dxa"/>
            <w:tcBorders>
              <w:top w:val="single" w:sz="4" w:space="0" w:color="auto"/>
              <w:left w:val="single" w:sz="4" w:space="0" w:color="auto"/>
              <w:bottom w:val="single" w:sz="4" w:space="0" w:color="auto"/>
              <w:right w:val="single" w:sz="4" w:space="0" w:color="auto"/>
            </w:tcBorders>
            <w:shd w:val="clear" w:color="auto" w:fill="BBFAFD"/>
          </w:tcPr>
          <w:p w14:paraId="43BD23CE" w14:textId="77777777" w:rsidR="002E08B9" w:rsidRPr="004A3BDF" w:rsidRDefault="002E08B9" w:rsidP="00DD519C">
            <w:pPr>
              <w:pStyle w:val="Tableheading"/>
              <w:spacing w:before="96"/>
              <w:rPr>
                <w:rFonts w:cs="Arial"/>
                <w:color w:val="FF0000"/>
                <w:sz w:val="24"/>
                <w:szCs w:val="24"/>
              </w:rPr>
            </w:pPr>
            <w:r w:rsidRPr="004A3BDF">
              <w:rPr>
                <w:rFonts w:cs="Arial"/>
                <w:color w:val="FF0000"/>
                <w:sz w:val="24"/>
                <w:szCs w:val="24"/>
              </w:rPr>
              <w:t>Command</w:t>
            </w:r>
          </w:p>
        </w:tc>
        <w:tc>
          <w:tcPr>
            <w:tcW w:w="1103" w:type="dxa"/>
            <w:tcBorders>
              <w:top w:val="single" w:sz="4" w:space="0" w:color="auto"/>
              <w:left w:val="single" w:sz="4" w:space="0" w:color="auto"/>
              <w:bottom w:val="single" w:sz="4" w:space="0" w:color="auto"/>
              <w:right w:val="single" w:sz="4" w:space="0" w:color="auto"/>
            </w:tcBorders>
            <w:shd w:val="clear" w:color="auto" w:fill="BBFAFD"/>
            <w:hideMark/>
          </w:tcPr>
          <w:p w14:paraId="4A1377D8" w14:textId="77777777" w:rsidR="002E08B9" w:rsidRPr="004A3BDF" w:rsidRDefault="002E08B9" w:rsidP="00DD519C">
            <w:pPr>
              <w:pStyle w:val="Tableheading"/>
              <w:spacing w:before="96"/>
              <w:rPr>
                <w:rFonts w:cs="Arial"/>
                <w:color w:val="FF0000"/>
                <w:sz w:val="24"/>
                <w:szCs w:val="24"/>
              </w:rPr>
            </w:pPr>
            <w:r w:rsidRPr="004A3BDF">
              <w:rPr>
                <w:rFonts w:cs="Arial"/>
                <w:color w:val="FF0000"/>
                <w:sz w:val="24"/>
                <w:szCs w:val="24"/>
              </w:rPr>
              <w:t>OCF</w:t>
            </w:r>
          </w:p>
        </w:tc>
        <w:tc>
          <w:tcPr>
            <w:tcW w:w="3358" w:type="dxa"/>
            <w:tcBorders>
              <w:top w:val="single" w:sz="4" w:space="0" w:color="auto"/>
              <w:left w:val="single" w:sz="4" w:space="0" w:color="auto"/>
              <w:bottom w:val="single" w:sz="4" w:space="0" w:color="auto"/>
              <w:right w:val="single" w:sz="4" w:space="0" w:color="auto"/>
            </w:tcBorders>
            <w:shd w:val="clear" w:color="auto" w:fill="BBFAFD"/>
          </w:tcPr>
          <w:p w14:paraId="67E9636C" w14:textId="77777777" w:rsidR="002E08B9" w:rsidRPr="004A3BDF" w:rsidRDefault="002E08B9" w:rsidP="00DD519C">
            <w:pPr>
              <w:pStyle w:val="Tableheading"/>
              <w:spacing w:before="96"/>
              <w:rPr>
                <w:rFonts w:cs="Arial"/>
                <w:color w:val="FF0000"/>
                <w:sz w:val="24"/>
                <w:szCs w:val="24"/>
              </w:rPr>
            </w:pPr>
            <w:r w:rsidRPr="004A3BDF">
              <w:rPr>
                <w:rFonts w:cs="Arial"/>
                <w:color w:val="FF0000"/>
                <w:sz w:val="24"/>
                <w:szCs w:val="24"/>
              </w:rPr>
              <w:t>Command Parameters</w:t>
            </w:r>
          </w:p>
        </w:tc>
        <w:tc>
          <w:tcPr>
            <w:tcW w:w="1592" w:type="dxa"/>
            <w:tcBorders>
              <w:top w:val="single" w:sz="4" w:space="0" w:color="auto"/>
              <w:left w:val="single" w:sz="4" w:space="0" w:color="auto"/>
              <w:bottom w:val="single" w:sz="4" w:space="0" w:color="auto"/>
              <w:right w:val="single" w:sz="4" w:space="0" w:color="auto"/>
            </w:tcBorders>
            <w:shd w:val="clear" w:color="auto" w:fill="BBFAFD"/>
          </w:tcPr>
          <w:p w14:paraId="7F980AC9" w14:textId="77777777" w:rsidR="002E08B9" w:rsidRPr="004A3BDF" w:rsidRDefault="002E08B9" w:rsidP="00DD519C">
            <w:pPr>
              <w:pStyle w:val="Tableheading"/>
              <w:spacing w:before="96"/>
              <w:rPr>
                <w:rFonts w:cs="Arial"/>
                <w:color w:val="FF0000"/>
                <w:sz w:val="24"/>
                <w:szCs w:val="24"/>
              </w:rPr>
            </w:pPr>
            <w:r w:rsidRPr="004A3BDF">
              <w:rPr>
                <w:rFonts w:cs="Arial"/>
                <w:color w:val="FF0000"/>
                <w:sz w:val="24"/>
                <w:szCs w:val="24"/>
              </w:rPr>
              <w:t>Return Parameters</w:t>
            </w:r>
          </w:p>
        </w:tc>
      </w:tr>
      <w:tr w:rsidR="002E08B9" w:rsidRPr="004A3BDF" w14:paraId="0415E6F4" w14:textId="77777777" w:rsidTr="004138C9">
        <w:trPr>
          <w:trHeight w:val="184"/>
        </w:trPr>
        <w:tc>
          <w:tcPr>
            <w:tcW w:w="2492"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42BCC93B" w14:textId="77777777" w:rsidR="002E08B9" w:rsidRPr="004A3BDF" w:rsidRDefault="002E08B9" w:rsidP="00473631">
            <w:pPr>
              <w:pStyle w:val="CellBody"/>
              <w:spacing w:before="96"/>
              <w:rPr>
                <w:rFonts w:ascii="Arial" w:hAnsi="Arial" w:cs="Arial"/>
                <w:color w:val="FF0000"/>
                <w:sz w:val="24"/>
                <w:szCs w:val="24"/>
              </w:rPr>
            </w:pPr>
            <w:r w:rsidRPr="004A3BDF">
              <w:rPr>
                <w:rFonts w:ascii="Arial" w:hAnsi="Arial" w:cs="Arial"/>
                <w:color w:val="FF0000"/>
                <w:sz w:val="24"/>
                <w:szCs w:val="24"/>
              </w:rPr>
              <w:t>HCI_LE_</w:t>
            </w:r>
            <w:r>
              <w:rPr>
                <w:rFonts w:ascii="Arial" w:hAnsi="Arial" w:cs="Arial"/>
                <w:color w:val="FF0000"/>
                <w:sz w:val="24"/>
                <w:szCs w:val="24"/>
              </w:rPr>
              <w:t>Periodic_Advertising_Terminate_Sync</w:t>
            </w:r>
          </w:p>
        </w:tc>
        <w:tc>
          <w:tcPr>
            <w:tcW w:w="1103"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5F80C0D6" w14:textId="77777777" w:rsidR="002E08B9" w:rsidRPr="004A3BDF" w:rsidRDefault="002E08B9" w:rsidP="00DD519C">
            <w:pPr>
              <w:pStyle w:val="CellBody"/>
              <w:spacing w:before="96"/>
              <w:rPr>
                <w:rFonts w:ascii="Arial" w:hAnsi="Arial" w:cs="Arial"/>
                <w:color w:val="FF0000"/>
                <w:sz w:val="24"/>
                <w:szCs w:val="24"/>
              </w:rPr>
            </w:pPr>
            <w:r>
              <w:rPr>
                <w:rFonts w:ascii="Arial" w:hAnsi="Arial" w:cs="Arial"/>
                <w:color w:val="FF0000"/>
                <w:sz w:val="24"/>
                <w:szCs w:val="24"/>
              </w:rPr>
              <w:t>0x</w:t>
            </w:r>
            <w:r w:rsidR="002A258C">
              <w:rPr>
                <w:rFonts w:ascii="Arial" w:hAnsi="Arial" w:cs="Arial"/>
                <w:color w:val="FF0000"/>
                <w:sz w:val="24"/>
                <w:szCs w:val="24"/>
              </w:rPr>
              <w:t>00</w:t>
            </w:r>
            <w:r>
              <w:rPr>
                <w:rFonts w:ascii="Arial" w:hAnsi="Arial" w:cs="Arial"/>
                <w:color w:val="FF0000"/>
                <w:sz w:val="24"/>
                <w:szCs w:val="24"/>
              </w:rPr>
              <w:t>4</w:t>
            </w:r>
            <w:r w:rsidR="002A258C">
              <w:rPr>
                <w:rFonts w:ascii="Arial" w:hAnsi="Arial" w:cs="Arial"/>
                <w:color w:val="FF0000"/>
                <w:sz w:val="24"/>
                <w:szCs w:val="24"/>
              </w:rPr>
              <w:t>6</w:t>
            </w:r>
          </w:p>
        </w:tc>
        <w:tc>
          <w:tcPr>
            <w:tcW w:w="3358"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6972BADD" w14:textId="77777777" w:rsidR="002E08B9" w:rsidRDefault="002E08B9" w:rsidP="00DD519C">
            <w:pPr>
              <w:pStyle w:val="CellBody"/>
              <w:spacing w:before="96"/>
              <w:rPr>
                <w:rFonts w:ascii="Arial" w:hAnsi="Arial" w:cs="Arial"/>
                <w:color w:val="FF0000"/>
                <w:sz w:val="24"/>
                <w:szCs w:val="24"/>
              </w:rPr>
            </w:pPr>
            <w:r>
              <w:rPr>
                <w:rFonts w:ascii="Arial" w:hAnsi="Arial" w:cs="Arial"/>
                <w:color w:val="FF0000"/>
                <w:sz w:val="24"/>
                <w:szCs w:val="24"/>
              </w:rPr>
              <w:t>Sync_Handle</w:t>
            </w:r>
          </w:p>
          <w:p w14:paraId="7177AA6A" w14:textId="77777777" w:rsidR="002E08B9" w:rsidRPr="004A3BDF" w:rsidRDefault="002E08B9" w:rsidP="00DD519C">
            <w:pPr>
              <w:pStyle w:val="CellBody"/>
              <w:spacing w:before="96"/>
              <w:rPr>
                <w:rFonts w:ascii="Arial" w:hAnsi="Arial" w:cs="Arial"/>
                <w:color w:val="FF0000"/>
                <w:sz w:val="24"/>
                <w:szCs w:val="24"/>
              </w:rPr>
            </w:pPr>
          </w:p>
        </w:tc>
        <w:tc>
          <w:tcPr>
            <w:tcW w:w="1592"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16D1A78F" w14:textId="77777777" w:rsidR="002E08B9" w:rsidRPr="004A3BDF" w:rsidRDefault="00022A0D" w:rsidP="00DD519C">
            <w:pPr>
              <w:pStyle w:val="CellBody"/>
              <w:spacing w:before="96"/>
              <w:rPr>
                <w:rFonts w:ascii="Arial" w:hAnsi="Arial" w:cs="Arial"/>
                <w:color w:val="FF0000"/>
                <w:sz w:val="24"/>
                <w:szCs w:val="24"/>
              </w:rPr>
            </w:pPr>
            <w:r>
              <w:rPr>
                <w:rFonts w:ascii="Arial" w:hAnsi="Arial" w:cs="Arial"/>
                <w:color w:val="FF0000"/>
                <w:sz w:val="24"/>
                <w:szCs w:val="24"/>
              </w:rPr>
              <w:t>Status</w:t>
            </w:r>
          </w:p>
        </w:tc>
      </w:tr>
    </w:tbl>
    <w:p w14:paraId="5749D57D" w14:textId="77777777" w:rsidR="000100E3" w:rsidRPr="004A3BDF" w:rsidRDefault="000100E3" w:rsidP="000100E3">
      <w:pPr>
        <w:rPr>
          <w:rFonts w:cs="Arial"/>
          <w:b/>
          <w:color w:val="FF0000"/>
          <w:sz w:val="24"/>
          <w:szCs w:val="24"/>
        </w:rPr>
      </w:pPr>
    </w:p>
    <w:p w14:paraId="468FF4C0" w14:textId="77777777" w:rsidR="000100E3" w:rsidRPr="004A3BDF" w:rsidRDefault="000100E3" w:rsidP="000100E3">
      <w:pPr>
        <w:rPr>
          <w:rFonts w:cs="Arial"/>
          <w:b/>
          <w:color w:val="FF0000"/>
          <w:sz w:val="24"/>
          <w:szCs w:val="24"/>
        </w:rPr>
      </w:pPr>
      <w:r w:rsidRPr="004A3BDF">
        <w:rPr>
          <w:rFonts w:cs="Arial"/>
          <w:b/>
          <w:color w:val="FF0000"/>
          <w:sz w:val="24"/>
          <w:szCs w:val="24"/>
        </w:rPr>
        <w:t>Description:</w:t>
      </w:r>
    </w:p>
    <w:p w14:paraId="1BAD4983" w14:textId="77777777" w:rsidR="000100E3" w:rsidRDefault="000100E3" w:rsidP="000100E3">
      <w:pPr>
        <w:rPr>
          <w:rFonts w:cs="Arial"/>
          <w:color w:val="FF0000"/>
          <w:sz w:val="24"/>
          <w:szCs w:val="24"/>
        </w:rPr>
      </w:pPr>
      <w:r>
        <w:rPr>
          <w:rFonts w:cs="Arial"/>
          <w:color w:val="FF0000"/>
          <w:sz w:val="24"/>
          <w:szCs w:val="24"/>
        </w:rPr>
        <w:t>The LE_Periodic_Advertising_</w:t>
      </w:r>
      <w:r w:rsidR="00C244D0">
        <w:rPr>
          <w:rFonts w:cs="Arial"/>
          <w:color w:val="FF0000"/>
          <w:sz w:val="24"/>
          <w:szCs w:val="24"/>
        </w:rPr>
        <w:t>Terminate_Sync</w:t>
      </w:r>
      <w:r>
        <w:rPr>
          <w:rFonts w:cs="Arial"/>
          <w:color w:val="FF0000"/>
          <w:sz w:val="24"/>
          <w:szCs w:val="24"/>
        </w:rPr>
        <w:t xml:space="preserve"> command is used to </w:t>
      </w:r>
      <w:r w:rsidR="0081037D">
        <w:rPr>
          <w:rFonts w:cs="Arial"/>
          <w:color w:val="FF0000"/>
          <w:sz w:val="24"/>
          <w:szCs w:val="24"/>
        </w:rPr>
        <w:t>stop reception</w:t>
      </w:r>
      <w:r>
        <w:rPr>
          <w:rFonts w:cs="Arial"/>
          <w:color w:val="FF0000"/>
          <w:sz w:val="24"/>
          <w:szCs w:val="24"/>
        </w:rPr>
        <w:t xml:space="preserve"> of </w:t>
      </w:r>
      <w:r w:rsidR="0081037D">
        <w:rPr>
          <w:rFonts w:cs="Arial"/>
          <w:color w:val="FF0000"/>
          <w:sz w:val="24"/>
          <w:szCs w:val="24"/>
        </w:rPr>
        <w:t xml:space="preserve">the </w:t>
      </w:r>
      <w:r>
        <w:rPr>
          <w:rFonts w:cs="Arial"/>
          <w:color w:val="FF0000"/>
          <w:sz w:val="24"/>
          <w:szCs w:val="24"/>
        </w:rPr>
        <w:t xml:space="preserve">periodic advertising identified by </w:t>
      </w:r>
      <w:r w:rsidR="00B53E5C">
        <w:rPr>
          <w:rFonts w:cs="Arial"/>
          <w:color w:val="FF0000"/>
          <w:sz w:val="24"/>
          <w:szCs w:val="24"/>
        </w:rPr>
        <w:t xml:space="preserve">the </w:t>
      </w:r>
      <w:r>
        <w:rPr>
          <w:rFonts w:cs="Arial"/>
          <w:color w:val="FF0000"/>
          <w:sz w:val="24"/>
          <w:szCs w:val="24"/>
        </w:rPr>
        <w:t>Sync_Handle</w:t>
      </w:r>
      <w:r w:rsidR="005F5B3E">
        <w:rPr>
          <w:rFonts w:cs="Arial"/>
          <w:color w:val="FF0000"/>
          <w:sz w:val="24"/>
          <w:szCs w:val="24"/>
        </w:rPr>
        <w:t xml:space="preserve"> parameter</w:t>
      </w:r>
      <w:r>
        <w:rPr>
          <w:rFonts w:cs="Arial"/>
          <w:color w:val="FF0000"/>
          <w:sz w:val="24"/>
          <w:szCs w:val="24"/>
        </w:rPr>
        <w:t>.</w:t>
      </w:r>
    </w:p>
    <w:p w14:paraId="61E9DF4F" w14:textId="77777777" w:rsidR="00022A0D" w:rsidRPr="004A3BDF" w:rsidRDefault="000613C3" w:rsidP="00022A0D">
      <w:pPr>
        <w:rPr>
          <w:rFonts w:cs="Arial"/>
          <w:color w:val="FF0000"/>
          <w:sz w:val="24"/>
          <w:szCs w:val="24"/>
        </w:rPr>
      </w:pPr>
      <w:ins w:id="336" w:author="Clive D.W. Feather" w:date="2016-04-13T08:04:00Z">
        <w:r>
          <w:rPr>
            <w:rFonts w:cs="Arial"/>
            <w:color w:val="FF0000"/>
            <w:sz w:val="24"/>
            <w:szCs w:val="24"/>
          </w:rPr>
          <w:t>If t</w:t>
        </w:r>
      </w:ins>
      <w:del w:id="337" w:author="Clive D.W. Feather" w:date="2016-04-13T08:04:00Z">
        <w:r w:rsidR="00022A0D" w:rsidDel="000613C3">
          <w:rPr>
            <w:rFonts w:cs="Arial"/>
            <w:color w:val="FF0000"/>
            <w:sz w:val="24"/>
            <w:szCs w:val="24"/>
          </w:rPr>
          <w:delText>T</w:delText>
        </w:r>
      </w:del>
      <w:r w:rsidR="00022A0D">
        <w:rPr>
          <w:rFonts w:cs="Arial"/>
          <w:color w:val="FF0000"/>
          <w:sz w:val="24"/>
          <w:szCs w:val="24"/>
        </w:rPr>
        <w:t xml:space="preserve">he Host </w:t>
      </w:r>
      <w:del w:id="338" w:author="Clive D.W. Feather" w:date="2016-04-13T08:04:00Z">
        <w:r w:rsidR="00022A0D" w:rsidDel="000613C3">
          <w:rPr>
            <w:rFonts w:cs="Arial"/>
            <w:color w:val="FF0000"/>
            <w:sz w:val="24"/>
            <w:szCs w:val="24"/>
          </w:rPr>
          <w:delText xml:space="preserve">shall not </w:delText>
        </w:r>
      </w:del>
      <w:r w:rsidR="00022A0D">
        <w:rPr>
          <w:rFonts w:cs="Arial"/>
          <w:color w:val="FF0000"/>
          <w:sz w:val="24"/>
          <w:szCs w:val="24"/>
        </w:rPr>
        <w:t>issue</w:t>
      </w:r>
      <w:ins w:id="339" w:author="Clive D.W. Feather" w:date="2016-04-13T08:04:00Z">
        <w:r>
          <w:rPr>
            <w:rFonts w:cs="Arial"/>
            <w:color w:val="FF0000"/>
            <w:sz w:val="24"/>
            <w:szCs w:val="24"/>
          </w:rPr>
          <w:t>s</w:t>
        </w:r>
      </w:ins>
      <w:r w:rsidR="00022A0D">
        <w:rPr>
          <w:rFonts w:cs="Arial"/>
          <w:color w:val="FF0000"/>
          <w:sz w:val="24"/>
          <w:szCs w:val="24"/>
        </w:rPr>
        <w:t xml:space="preserve"> this command when another LE_Periodic_Advertising_Create_Sync command is pending (see below)</w:t>
      </w:r>
      <w:del w:id="340" w:author="Clive D.W. Feather" w:date="2016-04-13T08:04:00Z">
        <w:r w:rsidR="00022A0D" w:rsidDel="000613C3">
          <w:rPr>
            <w:rFonts w:cs="Arial"/>
            <w:color w:val="FF0000"/>
            <w:sz w:val="24"/>
            <w:szCs w:val="24"/>
          </w:rPr>
          <w:delText>; if it does</w:delText>
        </w:r>
      </w:del>
      <w:r w:rsidR="00022A0D">
        <w:rPr>
          <w:rFonts w:cs="Arial"/>
          <w:color w:val="FF0000"/>
          <w:sz w:val="24"/>
          <w:szCs w:val="24"/>
        </w:rPr>
        <w:t>, the Controller shall return the Command Disallowed (0x0C) error code.</w:t>
      </w:r>
    </w:p>
    <w:p w14:paraId="6428C6CB" w14:textId="77777777" w:rsidR="00022A0D" w:rsidRDefault="003D7BD7" w:rsidP="000100E3">
      <w:pPr>
        <w:rPr>
          <w:rFonts w:cs="Arial"/>
          <w:color w:val="FF0000"/>
          <w:sz w:val="24"/>
          <w:szCs w:val="24"/>
        </w:rPr>
      </w:pPr>
      <w:r w:rsidRPr="004A3BDF">
        <w:rPr>
          <w:rFonts w:cs="Arial"/>
          <w:color w:val="FF0000"/>
          <w:sz w:val="24"/>
          <w:szCs w:val="24"/>
        </w:rPr>
        <w:t xml:space="preserve">If </w:t>
      </w:r>
      <w:r>
        <w:rPr>
          <w:rFonts w:cs="Arial"/>
          <w:color w:val="FF0000"/>
          <w:sz w:val="24"/>
          <w:szCs w:val="24"/>
        </w:rPr>
        <w:t>the</w:t>
      </w:r>
      <w:r w:rsidRPr="004A3BDF">
        <w:rPr>
          <w:rFonts w:cs="Arial"/>
          <w:color w:val="FF0000"/>
          <w:sz w:val="24"/>
          <w:szCs w:val="24"/>
        </w:rPr>
        <w:t xml:space="preserve"> </w:t>
      </w:r>
      <w:r>
        <w:rPr>
          <w:rFonts w:cs="Arial"/>
          <w:color w:val="FF0000"/>
          <w:sz w:val="24"/>
          <w:szCs w:val="24"/>
        </w:rPr>
        <w:t xml:space="preserve">periodic </w:t>
      </w:r>
      <w:r w:rsidRPr="004A3BDF">
        <w:rPr>
          <w:rFonts w:cs="Arial"/>
          <w:color w:val="FF0000"/>
          <w:sz w:val="24"/>
          <w:szCs w:val="24"/>
        </w:rPr>
        <w:t xml:space="preserve">advertising corresponding to </w:t>
      </w:r>
      <w:r>
        <w:rPr>
          <w:rFonts w:cs="Arial"/>
          <w:color w:val="FF0000"/>
          <w:sz w:val="24"/>
          <w:szCs w:val="24"/>
        </w:rPr>
        <w:t>the Sync</w:t>
      </w:r>
      <w:r w:rsidRPr="004A3BDF">
        <w:rPr>
          <w:rFonts w:cs="Arial"/>
          <w:color w:val="FF0000"/>
          <w:sz w:val="24"/>
          <w:szCs w:val="24"/>
        </w:rPr>
        <w:t>_</w:t>
      </w:r>
      <w:r>
        <w:rPr>
          <w:rFonts w:cs="Arial"/>
          <w:color w:val="FF0000"/>
          <w:sz w:val="24"/>
          <w:szCs w:val="24"/>
        </w:rPr>
        <w:t>Handle</w:t>
      </w:r>
      <w:r w:rsidRPr="004A3BDF">
        <w:rPr>
          <w:rFonts w:cs="Arial"/>
          <w:color w:val="FF0000"/>
          <w:sz w:val="24"/>
          <w:szCs w:val="24"/>
        </w:rPr>
        <w:t xml:space="preserve"> </w:t>
      </w:r>
      <w:r>
        <w:rPr>
          <w:rFonts w:cs="Arial"/>
          <w:color w:val="FF0000"/>
          <w:sz w:val="24"/>
          <w:szCs w:val="24"/>
          <w:lang w:val="en-GB"/>
        </w:rPr>
        <w:t xml:space="preserve">parameter </w:t>
      </w:r>
      <w:r w:rsidRPr="004A3BDF">
        <w:rPr>
          <w:rFonts w:cs="Arial"/>
          <w:color w:val="FF0000"/>
          <w:sz w:val="24"/>
          <w:szCs w:val="24"/>
        </w:rPr>
        <w:t xml:space="preserve">does not exist then the Controller shall return </w:t>
      </w:r>
      <w:r>
        <w:rPr>
          <w:rFonts w:cs="Arial"/>
          <w:color w:val="FF0000"/>
          <w:sz w:val="24"/>
          <w:szCs w:val="24"/>
        </w:rPr>
        <w:t xml:space="preserve">the </w:t>
      </w:r>
      <w:r w:rsidRPr="00876193">
        <w:rPr>
          <w:rFonts w:cs="Arial"/>
          <w:color w:val="FF0000"/>
          <w:sz w:val="24"/>
          <w:szCs w:val="24"/>
        </w:rPr>
        <w:t xml:space="preserve">Unknown </w:t>
      </w:r>
      <w:r w:rsidR="00B30EEE">
        <w:rPr>
          <w:rFonts w:cs="Arial"/>
          <w:color w:val="FF0000"/>
          <w:sz w:val="24"/>
          <w:szCs w:val="24"/>
        </w:rPr>
        <w:t>Advertising</w:t>
      </w:r>
      <w:r>
        <w:rPr>
          <w:rFonts w:cs="Arial"/>
          <w:color w:val="FF0000"/>
          <w:sz w:val="24"/>
          <w:szCs w:val="24"/>
        </w:rPr>
        <w:t xml:space="preserve"> Identifier (0x42) </w:t>
      </w:r>
      <w:r w:rsidRPr="004A3BDF">
        <w:rPr>
          <w:rFonts w:cs="Arial"/>
          <w:color w:val="FF0000"/>
          <w:sz w:val="24"/>
          <w:szCs w:val="24"/>
        </w:rPr>
        <w:t>error code.</w:t>
      </w:r>
    </w:p>
    <w:p w14:paraId="0B5F4592" w14:textId="77777777" w:rsidR="000100E3" w:rsidRDefault="000100E3" w:rsidP="000100E3">
      <w:pPr>
        <w:rPr>
          <w:rFonts w:cs="Arial"/>
          <w:b/>
          <w:color w:val="FF0000"/>
          <w:sz w:val="24"/>
          <w:szCs w:val="24"/>
        </w:rPr>
      </w:pPr>
      <w:r w:rsidRPr="004A3BDF">
        <w:rPr>
          <w:rFonts w:cs="Arial"/>
          <w:b/>
          <w:color w:val="FF0000"/>
          <w:sz w:val="24"/>
          <w:szCs w:val="24"/>
        </w:rPr>
        <w:t>Command Parameters:</w:t>
      </w:r>
    </w:p>
    <w:p w14:paraId="60FCB420" w14:textId="77777777" w:rsidR="000100E3" w:rsidRPr="009211DF" w:rsidRDefault="000100E3" w:rsidP="000100E3">
      <w:pPr>
        <w:spacing w:after="0"/>
        <w:rPr>
          <w:rFonts w:cs="Arial"/>
          <w:i/>
          <w:color w:val="FF0000"/>
          <w:sz w:val="24"/>
          <w:szCs w:val="24"/>
        </w:rPr>
      </w:pPr>
      <w:r>
        <w:rPr>
          <w:rFonts w:cs="Arial"/>
          <w:i/>
          <w:color w:val="FF0000"/>
          <w:sz w:val="24"/>
          <w:szCs w:val="24"/>
        </w:rPr>
        <w:t>Sync_Handle</w:t>
      </w:r>
      <w:r w:rsidRPr="009211DF">
        <w:rPr>
          <w:rFonts w:cs="Arial"/>
          <w:i/>
          <w:color w:val="FF0000"/>
          <w:sz w:val="24"/>
          <w:szCs w:val="24"/>
        </w:rPr>
        <w:t>:</w:t>
      </w:r>
      <w:r>
        <w:rPr>
          <w:rFonts w:cs="Arial"/>
          <w:i/>
          <w:color w:val="FF0000"/>
          <w:sz w:val="24"/>
          <w:szCs w:val="24"/>
        </w:rPr>
        <w:tab/>
      </w:r>
      <w:r w:rsidRPr="009211DF">
        <w:rPr>
          <w:rFonts w:cs="Arial"/>
          <w:i/>
          <w:color w:val="FF0000"/>
          <w:sz w:val="24"/>
          <w:szCs w:val="24"/>
        </w:rPr>
        <w:tab/>
      </w:r>
      <w:r w:rsidRPr="009211DF">
        <w:rPr>
          <w:rFonts w:cs="Arial"/>
          <w:i/>
          <w:color w:val="FF0000"/>
          <w:sz w:val="24"/>
          <w:szCs w:val="24"/>
        </w:rPr>
        <w:tab/>
      </w:r>
      <w:r>
        <w:rPr>
          <w:rFonts w:cs="Arial"/>
          <w:i/>
          <w:color w:val="FF0000"/>
          <w:sz w:val="24"/>
          <w:szCs w:val="24"/>
        </w:rPr>
        <w:tab/>
      </w:r>
      <w:r>
        <w:rPr>
          <w:rFonts w:cs="Arial"/>
          <w:i/>
          <w:color w:val="FF0000"/>
          <w:sz w:val="24"/>
          <w:szCs w:val="24"/>
        </w:rPr>
        <w:tab/>
      </w:r>
      <w:r w:rsidRPr="009211DF">
        <w:rPr>
          <w:rFonts w:cs="Arial"/>
          <w:i/>
          <w:color w:val="FF0000"/>
          <w:sz w:val="24"/>
          <w:szCs w:val="24"/>
        </w:rPr>
        <w:t>Size:</w:t>
      </w:r>
      <w:r>
        <w:rPr>
          <w:rFonts w:cs="Arial"/>
          <w:i/>
          <w:color w:val="FF0000"/>
          <w:sz w:val="24"/>
          <w:szCs w:val="24"/>
        </w:rPr>
        <w:t xml:space="preserve"> 2</w:t>
      </w:r>
      <w:r w:rsidRPr="009211DF">
        <w:rPr>
          <w:rFonts w:cs="Arial"/>
          <w:i/>
          <w:color w:val="FF0000"/>
          <w:sz w:val="24"/>
          <w:szCs w:val="24"/>
        </w:rPr>
        <w:t xml:space="preserve"> Octet</w:t>
      </w:r>
      <w:r>
        <w:rPr>
          <w:rFonts w:cs="Arial"/>
          <w:i/>
          <w:color w:val="FF0000"/>
          <w:sz w:val="24"/>
          <w:szCs w:val="24"/>
        </w:rPr>
        <w:t>s (12 bits meaningful)</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2515"/>
        <w:gridCol w:w="6300"/>
      </w:tblGrid>
      <w:tr w:rsidR="000100E3" w:rsidRPr="009211DF" w14:paraId="3B58AEB8" w14:textId="77777777" w:rsidTr="00DD519C">
        <w:trPr>
          <w:cnfStyle w:val="100000000000" w:firstRow="1" w:lastRow="0" w:firstColumn="0" w:lastColumn="0" w:oddVBand="0" w:evenVBand="0" w:oddHBand="0" w:evenHBand="0" w:firstRowFirstColumn="0" w:firstRowLastColumn="0" w:lastRowFirstColumn="0" w:lastRowLastColumn="0"/>
          <w:cantSplit/>
          <w:trHeight w:val="579"/>
        </w:trPr>
        <w:tc>
          <w:tcPr>
            <w:tcW w:w="2515" w:type="dxa"/>
            <w:tcBorders>
              <w:top w:val="single" w:sz="4" w:space="0" w:color="auto"/>
              <w:left w:val="single" w:sz="4" w:space="0" w:color="auto"/>
              <w:bottom w:val="single" w:sz="4" w:space="0" w:color="auto"/>
              <w:right w:val="single" w:sz="4" w:space="0" w:color="auto"/>
            </w:tcBorders>
            <w:shd w:val="clear" w:color="auto" w:fill="BBFAFD"/>
          </w:tcPr>
          <w:p w14:paraId="59971168" w14:textId="77777777" w:rsidR="000100E3" w:rsidRPr="009211DF" w:rsidRDefault="000100E3" w:rsidP="00DD519C">
            <w:pPr>
              <w:pStyle w:val="Tableheading"/>
              <w:spacing w:before="96"/>
              <w:rPr>
                <w:rFonts w:cs="Arial"/>
                <w:color w:val="FF0000"/>
                <w:sz w:val="24"/>
                <w:szCs w:val="24"/>
              </w:rPr>
            </w:pPr>
            <w:r w:rsidRPr="009211DF">
              <w:rPr>
                <w:rFonts w:cs="Arial"/>
                <w:color w:val="FF0000"/>
                <w:sz w:val="24"/>
                <w:szCs w:val="24"/>
              </w:rPr>
              <w:t>Value</w:t>
            </w:r>
          </w:p>
        </w:tc>
        <w:tc>
          <w:tcPr>
            <w:tcW w:w="6300" w:type="dxa"/>
            <w:tcBorders>
              <w:top w:val="single" w:sz="4" w:space="0" w:color="auto"/>
              <w:left w:val="single" w:sz="4" w:space="0" w:color="auto"/>
              <w:bottom w:val="single" w:sz="4" w:space="0" w:color="auto"/>
              <w:right w:val="single" w:sz="4" w:space="0" w:color="auto"/>
            </w:tcBorders>
            <w:shd w:val="clear" w:color="auto" w:fill="BBFAFD"/>
            <w:hideMark/>
          </w:tcPr>
          <w:p w14:paraId="13839E32" w14:textId="77777777" w:rsidR="000100E3" w:rsidRPr="009211DF" w:rsidRDefault="000100E3" w:rsidP="00DD519C">
            <w:pPr>
              <w:pStyle w:val="Tableheading"/>
              <w:spacing w:before="96"/>
              <w:rPr>
                <w:rFonts w:cs="Arial"/>
                <w:color w:val="FF0000"/>
                <w:sz w:val="24"/>
                <w:szCs w:val="24"/>
              </w:rPr>
            </w:pPr>
            <w:r w:rsidRPr="009211DF">
              <w:rPr>
                <w:rFonts w:cs="Arial"/>
                <w:color w:val="FF0000"/>
                <w:sz w:val="24"/>
                <w:szCs w:val="24"/>
              </w:rPr>
              <w:t>Parameter Description</w:t>
            </w:r>
          </w:p>
        </w:tc>
      </w:tr>
      <w:tr w:rsidR="000100E3" w:rsidRPr="009211DF" w14:paraId="58AE353D" w14:textId="77777777" w:rsidTr="00DD519C">
        <w:trPr>
          <w:trHeight w:val="184"/>
        </w:trPr>
        <w:tc>
          <w:tcPr>
            <w:tcW w:w="251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5433986B" w14:textId="77777777" w:rsidR="000100E3" w:rsidRPr="009211DF" w:rsidRDefault="000100E3" w:rsidP="00DD519C">
            <w:pPr>
              <w:pStyle w:val="CellBody"/>
              <w:spacing w:before="96"/>
              <w:rPr>
                <w:rFonts w:ascii="Arial" w:hAnsi="Arial" w:cs="Arial"/>
                <w:color w:val="FF0000"/>
                <w:sz w:val="24"/>
                <w:szCs w:val="24"/>
              </w:rPr>
            </w:pPr>
            <w:r w:rsidRPr="006A4067">
              <w:rPr>
                <w:rFonts w:ascii="Arial" w:hAnsi="Arial" w:cs="Arial"/>
                <w:color w:val="FF0000"/>
                <w:sz w:val="24"/>
                <w:szCs w:val="24"/>
                <w:lang w:val="en-GB"/>
              </w:rPr>
              <w:t>0x</w:t>
            </w:r>
            <w:r>
              <w:rPr>
                <w:rFonts w:ascii="Arial" w:hAnsi="Arial" w:cs="Arial"/>
                <w:color w:val="FF0000"/>
                <w:sz w:val="24"/>
                <w:szCs w:val="24"/>
                <w:lang w:val="en-GB"/>
              </w:rPr>
              <w:t>XXXX</w:t>
            </w:r>
          </w:p>
        </w:tc>
        <w:tc>
          <w:tcPr>
            <w:tcW w:w="630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5A6B16F6" w14:textId="77777777" w:rsidR="000100E3" w:rsidRPr="00455611" w:rsidRDefault="000100E3" w:rsidP="00DD519C">
            <w:pPr>
              <w:pStyle w:val="CellBody"/>
              <w:spacing w:before="96"/>
              <w:rPr>
                <w:rFonts w:ascii="Arial" w:hAnsi="Arial" w:cs="Arial"/>
                <w:color w:val="FF0000"/>
                <w:sz w:val="24"/>
                <w:szCs w:val="24"/>
                <w:lang w:val="en-GB"/>
              </w:rPr>
            </w:pPr>
            <w:r>
              <w:rPr>
                <w:rFonts w:ascii="Arial" w:hAnsi="Arial" w:cs="Arial"/>
                <w:color w:val="FF0000"/>
                <w:sz w:val="24"/>
                <w:szCs w:val="24"/>
                <w:lang w:val="en-GB"/>
              </w:rPr>
              <w:t>Sync</w:t>
            </w:r>
            <w:r w:rsidRPr="00455611">
              <w:rPr>
                <w:rFonts w:ascii="Arial" w:hAnsi="Arial" w:cs="Arial"/>
                <w:color w:val="FF0000"/>
                <w:sz w:val="24"/>
                <w:szCs w:val="24"/>
                <w:lang w:val="en-GB"/>
              </w:rPr>
              <w:t>_Handle to be used to id</w:t>
            </w:r>
            <w:r>
              <w:rPr>
                <w:rFonts w:ascii="Arial" w:hAnsi="Arial" w:cs="Arial"/>
                <w:color w:val="FF0000"/>
                <w:sz w:val="24"/>
                <w:szCs w:val="24"/>
                <w:lang w:val="en-GB"/>
              </w:rPr>
              <w:t>entify the periodic advertiser.</w:t>
            </w:r>
          </w:p>
          <w:p w14:paraId="595CD041" w14:textId="77777777" w:rsidR="000100E3" w:rsidRPr="006A4067" w:rsidRDefault="000100E3" w:rsidP="00360CE4">
            <w:pPr>
              <w:pStyle w:val="CellBody"/>
              <w:spacing w:before="96"/>
              <w:rPr>
                <w:rFonts w:ascii="Arial" w:hAnsi="Arial" w:cs="Arial"/>
                <w:color w:val="FF0000"/>
                <w:sz w:val="24"/>
                <w:szCs w:val="24"/>
                <w:lang w:val="en-GB"/>
              </w:rPr>
            </w:pPr>
            <w:r w:rsidRPr="00455611">
              <w:rPr>
                <w:rFonts w:ascii="Arial" w:hAnsi="Arial" w:cs="Arial"/>
                <w:color w:val="FF0000"/>
                <w:sz w:val="24"/>
                <w:szCs w:val="24"/>
                <w:lang w:val="en-GB"/>
              </w:rPr>
              <w:t>Range: 0x0000-0x0EFF</w:t>
            </w:r>
          </w:p>
        </w:tc>
      </w:tr>
      <w:tr w:rsidR="003D7BD7" w:rsidRPr="009211DF" w14:paraId="73DC462C" w14:textId="77777777" w:rsidTr="00DD519C">
        <w:trPr>
          <w:trHeight w:val="184"/>
        </w:trPr>
        <w:tc>
          <w:tcPr>
            <w:tcW w:w="251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2E3D4705" w14:textId="77777777" w:rsidR="003D7BD7" w:rsidRPr="006A4067" w:rsidRDefault="003D7BD7" w:rsidP="00DD519C">
            <w:pPr>
              <w:pStyle w:val="CellBody"/>
              <w:spacing w:before="96"/>
              <w:rPr>
                <w:rFonts w:ascii="Arial" w:hAnsi="Arial" w:cs="Arial"/>
                <w:color w:val="FF0000"/>
                <w:sz w:val="24"/>
                <w:szCs w:val="24"/>
                <w:lang w:val="en-GB"/>
              </w:rPr>
            </w:pPr>
            <w:r>
              <w:rPr>
                <w:rFonts w:ascii="Arial" w:hAnsi="Arial" w:cs="Arial"/>
                <w:color w:val="FF0000"/>
                <w:sz w:val="24"/>
                <w:szCs w:val="24"/>
                <w:lang w:val="en-GB"/>
              </w:rPr>
              <w:t>All other values</w:t>
            </w:r>
          </w:p>
        </w:tc>
        <w:tc>
          <w:tcPr>
            <w:tcW w:w="630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7FDA46D5" w14:textId="77777777" w:rsidR="003D7BD7" w:rsidRDefault="003D7BD7" w:rsidP="00DD519C">
            <w:pPr>
              <w:pStyle w:val="CellBody"/>
              <w:spacing w:before="96"/>
              <w:rPr>
                <w:rFonts w:ascii="Arial" w:hAnsi="Arial" w:cs="Arial"/>
                <w:color w:val="FF0000"/>
                <w:sz w:val="24"/>
                <w:szCs w:val="24"/>
                <w:lang w:val="en-GB"/>
              </w:rPr>
            </w:pPr>
            <w:r>
              <w:rPr>
                <w:rFonts w:ascii="Arial" w:hAnsi="Arial" w:cs="Arial"/>
                <w:color w:val="FF0000"/>
                <w:sz w:val="24"/>
                <w:szCs w:val="24"/>
                <w:lang w:val="en-GB"/>
              </w:rPr>
              <w:t>Reserved for future use</w:t>
            </w:r>
          </w:p>
        </w:tc>
      </w:tr>
    </w:tbl>
    <w:p w14:paraId="647CFC4B" w14:textId="77777777" w:rsidR="000100E3" w:rsidRDefault="000100E3" w:rsidP="000100E3"/>
    <w:p w14:paraId="29E7C242" w14:textId="77777777" w:rsidR="00022A0D" w:rsidRPr="005818E1" w:rsidRDefault="00022A0D" w:rsidP="00022A0D">
      <w:pPr>
        <w:rPr>
          <w:rStyle w:val="Strong"/>
          <w:bCs w:val="0"/>
          <w:color w:val="FF0000"/>
        </w:rPr>
      </w:pPr>
      <w:r w:rsidRPr="005818E1">
        <w:rPr>
          <w:b/>
          <w:color w:val="FF0000"/>
        </w:rPr>
        <w:t>Return Parameters:</w:t>
      </w:r>
    </w:p>
    <w:p w14:paraId="3B141EDD" w14:textId="77777777" w:rsidR="00022A0D" w:rsidRPr="004A3BDF" w:rsidRDefault="00022A0D" w:rsidP="00022A0D">
      <w:pPr>
        <w:spacing w:after="0"/>
        <w:rPr>
          <w:rFonts w:cs="Arial"/>
          <w:i/>
          <w:color w:val="FF0000"/>
          <w:sz w:val="24"/>
          <w:szCs w:val="24"/>
        </w:rPr>
      </w:pPr>
      <w:r w:rsidRPr="004A3BDF">
        <w:rPr>
          <w:rFonts w:cs="Arial"/>
          <w:i/>
          <w:color w:val="FF0000"/>
          <w:sz w:val="24"/>
          <w:szCs w:val="24"/>
        </w:rPr>
        <w:t>Status:</w:t>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t>Size: 1 Octet</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022A0D" w:rsidRPr="004A3BDF" w14:paraId="4C2C4729" w14:textId="77777777" w:rsidTr="00001576">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0DF0E9AB" w14:textId="77777777" w:rsidR="00022A0D" w:rsidRPr="004A3BDF" w:rsidRDefault="00022A0D" w:rsidP="00001576">
            <w:pPr>
              <w:pStyle w:val="Tableheading"/>
              <w:spacing w:before="96"/>
              <w:rPr>
                <w:rFonts w:cs="Arial"/>
                <w:color w:val="FF0000"/>
                <w:sz w:val="24"/>
                <w:szCs w:val="24"/>
              </w:rPr>
            </w:pPr>
            <w:r w:rsidRPr="004A3B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6E40EF61" w14:textId="77777777" w:rsidR="00022A0D" w:rsidRPr="004A3BDF" w:rsidRDefault="00022A0D" w:rsidP="00001576">
            <w:pPr>
              <w:pStyle w:val="Tableheading"/>
              <w:spacing w:before="96"/>
              <w:rPr>
                <w:rFonts w:cs="Arial"/>
                <w:color w:val="FF0000"/>
                <w:sz w:val="24"/>
                <w:szCs w:val="24"/>
              </w:rPr>
            </w:pPr>
            <w:r w:rsidRPr="004A3BDF">
              <w:rPr>
                <w:rFonts w:cs="Arial"/>
                <w:color w:val="FF0000"/>
                <w:sz w:val="24"/>
                <w:szCs w:val="24"/>
              </w:rPr>
              <w:t>Parameter Description</w:t>
            </w:r>
          </w:p>
        </w:tc>
      </w:tr>
      <w:tr w:rsidR="00022A0D" w:rsidRPr="004A3BDF" w14:paraId="3E03C21D" w14:textId="77777777" w:rsidTr="00001576">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59B2D186" w14:textId="77777777" w:rsidR="00022A0D" w:rsidRPr="004A3BDF" w:rsidRDefault="00022A0D" w:rsidP="00001576">
            <w:pPr>
              <w:pStyle w:val="CellBody"/>
              <w:spacing w:before="96"/>
              <w:rPr>
                <w:rFonts w:ascii="Arial" w:hAnsi="Arial" w:cs="Arial"/>
                <w:color w:val="FF0000"/>
                <w:sz w:val="24"/>
                <w:szCs w:val="24"/>
              </w:rPr>
            </w:pPr>
            <w:r w:rsidRPr="004A3BDF">
              <w:rPr>
                <w:rFonts w:ascii="Arial" w:hAnsi="Arial" w:cs="Arial"/>
                <w:color w:val="FF0000"/>
                <w:sz w:val="24"/>
                <w:szCs w:val="24"/>
              </w:rPr>
              <w:t>0x00</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3C1CF585" w14:textId="77777777" w:rsidR="00022A0D" w:rsidRPr="004A3BDF" w:rsidRDefault="00022A0D" w:rsidP="00360CE4">
            <w:pPr>
              <w:pStyle w:val="CellBody"/>
              <w:spacing w:before="96"/>
              <w:rPr>
                <w:rFonts w:ascii="Arial" w:hAnsi="Arial" w:cs="Arial"/>
                <w:color w:val="FF0000"/>
                <w:sz w:val="24"/>
                <w:szCs w:val="24"/>
              </w:rPr>
            </w:pPr>
            <w:r w:rsidRPr="004A3BDF">
              <w:rPr>
                <w:rFonts w:ascii="Arial" w:hAnsi="Arial" w:cs="Arial"/>
                <w:color w:val="FF0000"/>
                <w:sz w:val="24"/>
                <w:szCs w:val="24"/>
              </w:rPr>
              <w:t>HCI_LE_</w:t>
            </w:r>
            <w:r>
              <w:rPr>
                <w:rFonts w:ascii="Arial" w:hAnsi="Arial" w:cs="Arial"/>
                <w:color w:val="FF0000"/>
                <w:sz w:val="24"/>
                <w:szCs w:val="24"/>
              </w:rPr>
              <w:t>Periodic_Advertising_Terminate_Sync</w:t>
            </w:r>
            <w:r w:rsidRPr="004A3BDF">
              <w:rPr>
                <w:rFonts w:ascii="Arial" w:hAnsi="Arial" w:cs="Arial"/>
                <w:color w:val="FF0000"/>
                <w:sz w:val="24"/>
                <w:szCs w:val="24"/>
              </w:rPr>
              <w:t xml:space="preserve"> command succeeded</w:t>
            </w:r>
          </w:p>
        </w:tc>
      </w:tr>
      <w:tr w:rsidR="00022A0D" w:rsidRPr="004A3BDF" w14:paraId="7759F651" w14:textId="77777777" w:rsidTr="00001576">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313AA15C" w14:textId="77777777" w:rsidR="00022A0D" w:rsidRPr="004A3BDF" w:rsidRDefault="00022A0D" w:rsidP="00001576">
            <w:pPr>
              <w:pStyle w:val="CellBody"/>
              <w:spacing w:before="96"/>
              <w:rPr>
                <w:rFonts w:ascii="Arial" w:hAnsi="Arial" w:cs="Arial"/>
                <w:color w:val="FF0000"/>
                <w:sz w:val="24"/>
                <w:szCs w:val="24"/>
              </w:rPr>
            </w:pPr>
            <w:r w:rsidRPr="004A3BDF">
              <w:rPr>
                <w:rFonts w:ascii="Arial" w:hAnsi="Arial" w:cs="Arial"/>
                <w:color w:val="FF0000"/>
                <w:sz w:val="24"/>
                <w:szCs w:val="24"/>
              </w:rPr>
              <w:t>0x01</w:t>
            </w:r>
            <w:r>
              <w:rPr>
                <w:rFonts w:ascii="Arial" w:hAnsi="Arial" w:cs="Arial"/>
                <w:color w:val="FF0000"/>
                <w:sz w:val="24"/>
                <w:szCs w:val="24"/>
              </w:rPr>
              <w:t xml:space="preserve"> – </w:t>
            </w:r>
            <w:r w:rsidRPr="004A3BDF">
              <w:rPr>
                <w:rFonts w:ascii="Arial" w:hAnsi="Arial" w:cs="Arial"/>
                <w:color w:val="FF0000"/>
                <w:sz w:val="24"/>
                <w:szCs w:val="24"/>
              </w:rPr>
              <w:t>0xFF</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314D238F" w14:textId="77777777" w:rsidR="00022A0D" w:rsidRPr="004A3BDF" w:rsidRDefault="00022A0D" w:rsidP="00360CE4">
            <w:pPr>
              <w:pStyle w:val="CellBody"/>
              <w:spacing w:before="96"/>
              <w:rPr>
                <w:rFonts w:ascii="Arial" w:hAnsi="Arial" w:cs="Arial"/>
                <w:color w:val="FF0000"/>
                <w:sz w:val="24"/>
                <w:szCs w:val="24"/>
                <w:lang w:val="en-GB"/>
              </w:rPr>
            </w:pPr>
            <w:r w:rsidRPr="004A3BDF">
              <w:rPr>
                <w:rFonts w:ascii="Arial" w:hAnsi="Arial" w:cs="Arial"/>
                <w:color w:val="FF0000"/>
                <w:sz w:val="24"/>
                <w:szCs w:val="24"/>
              </w:rPr>
              <w:t>HCI_LE_</w:t>
            </w:r>
            <w:r>
              <w:rPr>
                <w:rFonts w:ascii="Arial" w:hAnsi="Arial" w:cs="Arial"/>
                <w:color w:val="FF0000"/>
                <w:sz w:val="24"/>
                <w:szCs w:val="24"/>
              </w:rPr>
              <w:t>Periodic_Advertising_Terminate_Sync</w:t>
            </w:r>
            <w:r w:rsidRPr="004A3BDF">
              <w:rPr>
                <w:rFonts w:ascii="Arial" w:hAnsi="Arial" w:cs="Arial"/>
                <w:color w:val="FF0000"/>
                <w:sz w:val="24"/>
                <w:szCs w:val="24"/>
              </w:rPr>
              <w:t xml:space="preserve"> command failed. </w:t>
            </w:r>
            <w:r w:rsidRPr="004A3BDF">
              <w:rPr>
                <w:rFonts w:ascii="Arial" w:hAnsi="Arial" w:cs="Arial"/>
                <w:color w:val="FF0000"/>
                <w:sz w:val="24"/>
                <w:szCs w:val="24"/>
                <w:lang w:val="en-GB"/>
              </w:rPr>
              <w:t>See [Vol 2] Part D, Error Codes for a list of error codes and descriptions.</w:t>
            </w:r>
          </w:p>
        </w:tc>
      </w:tr>
    </w:tbl>
    <w:p w14:paraId="514B8BAB" w14:textId="77777777" w:rsidR="000100E3" w:rsidRDefault="000100E3" w:rsidP="000100E3">
      <w:pPr>
        <w:rPr>
          <w:b/>
          <w:color w:val="FF0000"/>
        </w:rPr>
      </w:pPr>
    </w:p>
    <w:p w14:paraId="5A39FDE7" w14:textId="77777777" w:rsidR="000100E3" w:rsidRPr="008A403C" w:rsidRDefault="000100E3" w:rsidP="000100E3">
      <w:pPr>
        <w:autoSpaceDE w:val="0"/>
        <w:autoSpaceDN w:val="0"/>
        <w:adjustRightInd w:val="0"/>
        <w:spacing w:after="0" w:line="240" w:lineRule="auto"/>
        <w:rPr>
          <w:rFonts w:cs="Arial"/>
          <w:b/>
          <w:bCs/>
          <w:color w:val="FF0000"/>
          <w:sz w:val="24"/>
          <w:szCs w:val="24"/>
          <w:lang w:val="en-GB"/>
        </w:rPr>
      </w:pPr>
      <w:r w:rsidRPr="008A403C">
        <w:rPr>
          <w:rFonts w:cs="Arial"/>
          <w:b/>
          <w:bCs/>
          <w:color w:val="FF0000"/>
          <w:sz w:val="24"/>
          <w:szCs w:val="24"/>
          <w:lang w:val="en-GB"/>
        </w:rPr>
        <w:t>Event(s) generated (unless masked away):</w:t>
      </w:r>
    </w:p>
    <w:p w14:paraId="7DCE7E80" w14:textId="77777777" w:rsidR="000100E3" w:rsidRDefault="000100E3" w:rsidP="000100E3">
      <w:pPr>
        <w:rPr>
          <w:rFonts w:cs="Arial"/>
          <w:color w:val="FF0000"/>
          <w:sz w:val="24"/>
          <w:szCs w:val="24"/>
          <w:lang w:val="en-GB"/>
        </w:rPr>
      </w:pPr>
      <w:r>
        <w:rPr>
          <w:rFonts w:cs="Arial"/>
          <w:color w:val="FF0000"/>
          <w:sz w:val="24"/>
          <w:szCs w:val="24"/>
          <w:lang w:val="en-GB"/>
        </w:rPr>
        <w:t>When the LE</w:t>
      </w:r>
      <w:r w:rsidR="00C244D0">
        <w:rPr>
          <w:rFonts w:cs="Arial"/>
          <w:color w:val="FF0000"/>
          <w:sz w:val="24"/>
          <w:szCs w:val="24"/>
          <w:lang w:val="en-GB"/>
        </w:rPr>
        <w:t>_</w:t>
      </w:r>
      <w:r>
        <w:rPr>
          <w:rFonts w:cs="Arial"/>
          <w:color w:val="FF0000"/>
          <w:sz w:val="24"/>
          <w:szCs w:val="24"/>
          <w:lang w:val="en-GB"/>
        </w:rPr>
        <w:t>Periodic</w:t>
      </w:r>
      <w:r w:rsidR="00C244D0">
        <w:rPr>
          <w:rFonts w:cs="Arial"/>
          <w:color w:val="FF0000"/>
          <w:sz w:val="24"/>
          <w:szCs w:val="24"/>
          <w:lang w:val="en-GB"/>
        </w:rPr>
        <w:t>_</w:t>
      </w:r>
      <w:r>
        <w:rPr>
          <w:rFonts w:cs="Arial"/>
          <w:color w:val="FF0000"/>
          <w:sz w:val="24"/>
          <w:szCs w:val="24"/>
          <w:lang w:val="en-GB"/>
        </w:rPr>
        <w:t>Advertising</w:t>
      </w:r>
      <w:r w:rsidR="00C244D0">
        <w:rPr>
          <w:rFonts w:cs="Arial"/>
          <w:color w:val="FF0000"/>
          <w:sz w:val="24"/>
          <w:szCs w:val="24"/>
          <w:lang w:val="en-GB"/>
        </w:rPr>
        <w:t xml:space="preserve">_Terminate_Sync </w:t>
      </w:r>
      <w:r>
        <w:rPr>
          <w:rFonts w:cs="Arial"/>
          <w:color w:val="FF0000"/>
          <w:sz w:val="24"/>
          <w:szCs w:val="24"/>
          <w:lang w:val="en-GB"/>
        </w:rPr>
        <w:t>command</w:t>
      </w:r>
      <w:r w:rsidR="005F5B3E">
        <w:rPr>
          <w:rFonts w:cs="Arial"/>
          <w:color w:val="FF0000"/>
          <w:sz w:val="24"/>
          <w:szCs w:val="24"/>
          <w:lang w:val="en-GB"/>
        </w:rPr>
        <w:t xml:space="preserve"> has completed, a Command Complete event shall be generated.</w:t>
      </w:r>
    </w:p>
    <w:p w14:paraId="75D7F0CE" w14:textId="77777777" w:rsidR="00E40CCE" w:rsidRPr="00F03F8D" w:rsidRDefault="00E40CCE" w:rsidP="00F03F8D">
      <w:pPr>
        <w:pStyle w:val="Heading3"/>
      </w:pPr>
      <w:bookmarkStart w:id="341" w:name="_Toc443590425"/>
      <w:bookmarkStart w:id="342" w:name="_Toc448771408"/>
      <w:r w:rsidRPr="00B03027">
        <w:t xml:space="preserve">[New Section] </w:t>
      </w:r>
      <w:r w:rsidRPr="00F03F8D">
        <w:t>7.8.X LE Add Device To Periodic Advertiser List Command</w:t>
      </w:r>
      <w:bookmarkEnd w:id="326"/>
      <w:bookmarkEnd w:id="341"/>
      <w:bookmarkEnd w:id="342"/>
    </w:p>
    <w:tbl>
      <w:tblPr>
        <w:tblStyle w:val="Bluetoothgrid"/>
        <w:tblW w:w="8620" w:type="dxa"/>
        <w:tblInd w:w="0" w:type="dxa"/>
        <w:tblLayout w:type="fixed"/>
        <w:tblCellMar>
          <w:left w:w="115" w:type="dxa"/>
          <w:right w:w="115" w:type="dxa"/>
        </w:tblCellMar>
        <w:tblLook w:val="04A0" w:firstRow="1" w:lastRow="0" w:firstColumn="1" w:lastColumn="0" w:noHBand="0" w:noVBand="1"/>
      </w:tblPr>
      <w:tblGrid>
        <w:gridCol w:w="2515"/>
        <w:gridCol w:w="1080"/>
        <w:gridCol w:w="3420"/>
        <w:gridCol w:w="1605"/>
      </w:tblGrid>
      <w:tr w:rsidR="00E40CCE" w:rsidRPr="004A3BDF" w14:paraId="57C689D8" w14:textId="77777777" w:rsidTr="004138C9">
        <w:trPr>
          <w:cnfStyle w:val="100000000000" w:firstRow="1" w:lastRow="0" w:firstColumn="0" w:lastColumn="0" w:oddVBand="0" w:evenVBand="0" w:oddHBand="0" w:evenHBand="0" w:firstRowFirstColumn="0" w:firstRowLastColumn="0" w:lastRowFirstColumn="0" w:lastRowLastColumn="0"/>
          <w:cantSplit/>
          <w:trHeight w:val="579"/>
        </w:trPr>
        <w:tc>
          <w:tcPr>
            <w:tcW w:w="2515" w:type="dxa"/>
            <w:tcBorders>
              <w:top w:val="single" w:sz="4" w:space="0" w:color="auto"/>
              <w:left w:val="single" w:sz="4" w:space="0" w:color="auto"/>
              <w:bottom w:val="single" w:sz="4" w:space="0" w:color="auto"/>
              <w:right w:val="single" w:sz="4" w:space="0" w:color="auto"/>
            </w:tcBorders>
            <w:shd w:val="clear" w:color="auto" w:fill="BBFAFD"/>
          </w:tcPr>
          <w:p w14:paraId="783DF5DC" w14:textId="77777777" w:rsidR="00E40CCE" w:rsidRPr="004A3BDF" w:rsidRDefault="00E40CCE" w:rsidP="00E40CCE">
            <w:pPr>
              <w:pStyle w:val="Tableheading"/>
              <w:spacing w:before="96"/>
              <w:rPr>
                <w:rFonts w:cs="Arial"/>
                <w:color w:val="FF0000"/>
                <w:sz w:val="24"/>
                <w:szCs w:val="24"/>
              </w:rPr>
            </w:pPr>
            <w:r w:rsidRPr="004A3BDF">
              <w:rPr>
                <w:rFonts w:cs="Arial"/>
                <w:color w:val="FF0000"/>
                <w:sz w:val="24"/>
                <w:szCs w:val="24"/>
              </w:rPr>
              <w:t>Command</w:t>
            </w:r>
          </w:p>
        </w:tc>
        <w:tc>
          <w:tcPr>
            <w:tcW w:w="1080" w:type="dxa"/>
            <w:tcBorders>
              <w:top w:val="single" w:sz="4" w:space="0" w:color="auto"/>
              <w:left w:val="single" w:sz="4" w:space="0" w:color="auto"/>
              <w:bottom w:val="single" w:sz="4" w:space="0" w:color="auto"/>
              <w:right w:val="single" w:sz="4" w:space="0" w:color="auto"/>
            </w:tcBorders>
            <w:shd w:val="clear" w:color="auto" w:fill="BBFAFD"/>
            <w:hideMark/>
          </w:tcPr>
          <w:p w14:paraId="7C0DEFD4" w14:textId="77777777" w:rsidR="00E40CCE" w:rsidRPr="004A3BDF" w:rsidRDefault="00E40CCE" w:rsidP="00E40CCE">
            <w:pPr>
              <w:pStyle w:val="Tableheading"/>
              <w:spacing w:before="96"/>
              <w:rPr>
                <w:rFonts w:cs="Arial"/>
                <w:color w:val="FF0000"/>
                <w:sz w:val="24"/>
                <w:szCs w:val="24"/>
              </w:rPr>
            </w:pPr>
            <w:r w:rsidRPr="004A3BDF">
              <w:rPr>
                <w:rFonts w:cs="Arial"/>
                <w:color w:val="FF0000"/>
                <w:sz w:val="24"/>
                <w:szCs w:val="24"/>
              </w:rPr>
              <w:t>OCF</w:t>
            </w:r>
          </w:p>
        </w:tc>
        <w:tc>
          <w:tcPr>
            <w:tcW w:w="3420" w:type="dxa"/>
            <w:tcBorders>
              <w:top w:val="single" w:sz="4" w:space="0" w:color="auto"/>
              <w:left w:val="single" w:sz="4" w:space="0" w:color="auto"/>
              <w:bottom w:val="single" w:sz="4" w:space="0" w:color="auto"/>
              <w:right w:val="single" w:sz="4" w:space="0" w:color="auto"/>
            </w:tcBorders>
            <w:shd w:val="clear" w:color="auto" w:fill="BBFAFD"/>
          </w:tcPr>
          <w:p w14:paraId="3DB6A269" w14:textId="77777777" w:rsidR="00E40CCE" w:rsidRPr="004A3BDF" w:rsidRDefault="00E40CCE" w:rsidP="00E40CCE">
            <w:pPr>
              <w:pStyle w:val="Tableheading"/>
              <w:spacing w:before="96"/>
              <w:rPr>
                <w:rFonts w:cs="Arial"/>
                <w:color w:val="FF0000"/>
                <w:sz w:val="24"/>
                <w:szCs w:val="24"/>
              </w:rPr>
            </w:pPr>
            <w:r w:rsidRPr="004A3BDF">
              <w:rPr>
                <w:rFonts w:cs="Arial"/>
                <w:color w:val="FF0000"/>
                <w:sz w:val="24"/>
                <w:szCs w:val="24"/>
              </w:rPr>
              <w:t>Command Parameters</w:t>
            </w:r>
          </w:p>
        </w:tc>
        <w:tc>
          <w:tcPr>
            <w:tcW w:w="1605" w:type="dxa"/>
            <w:tcBorders>
              <w:top w:val="single" w:sz="4" w:space="0" w:color="auto"/>
              <w:left w:val="single" w:sz="4" w:space="0" w:color="auto"/>
              <w:bottom w:val="single" w:sz="4" w:space="0" w:color="auto"/>
              <w:right w:val="single" w:sz="4" w:space="0" w:color="auto"/>
            </w:tcBorders>
            <w:shd w:val="clear" w:color="auto" w:fill="BBFAFD"/>
          </w:tcPr>
          <w:p w14:paraId="22815C81" w14:textId="77777777" w:rsidR="00E40CCE" w:rsidRPr="004A3BDF" w:rsidRDefault="00E40CCE" w:rsidP="00E40CCE">
            <w:pPr>
              <w:pStyle w:val="Tableheading"/>
              <w:spacing w:before="96"/>
              <w:rPr>
                <w:rFonts w:cs="Arial"/>
                <w:color w:val="FF0000"/>
                <w:sz w:val="24"/>
                <w:szCs w:val="24"/>
              </w:rPr>
            </w:pPr>
            <w:r w:rsidRPr="004A3BDF">
              <w:rPr>
                <w:rFonts w:cs="Arial"/>
                <w:color w:val="FF0000"/>
                <w:sz w:val="24"/>
                <w:szCs w:val="24"/>
              </w:rPr>
              <w:t>Return Parameters</w:t>
            </w:r>
          </w:p>
        </w:tc>
      </w:tr>
      <w:tr w:rsidR="00E40CCE" w:rsidRPr="004A3BDF" w14:paraId="0C344E59" w14:textId="77777777" w:rsidTr="004138C9">
        <w:trPr>
          <w:trHeight w:val="184"/>
        </w:trPr>
        <w:tc>
          <w:tcPr>
            <w:tcW w:w="251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76A2FA28" w14:textId="77777777" w:rsidR="00E40CCE" w:rsidRPr="004A3BDF" w:rsidRDefault="00E40CCE" w:rsidP="00E40CCE">
            <w:pPr>
              <w:pStyle w:val="CellBody"/>
              <w:spacing w:before="96"/>
              <w:rPr>
                <w:rFonts w:ascii="Arial" w:hAnsi="Arial" w:cs="Arial"/>
                <w:color w:val="FF0000"/>
                <w:sz w:val="24"/>
                <w:szCs w:val="24"/>
              </w:rPr>
            </w:pPr>
            <w:r w:rsidRPr="004A3BDF">
              <w:rPr>
                <w:rFonts w:ascii="Arial" w:hAnsi="Arial" w:cs="Arial"/>
                <w:color w:val="FF0000"/>
                <w:sz w:val="24"/>
                <w:szCs w:val="24"/>
              </w:rPr>
              <w:t>HCI_LE_</w:t>
            </w:r>
            <w:r>
              <w:rPr>
                <w:rFonts w:ascii="Arial" w:hAnsi="Arial" w:cs="Arial"/>
                <w:color w:val="FF0000"/>
                <w:sz w:val="24"/>
                <w:szCs w:val="24"/>
              </w:rPr>
              <w:t>Add_Device_To_Periodic_Advertiser_List</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6563D6CD" w14:textId="77777777" w:rsidR="00E40CCE" w:rsidRPr="004A3BDF" w:rsidRDefault="002E08B9" w:rsidP="00E40CCE">
            <w:pPr>
              <w:pStyle w:val="CellBody"/>
              <w:spacing w:before="96"/>
              <w:rPr>
                <w:rFonts w:ascii="Arial" w:hAnsi="Arial" w:cs="Arial"/>
                <w:color w:val="FF0000"/>
                <w:sz w:val="24"/>
                <w:szCs w:val="24"/>
              </w:rPr>
            </w:pPr>
            <w:r>
              <w:rPr>
                <w:rFonts w:ascii="Arial" w:hAnsi="Arial" w:cs="Arial"/>
                <w:color w:val="FF0000"/>
                <w:sz w:val="24"/>
                <w:szCs w:val="24"/>
              </w:rPr>
              <w:t>0x</w:t>
            </w:r>
            <w:r w:rsidR="002A258C">
              <w:rPr>
                <w:rFonts w:ascii="Arial" w:hAnsi="Arial" w:cs="Arial"/>
                <w:color w:val="FF0000"/>
                <w:sz w:val="24"/>
                <w:szCs w:val="24"/>
              </w:rPr>
              <w:t>00</w:t>
            </w:r>
            <w:r>
              <w:rPr>
                <w:rFonts w:ascii="Arial" w:hAnsi="Arial" w:cs="Arial"/>
                <w:color w:val="FF0000"/>
                <w:sz w:val="24"/>
                <w:szCs w:val="24"/>
              </w:rPr>
              <w:t>4</w:t>
            </w:r>
            <w:r w:rsidR="002A258C">
              <w:rPr>
                <w:rFonts w:ascii="Arial" w:hAnsi="Arial" w:cs="Arial"/>
                <w:color w:val="FF0000"/>
                <w:sz w:val="24"/>
                <w:szCs w:val="24"/>
              </w:rPr>
              <w:t>7</w:t>
            </w:r>
          </w:p>
        </w:tc>
        <w:tc>
          <w:tcPr>
            <w:tcW w:w="342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4234637E" w14:textId="77777777" w:rsidR="00E40CCE" w:rsidRPr="004A3BDF" w:rsidRDefault="00E40CCE" w:rsidP="00E40CCE">
            <w:pPr>
              <w:pStyle w:val="CellBody"/>
              <w:spacing w:before="96"/>
              <w:rPr>
                <w:rFonts w:ascii="Arial" w:hAnsi="Arial" w:cs="Arial"/>
                <w:color w:val="FF0000"/>
                <w:sz w:val="24"/>
                <w:szCs w:val="24"/>
              </w:rPr>
            </w:pPr>
            <w:r w:rsidRPr="004A3BDF">
              <w:rPr>
                <w:rFonts w:ascii="Arial" w:hAnsi="Arial" w:cs="Arial"/>
                <w:color w:val="FF0000"/>
                <w:sz w:val="24"/>
                <w:szCs w:val="24"/>
              </w:rPr>
              <w:t>Advertiser_Address_Type,</w:t>
            </w:r>
          </w:p>
          <w:p w14:paraId="6ED9BDA0" w14:textId="77777777" w:rsidR="00E40CCE" w:rsidRPr="004A3BDF" w:rsidRDefault="00E40CCE" w:rsidP="00E40CCE">
            <w:pPr>
              <w:pStyle w:val="CellBody"/>
              <w:spacing w:before="96"/>
              <w:rPr>
                <w:rFonts w:ascii="Arial" w:hAnsi="Arial" w:cs="Arial"/>
                <w:color w:val="FF0000"/>
                <w:sz w:val="24"/>
                <w:szCs w:val="24"/>
              </w:rPr>
            </w:pPr>
            <w:r w:rsidRPr="004A3BDF">
              <w:rPr>
                <w:rFonts w:ascii="Arial" w:hAnsi="Arial" w:cs="Arial"/>
                <w:color w:val="FF0000"/>
                <w:sz w:val="24"/>
                <w:szCs w:val="24"/>
              </w:rPr>
              <w:t>Advertiser_Address,</w:t>
            </w:r>
          </w:p>
          <w:p w14:paraId="324C8FB2" w14:textId="77777777" w:rsidR="00E40CCE" w:rsidRPr="004A3BDF" w:rsidRDefault="00633000" w:rsidP="00E40CCE">
            <w:pPr>
              <w:pStyle w:val="CellBody"/>
              <w:spacing w:before="96"/>
              <w:rPr>
                <w:rFonts w:ascii="Arial" w:hAnsi="Arial" w:cs="Arial"/>
                <w:color w:val="FF0000"/>
                <w:sz w:val="24"/>
                <w:szCs w:val="24"/>
              </w:rPr>
            </w:pPr>
            <w:r>
              <w:rPr>
                <w:rFonts w:ascii="Arial" w:hAnsi="Arial" w:cs="Arial"/>
                <w:color w:val="FF0000"/>
                <w:sz w:val="24"/>
                <w:szCs w:val="24"/>
              </w:rPr>
              <w:t>Advertising_</w:t>
            </w:r>
            <w:r w:rsidR="0071747E">
              <w:rPr>
                <w:rFonts w:ascii="Arial" w:hAnsi="Arial" w:cs="Arial"/>
                <w:color w:val="FF0000"/>
                <w:sz w:val="24"/>
                <w:szCs w:val="24"/>
              </w:rPr>
              <w:t>S</w:t>
            </w:r>
            <w:r>
              <w:rPr>
                <w:rFonts w:ascii="Arial" w:hAnsi="Arial" w:cs="Arial"/>
                <w:color w:val="FF0000"/>
                <w:sz w:val="24"/>
                <w:szCs w:val="24"/>
              </w:rPr>
              <w:t>ID</w:t>
            </w:r>
          </w:p>
        </w:tc>
        <w:tc>
          <w:tcPr>
            <w:tcW w:w="160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3E318125" w14:textId="77777777" w:rsidR="00E40CCE" w:rsidRPr="004A3BDF" w:rsidRDefault="00E40CCE" w:rsidP="00E40CCE">
            <w:pPr>
              <w:pStyle w:val="CellBody"/>
              <w:spacing w:before="96"/>
              <w:rPr>
                <w:rFonts w:ascii="Arial" w:hAnsi="Arial" w:cs="Arial"/>
                <w:color w:val="FF0000"/>
                <w:sz w:val="24"/>
                <w:szCs w:val="24"/>
              </w:rPr>
            </w:pPr>
            <w:r w:rsidRPr="004A3BDF">
              <w:rPr>
                <w:rFonts w:ascii="Arial" w:hAnsi="Arial" w:cs="Arial"/>
                <w:color w:val="FF0000"/>
                <w:sz w:val="24"/>
                <w:szCs w:val="24"/>
              </w:rPr>
              <w:t>Status</w:t>
            </w:r>
          </w:p>
        </w:tc>
      </w:tr>
    </w:tbl>
    <w:p w14:paraId="4DAE6102" w14:textId="77777777" w:rsidR="00E40CCE" w:rsidRPr="004A3BDF" w:rsidRDefault="00E40CCE" w:rsidP="00E40CCE">
      <w:pPr>
        <w:rPr>
          <w:rFonts w:cs="Arial"/>
          <w:b/>
          <w:color w:val="FF0000"/>
          <w:sz w:val="24"/>
          <w:szCs w:val="24"/>
        </w:rPr>
      </w:pPr>
    </w:p>
    <w:p w14:paraId="35CC57CE" w14:textId="77777777" w:rsidR="00E40CCE" w:rsidRPr="004A3BDF" w:rsidRDefault="00E40CCE" w:rsidP="00E40CCE">
      <w:pPr>
        <w:rPr>
          <w:rFonts w:cs="Arial"/>
          <w:b/>
          <w:color w:val="FF0000"/>
          <w:sz w:val="24"/>
          <w:szCs w:val="24"/>
        </w:rPr>
      </w:pPr>
      <w:r w:rsidRPr="004A3BDF">
        <w:rPr>
          <w:rFonts w:cs="Arial"/>
          <w:b/>
          <w:color w:val="FF0000"/>
          <w:sz w:val="24"/>
          <w:szCs w:val="24"/>
        </w:rPr>
        <w:t>Description:</w:t>
      </w:r>
    </w:p>
    <w:p w14:paraId="7B5137A6" w14:textId="77777777" w:rsidR="00E40CCE" w:rsidRDefault="00E40CCE" w:rsidP="00E40CCE">
      <w:pPr>
        <w:rPr>
          <w:rFonts w:cs="Arial"/>
          <w:color w:val="FF0000"/>
          <w:sz w:val="24"/>
          <w:szCs w:val="24"/>
        </w:rPr>
      </w:pPr>
      <w:r>
        <w:rPr>
          <w:rFonts w:cs="Arial"/>
          <w:color w:val="FF0000"/>
          <w:sz w:val="24"/>
          <w:szCs w:val="24"/>
        </w:rPr>
        <w:t xml:space="preserve">The </w:t>
      </w:r>
      <w:r w:rsidRPr="004A3BDF">
        <w:rPr>
          <w:rFonts w:cs="Arial"/>
          <w:color w:val="FF0000"/>
          <w:sz w:val="24"/>
          <w:szCs w:val="24"/>
        </w:rPr>
        <w:t>LE_</w:t>
      </w:r>
      <w:r>
        <w:rPr>
          <w:rFonts w:cs="Arial"/>
          <w:color w:val="FF0000"/>
          <w:sz w:val="24"/>
          <w:szCs w:val="24"/>
        </w:rPr>
        <w:t>Add_Device_To_Periodic_Advertiser_List command is used to add a single device to the Periodic Advertiser list stored in the Controller.</w:t>
      </w:r>
      <w:r w:rsidR="00842B7B">
        <w:rPr>
          <w:rFonts w:cs="Arial"/>
          <w:color w:val="FF0000"/>
          <w:sz w:val="24"/>
          <w:szCs w:val="24"/>
        </w:rPr>
        <w:t xml:space="preserve">  </w:t>
      </w:r>
      <w:r w:rsidR="00C67FEF">
        <w:rPr>
          <w:rFonts w:cs="Arial"/>
          <w:color w:val="FF0000"/>
          <w:sz w:val="24"/>
          <w:szCs w:val="24"/>
        </w:rPr>
        <w:t xml:space="preserve">Any additions to the Periodic Advertiser list take effect immediately.  </w:t>
      </w:r>
      <w:r w:rsidR="00842B7B">
        <w:rPr>
          <w:rFonts w:cs="Arial"/>
          <w:color w:val="FF0000"/>
          <w:sz w:val="24"/>
          <w:szCs w:val="24"/>
        </w:rPr>
        <w:t xml:space="preserve">If the device </w:t>
      </w:r>
      <w:r w:rsidR="002152CA">
        <w:rPr>
          <w:rFonts w:cs="Arial"/>
          <w:color w:val="FF0000"/>
          <w:sz w:val="24"/>
          <w:szCs w:val="24"/>
        </w:rPr>
        <w:t>is already on the list</w:t>
      </w:r>
      <w:r w:rsidR="00842B7B">
        <w:rPr>
          <w:rFonts w:cs="Arial"/>
          <w:color w:val="FF0000"/>
          <w:sz w:val="24"/>
          <w:szCs w:val="24"/>
        </w:rPr>
        <w:t>, the Controller shall return the Invalid HCI Command Parameters (0x12) error code.</w:t>
      </w:r>
    </w:p>
    <w:p w14:paraId="75D0D5E2" w14:textId="77777777" w:rsidR="00E40CCE" w:rsidRDefault="000613C3" w:rsidP="00E40CCE">
      <w:pPr>
        <w:rPr>
          <w:rFonts w:cs="Arial"/>
          <w:color w:val="FF0000"/>
          <w:sz w:val="24"/>
          <w:szCs w:val="24"/>
        </w:rPr>
      </w:pPr>
      <w:ins w:id="343" w:author="Clive D.W. Feather" w:date="2016-04-13T08:05:00Z">
        <w:r>
          <w:rPr>
            <w:rFonts w:cs="Arial"/>
            <w:color w:val="FF0000"/>
            <w:sz w:val="24"/>
            <w:szCs w:val="24"/>
          </w:rPr>
          <w:t xml:space="preserve">If the Host issues </w:t>
        </w:r>
      </w:ins>
      <w:del w:id="344" w:author="Clive D.W. Feather" w:date="2016-04-13T08:05:00Z">
        <w:r w:rsidR="00E40CCE" w:rsidDel="000613C3">
          <w:rPr>
            <w:rFonts w:cs="Arial"/>
            <w:color w:val="FF0000"/>
            <w:sz w:val="24"/>
            <w:szCs w:val="24"/>
          </w:rPr>
          <w:delText xml:space="preserve">This </w:delText>
        </w:r>
      </w:del>
      <w:ins w:id="345" w:author="Clive D.W. Feather" w:date="2016-04-13T08:05:00Z">
        <w:r>
          <w:rPr>
            <w:rFonts w:cs="Arial"/>
            <w:color w:val="FF0000"/>
            <w:sz w:val="24"/>
            <w:szCs w:val="24"/>
          </w:rPr>
          <w:t xml:space="preserve">this </w:t>
        </w:r>
      </w:ins>
      <w:r w:rsidR="00E40CCE">
        <w:rPr>
          <w:rFonts w:cs="Arial"/>
          <w:color w:val="FF0000"/>
          <w:sz w:val="24"/>
          <w:szCs w:val="24"/>
        </w:rPr>
        <w:t xml:space="preserve">command </w:t>
      </w:r>
      <w:del w:id="346" w:author="Clive D.W. Feather" w:date="2016-04-13T08:05:00Z">
        <w:r w:rsidR="00CF76D4" w:rsidDel="000613C3">
          <w:rPr>
            <w:rFonts w:cs="Arial"/>
            <w:color w:val="FF0000"/>
            <w:sz w:val="24"/>
            <w:szCs w:val="24"/>
          </w:rPr>
          <w:delText xml:space="preserve">shall not </w:delText>
        </w:r>
        <w:r w:rsidR="00E40CCE" w:rsidDel="000613C3">
          <w:rPr>
            <w:rFonts w:cs="Arial"/>
            <w:color w:val="FF0000"/>
            <w:sz w:val="24"/>
            <w:szCs w:val="24"/>
          </w:rPr>
          <w:delText xml:space="preserve">be used </w:delText>
        </w:r>
      </w:del>
      <w:r w:rsidR="00E40CCE">
        <w:rPr>
          <w:rFonts w:cs="Arial"/>
          <w:color w:val="FF0000"/>
          <w:sz w:val="24"/>
          <w:szCs w:val="24"/>
        </w:rPr>
        <w:t>when an LE</w:t>
      </w:r>
      <w:r w:rsidR="00B47B02">
        <w:rPr>
          <w:rFonts w:cs="Arial"/>
          <w:color w:val="FF0000"/>
          <w:sz w:val="24"/>
          <w:szCs w:val="24"/>
        </w:rPr>
        <w:t>_</w:t>
      </w:r>
      <w:r w:rsidR="00E40CCE">
        <w:rPr>
          <w:rFonts w:cs="Arial"/>
          <w:color w:val="FF0000"/>
          <w:sz w:val="24"/>
          <w:szCs w:val="24"/>
        </w:rPr>
        <w:t>Periodic</w:t>
      </w:r>
      <w:r w:rsidR="00B47B02">
        <w:rPr>
          <w:rFonts w:cs="Arial"/>
          <w:color w:val="FF0000"/>
          <w:sz w:val="24"/>
          <w:szCs w:val="24"/>
        </w:rPr>
        <w:t>_</w:t>
      </w:r>
      <w:r w:rsidR="00E40CCE">
        <w:rPr>
          <w:rFonts w:cs="Arial"/>
          <w:color w:val="FF0000"/>
          <w:sz w:val="24"/>
          <w:szCs w:val="24"/>
        </w:rPr>
        <w:t>Advertising</w:t>
      </w:r>
      <w:r w:rsidR="00B47B02">
        <w:rPr>
          <w:rFonts w:cs="Arial"/>
          <w:color w:val="FF0000"/>
          <w:sz w:val="24"/>
          <w:szCs w:val="24"/>
        </w:rPr>
        <w:t>_</w:t>
      </w:r>
      <w:r w:rsidR="00765B03">
        <w:rPr>
          <w:rFonts w:cs="Arial"/>
          <w:color w:val="FF0000"/>
          <w:sz w:val="24"/>
          <w:szCs w:val="24"/>
        </w:rPr>
        <w:t>Create_Sync</w:t>
      </w:r>
      <w:r w:rsidR="00E40CCE">
        <w:rPr>
          <w:rFonts w:cs="Arial"/>
          <w:color w:val="FF0000"/>
          <w:sz w:val="24"/>
          <w:szCs w:val="24"/>
        </w:rPr>
        <w:t xml:space="preserve"> command is pending</w:t>
      </w:r>
      <w:del w:id="347" w:author="Clive D.W. Feather" w:date="2016-04-13T08:05:00Z">
        <w:r w:rsidR="00EC43D1" w:rsidDel="000613C3">
          <w:rPr>
            <w:rFonts w:cs="Arial"/>
            <w:color w:val="FF0000"/>
            <w:sz w:val="24"/>
            <w:szCs w:val="24"/>
          </w:rPr>
          <w:delText xml:space="preserve">; </w:delText>
        </w:r>
        <w:r w:rsidR="00872C3E" w:rsidDel="000613C3">
          <w:rPr>
            <w:rFonts w:cs="Arial"/>
            <w:color w:val="FF0000"/>
            <w:sz w:val="24"/>
            <w:szCs w:val="24"/>
          </w:rPr>
          <w:delText>if LE_Periodic_Advertising_Create_Sync command is pending</w:delText>
        </w:r>
      </w:del>
      <w:r w:rsidR="00872C3E">
        <w:rPr>
          <w:rFonts w:cs="Arial"/>
          <w:color w:val="FF0000"/>
          <w:sz w:val="24"/>
          <w:szCs w:val="24"/>
        </w:rPr>
        <w:t xml:space="preserve">, </w:t>
      </w:r>
      <w:r w:rsidR="00EC43D1">
        <w:rPr>
          <w:rFonts w:cs="Arial"/>
          <w:color w:val="FF0000"/>
          <w:sz w:val="24"/>
          <w:szCs w:val="24"/>
        </w:rPr>
        <w:t>the Controller shall return the Command Disallowed (0x0C) error code.</w:t>
      </w:r>
    </w:p>
    <w:p w14:paraId="67AA4599" w14:textId="77777777" w:rsidR="00C67FEF" w:rsidRDefault="00E40CCE" w:rsidP="00E40CCE">
      <w:pPr>
        <w:rPr>
          <w:rFonts w:cs="Arial"/>
          <w:color w:val="FF0000"/>
          <w:sz w:val="24"/>
          <w:szCs w:val="24"/>
        </w:rPr>
      </w:pPr>
      <w:r>
        <w:rPr>
          <w:rFonts w:cs="Arial"/>
          <w:color w:val="FF0000"/>
          <w:sz w:val="24"/>
          <w:szCs w:val="24"/>
        </w:rPr>
        <w:t xml:space="preserve">When a Controller cannot add a device to the Periodic Advertiser list because the list is full, </w:t>
      </w:r>
      <w:r w:rsidR="00EC43D1">
        <w:rPr>
          <w:rFonts w:cs="Arial"/>
          <w:color w:val="FF0000"/>
          <w:sz w:val="24"/>
          <w:szCs w:val="24"/>
        </w:rPr>
        <w:t xml:space="preserve">the Controller </w:t>
      </w:r>
      <w:r>
        <w:rPr>
          <w:rFonts w:cs="Arial"/>
          <w:color w:val="FF0000"/>
          <w:sz w:val="24"/>
          <w:szCs w:val="24"/>
        </w:rPr>
        <w:t xml:space="preserve">shall </w:t>
      </w:r>
      <w:r w:rsidR="00EC43D1">
        <w:rPr>
          <w:rFonts w:cs="Arial"/>
          <w:color w:val="FF0000"/>
          <w:sz w:val="24"/>
          <w:szCs w:val="24"/>
        </w:rPr>
        <w:t xml:space="preserve">return the </w:t>
      </w:r>
      <w:r>
        <w:rPr>
          <w:rFonts w:cs="Arial"/>
          <w:color w:val="FF0000"/>
          <w:sz w:val="24"/>
          <w:szCs w:val="24"/>
        </w:rPr>
        <w:t>Memory Capacity Exceeded</w:t>
      </w:r>
      <w:r w:rsidR="00EC43D1">
        <w:rPr>
          <w:rFonts w:cs="Arial"/>
          <w:color w:val="FF0000"/>
          <w:sz w:val="24"/>
          <w:szCs w:val="24"/>
        </w:rPr>
        <w:t xml:space="preserve"> (0x07) error code</w:t>
      </w:r>
      <w:r>
        <w:rPr>
          <w:rFonts w:cs="Arial"/>
          <w:color w:val="FF0000"/>
          <w:sz w:val="24"/>
          <w:szCs w:val="24"/>
        </w:rPr>
        <w:t>.</w:t>
      </w:r>
    </w:p>
    <w:p w14:paraId="0A3CDA39" w14:textId="77777777" w:rsidR="00E40CCE" w:rsidRPr="004A3BDF" w:rsidRDefault="00E40CCE" w:rsidP="00E40CCE">
      <w:pPr>
        <w:rPr>
          <w:rFonts w:cs="Arial"/>
          <w:b/>
          <w:color w:val="FF0000"/>
          <w:sz w:val="24"/>
          <w:szCs w:val="24"/>
        </w:rPr>
      </w:pPr>
      <w:r w:rsidRPr="004A3BDF">
        <w:rPr>
          <w:rFonts w:cs="Arial"/>
          <w:b/>
          <w:color w:val="FF0000"/>
          <w:sz w:val="24"/>
          <w:szCs w:val="24"/>
        </w:rPr>
        <w:t>Command Parameters:</w:t>
      </w:r>
    </w:p>
    <w:p w14:paraId="5B8C75CD" w14:textId="77777777" w:rsidR="00E40CCE" w:rsidRPr="004A3BDF" w:rsidRDefault="00E40CCE" w:rsidP="00E40CCE">
      <w:pPr>
        <w:spacing w:after="0"/>
        <w:rPr>
          <w:rFonts w:cs="Arial"/>
          <w:i/>
          <w:color w:val="FF0000"/>
          <w:sz w:val="24"/>
          <w:szCs w:val="24"/>
        </w:rPr>
      </w:pPr>
      <w:r>
        <w:rPr>
          <w:rFonts w:cs="Arial"/>
          <w:i/>
          <w:color w:val="FF0000"/>
          <w:sz w:val="24"/>
          <w:szCs w:val="24"/>
        </w:rPr>
        <w:t>Advertiser</w:t>
      </w:r>
      <w:r w:rsidRPr="004A3BDF">
        <w:rPr>
          <w:rFonts w:cs="Arial"/>
          <w:i/>
          <w:color w:val="FF0000"/>
          <w:sz w:val="24"/>
          <w:szCs w:val="24"/>
        </w:rPr>
        <w:t>_Address_Type:</w:t>
      </w:r>
      <w:r w:rsidRPr="004A3BDF">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sidRPr="004A3BDF">
        <w:rPr>
          <w:rFonts w:cs="Arial"/>
          <w:i/>
          <w:color w:val="FF0000"/>
          <w:sz w:val="24"/>
          <w:szCs w:val="24"/>
        </w:rPr>
        <w:t>Size: 1 Octet</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E40CCE" w:rsidRPr="004A3BDF" w14:paraId="79A8A3B9" w14:textId="77777777" w:rsidTr="00E40CCE">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3690230C" w14:textId="77777777" w:rsidR="00E40CCE" w:rsidRPr="004A3BDF" w:rsidRDefault="00E40CCE" w:rsidP="00E40CCE">
            <w:pPr>
              <w:pStyle w:val="Tableheading"/>
              <w:spacing w:before="96"/>
              <w:rPr>
                <w:rFonts w:cs="Arial"/>
                <w:color w:val="FF0000"/>
                <w:sz w:val="24"/>
                <w:szCs w:val="24"/>
              </w:rPr>
            </w:pPr>
            <w:r w:rsidRPr="004A3B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529D5A93" w14:textId="77777777" w:rsidR="00E40CCE" w:rsidRPr="004A3BDF" w:rsidRDefault="00E40CCE" w:rsidP="00E40CCE">
            <w:pPr>
              <w:pStyle w:val="Tableheading"/>
              <w:spacing w:before="96"/>
              <w:rPr>
                <w:rFonts w:cs="Arial"/>
                <w:color w:val="FF0000"/>
                <w:sz w:val="24"/>
                <w:szCs w:val="24"/>
              </w:rPr>
            </w:pPr>
            <w:r w:rsidRPr="004A3BDF">
              <w:rPr>
                <w:rFonts w:cs="Arial"/>
                <w:color w:val="FF0000"/>
                <w:sz w:val="24"/>
                <w:szCs w:val="24"/>
              </w:rPr>
              <w:t>Parameter Description</w:t>
            </w:r>
          </w:p>
        </w:tc>
      </w:tr>
      <w:tr w:rsidR="00E40CCE" w:rsidRPr="004A3BDF" w14:paraId="0335382A" w14:textId="77777777" w:rsidTr="00E40CC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559DE6BE" w14:textId="77777777" w:rsidR="00E40CCE" w:rsidRPr="004A3BDF" w:rsidRDefault="00E40CCE" w:rsidP="00E40CCE">
            <w:pPr>
              <w:pStyle w:val="CellBody"/>
              <w:spacing w:before="96"/>
              <w:rPr>
                <w:rFonts w:ascii="Arial" w:hAnsi="Arial" w:cs="Arial"/>
                <w:color w:val="FF0000"/>
                <w:sz w:val="24"/>
                <w:szCs w:val="24"/>
              </w:rPr>
            </w:pPr>
            <w:r w:rsidRPr="004A3BDF">
              <w:rPr>
                <w:rFonts w:ascii="Arial" w:hAnsi="Arial" w:cs="Arial"/>
                <w:color w:val="FF0000"/>
                <w:sz w:val="24"/>
                <w:szCs w:val="24"/>
              </w:rPr>
              <w:t>0x00</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25A9EEA7" w14:textId="77777777" w:rsidR="00E40CCE" w:rsidRPr="004A3BDF" w:rsidRDefault="00E40CCE" w:rsidP="00CF76D4">
            <w:pPr>
              <w:pStyle w:val="CellBody"/>
              <w:spacing w:before="96"/>
              <w:rPr>
                <w:rFonts w:ascii="Arial" w:hAnsi="Arial" w:cs="Arial"/>
                <w:color w:val="FF0000"/>
                <w:sz w:val="24"/>
                <w:szCs w:val="24"/>
              </w:rPr>
            </w:pPr>
            <w:r w:rsidRPr="004A3BDF">
              <w:rPr>
                <w:rFonts w:ascii="Arial" w:hAnsi="Arial" w:cs="Arial"/>
                <w:color w:val="FF0000"/>
                <w:sz w:val="24"/>
                <w:szCs w:val="24"/>
              </w:rPr>
              <w:t>Public Device Address  or Public Identity Address</w:t>
            </w:r>
          </w:p>
        </w:tc>
      </w:tr>
      <w:tr w:rsidR="00E40CCE" w:rsidRPr="004A3BDF" w14:paraId="3F38B106" w14:textId="77777777" w:rsidTr="00E40CC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2BB85F47" w14:textId="77777777" w:rsidR="00E40CCE" w:rsidRPr="004A3BDF" w:rsidRDefault="00E40CCE" w:rsidP="00E40CCE">
            <w:pPr>
              <w:pStyle w:val="CellBody"/>
              <w:spacing w:before="96"/>
              <w:rPr>
                <w:rFonts w:ascii="Arial" w:hAnsi="Arial" w:cs="Arial"/>
                <w:color w:val="FF0000"/>
                <w:sz w:val="24"/>
                <w:szCs w:val="24"/>
              </w:rPr>
            </w:pPr>
            <w:r w:rsidRPr="004A3BDF">
              <w:rPr>
                <w:rFonts w:ascii="Arial" w:hAnsi="Arial" w:cs="Arial"/>
                <w:color w:val="FF0000"/>
                <w:sz w:val="24"/>
                <w:szCs w:val="24"/>
              </w:rPr>
              <w:t>0x01</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5B2BED3A" w14:textId="77777777" w:rsidR="00E40CCE" w:rsidRPr="004A3BDF" w:rsidRDefault="00E40CCE" w:rsidP="00E40CCE">
            <w:pPr>
              <w:pStyle w:val="CellBody"/>
              <w:spacing w:before="96"/>
              <w:rPr>
                <w:rFonts w:ascii="Arial" w:hAnsi="Arial" w:cs="Arial"/>
                <w:color w:val="FF0000"/>
                <w:sz w:val="24"/>
                <w:szCs w:val="24"/>
              </w:rPr>
            </w:pPr>
            <w:r w:rsidRPr="004A3BDF">
              <w:rPr>
                <w:rFonts w:ascii="Arial" w:hAnsi="Arial" w:cs="Arial"/>
                <w:color w:val="FF0000"/>
                <w:sz w:val="24"/>
                <w:szCs w:val="24"/>
              </w:rPr>
              <w:t>Random Device Address or Random (static) Identity Address</w:t>
            </w:r>
          </w:p>
        </w:tc>
      </w:tr>
      <w:tr w:rsidR="00E40CCE" w:rsidRPr="004A3BDF" w14:paraId="188C4AA3" w14:textId="77777777" w:rsidTr="00E40CC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7CEBFCAE" w14:textId="77777777" w:rsidR="00E40CCE" w:rsidRPr="004A3BDF" w:rsidRDefault="00783DE3" w:rsidP="00E40CCE">
            <w:pPr>
              <w:pStyle w:val="CellBody"/>
              <w:spacing w:before="96"/>
              <w:rPr>
                <w:rFonts w:ascii="Arial" w:hAnsi="Arial" w:cs="Arial"/>
                <w:color w:val="FF0000"/>
                <w:sz w:val="24"/>
                <w:szCs w:val="24"/>
              </w:rPr>
            </w:pPr>
            <w:r>
              <w:rPr>
                <w:rFonts w:ascii="Arial" w:hAnsi="Arial" w:cs="Arial"/>
                <w:color w:val="FF0000"/>
                <w:sz w:val="24"/>
                <w:szCs w:val="24"/>
              </w:rPr>
              <w:t>All other values</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0449A6AF" w14:textId="77777777" w:rsidR="00E40CCE" w:rsidRPr="004A3BDF" w:rsidRDefault="00E40CCE" w:rsidP="00E40CCE">
            <w:pPr>
              <w:pStyle w:val="CellBody"/>
              <w:spacing w:before="96"/>
              <w:rPr>
                <w:rFonts w:ascii="Arial" w:hAnsi="Arial" w:cs="Arial"/>
                <w:color w:val="FF0000"/>
                <w:sz w:val="24"/>
                <w:szCs w:val="24"/>
              </w:rPr>
            </w:pPr>
            <w:r w:rsidRPr="004A3BDF">
              <w:rPr>
                <w:rFonts w:ascii="Arial" w:hAnsi="Arial" w:cs="Arial"/>
                <w:color w:val="FF0000"/>
                <w:sz w:val="24"/>
                <w:szCs w:val="24"/>
              </w:rPr>
              <w:t>Reserved for future use</w:t>
            </w:r>
          </w:p>
        </w:tc>
      </w:tr>
    </w:tbl>
    <w:p w14:paraId="5918187E" w14:textId="77777777" w:rsidR="00E40CCE" w:rsidRPr="004A3BDF" w:rsidRDefault="00E40CCE" w:rsidP="00E40CCE">
      <w:pPr>
        <w:rPr>
          <w:rFonts w:cs="Arial"/>
          <w:sz w:val="24"/>
          <w:szCs w:val="24"/>
        </w:rPr>
      </w:pPr>
    </w:p>
    <w:p w14:paraId="0C708C58" w14:textId="77777777" w:rsidR="00E40CCE" w:rsidRPr="004A3BDF" w:rsidRDefault="00E40CCE" w:rsidP="00E40CCE">
      <w:pPr>
        <w:spacing w:after="0"/>
        <w:rPr>
          <w:rFonts w:cs="Arial"/>
          <w:i/>
          <w:color w:val="FF0000"/>
          <w:sz w:val="24"/>
          <w:szCs w:val="24"/>
        </w:rPr>
      </w:pPr>
      <w:r>
        <w:rPr>
          <w:rFonts w:cs="Arial"/>
          <w:i/>
          <w:color w:val="FF0000"/>
          <w:sz w:val="24"/>
          <w:szCs w:val="24"/>
        </w:rPr>
        <w:t>Advertiser</w:t>
      </w:r>
      <w:r w:rsidRPr="004A3BDF">
        <w:rPr>
          <w:rFonts w:cs="Arial"/>
          <w:i/>
          <w:color w:val="FF0000"/>
          <w:sz w:val="24"/>
          <w:szCs w:val="24"/>
        </w:rPr>
        <w:t>_Address:</w:t>
      </w:r>
      <w:r w:rsidRPr="004A3BDF">
        <w:rPr>
          <w:rFonts w:cs="Arial"/>
          <w:i/>
          <w:color w:val="FF0000"/>
          <w:sz w:val="24"/>
          <w:szCs w:val="24"/>
        </w:rPr>
        <w:tab/>
      </w:r>
      <w:r w:rsidRPr="004A3BDF">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sidRPr="004A3BDF">
        <w:rPr>
          <w:rFonts w:cs="Arial"/>
          <w:i/>
          <w:color w:val="FF0000"/>
          <w:sz w:val="24"/>
          <w:szCs w:val="24"/>
        </w:rPr>
        <w:t>Size: 6 Octets</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816"/>
        <w:gridCol w:w="6999"/>
      </w:tblGrid>
      <w:tr w:rsidR="00E40CCE" w:rsidRPr="004A3BDF" w14:paraId="55788894" w14:textId="77777777" w:rsidTr="00E40CCE">
        <w:trPr>
          <w:cnfStyle w:val="100000000000" w:firstRow="1" w:lastRow="0" w:firstColumn="0" w:lastColumn="0" w:oddVBand="0" w:evenVBand="0" w:oddHBand="0" w:evenHBand="0" w:firstRowFirstColumn="0" w:firstRowLastColumn="0" w:lastRowFirstColumn="0" w:lastRowLastColumn="0"/>
          <w:cantSplit/>
          <w:trHeight w:val="579"/>
        </w:trPr>
        <w:tc>
          <w:tcPr>
            <w:tcW w:w="1816" w:type="dxa"/>
            <w:tcBorders>
              <w:top w:val="single" w:sz="4" w:space="0" w:color="auto"/>
              <w:left w:val="single" w:sz="4" w:space="0" w:color="auto"/>
              <w:bottom w:val="single" w:sz="4" w:space="0" w:color="auto"/>
              <w:right w:val="single" w:sz="4" w:space="0" w:color="auto"/>
            </w:tcBorders>
            <w:shd w:val="clear" w:color="auto" w:fill="BBFAFD"/>
          </w:tcPr>
          <w:p w14:paraId="54C4B507" w14:textId="77777777" w:rsidR="00E40CCE" w:rsidRPr="004A3BDF" w:rsidRDefault="00E40CCE" w:rsidP="00E40CCE">
            <w:pPr>
              <w:pStyle w:val="Tableheading"/>
              <w:spacing w:before="96"/>
              <w:rPr>
                <w:rFonts w:cs="Arial"/>
                <w:color w:val="FF0000"/>
                <w:sz w:val="24"/>
                <w:szCs w:val="24"/>
              </w:rPr>
            </w:pPr>
            <w:r w:rsidRPr="004A3BDF">
              <w:rPr>
                <w:rFonts w:cs="Arial"/>
                <w:color w:val="FF0000"/>
                <w:sz w:val="24"/>
                <w:szCs w:val="24"/>
              </w:rPr>
              <w:t>Value</w:t>
            </w:r>
          </w:p>
        </w:tc>
        <w:tc>
          <w:tcPr>
            <w:tcW w:w="6999" w:type="dxa"/>
            <w:tcBorders>
              <w:top w:val="single" w:sz="4" w:space="0" w:color="auto"/>
              <w:left w:val="single" w:sz="4" w:space="0" w:color="auto"/>
              <w:bottom w:val="single" w:sz="4" w:space="0" w:color="auto"/>
              <w:right w:val="single" w:sz="4" w:space="0" w:color="auto"/>
            </w:tcBorders>
            <w:shd w:val="clear" w:color="auto" w:fill="BBFAFD"/>
            <w:hideMark/>
          </w:tcPr>
          <w:p w14:paraId="1961BC11" w14:textId="77777777" w:rsidR="00E40CCE" w:rsidRPr="004A3BDF" w:rsidRDefault="00E40CCE" w:rsidP="00E40CCE">
            <w:pPr>
              <w:pStyle w:val="Tableheading"/>
              <w:spacing w:before="96"/>
              <w:rPr>
                <w:rFonts w:cs="Arial"/>
                <w:color w:val="FF0000"/>
                <w:sz w:val="24"/>
                <w:szCs w:val="24"/>
              </w:rPr>
            </w:pPr>
            <w:r w:rsidRPr="004A3BDF">
              <w:rPr>
                <w:rFonts w:cs="Arial"/>
                <w:color w:val="FF0000"/>
                <w:sz w:val="24"/>
                <w:szCs w:val="24"/>
              </w:rPr>
              <w:t>Parameter Description</w:t>
            </w:r>
          </w:p>
        </w:tc>
      </w:tr>
      <w:tr w:rsidR="00E40CCE" w:rsidRPr="004A3BDF" w14:paraId="160E958D" w14:textId="77777777" w:rsidTr="00E40CCE">
        <w:trPr>
          <w:trHeight w:val="184"/>
        </w:trPr>
        <w:tc>
          <w:tcPr>
            <w:tcW w:w="1816"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0C1C7CA5" w14:textId="77777777" w:rsidR="00E40CCE" w:rsidRPr="004A3BDF" w:rsidRDefault="00E40CCE" w:rsidP="00E40CCE">
            <w:pPr>
              <w:pStyle w:val="CellBody"/>
              <w:spacing w:before="96"/>
              <w:rPr>
                <w:rFonts w:ascii="Arial" w:hAnsi="Arial" w:cs="Arial"/>
                <w:color w:val="FF0000"/>
                <w:sz w:val="24"/>
                <w:szCs w:val="24"/>
              </w:rPr>
            </w:pPr>
            <w:r w:rsidRPr="004A3BDF">
              <w:rPr>
                <w:rFonts w:ascii="Arial" w:hAnsi="Arial" w:cs="Arial"/>
                <w:color w:val="FF0000"/>
                <w:sz w:val="24"/>
                <w:szCs w:val="24"/>
              </w:rPr>
              <w:t>0xXXXXXXXXXXXX</w:t>
            </w:r>
          </w:p>
        </w:tc>
        <w:tc>
          <w:tcPr>
            <w:tcW w:w="6999"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3BE6887A" w14:textId="77777777" w:rsidR="00E40CCE" w:rsidRPr="004A3BDF" w:rsidRDefault="00E40CCE" w:rsidP="00E40CCE">
            <w:pPr>
              <w:pStyle w:val="CellBody"/>
              <w:spacing w:before="96"/>
              <w:rPr>
                <w:rFonts w:ascii="Arial" w:hAnsi="Arial" w:cs="Arial"/>
                <w:color w:val="FF0000"/>
                <w:sz w:val="24"/>
                <w:szCs w:val="24"/>
                <w:lang w:val="en-GB"/>
              </w:rPr>
            </w:pPr>
            <w:r w:rsidRPr="004A3BDF">
              <w:rPr>
                <w:rFonts w:ascii="Arial" w:hAnsi="Arial" w:cs="Arial"/>
                <w:color w:val="FF0000"/>
                <w:sz w:val="24"/>
                <w:szCs w:val="24"/>
                <w:lang w:val="en-GB"/>
              </w:rPr>
              <w:t>Public Device Address, Random Device Address, Public Identity Address, or Random (static) Identity Address of the</w:t>
            </w:r>
            <w:r>
              <w:rPr>
                <w:rFonts w:ascii="Arial" w:hAnsi="Arial" w:cs="Arial"/>
                <w:color w:val="FF0000"/>
                <w:sz w:val="24"/>
                <w:szCs w:val="24"/>
                <w:lang w:val="en-GB"/>
              </w:rPr>
              <w:t xml:space="preserve"> advertiser</w:t>
            </w:r>
            <w:r w:rsidRPr="004A3BDF">
              <w:rPr>
                <w:rFonts w:ascii="Arial" w:hAnsi="Arial" w:cs="Arial"/>
                <w:color w:val="FF0000"/>
                <w:sz w:val="24"/>
                <w:szCs w:val="24"/>
                <w:lang w:val="en-GB"/>
              </w:rPr>
              <w:t>.</w:t>
            </w:r>
          </w:p>
        </w:tc>
      </w:tr>
    </w:tbl>
    <w:p w14:paraId="488C04E9" w14:textId="77777777" w:rsidR="00E40CCE" w:rsidRDefault="00E40CCE" w:rsidP="00E40CCE">
      <w:pPr>
        <w:spacing w:after="0"/>
        <w:rPr>
          <w:rFonts w:cs="Arial"/>
          <w:i/>
          <w:color w:val="FF0000"/>
          <w:sz w:val="24"/>
          <w:szCs w:val="24"/>
        </w:rPr>
      </w:pPr>
    </w:p>
    <w:p w14:paraId="3EA52B72" w14:textId="77777777" w:rsidR="00E40CCE" w:rsidRPr="004A3BDF" w:rsidRDefault="00BE61B9" w:rsidP="00E40CCE">
      <w:pPr>
        <w:spacing w:after="0"/>
        <w:rPr>
          <w:rFonts w:cs="Arial"/>
          <w:i/>
          <w:color w:val="FF0000"/>
          <w:sz w:val="24"/>
          <w:szCs w:val="24"/>
        </w:rPr>
      </w:pPr>
      <w:r>
        <w:rPr>
          <w:rFonts w:cs="Arial"/>
          <w:i/>
          <w:color w:val="FF0000"/>
          <w:sz w:val="24"/>
          <w:szCs w:val="24"/>
        </w:rPr>
        <w:t>Advertising_SID</w:t>
      </w:r>
      <w:r w:rsidR="00E40CCE" w:rsidRPr="004A3BDF">
        <w:rPr>
          <w:rFonts w:cs="Arial"/>
          <w:i/>
          <w:color w:val="FF0000"/>
          <w:sz w:val="24"/>
          <w:szCs w:val="24"/>
        </w:rPr>
        <w:t>:</w:t>
      </w:r>
      <w:r w:rsidR="00E40CCE">
        <w:rPr>
          <w:rFonts w:cs="Arial"/>
          <w:i/>
          <w:color w:val="FF0000"/>
          <w:sz w:val="24"/>
          <w:szCs w:val="24"/>
        </w:rPr>
        <w:tab/>
      </w:r>
      <w:r w:rsidR="009101F5">
        <w:rPr>
          <w:rFonts w:cs="Arial"/>
          <w:i/>
          <w:color w:val="FF0000"/>
          <w:sz w:val="24"/>
          <w:szCs w:val="24"/>
        </w:rPr>
        <w:tab/>
      </w:r>
      <w:r w:rsidR="009101F5">
        <w:rPr>
          <w:rFonts w:cs="Arial"/>
          <w:i/>
          <w:color w:val="FF0000"/>
          <w:sz w:val="24"/>
          <w:szCs w:val="24"/>
        </w:rPr>
        <w:tab/>
      </w:r>
      <w:r w:rsidR="00E40CCE">
        <w:rPr>
          <w:rFonts w:cs="Arial"/>
          <w:i/>
          <w:color w:val="FF0000"/>
          <w:sz w:val="24"/>
          <w:szCs w:val="24"/>
        </w:rPr>
        <w:tab/>
      </w:r>
      <w:r w:rsidR="00E40CCE">
        <w:rPr>
          <w:rFonts w:cs="Arial"/>
          <w:i/>
          <w:color w:val="FF0000"/>
          <w:sz w:val="24"/>
          <w:szCs w:val="24"/>
        </w:rPr>
        <w:tab/>
      </w:r>
      <w:r w:rsidR="00E40CCE">
        <w:rPr>
          <w:rFonts w:cs="Arial"/>
          <w:i/>
          <w:color w:val="FF0000"/>
          <w:sz w:val="24"/>
          <w:szCs w:val="24"/>
        </w:rPr>
        <w:tab/>
      </w:r>
      <w:r w:rsidR="00E40CCE">
        <w:rPr>
          <w:rFonts w:cs="Arial"/>
          <w:i/>
          <w:color w:val="FF0000"/>
          <w:sz w:val="24"/>
          <w:szCs w:val="24"/>
        </w:rPr>
        <w:tab/>
      </w:r>
      <w:r w:rsidR="00E40CCE">
        <w:rPr>
          <w:rFonts w:cs="Arial"/>
          <w:i/>
          <w:color w:val="FF0000"/>
          <w:sz w:val="24"/>
          <w:szCs w:val="24"/>
        </w:rPr>
        <w:tab/>
      </w:r>
      <w:r w:rsidR="00E40CCE" w:rsidRPr="004A3BDF">
        <w:rPr>
          <w:rFonts w:cs="Arial"/>
          <w:i/>
          <w:color w:val="FF0000"/>
          <w:sz w:val="24"/>
          <w:szCs w:val="24"/>
        </w:rPr>
        <w:t>Size: 1 Octet</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E40CCE" w:rsidRPr="004A3BDF" w14:paraId="43DDB2BE" w14:textId="77777777" w:rsidTr="00E40CCE">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61809538" w14:textId="77777777" w:rsidR="00E40CCE" w:rsidRPr="004A3BDF" w:rsidRDefault="00E40CCE" w:rsidP="00E40CCE">
            <w:pPr>
              <w:pStyle w:val="Tableheading"/>
              <w:spacing w:before="96"/>
              <w:rPr>
                <w:rFonts w:cs="Arial"/>
                <w:color w:val="FF0000"/>
                <w:sz w:val="24"/>
                <w:szCs w:val="24"/>
              </w:rPr>
            </w:pPr>
            <w:r w:rsidRPr="004A3B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1CE97943" w14:textId="77777777" w:rsidR="00E40CCE" w:rsidRPr="004A3BDF" w:rsidRDefault="00E40CCE" w:rsidP="00E40CCE">
            <w:pPr>
              <w:pStyle w:val="Tableheading"/>
              <w:spacing w:before="96"/>
              <w:rPr>
                <w:rFonts w:cs="Arial"/>
                <w:color w:val="FF0000"/>
                <w:sz w:val="24"/>
                <w:szCs w:val="24"/>
              </w:rPr>
            </w:pPr>
            <w:r w:rsidRPr="004A3BDF">
              <w:rPr>
                <w:rFonts w:cs="Arial"/>
                <w:color w:val="FF0000"/>
                <w:sz w:val="24"/>
                <w:szCs w:val="24"/>
              </w:rPr>
              <w:t>Parameter Description</w:t>
            </w:r>
          </w:p>
        </w:tc>
      </w:tr>
      <w:tr w:rsidR="00E40CCE" w:rsidRPr="004A3BDF" w14:paraId="082BB17C" w14:textId="77777777" w:rsidTr="00E40CC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2B1EEDBB" w14:textId="77777777" w:rsidR="00E40CCE" w:rsidRDefault="004E4F9B" w:rsidP="004E4F9B">
            <w:pPr>
              <w:pStyle w:val="CellBody"/>
              <w:spacing w:before="96"/>
              <w:rPr>
                <w:rFonts w:ascii="Arial" w:hAnsi="Arial" w:cs="Arial"/>
                <w:color w:val="FF0000"/>
                <w:sz w:val="24"/>
                <w:szCs w:val="24"/>
              </w:rPr>
            </w:pPr>
            <w:r>
              <w:rPr>
                <w:rFonts w:ascii="Arial" w:hAnsi="Arial" w:cs="Arial"/>
                <w:color w:val="FF0000"/>
                <w:sz w:val="24"/>
                <w:szCs w:val="24"/>
              </w:rPr>
              <w:t>0x00-0x0F</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5C92D614" w14:textId="77777777" w:rsidR="00E40CCE" w:rsidRPr="004A3BDF" w:rsidRDefault="00AB5B2D" w:rsidP="00CA3F02">
            <w:pPr>
              <w:pStyle w:val="CellBody"/>
              <w:spacing w:before="96"/>
              <w:rPr>
                <w:rFonts w:ascii="Arial" w:hAnsi="Arial" w:cs="Arial"/>
                <w:color w:val="FF0000"/>
                <w:sz w:val="24"/>
                <w:szCs w:val="24"/>
                <w:lang w:val="en-GB"/>
              </w:rPr>
            </w:pPr>
            <w:r>
              <w:rPr>
                <w:rFonts w:ascii="Arial" w:hAnsi="Arial" w:cs="Arial"/>
                <w:color w:val="FF0000"/>
                <w:sz w:val="24"/>
                <w:szCs w:val="24"/>
                <w:lang w:val="en-GB"/>
              </w:rPr>
              <w:t xml:space="preserve">Advertising SID subfield in the </w:t>
            </w:r>
            <w:r w:rsidR="00254219">
              <w:rPr>
                <w:rFonts w:ascii="Arial" w:hAnsi="Arial" w:cs="Arial"/>
                <w:color w:val="FF0000"/>
                <w:sz w:val="24"/>
                <w:szCs w:val="24"/>
                <w:lang w:val="en-GB"/>
              </w:rPr>
              <w:t>ADI</w:t>
            </w:r>
            <w:r>
              <w:rPr>
                <w:rFonts w:ascii="Arial" w:hAnsi="Arial" w:cs="Arial"/>
                <w:color w:val="FF0000"/>
                <w:sz w:val="24"/>
                <w:szCs w:val="24"/>
                <w:lang w:val="en-GB"/>
              </w:rPr>
              <w:t xml:space="preserve"> field used to identify </w:t>
            </w:r>
            <w:r w:rsidR="00E40CCE">
              <w:rPr>
                <w:rFonts w:ascii="Arial" w:hAnsi="Arial" w:cs="Arial"/>
                <w:color w:val="FF0000"/>
                <w:sz w:val="24"/>
                <w:szCs w:val="24"/>
                <w:lang w:val="en-GB"/>
              </w:rPr>
              <w:t>the Periodic Advertising</w:t>
            </w:r>
          </w:p>
        </w:tc>
      </w:tr>
      <w:tr w:rsidR="00923135" w:rsidRPr="004A3BDF" w14:paraId="65438E80" w14:textId="77777777" w:rsidTr="00E40CC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0F448AF6" w14:textId="77777777" w:rsidR="00923135" w:rsidRDefault="00923135" w:rsidP="00E40CCE">
            <w:pPr>
              <w:pStyle w:val="CellBody"/>
              <w:spacing w:before="96"/>
              <w:rPr>
                <w:rFonts w:ascii="Arial" w:hAnsi="Arial" w:cs="Arial"/>
                <w:color w:val="FF0000"/>
                <w:sz w:val="24"/>
                <w:szCs w:val="24"/>
              </w:rPr>
            </w:pPr>
            <w:r>
              <w:rPr>
                <w:rFonts w:ascii="Arial" w:hAnsi="Arial" w:cs="Arial"/>
                <w:color w:val="FF0000"/>
                <w:sz w:val="24"/>
                <w:szCs w:val="24"/>
              </w:rPr>
              <w:t>All other values</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5393B996" w14:textId="77777777" w:rsidR="00923135" w:rsidRDefault="00923135" w:rsidP="00E40CCE">
            <w:pPr>
              <w:pStyle w:val="CellBody"/>
              <w:spacing w:before="96"/>
              <w:rPr>
                <w:rFonts w:ascii="Arial" w:hAnsi="Arial" w:cs="Arial"/>
                <w:color w:val="FF0000"/>
                <w:sz w:val="24"/>
                <w:szCs w:val="24"/>
                <w:lang w:val="en-GB"/>
              </w:rPr>
            </w:pPr>
            <w:r>
              <w:rPr>
                <w:rFonts w:ascii="Arial" w:hAnsi="Arial" w:cs="Arial"/>
                <w:color w:val="FF0000"/>
                <w:sz w:val="24"/>
                <w:szCs w:val="24"/>
                <w:lang w:val="en-GB"/>
              </w:rPr>
              <w:t>Reserved for future use</w:t>
            </w:r>
          </w:p>
        </w:tc>
      </w:tr>
    </w:tbl>
    <w:p w14:paraId="6BBEAAA0" w14:textId="77777777" w:rsidR="00E40CCE" w:rsidRPr="00770EFE" w:rsidRDefault="00E40CCE" w:rsidP="00770EFE">
      <w:pPr>
        <w:rPr>
          <w:b/>
          <w:color w:val="FF0000"/>
        </w:rPr>
      </w:pPr>
    </w:p>
    <w:p w14:paraId="0CA4AC12" w14:textId="77777777" w:rsidR="00E40CCE" w:rsidRPr="005818E1" w:rsidRDefault="00E40CCE" w:rsidP="00E40CCE">
      <w:pPr>
        <w:rPr>
          <w:rStyle w:val="Strong"/>
          <w:bCs w:val="0"/>
          <w:color w:val="FF0000"/>
        </w:rPr>
      </w:pPr>
      <w:r w:rsidRPr="005818E1">
        <w:rPr>
          <w:b/>
          <w:color w:val="FF0000"/>
        </w:rPr>
        <w:t>Return Parameters:</w:t>
      </w:r>
    </w:p>
    <w:p w14:paraId="2469F067" w14:textId="77777777" w:rsidR="00E40CCE" w:rsidRPr="004A3BDF" w:rsidRDefault="00E40CCE" w:rsidP="00E40CCE">
      <w:pPr>
        <w:spacing w:after="0"/>
        <w:rPr>
          <w:rFonts w:cs="Arial"/>
          <w:i/>
          <w:color w:val="FF0000"/>
          <w:sz w:val="24"/>
          <w:szCs w:val="24"/>
        </w:rPr>
      </w:pPr>
      <w:r w:rsidRPr="004A3BDF">
        <w:rPr>
          <w:rFonts w:cs="Arial"/>
          <w:i/>
          <w:color w:val="FF0000"/>
          <w:sz w:val="24"/>
          <w:szCs w:val="24"/>
        </w:rPr>
        <w:t>Status:</w:t>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t>Size: 1 Octet</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E40CCE" w:rsidRPr="004A3BDF" w14:paraId="3759EC9C" w14:textId="77777777" w:rsidTr="00E40CCE">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0F386C4C" w14:textId="77777777" w:rsidR="00E40CCE" w:rsidRPr="004A3BDF" w:rsidRDefault="00E40CCE" w:rsidP="00E40CCE">
            <w:pPr>
              <w:pStyle w:val="Tableheading"/>
              <w:spacing w:before="96"/>
              <w:rPr>
                <w:rFonts w:cs="Arial"/>
                <w:color w:val="FF0000"/>
                <w:sz w:val="24"/>
                <w:szCs w:val="24"/>
              </w:rPr>
            </w:pPr>
            <w:r w:rsidRPr="004A3B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029F6107" w14:textId="77777777" w:rsidR="00E40CCE" w:rsidRPr="004A3BDF" w:rsidRDefault="00E40CCE" w:rsidP="00E40CCE">
            <w:pPr>
              <w:pStyle w:val="Tableheading"/>
              <w:spacing w:before="96"/>
              <w:rPr>
                <w:rFonts w:cs="Arial"/>
                <w:color w:val="FF0000"/>
                <w:sz w:val="24"/>
                <w:szCs w:val="24"/>
              </w:rPr>
            </w:pPr>
            <w:r w:rsidRPr="004A3BDF">
              <w:rPr>
                <w:rFonts w:cs="Arial"/>
                <w:color w:val="FF0000"/>
                <w:sz w:val="24"/>
                <w:szCs w:val="24"/>
              </w:rPr>
              <w:t>Parameter Description</w:t>
            </w:r>
          </w:p>
        </w:tc>
      </w:tr>
      <w:tr w:rsidR="00E40CCE" w:rsidRPr="004A3BDF" w14:paraId="30E3F097" w14:textId="77777777" w:rsidTr="00E40CC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0FD6F6D1" w14:textId="77777777" w:rsidR="00E40CCE" w:rsidRPr="004A3BDF" w:rsidRDefault="00E40CCE" w:rsidP="00E40CCE">
            <w:pPr>
              <w:pStyle w:val="CellBody"/>
              <w:spacing w:before="96"/>
              <w:rPr>
                <w:rFonts w:ascii="Arial" w:hAnsi="Arial" w:cs="Arial"/>
                <w:color w:val="FF0000"/>
                <w:sz w:val="24"/>
                <w:szCs w:val="24"/>
              </w:rPr>
            </w:pPr>
            <w:r w:rsidRPr="004A3BDF">
              <w:rPr>
                <w:rFonts w:ascii="Arial" w:hAnsi="Arial" w:cs="Arial"/>
                <w:color w:val="FF0000"/>
                <w:sz w:val="24"/>
                <w:szCs w:val="24"/>
              </w:rPr>
              <w:t>0x00</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44C767BF" w14:textId="77777777" w:rsidR="00E40CCE" w:rsidRPr="004A3BDF" w:rsidRDefault="00E40CCE" w:rsidP="00E40CCE">
            <w:pPr>
              <w:pStyle w:val="CellBody"/>
              <w:spacing w:before="96"/>
              <w:rPr>
                <w:rFonts w:ascii="Arial" w:hAnsi="Arial" w:cs="Arial"/>
                <w:color w:val="FF0000"/>
                <w:sz w:val="24"/>
                <w:szCs w:val="24"/>
              </w:rPr>
            </w:pPr>
            <w:r w:rsidRPr="004A3BDF">
              <w:rPr>
                <w:rFonts w:ascii="Arial" w:hAnsi="Arial" w:cs="Arial"/>
                <w:color w:val="FF0000"/>
                <w:sz w:val="24"/>
                <w:szCs w:val="24"/>
              </w:rPr>
              <w:t>HCI_LE_</w:t>
            </w:r>
            <w:r>
              <w:rPr>
                <w:rFonts w:ascii="Arial" w:hAnsi="Arial" w:cs="Arial"/>
                <w:color w:val="FF0000"/>
                <w:sz w:val="24"/>
                <w:szCs w:val="24"/>
              </w:rPr>
              <w:t>Add_Device_To_Periodic_Advertiser_List</w:t>
            </w:r>
            <w:r w:rsidRPr="004A3BDF">
              <w:rPr>
                <w:rFonts w:ascii="Arial" w:hAnsi="Arial" w:cs="Arial"/>
                <w:color w:val="FF0000"/>
                <w:sz w:val="24"/>
                <w:szCs w:val="24"/>
              </w:rPr>
              <w:t xml:space="preserve"> command succeeded</w:t>
            </w:r>
          </w:p>
        </w:tc>
      </w:tr>
      <w:tr w:rsidR="00E40CCE" w:rsidRPr="004A3BDF" w14:paraId="48EBB230" w14:textId="77777777" w:rsidTr="00E40CC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3391A168" w14:textId="77777777" w:rsidR="00E40CCE" w:rsidRPr="004A3BDF" w:rsidRDefault="00E40CCE" w:rsidP="00E40CCE">
            <w:pPr>
              <w:pStyle w:val="CellBody"/>
              <w:spacing w:before="96"/>
              <w:rPr>
                <w:rFonts w:ascii="Arial" w:hAnsi="Arial" w:cs="Arial"/>
                <w:color w:val="FF0000"/>
                <w:sz w:val="24"/>
                <w:szCs w:val="24"/>
              </w:rPr>
            </w:pPr>
            <w:r w:rsidRPr="004A3BDF">
              <w:rPr>
                <w:rFonts w:ascii="Arial" w:hAnsi="Arial" w:cs="Arial"/>
                <w:color w:val="FF0000"/>
                <w:sz w:val="24"/>
                <w:szCs w:val="24"/>
              </w:rPr>
              <w:t>0x01</w:t>
            </w:r>
            <w:r w:rsidR="006E650B">
              <w:rPr>
                <w:rFonts w:ascii="Arial" w:hAnsi="Arial" w:cs="Arial"/>
                <w:color w:val="FF0000"/>
                <w:sz w:val="24"/>
                <w:szCs w:val="24"/>
              </w:rPr>
              <w:t xml:space="preserve"> – </w:t>
            </w:r>
            <w:r w:rsidRPr="004A3BDF">
              <w:rPr>
                <w:rFonts w:ascii="Arial" w:hAnsi="Arial" w:cs="Arial"/>
                <w:color w:val="FF0000"/>
                <w:sz w:val="24"/>
                <w:szCs w:val="24"/>
              </w:rPr>
              <w:t>0xFF</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74E9D05F" w14:textId="77777777" w:rsidR="00E40CCE" w:rsidRPr="004A3BDF" w:rsidRDefault="00E40CCE" w:rsidP="00E40CCE">
            <w:pPr>
              <w:pStyle w:val="CellBody"/>
              <w:spacing w:before="96"/>
              <w:rPr>
                <w:rFonts w:ascii="Arial" w:hAnsi="Arial" w:cs="Arial"/>
                <w:color w:val="FF0000"/>
                <w:sz w:val="24"/>
                <w:szCs w:val="24"/>
                <w:lang w:val="en-GB"/>
              </w:rPr>
            </w:pPr>
            <w:r w:rsidRPr="004A3BDF">
              <w:rPr>
                <w:rFonts w:ascii="Arial" w:hAnsi="Arial" w:cs="Arial"/>
                <w:color w:val="FF0000"/>
                <w:sz w:val="24"/>
                <w:szCs w:val="24"/>
              </w:rPr>
              <w:t>HCI_LE_</w:t>
            </w:r>
            <w:r>
              <w:rPr>
                <w:rFonts w:ascii="Arial" w:hAnsi="Arial" w:cs="Arial"/>
                <w:color w:val="FF0000"/>
                <w:sz w:val="24"/>
                <w:szCs w:val="24"/>
              </w:rPr>
              <w:t>Add_Device_To_Periodic_Advertiser_List</w:t>
            </w:r>
            <w:r w:rsidRPr="004A3BDF">
              <w:rPr>
                <w:rFonts w:ascii="Arial" w:hAnsi="Arial" w:cs="Arial"/>
                <w:color w:val="FF0000"/>
                <w:sz w:val="24"/>
                <w:szCs w:val="24"/>
              </w:rPr>
              <w:t xml:space="preserve"> command failed. </w:t>
            </w:r>
            <w:r w:rsidRPr="004A3BDF">
              <w:rPr>
                <w:rFonts w:ascii="Arial" w:hAnsi="Arial" w:cs="Arial"/>
                <w:color w:val="FF0000"/>
                <w:sz w:val="24"/>
                <w:szCs w:val="24"/>
                <w:lang w:val="en-GB"/>
              </w:rPr>
              <w:t>See [Vol 2] Part D, Error Codes for a list of error codes and descriptions.</w:t>
            </w:r>
          </w:p>
        </w:tc>
      </w:tr>
    </w:tbl>
    <w:p w14:paraId="151FC803" w14:textId="77777777" w:rsidR="00E40CCE" w:rsidRDefault="00E40CCE" w:rsidP="00E40CCE">
      <w:pPr>
        <w:autoSpaceDE w:val="0"/>
        <w:autoSpaceDN w:val="0"/>
        <w:adjustRightInd w:val="0"/>
        <w:spacing w:after="0" w:line="240" w:lineRule="auto"/>
        <w:rPr>
          <w:rFonts w:cs="Arial"/>
          <w:b/>
          <w:bCs/>
          <w:color w:val="FF0000"/>
          <w:sz w:val="24"/>
          <w:szCs w:val="24"/>
          <w:lang w:val="en-GB"/>
        </w:rPr>
      </w:pPr>
    </w:p>
    <w:p w14:paraId="7F48D621" w14:textId="77777777" w:rsidR="00E40CCE" w:rsidRDefault="00E40CCE" w:rsidP="00E40CCE">
      <w:pPr>
        <w:autoSpaceDE w:val="0"/>
        <w:autoSpaceDN w:val="0"/>
        <w:adjustRightInd w:val="0"/>
        <w:spacing w:after="0" w:line="240" w:lineRule="auto"/>
        <w:rPr>
          <w:rFonts w:cs="Arial"/>
          <w:b/>
          <w:bCs/>
          <w:color w:val="FF0000"/>
          <w:sz w:val="24"/>
          <w:szCs w:val="24"/>
          <w:lang w:val="en-GB"/>
        </w:rPr>
      </w:pPr>
      <w:r>
        <w:rPr>
          <w:rFonts w:cs="Arial"/>
          <w:b/>
          <w:bCs/>
          <w:color w:val="FF0000"/>
          <w:sz w:val="24"/>
          <w:szCs w:val="24"/>
          <w:lang w:val="en-GB"/>
        </w:rPr>
        <w:t>E</w:t>
      </w:r>
      <w:r w:rsidRPr="00D50A44">
        <w:rPr>
          <w:rFonts w:cs="Arial"/>
          <w:b/>
          <w:bCs/>
          <w:color w:val="FF0000"/>
          <w:sz w:val="24"/>
          <w:szCs w:val="24"/>
          <w:lang w:val="en-GB"/>
        </w:rPr>
        <w:t>vent(s) Generated (unless masked away):</w:t>
      </w:r>
    </w:p>
    <w:p w14:paraId="284BB54A" w14:textId="77777777" w:rsidR="00E40CCE" w:rsidRDefault="00E40CCE" w:rsidP="00E40CCE">
      <w:pPr>
        <w:rPr>
          <w:rFonts w:cs="Arial"/>
          <w:color w:val="FF0000"/>
          <w:sz w:val="24"/>
          <w:szCs w:val="24"/>
          <w:lang w:val="en-GB"/>
        </w:rPr>
      </w:pPr>
      <w:r w:rsidRPr="00D50A44">
        <w:rPr>
          <w:rFonts w:cs="Arial"/>
          <w:color w:val="FF0000"/>
          <w:sz w:val="24"/>
          <w:szCs w:val="24"/>
          <w:lang w:val="en-GB"/>
        </w:rPr>
        <w:t xml:space="preserve">When the </w:t>
      </w:r>
      <w:r w:rsidRPr="004A3BDF">
        <w:rPr>
          <w:rFonts w:cs="Arial"/>
          <w:color w:val="FF0000"/>
          <w:sz w:val="24"/>
          <w:szCs w:val="24"/>
        </w:rPr>
        <w:t>HCI_LE_</w:t>
      </w:r>
      <w:r>
        <w:rPr>
          <w:rFonts w:cs="Arial"/>
          <w:color w:val="FF0000"/>
          <w:sz w:val="24"/>
          <w:szCs w:val="24"/>
        </w:rPr>
        <w:t>Add_Device_To_Periodic_Advertiser_List</w:t>
      </w:r>
      <w:r w:rsidRPr="004A3BDF">
        <w:rPr>
          <w:rFonts w:cs="Arial"/>
          <w:color w:val="FF0000"/>
          <w:sz w:val="24"/>
          <w:szCs w:val="24"/>
        </w:rPr>
        <w:t xml:space="preserve"> </w:t>
      </w:r>
      <w:r w:rsidRPr="00D50A44">
        <w:rPr>
          <w:rFonts w:cs="Arial"/>
          <w:color w:val="FF0000"/>
          <w:sz w:val="24"/>
          <w:szCs w:val="24"/>
          <w:lang w:val="en-GB"/>
        </w:rPr>
        <w:t>command has completed, a Command Complete event shall be generated.</w:t>
      </w:r>
    </w:p>
    <w:p w14:paraId="7B7690C0" w14:textId="77777777" w:rsidR="00E40CCE" w:rsidRPr="00F03F8D" w:rsidRDefault="00E40CCE" w:rsidP="00F03F8D">
      <w:pPr>
        <w:pStyle w:val="Heading3"/>
      </w:pPr>
      <w:bookmarkStart w:id="348" w:name="_Toc432709683"/>
      <w:bookmarkStart w:id="349" w:name="_Toc443590426"/>
      <w:bookmarkStart w:id="350" w:name="_Toc448771409"/>
      <w:r w:rsidRPr="00B03027">
        <w:t xml:space="preserve">[New Section] </w:t>
      </w:r>
      <w:r w:rsidRPr="00F03F8D">
        <w:t>7.8.X LE Remove Device From Periodic Advertiser List Command</w:t>
      </w:r>
      <w:bookmarkEnd w:id="348"/>
      <w:bookmarkEnd w:id="349"/>
      <w:bookmarkEnd w:id="350"/>
    </w:p>
    <w:tbl>
      <w:tblPr>
        <w:tblStyle w:val="Bluetoothgrid"/>
        <w:tblW w:w="8620" w:type="dxa"/>
        <w:tblInd w:w="0" w:type="dxa"/>
        <w:tblLayout w:type="fixed"/>
        <w:tblCellMar>
          <w:left w:w="115" w:type="dxa"/>
          <w:right w:w="115" w:type="dxa"/>
        </w:tblCellMar>
        <w:tblLook w:val="04A0" w:firstRow="1" w:lastRow="0" w:firstColumn="1" w:lastColumn="0" w:noHBand="0" w:noVBand="1"/>
      </w:tblPr>
      <w:tblGrid>
        <w:gridCol w:w="2515"/>
        <w:gridCol w:w="1080"/>
        <w:gridCol w:w="3420"/>
        <w:gridCol w:w="1605"/>
      </w:tblGrid>
      <w:tr w:rsidR="00E40CCE" w:rsidRPr="004A3BDF" w14:paraId="3055FAEC" w14:textId="77777777" w:rsidTr="004138C9">
        <w:trPr>
          <w:cnfStyle w:val="100000000000" w:firstRow="1" w:lastRow="0" w:firstColumn="0" w:lastColumn="0" w:oddVBand="0" w:evenVBand="0" w:oddHBand="0" w:evenHBand="0" w:firstRowFirstColumn="0" w:firstRowLastColumn="0" w:lastRowFirstColumn="0" w:lastRowLastColumn="0"/>
          <w:cantSplit/>
          <w:trHeight w:val="579"/>
        </w:trPr>
        <w:tc>
          <w:tcPr>
            <w:tcW w:w="2515" w:type="dxa"/>
            <w:tcBorders>
              <w:top w:val="single" w:sz="4" w:space="0" w:color="auto"/>
              <w:left w:val="single" w:sz="4" w:space="0" w:color="auto"/>
              <w:bottom w:val="single" w:sz="4" w:space="0" w:color="auto"/>
              <w:right w:val="single" w:sz="4" w:space="0" w:color="auto"/>
            </w:tcBorders>
            <w:shd w:val="clear" w:color="auto" w:fill="BBFAFD"/>
          </w:tcPr>
          <w:p w14:paraId="0E9C10C9" w14:textId="77777777" w:rsidR="00E40CCE" w:rsidRPr="004A3BDF" w:rsidRDefault="00E40CCE" w:rsidP="00E40CCE">
            <w:pPr>
              <w:pStyle w:val="Tableheading"/>
              <w:spacing w:before="96"/>
              <w:rPr>
                <w:rFonts w:cs="Arial"/>
                <w:color w:val="FF0000"/>
                <w:sz w:val="24"/>
                <w:szCs w:val="24"/>
              </w:rPr>
            </w:pPr>
            <w:r w:rsidRPr="004A3BDF">
              <w:rPr>
                <w:rFonts w:cs="Arial"/>
                <w:color w:val="FF0000"/>
                <w:sz w:val="24"/>
                <w:szCs w:val="24"/>
              </w:rPr>
              <w:t>Command</w:t>
            </w:r>
          </w:p>
        </w:tc>
        <w:tc>
          <w:tcPr>
            <w:tcW w:w="1080" w:type="dxa"/>
            <w:tcBorders>
              <w:top w:val="single" w:sz="4" w:space="0" w:color="auto"/>
              <w:left w:val="single" w:sz="4" w:space="0" w:color="auto"/>
              <w:bottom w:val="single" w:sz="4" w:space="0" w:color="auto"/>
              <w:right w:val="single" w:sz="4" w:space="0" w:color="auto"/>
            </w:tcBorders>
            <w:shd w:val="clear" w:color="auto" w:fill="BBFAFD"/>
            <w:hideMark/>
          </w:tcPr>
          <w:p w14:paraId="143CAC64" w14:textId="77777777" w:rsidR="00E40CCE" w:rsidRPr="004A3BDF" w:rsidRDefault="00E40CCE" w:rsidP="00E40CCE">
            <w:pPr>
              <w:pStyle w:val="Tableheading"/>
              <w:spacing w:before="96"/>
              <w:rPr>
                <w:rFonts w:cs="Arial"/>
                <w:color w:val="FF0000"/>
                <w:sz w:val="24"/>
                <w:szCs w:val="24"/>
              </w:rPr>
            </w:pPr>
            <w:r w:rsidRPr="004A3BDF">
              <w:rPr>
                <w:rFonts w:cs="Arial"/>
                <w:color w:val="FF0000"/>
                <w:sz w:val="24"/>
                <w:szCs w:val="24"/>
              </w:rPr>
              <w:t>OCF</w:t>
            </w:r>
          </w:p>
        </w:tc>
        <w:tc>
          <w:tcPr>
            <w:tcW w:w="3420" w:type="dxa"/>
            <w:tcBorders>
              <w:top w:val="single" w:sz="4" w:space="0" w:color="auto"/>
              <w:left w:val="single" w:sz="4" w:space="0" w:color="auto"/>
              <w:bottom w:val="single" w:sz="4" w:space="0" w:color="auto"/>
              <w:right w:val="single" w:sz="4" w:space="0" w:color="auto"/>
            </w:tcBorders>
            <w:shd w:val="clear" w:color="auto" w:fill="BBFAFD"/>
          </w:tcPr>
          <w:p w14:paraId="76AE22BC" w14:textId="77777777" w:rsidR="00E40CCE" w:rsidRPr="004A3BDF" w:rsidRDefault="00E40CCE" w:rsidP="00E40CCE">
            <w:pPr>
              <w:pStyle w:val="Tableheading"/>
              <w:spacing w:before="96"/>
              <w:rPr>
                <w:rFonts w:cs="Arial"/>
                <w:color w:val="FF0000"/>
                <w:sz w:val="24"/>
                <w:szCs w:val="24"/>
              </w:rPr>
            </w:pPr>
            <w:r w:rsidRPr="004A3BDF">
              <w:rPr>
                <w:rFonts w:cs="Arial"/>
                <w:color w:val="FF0000"/>
                <w:sz w:val="24"/>
                <w:szCs w:val="24"/>
              </w:rPr>
              <w:t>Command Parameters</w:t>
            </w:r>
          </w:p>
        </w:tc>
        <w:tc>
          <w:tcPr>
            <w:tcW w:w="1605" w:type="dxa"/>
            <w:tcBorders>
              <w:top w:val="single" w:sz="4" w:space="0" w:color="auto"/>
              <w:left w:val="single" w:sz="4" w:space="0" w:color="auto"/>
              <w:bottom w:val="single" w:sz="4" w:space="0" w:color="auto"/>
              <w:right w:val="single" w:sz="4" w:space="0" w:color="auto"/>
            </w:tcBorders>
            <w:shd w:val="clear" w:color="auto" w:fill="BBFAFD"/>
          </w:tcPr>
          <w:p w14:paraId="11777F29" w14:textId="77777777" w:rsidR="00E40CCE" w:rsidRPr="004A3BDF" w:rsidRDefault="00E40CCE" w:rsidP="00E40CCE">
            <w:pPr>
              <w:pStyle w:val="Tableheading"/>
              <w:spacing w:before="96"/>
              <w:rPr>
                <w:rFonts w:cs="Arial"/>
                <w:color w:val="FF0000"/>
                <w:sz w:val="24"/>
                <w:szCs w:val="24"/>
              </w:rPr>
            </w:pPr>
            <w:r w:rsidRPr="004A3BDF">
              <w:rPr>
                <w:rFonts w:cs="Arial"/>
                <w:color w:val="FF0000"/>
                <w:sz w:val="24"/>
                <w:szCs w:val="24"/>
              </w:rPr>
              <w:t>Return Parameters</w:t>
            </w:r>
          </w:p>
        </w:tc>
      </w:tr>
      <w:tr w:rsidR="00E40CCE" w:rsidRPr="004A3BDF" w14:paraId="0452E708" w14:textId="77777777" w:rsidTr="004138C9">
        <w:trPr>
          <w:trHeight w:val="184"/>
        </w:trPr>
        <w:tc>
          <w:tcPr>
            <w:tcW w:w="251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6D87FDF5" w14:textId="77777777" w:rsidR="00E40CCE" w:rsidRPr="004A3BDF" w:rsidRDefault="00E40CCE" w:rsidP="00E40CCE">
            <w:pPr>
              <w:pStyle w:val="CellBody"/>
              <w:spacing w:before="96"/>
              <w:rPr>
                <w:rFonts w:ascii="Arial" w:hAnsi="Arial" w:cs="Arial"/>
                <w:color w:val="FF0000"/>
                <w:sz w:val="24"/>
                <w:szCs w:val="24"/>
              </w:rPr>
            </w:pPr>
            <w:r w:rsidRPr="004A3BDF">
              <w:rPr>
                <w:rFonts w:ascii="Arial" w:hAnsi="Arial" w:cs="Arial"/>
                <w:color w:val="FF0000"/>
                <w:sz w:val="24"/>
                <w:szCs w:val="24"/>
              </w:rPr>
              <w:t>HCI_LE_</w:t>
            </w:r>
            <w:r>
              <w:rPr>
                <w:rFonts w:ascii="Arial" w:hAnsi="Arial" w:cs="Arial"/>
                <w:color w:val="FF0000"/>
                <w:sz w:val="24"/>
                <w:szCs w:val="24"/>
              </w:rPr>
              <w:t>Remove_Device_From_Periodic_Advertiser_List</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1526921F" w14:textId="77777777" w:rsidR="00E40CCE" w:rsidRPr="004A3BDF" w:rsidRDefault="002E08B9" w:rsidP="00E40CCE">
            <w:pPr>
              <w:pStyle w:val="CellBody"/>
              <w:spacing w:before="96"/>
              <w:rPr>
                <w:rFonts w:ascii="Arial" w:hAnsi="Arial" w:cs="Arial"/>
                <w:color w:val="FF0000"/>
                <w:sz w:val="24"/>
                <w:szCs w:val="24"/>
              </w:rPr>
            </w:pPr>
            <w:r>
              <w:rPr>
                <w:rFonts w:ascii="Arial" w:hAnsi="Arial" w:cs="Arial"/>
                <w:color w:val="FF0000"/>
                <w:sz w:val="24"/>
                <w:szCs w:val="24"/>
              </w:rPr>
              <w:t>0x</w:t>
            </w:r>
            <w:r w:rsidR="002A258C">
              <w:rPr>
                <w:rFonts w:ascii="Arial" w:hAnsi="Arial" w:cs="Arial"/>
                <w:color w:val="FF0000"/>
                <w:sz w:val="24"/>
                <w:szCs w:val="24"/>
              </w:rPr>
              <w:t>00</w:t>
            </w:r>
            <w:r>
              <w:rPr>
                <w:rFonts w:ascii="Arial" w:hAnsi="Arial" w:cs="Arial"/>
                <w:color w:val="FF0000"/>
                <w:sz w:val="24"/>
                <w:szCs w:val="24"/>
              </w:rPr>
              <w:t>4</w:t>
            </w:r>
            <w:r w:rsidR="002A258C">
              <w:rPr>
                <w:rFonts w:ascii="Arial" w:hAnsi="Arial" w:cs="Arial"/>
                <w:color w:val="FF0000"/>
                <w:sz w:val="24"/>
                <w:szCs w:val="24"/>
              </w:rPr>
              <w:t>8</w:t>
            </w:r>
          </w:p>
        </w:tc>
        <w:tc>
          <w:tcPr>
            <w:tcW w:w="342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03C07B51" w14:textId="77777777" w:rsidR="00E40CCE" w:rsidRPr="004A3BDF" w:rsidRDefault="00E40CCE" w:rsidP="00E40CCE">
            <w:pPr>
              <w:pStyle w:val="CellBody"/>
              <w:spacing w:before="96"/>
              <w:rPr>
                <w:rFonts w:ascii="Arial" w:hAnsi="Arial" w:cs="Arial"/>
                <w:color w:val="FF0000"/>
                <w:sz w:val="24"/>
                <w:szCs w:val="24"/>
              </w:rPr>
            </w:pPr>
            <w:r w:rsidRPr="004A3BDF">
              <w:rPr>
                <w:rFonts w:ascii="Arial" w:hAnsi="Arial" w:cs="Arial"/>
                <w:color w:val="FF0000"/>
                <w:sz w:val="24"/>
                <w:szCs w:val="24"/>
              </w:rPr>
              <w:t>Advertiser_Address_Type,</w:t>
            </w:r>
          </w:p>
          <w:p w14:paraId="0A4793EB" w14:textId="77777777" w:rsidR="00E40CCE" w:rsidRDefault="00E40CCE" w:rsidP="00E40CCE">
            <w:pPr>
              <w:pStyle w:val="CellBody"/>
              <w:spacing w:before="96"/>
              <w:rPr>
                <w:rFonts w:ascii="Arial" w:hAnsi="Arial" w:cs="Arial"/>
                <w:color w:val="FF0000"/>
                <w:sz w:val="24"/>
                <w:szCs w:val="24"/>
              </w:rPr>
            </w:pPr>
            <w:r w:rsidRPr="004A3BDF">
              <w:rPr>
                <w:rFonts w:ascii="Arial" w:hAnsi="Arial" w:cs="Arial"/>
                <w:color w:val="FF0000"/>
                <w:sz w:val="24"/>
                <w:szCs w:val="24"/>
              </w:rPr>
              <w:t>Advertiser_Address,</w:t>
            </w:r>
          </w:p>
          <w:p w14:paraId="77024867" w14:textId="77777777" w:rsidR="00E40CCE" w:rsidRPr="004A3BDF" w:rsidRDefault="00BE61B9" w:rsidP="00E40CCE">
            <w:pPr>
              <w:pStyle w:val="CellBody"/>
              <w:spacing w:before="96"/>
              <w:rPr>
                <w:rFonts w:ascii="Arial" w:hAnsi="Arial" w:cs="Arial"/>
                <w:color w:val="FF0000"/>
                <w:sz w:val="24"/>
                <w:szCs w:val="24"/>
              </w:rPr>
            </w:pPr>
            <w:r>
              <w:rPr>
                <w:rFonts w:ascii="Arial" w:hAnsi="Arial" w:cs="Arial"/>
                <w:color w:val="FF0000"/>
                <w:sz w:val="24"/>
                <w:szCs w:val="24"/>
              </w:rPr>
              <w:t>Advertising_</w:t>
            </w:r>
            <w:r w:rsidR="0071747E">
              <w:rPr>
                <w:rFonts w:ascii="Arial" w:hAnsi="Arial" w:cs="Arial"/>
                <w:color w:val="FF0000"/>
                <w:sz w:val="24"/>
                <w:szCs w:val="24"/>
              </w:rPr>
              <w:t>S</w:t>
            </w:r>
            <w:r>
              <w:rPr>
                <w:rFonts w:ascii="Arial" w:hAnsi="Arial" w:cs="Arial"/>
                <w:color w:val="FF0000"/>
                <w:sz w:val="24"/>
                <w:szCs w:val="24"/>
              </w:rPr>
              <w:t>ID</w:t>
            </w:r>
          </w:p>
        </w:tc>
        <w:tc>
          <w:tcPr>
            <w:tcW w:w="160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2DA093CD" w14:textId="77777777" w:rsidR="00E40CCE" w:rsidRPr="004A3BDF" w:rsidRDefault="00E40CCE" w:rsidP="00E40CCE">
            <w:pPr>
              <w:pStyle w:val="CellBody"/>
              <w:spacing w:before="96"/>
              <w:rPr>
                <w:rFonts w:ascii="Arial" w:hAnsi="Arial" w:cs="Arial"/>
                <w:color w:val="FF0000"/>
                <w:sz w:val="24"/>
                <w:szCs w:val="24"/>
              </w:rPr>
            </w:pPr>
            <w:r w:rsidRPr="004A3BDF">
              <w:rPr>
                <w:rFonts w:ascii="Arial" w:hAnsi="Arial" w:cs="Arial"/>
                <w:color w:val="FF0000"/>
                <w:sz w:val="24"/>
                <w:szCs w:val="24"/>
              </w:rPr>
              <w:t>Status</w:t>
            </w:r>
          </w:p>
        </w:tc>
      </w:tr>
    </w:tbl>
    <w:p w14:paraId="7B75E349" w14:textId="77777777" w:rsidR="00E40CCE" w:rsidRPr="004A3BDF" w:rsidRDefault="00E40CCE" w:rsidP="00E40CCE">
      <w:pPr>
        <w:rPr>
          <w:rFonts w:cs="Arial"/>
          <w:b/>
          <w:color w:val="FF0000"/>
          <w:sz w:val="24"/>
          <w:szCs w:val="24"/>
        </w:rPr>
      </w:pPr>
    </w:p>
    <w:p w14:paraId="749D6F5D" w14:textId="77777777" w:rsidR="00E40CCE" w:rsidRPr="004A3BDF" w:rsidRDefault="00E40CCE" w:rsidP="00E40CCE">
      <w:pPr>
        <w:rPr>
          <w:rFonts w:cs="Arial"/>
          <w:b/>
          <w:color w:val="FF0000"/>
          <w:sz w:val="24"/>
          <w:szCs w:val="24"/>
        </w:rPr>
      </w:pPr>
      <w:r w:rsidRPr="004A3BDF">
        <w:rPr>
          <w:rFonts w:cs="Arial"/>
          <w:b/>
          <w:color w:val="FF0000"/>
          <w:sz w:val="24"/>
          <w:szCs w:val="24"/>
        </w:rPr>
        <w:t>Description:</w:t>
      </w:r>
    </w:p>
    <w:p w14:paraId="56C628C3" w14:textId="77777777" w:rsidR="00E40CCE" w:rsidRDefault="00E40CCE" w:rsidP="00E40CCE">
      <w:pPr>
        <w:rPr>
          <w:rFonts w:cs="Arial"/>
          <w:color w:val="FF0000"/>
          <w:sz w:val="24"/>
          <w:szCs w:val="24"/>
        </w:rPr>
      </w:pPr>
      <w:r>
        <w:rPr>
          <w:rFonts w:cs="Arial"/>
          <w:color w:val="FF0000"/>
          <w:sz w:val="24"/>
          <w:szCs w:val="24"/>
        </w:rPr>
        <w:t xml:space="preserve">The </w:t>
      </w:r>
      <w:r w:rsidRPr="004A3BDF">
        <w:rPr>
          <w:rFonts w:cs="Arial"/>
          <w:color w:val="FF0000"/>
          <w:sz w:val="24"/>
          <w:szCs w:val="24"/>
        </w:rPr>
        <w:t>LE_</w:t>
      </w:r>
      <w:r>
        <w:rPr>
          <w:rFonts w:cs="Arial"/>
          <w:color w:val="FF0000"/>
          <w:sz w:val="24"/>
          <w:szCs w:val="24"/>
        </w:rPr>
        <w:t>Remove_Device_From_Periodic_Advertiser_List command is used to remove one device from the list of Periodic Advertisers stored in the Controller.</w:t>
      </w:r>
      <w:r w:rsidR="00C67FEF">
        <w:rPr>
          <w:rFonts w:cs="Arial"/>
          <w:color w:val="FF0000"/>
          <w:sz w:val="24"/>
          <w:szCs w:val="24"/>
        </w:rPr>
        <w:t xml:space="preserve">  Removals from the Periodic Advertisers List take effect immediately.</w:t>
      </w:r>
    </w:p>
    <w:p w14:paraId="0B16A2ED" w14:textId="77777777" w:rsidR="00E40CCE" w:rsidRDefault="00C84F4D" w:rsidP="00E40CCE">
      <w:pPr>
        <w:rPr>
          <w:rFonts w:cs="Arial"/>
          <w:color w:val="FF0000"/>
          <w:sz w:val="24"/>
          <w:szCs w:val="24"/>
        </w:rPr>
      </w:pPr>
      <w:ins w:id="351" w:author="Clive D.W. Feather" w:date="2016-04-13T08:08:00Z">
        <w:r>
          <w:rPr>
            <w:rFonts w:cs="Arial"/>
            <w:color w:val="FF0000"/>
            <w:sz w:val="24"/>
            <w:szCs w:val="24"/>
          </w:rPr>
          <w:t xml:space="preserve">If the Host issue </w:t>
        </w:r>
      </w:ins>
      <w:del w:id="352" w:author="Clive D.W. Feather" w:date="2016-04-13T08:08:00Z">
        <w:r w:rsidR="00E40CCE" w:rsidDel="00C84F4D">
          <w:rPr>
            <w:rFonts w:cs="Arial"/>
            <w:color w:val="FF0000"/>
            <w:sz w:val="24"/>
            <w:szCs w:val="24"/>
          </w:rPr>
          <w:delText xml:space="preserve">This </w:delText>
        </w:r>
      </w:del>
      <w:ins w:id="353" w:author="Clive D.W. Feather" w:date="2016-04-13T08:08:00Z">
        <w:r>
          <w:rPr>
            <w:rFonts w:cs="Arial"/>
            <w:color w:val="FF0000"/>
            <w:sz w:val="24"/>
            <w:szCs w:val="24"/>
          </w:rPr>
          <w:t xml:space="preserve">this </w:t>
        </w:r>
      </w:ins>
      <w:r w:rsidR="00E40CCE">
        <w:rPr>
          <w:rFonts w:cs="Arial"/>
          <w:color w:val="FF0000"/>
          <w:sz w:val="24"/>
          <w:szCs w:val="24"/>
        </w:rPr>
        <w:t xml:space="preserve">command </w:t>
      </w:r>
      <w:del w:id="354" w:author="Clive D.W. Feather" w:date="2016-04-13T08:08:00Z">
        <w:r w:rsidR="006A559E" w:rsidDel="00C84F4D">
          <w:rPr>
            <w:rFonts w:cs="Arial"/>
            <w:color w:val="FF0000"/>
            <w:sz w:val="24"/>
            <w:szCs w:val="24"/>
          </w:rPr>
          <w:delText xml:space="preserve">shall not </w:delText>
        </w:r>
        <w:r w:rsidR="00E40CCE" w:rsidDel="00C84F4D">
          <w:rPr>
            <w:rFonts w:cs="Arial"/>
            <w:color w:val="FF0000"/>
            <w:sz w:val="24"/>
            <w:szCs w:val="24"/>
          </w:rPr>
          <w:delText xml:space="preserve">be used </w:delText>
        </w:r>
      </w:del>
      <w:r w:rsidR="00E40CCE">
        <w:rPr>
          <w:rFonts w:cs="Arial"/>
          <w:color w:val="FF0000"/>
          <w:sz w:val="24"/>
          <w:szCs w:val="24"/>
        </w:rPr>
        <w:t>when an LE</w:t>
      </w:r>
      <w:r w:rsidR="00B47B02">
        <w:rPr>
          <w:rFonts w:cs="Arial"/>
          <w:color w:val="FF0000"/>
          <w:sz w:val="24"/>
          <w:szCs w:val="24"/>
        </w:rPr>
        <w:t>_</w:t>
      </w:r>
      <w:r w:rsidR="00E40CCE">
        <w:rPr>
          <w:rFonts w:cs="Arial"/>
          <w:color w:val="FF0000"/>
          <w:sz w:val="24"/>
          <w:szCs w:val="24"/>
        </w:rPr>
        <w:t>Periodic</w:t>
      </w:r>
      <w:r w:rsidR="00B47B02">
        <w:rPr>
          <w:rFonts w:cs="Arial"/>
          <w:color w:val="FF0000"/>
          <w:sz w:val="24"/>
          <w:szCs w:val="24"/>
        </w:rPr>
        <w:t>_</w:t>
      </w:r>
      <w:r w:rsidR="00E40CCE">
        <w:rPr>
          <w:rFonts w:cs="Arial"/>
          <w:color w:val="FF0000"/>
          <w:sz w:val="24"/>
          <w:szCs w:val="24"/>
        </w:rPr>
        <w:t>Advertising</w:t>
      </w:r>
      <w:r w:rsidR="00B47B02">
        <w:rPr>
          <w:rFonts w:cs="Arial"/>
          <w:color w:val="FF0000"/>
          <w:sz w:val="24"/>
          <w:szCs w:val="24"/>
        </w:rPr>
        <w:t>_</w:t>
      </w:r>
      <w:r w:rsidR="004E4F9B">
        <w:rPr>
          <w:rFonts w:cs="Arial"/>
          <w:color w:val="FF0000"/>
          <w:sz w:val="24"/>
          <w:szCs w:val="24"/>
        </w:rPr>
        <w:t xml:space="preserve">Create_Sync </w:t>
      </w:r>
      <w:r w:rsidR="00E40CCE">
        <w:rPr>
          <w:rFonts w:cs="Arial"/>
          <w:color w:val="FF0000"/>
          <w:sz w:val="24"/>
          <w:szCs w:val="24"/>
        </w:rPr>
        <w:t>command is pending</w:t>
      </w:r>
      <w:del w:id="355" w:author="Clive D.W. Feather" w:date="2016-04-13T08:08:00Z">
        <w:r w:rsidR="00C67FEF" w:rsidDel="00C84F4D">
          <w:rPr>
            <w:rFonts w:cs="Arial"/>
            <w:color w:val="FF0000"/>
            <w:sz w:val="24"/>
            <w:szCs w:val="24"/>
          </w:rPr>
          <w:delText xml:space="preserve">; </w:delText>
        </w:r>
        <w:r w:rsidR="00872C3E" w:rsidDel="00C84F4D">
          <w:rPr>
            <w:rFonts w:cs="Arial"/>
            <w:color w:val="FF0000"/>
            <w:sz w:val="24"/>
            <w:szCs w:val="24"/>
          </w:rPr>
          <w:delText>if LE_Periodic_Advertising_Create_Sync command is pending</w:delText>
        </w:r>
      </w:del>
      <w:r w:rsidR="00872C3E">
        <w:rPr>
          <w:rFonts w:cs="Arial"/>
          <w:color w:val="FF0000"/>
          <w:sz w:val="24"/>
          <w:szCs w:val="24"/>
        </w:rPr>
        <w:t>,</w:t>
      </w:r>
      <w:ins w:id="356" w:author="Clive D.W. Feather" w:date="2016-04-13T08:08:00Z">
        <w:r>
          <w:rPr>
            <w:rFonts w:cs="Arial"/>
            <w:color w:val="FF0000"/>
            <w:sz w:val="24"/>
            <w:szCs w:val="24"/>
          </w:rPr>
          <w:t xml:space="preserve"> the</w:t>
        </w:r>
      </w:ins>
      <w:r w:rsidR="00C67FEF">
        <w:rPr>
          <w:rFonts w:cs="Arial"/>
          <w:color w:val="FF0000"/>
          <w:sz w:val="24"/>
          <w:szCs w:val="24"/>
        </w:rPr>
        <w:t xml:space="preserve"> Controller shall return the Command Disallowed (0x0C) error code.</w:t>
      </w:r>
    </w:p>
    <w:p w14:paraId="7E7508A7" w14:textId="77777777" w:rsidR="00E40CCE" w:rsidRPr="004A3BDF" w:rsidRDefault="00E40CCE" w:rsidP="00E40CCE">
      <w:pPr>
        <w:rPr>
          <w:rFonts w:cs="Arial"/>
          <w:color w:val="FF0000"/>
          <w:sz w:val="24"/>
          <w:szCs w:val="24"/>
        </w:rPr>
      </w:pPr>
      <w:r>
        <w:rPr>
          <w:rFonts w:cs="Arial"/>
          <w:color w:val="FF0000"/>
          <w:sz w:val="24"/>
          <w:szCs w:val="24"/>
        </w:rPr>
        <w:t xml:space="preserve">When a Controller cannot remove a device from the Periodic Advertiser list because it is not found, </w:t>
      </w:r>
      <w:r w:rsidR="00CA4741">
        <w:rPr>
          <w:rFonts w:cs="Arial"/>
          <w:color w:val="FF0000"/>
          <w:sz w:val="24"/>
          <w:szCs w:val="24"/>
        </w:rPr>
        <w:t xml:space="preserve">the Controller </w:t>
      </w:r>
      <w:r>
        <w:rPr>
          <w:rFonts w:cs="Arial"/>
          <w:color w:val="FF0000"/>
          <w:sz w:val="24"/>
          <w:szCs w:val="24"/>
        </w:rPr>
        <w:t xml:space="preserve">shall </w:t>
      </w:r>
      <w:r w:rsidR="00CA4741">
        <w:rPr>
          <w:rFonts w:cs="Arial"/>
          <w:color w:val="FF0000"/>
          <w:sz w:val="24"/>
          <w:szCs w:val="24"/>
        </w:rPr>
        <w:t xml:space="preserve">return </w:t>
      </w:r>
      <w:r w:rsidR="0071747E">
        <w:rPr>
          <w:rFonts w:cs="Arial"/>
          <w:color w:val="FF0000"/>
          <w:sz w:val="24"/>
          <w:szCs w:val="24"/>
        </w:rPr>
        <w:t xml:space="preserve">the Unknown </w:t>
      </w:r>
      <w:r w:rsidR="00B30EEE">
        <w:rPr>
          <w:rFonts w:cs="Arial"/>
          <w:color w:val="FF0000"/>
          <w:sz w:val="24"/>
          <w:szCs w:val="24"/>
        </w:rPr>
        <w:t xml:space="preserve">Advertising </w:t>
      </w:r>
      <w:r w:rsidR="0071747E">
        <w:rPr>
          <w:rFonts w:cs="Arial"/>
          <w:color w:val="FF0000"/>
          <w:sz w:val="24"/>
          <w:szCs w:val="24"/>
        </w:rPr>
        <w:t>Identifier (</w:t>
      </w:r>
      <w:r w:rsidR="002E08B9">
        <w:rPr>
          <w:rFonts w:cs="Arial"/>
          <w:color w:val="FF0000"/>
          <w:sz w:val="24"/>
          <w:szCs w:val="24"/>
        </w:rPr>
        <w:t>0x42</w:t>
      </w:r>
      <w:r w:rsidR="0071747E">
        <w:rPr>
          <w:rFonts w:cs="Arial"/>
          <w:color w:val="FF0000"/>
          <w:sz w:val="24"/>
          <w:szCs w:val="24"/>
        </w:rPr>
        <w:t xml:space="preserve">) </w:t>
      </w:r>
      <w:r>
        <w:rPr>
          <w:rFonts w:cs="Arial"/>
          <w:color w:val="FF0000"/>
          <w:sz w:val="24"/>
          <w:szCs w:val="24"/>
        </w:rPr>
        <w:t>error code.</w:t>
      </w:r>
    </w:p>
    <w:p w14:paraId="6AD9F576" w14:textId="77777777" w:rsidR="00E40CCE" w:rsidRPr="004A3BDF" w:rsidRDefault="00E40CCE" w:rsidP="00E40CCE">
      <w:pPr>
        <w:rPr>
          <w:rFonts w:cs="Arial"/>
          <w:b/>
          <w:color w:val="FF0000"/>
          <w:sz w:val="24"/>
          <w:szCs w:val="24"/>
        </w:rPr>
      </w:pPr>
      <w:r w:rsidRPr="004A3BDF">
        <w:rPr>
          <w:rFonts w:cs="Arial"/>
          <w:b/>
          <w:color w:val="FF0000"/>
          <w:sz w:val="24"/>
          <w:szCs w:val="24"/>
        </w:rPr>
        <w:t>Command Parameters:</w:t>
      </w:r>
    </w:p>
    <w:p w14:paraId="46AAA761" w14:textId="77777777" w:rsidR="00E40CCE" w:rsidRPr="004A3BDF" w:rsidRDefault="00E40CCE" w:rsidP="00E40CCE">
      <w:pPr>
        <w:spacing w:after="0"/>
        <w:rPr>
          <w:rFonts w:cs="Arial"/>
          <w:i/>
          <w:color w:val="FF0000"/>
          <w:sz w:val="24"/>
          <w:szCs w:val="24"/>
        </w:rPr>
      </w:pPr>
      <w:r>
        <w:rPr>
          <w:rFonts w:cs="Arial"/>
          <w:i/>
          <w:color w:val="FF0000"/>
          <w:sz w:val="24"/>
          <w:szCs w:val="24"/>
        </w:rPr>
        <w:t>Advertiser</w:t>
      </w:r>
      <w:r w:rsidRPr="004A3BDF">
        <w:rPr>
          <w:rFonts w:cs="Arial"/>
          <w:i/>
          <w:color w:val="FF0000"/>
          <w:sz w:val="24"/>
          <w:szCs w:val="24"/>
        </w:rPr>
        <w:t>_Address_Type:</w:t>
      </w:r>
      <w:r w:rsidRPr="004A3BDF">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sidRPr="004A3BDF">
        <w:rPr>
          <w:rFonts w:cs="Arial"/>
          <w:i/>
          <w:color w:val="FF0000"/>
          <w:sz w:val="24"/>
          <w:szCs w:val="24"/>
        </w:rPr>
        <w:t>Size: 1 Octet</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E40CCE" w:rsidRPr="004A3BDF" w14:paraId="7798CE52" w14:textId="77777777" w:rsidTr="00E40CCE">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1BE4034A" w14:textId="77777777" w:rsidR="00E40CCE" w:rsidRPr="004A3BDF" w:rsidRDefault="00E40CCE" w:rsidP="00E40CCE">
            <w:pPr>
              <w:pStyle w:val="Tableheading"/>
              <w:spacing w:before="96"/>
              <w:rPr>
                <w:rFonts w:cs="Arial"/>
                <w:color w:val="FF0000"/>
                <w:sz w:val="24"/>
                <w:szCs w:val="24"/>
              </w:rPr>
            </w:pPr>
            <w:r w:rsidRPr="004A3B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155EF990" w14:textId="77777777" w:rsidR="00E40CCE" w:rsidRPr="004A3BDF" w:rsidRDefault="00E40CCE" w:rsidP="00E40CCE">
            <w:pPr>
              <w:pStyle w:val="Tableheading"/>
              <w:spacing w:before="96"/>
              <w:rPr>
                <w:rFonts w:cs="Arial"/>
                <w:color w:val="FF0000"/>
                <w:sz w:val="24"/>
                <w:szCs w:val="24"/>
              </w:rPr>
            </w:pPr>
            <w:r w:rsidRPr="004A3BDF">
              <w:rPr>
                <w:rFonts w:cs="Arial"/>
                <w:color w:val="FF0000"/>
                <w:sz w:val="24"/>
                <w:szCs w:val="24"/>
              </w:rPr>
              <w:t>Parameter Description</w:t>
            </w:r>
          </w:p>
        </w:tc>
      </w:tr>
      <w:tr w:rsidR="00E40CCE" w:rsidRPr="004A3BDF" w14:paraId="15E60AFF" w14:textId="77777777" w:rsidTr="00E40CC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3C3004CB" w14:textId="77777777" w:rsidR="00E40CCE" w:rsidRPr="004A3BDF" w:rsidRDefault="00E40CCE" w:rsidP="00E40CCE">
            <w:pPr>
              <w:pStyle w:val="CellBody"/>
              <w:spacing w:before="96"/>
              <w:rPr>
                <w:rFonts w:ascii="Arial" w:hAnsi="Arial" w:cs="Arial"/>
                <w:color w:val="FF0000"/>
                <w:sz w:val="24"/>
                <w:szCs w:val="24"/>
              </w:rPr>
            </w:pPr>
            <w:r w:rsidRPr="004A3BDF">
              <w:rPr>
                <w:rFonts w:ascii="Arial" w:hAnsi="Arial" w:cs="Arial"/>
                <w:color w:val="FF0000"/>
                <w:sz w:val="24"/>
                <w:szCs w:val="24"/>
              </w:rPr>
              <w:t>0x00</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1934B3E5" w14:textId="77777777" w:rsidR="00E40CCE" w:rsidRPr="004A3BDF" w:rsidRDefault="00E40CCE">
            <w:pPr>
              <w:pStyle w:val="CellBody"/>
              <w:spacing w:before="96"/>
              <w:rPr>
                <w:rFonts w:ascii="Arial" w:hAnsi="Arial" w:cs="Arial"/>
                <w:color w:val="FF0000"/>
                <w:sz w:val="24"/>
                <w:szCs w:val="24"/>
              </w:rPr>
            </w:pPr>
            <w:r w:rsidRPr="004A3BDF">
              <w:rPr>
                <w:rFonts w:ascii="Arial" w:hAnsi="Arial" w:cs="Arial"/>
                <w:color w:val="FF0000"/>
                <w:sz w:val="24"/>
                <w:szCs w:val="24"/>
              </w:rPr>
              <w:t>Public Device Address or Public Identity Address</w:t>
            </w:r>
          </w:p>
        </w:tc>
      </w:tr>
      <w:tr w:rsidR="00E40CCE" w:rsidRPr="004A3BDF" w14:paraId="010B3C1F" w14:textId="77777777" w:rsidTr="00E40CC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354091F5" w14:textId="77777777" w:rsidR="00E40CCE" w:rsidRPr="004A3BDF" w:rsidRDefault="00E40CCE" w:rsidP="00E40CCE">
            <w:pPr>
              <w:pStyle w:val="CellBody"/>
              <w:spacing w:before="96"/>
              <w:rPr>
                <w:rFonts w:ascii="Arial" w:hAnsi="Arial" w:cs="Arial"/>
                <w:color w:val="FF0000"/>
                <w:sz w:val="24"/>
                <w:szCs w:val="24"/>
              </w:rPr>
            </w:pPr>
            <w:r w:rsidRPr="004A3BDF">
              <w:rPr>
                <w:rFonts w:ascii="Arial" w:hAnsi="Arial" w:cs="Arial"/>
                <w:color w:val="FF0000"/>
                <w:sz w:val="24"/>
                <w:szCs w:val="24"/>
              </w:rPr>
              <w:t>0x01</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092C3C20" w14:textId="77777777" w:rsidR="00E40CCE" w:rsidRPr="004A3BDF" w:rsidRDefault="00E40CCE" w:rsidP="00E40CCE">
            <w:pPr>
              <w:pStyle w:val="CellBody"/>
              <w:spacing w:before="96"/>
              <w:rPr>
                <w:rFonts w:ascii="Arial" w:hAnsi="Arial" w:cs="Arial"/>
                <w:color w:val="FF0000"/>
                <w:sz w:val="24"/>
                <w:szCs w:val="24"/>
              </w:rPr>
            </w:pPr>
            <w:r w:rsidRPr="004A3BDF">
              <w:rPr>
                <w:rFonts w:ascii="Arial" w:hAnsi="Arial" w:cs="Arial"/>
                <w:color w:val="FF0000"/>
                <w:sz w:val="24"/>
                <w:szCs w:val="24"/>
              </w:rPr>
              <w:t>Random Device Address or Random (static) Identity Address</w:t>
            </w:r>
          </w:p>
        </w:tc>
      </w:tr>
      <w:tr w:rsidR="00E40CCE" w:rsidRPr="004A3BDF" w14:paraId="38E1660F" w14:textId="77777777" w:rsidTr="00E40CC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270E0FFC" w14:textId="77777777" w:rsidR="00E40CCE" w:rsidRPr="004A3BDF" w:rsidRDefault="00783DE3" w:rsidP="00E40CCE">
            <w:pPr>
              <w:pStyle w:val="CellBody"/>
              <w:spacing w:before="96"/>
              <w:rPr>
                <w:rFonts w:ascii="Arial" w:hAnsi="Arial" w:cs="Arial"/>
                <w:color w:val="FF0000"/>
                <w:sz w:val="24"/>
                <w:szCs w:val="24"/>
              </w:rPr>
            </w:pPr>
            <w:r>
              <w:rPr>
                <w:rFonts w:ascii="Arial" w:hAnsi="Arial" w:cs="Arial"/>
                <w:color w:val="FF0000"/>
                <w:sz w:val="24"/>
                <w:szCs w:val="24"/>
              </w:rPr>
              <w:t>All other values</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6187FC28" w14:textId="77777777" w:rsidR="00E40CCE" w:rsidRPr="004A3BDF" w:rsidRDefault="00E40CCE" w:rsidP="00E40CCE">
            <w:pPr>
              <w:pStyle w:val="CellBody"/>
              <w:spacing w:before="96"/>
              <w:rPr>
                <w:rFonts w:ascii="Arial" w:hAnsi="Arial" w:cs="Arial"/>
                <w:color w:val="FF0000"/>
                <w:sz w:val="24"/>
                <w:szCs w:val="24"/>
              </w:rPr>
            </w:pPr>
            <w:r w:rsidRPr="004A3BDF">
              <w:rPr>
                <w:rFonts w:ascii="Arial" w:hAnsi="Arial" w:cs="Arial"/>
                <w:color w:val="FF0000"/>
                <w:sz w:val="24"/>
                <w:szCs w:val="24"/>
              </w:rPr>
              <w:t>Reserved for future use</w:t>
            </w:r>
          </w:p>
        </w:tc>
      </w:tr>
    </w:tbl>
    <w:p w14:paraId="3A150F3D" w14:textId="77777777" w:rsidR="00E40CCE" w:rsidRPr="004A3BDF" w:rsidRDefault="00E40CCE" w:rsidP="00E40CCE">
      <w:pPr>
        <w:rPr>
          <w:rFonts w:cs="Arial"/>
          <w:sz w:val="24"/>
          <w:szCs w:val="24"/>
        </w:rPr>
      </w:pPr>
    </w:p>
    <w:p w14:paraId="54F65D11" w14:textId="77777777" w:rsidR="00E40CCE" w:rsidRPr="004A3BDF" w:rsidRDefault="00E40CCE" w:rsidP="00E40CCE">
      <w:pPr>
        <w:spacing w:after="0"/>
        <w:rPr>
          <w:rFonts w:cs="Arial"/>
          <w:i/>
          <w:color w:val="FF0000"/>
          <w:sz w:val="24"/>
          <w:szCs w:val="24"/>
        </w:rPr>
      </w:pPr>
      <w:r>
        <w:rPr>
          <w:rFonts w:cs="Arial"/>
          <w:i/>
          <w:color w:val="FF0000"/>
          <w:sz w:val="24"/>
          <w:szCs w:val="24"/>
        </w:rPr>
        <w:t>Advertiser</w:t>
      </w:r>
      <w:r w:rsidRPr="004A3BDF">
        <w:rPr>
          <w:rFonts w:cs="Arial"/>
          <w:i/>
          <w:color w:val="FF0000"/>
          <w:sz w:val="24"/>
          <w:szCs w:val="24"/>
        </w:rPr>
        <w:t>_Address:</w:t>
      </w:r>
      <w:r w:rsidRPr="004A3BDF">
        <w:rPr>
          <w:rFonts w:cs="Arial"/>
          <w:i/>
          <w:color w:val="FF0000"/>
          <w:sz w:val="24"/>
          <w:szCs w:val="24"/>
        </w:rPr>
        <w:tab/>
      </w:r>
      <w:r w:rsidRPr="004A3BDF">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Pr>
          <w:rFonts w:cs="Arial"/>
          <w:i/>
          <w:color w:val="FF0000"/>
          <w:sz w:val="24"/>
          <w:szCs w:val="24"/>
        </w:rPr>
        <w:tab/>
      </w:r>
      <w:r w:rsidRPr="004A3BDF">
        <w:rPr>
          <w:rFonts w:cs="Arial"/>
          <w:i/>
          <w:color w:val="FF0000"/>
          <w:sz w:val="24"/>
          <w:szCs w:val="24"/>
        </w:rPr>
        <w:t>Size: 6 Octets</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816"/>
        <w:gridCol w:w="6999"/>
      </w:tblGrid>
      <w:tr w:rsidR="00E40CCE" w:rsidRPr="004A3BDF" w14:paraId="3CFA1AAA" w14:textId="77777777" w:rsidTr="00E40CCE">
        <w:trPr>
          <w:cnfStyle w:val="100000000000" w:firstRow="1" w:lastRow="0" w:firstColumn="0" w:lastColumn="0" w:oddVBand="0" w:evenVBand="0" w:oddHBand="0" w:evenHBand="0" w:firstRowFirstColumn="0" w:firstRowLastColumn="0" w:lastRowFirstColumn="0" w:lastRowLastColumn="0"/>
          <w:cantSplit/>
          <w:trHeight w:val="579"/>
        </w:trPr>
        <w:tc>
          <w:tcPr>
            <w:tcW w:w="1816" w:type="dxa"/>
            <w:tcBorders>
              <w:top w:val="single" w:sz="4" w:space="0" w:color="auto"/>
              <w:left w:val="single" w:sz="4" w:space="0" w:color="auto"/>
              <w:bottom w:val="single" w:sz="4" w:space="0" w:color="auto"/>
              <w:right w:val="single" w:sz="4" w:space="0" w:color="auto"/>
            </w:tcBorders>
            <w:shd w:val="clear" w:color="auto" w:fill="BBFAFD"/>
          </w:tcPr>
          <w:p w14:paraId="0A5D4113" w14:textId="77777777" w:rsidR="00E40CCE" w:rsidRPr="004A3BDF" w:rsidRDefault="00E40CCE" w:rsidP="00E40CCE">
            <w:pPr>
              <w:pStyle w:val="Tableheading"/>
              <w:spacing w:before="96"/>
              <w:rPr>
                <w:rFonts w:cs="Arial"/>
                <w:color w:val="FF0000"/>
                <w:sz w:val="24"/>
                <w:szCs w:val="24"/>
              </w:rPr>
            </w:pPr>
            <w:r w:rsidRPr="004A3BDF">
              <w:rPr>
                <w:rFonts w:cs="Arial"/>
                <w:color w:val="FF0000"/>
                <w:sz w:val="24"/>
                <w:szCs w:val="24"/>
              </w:rPr>
              <w:t>Value</w:t>
            </w:r>
          </w:p>
        </w:tc>
        <w:tc>
          <w:tcPr>
            <w:tcW w:w="6999" w:type="dxa"/>
            <w:tcBorders>
              <w:top w:val="single" w:sz="4" w:space="0" w:color="auto"/>
              <w:left w:val="single" w:sz="4" w:space="0" w:color="auto"/>
              <w:bottom w:val="single" w:sz="4" w:space="0" w:color="auto"/>
              <w:right w:val="single" w:sz="4" w:space="0" w:color="auto"/>
            </w:tcBorders>
            <w:shd w:val="clear" w:color="auto" w:fill="BBFAFD"/>
            <w:hideMark/>
          </w:tcPr>
          <w:p w14:paraId="36963EF5" w14:textId="77777777" w:rsidR="00E40CCE" w:rsidRPr="004A3BDF" w:rsidRDefault="00E40CCE" w:rsidP="00E40CCE">
            <w:pPr>
              <w:pStyle w:val="Tableheading"/>
              <w:spacing w:before="96"/>
              <w:rPr>
                <w:rFonts w:cs="Arial"/>
                <w:color w:val="FF0000"/>
                <w:sz w:val="24"/>
                <w:szCs w:val="24"/>
              </w:rPr>
            </w:pPr>
            <w:r w:rsidRPr="004A3BDF">
              <w:rPr>
                <w:rFonts w:cs="Arial"/>
                <w:color w:val="FF0000"/>
                <w:sz w:val="24"/>
                <w:szCs w:val="24"/>
              </w:rPr>
              <w:t>Parameter Description</w:t>
            </w:r>
          </w:p>
        </w:tc>
      </w:tr>
      <w:tr w:rsidR="00E40CCE" w:rsidRPr="004A3BDF" w14:paraId="0524682A" w14:textId="77777777" w:rsidTr="00E40CCE">
        <w:trPr>
          <w:trHeight w:val="184"/>
        </w:trPr>
        <w:tc>
          <w:tcPr>
            <w:tcW w:w="1816"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61DDC78B" w14:textId="77777777" w:rsidR="00E40CCE" w:rsidRPr="004A3BDF" w:rsidRDefault="00E40CCE" w:rsidP="00E40CCE">
            <w:pPr>
              <w:pStyle w:val="CellBody"/>
              <w:spacing w:before="96"/>
              <w:rPr>
                <w:rFonts w:ascii="Arial" w:hAnsi="Arial" w:cs="Arial"/>
                <w:color w:val="FF0000"/>
                <w:sz w:val="24"/>
                <w:szCs w:val="24"/>
              </w:rPr>
            </w:pPr>
            <w:r w:rsidRPr="004A3BDF">
              <w:rPr>
                <w:rFonts w:ascii="Arial" w:hAnsi="Arial" w:cs="Arial"/>
                <w:color w:val="FF0000"/>
                <w:sz w:val="24"/>
                <w:szCs w:val="24"/>
              </w:rPr>
              <w:t>0xXXXXXXXXXXXX</w:t>
            </w:r>
          </w:p>
        </w:tc>
        <w:tc>
          <w:tcPr>
            <w:tcW w:w="6999"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143D0CE5" w14:textId="77777777" w:rsidR="00E40CCE" w:rsidRPr="004A3BDF" w:rsidRDefault="00E40CCE" w:rsidP="00E40CCE">
            <w:pPr>
              <w:pStyle w:val="CellBody"/>
              <w:spacing w:before="96"/>
              <w:rPr>
                <w:rFonts w:ascii="Arial" w:hAnsi="Arial" w:cs="Arial"/>
                <w:color w:val="FF0000"/>
                <w:sz w:val="24"/>
                <w:szCs w:val="24"/>
                <w:lang w:val="en-GB"/>
              </w:rPr>
            </w:pPr>
            <w:r w:rsidRPr="004A3BDF">
              <w:rPr>
                <w:rFonts w:ascii="Arial" w:hAnsi="Arial" w:cs="Arial"/>
                <w:color w:val="FF0000"/>
                <w:sz w:val="24"/>
                <w:szCs w:val="24"/>
                <w:lang w:val="en-GB"/>
              </w:rPr>
              <w:t>Public Device Address, Random Device Address, Public Identity Address, or Random (static) Identity Address of the</w:t>
            </w:r>
            <w:r>
              <w:rPr>
                <w:rFonts w:ascii="Arial" w:hAnsi="Arial" w:cs="Arial"/>
                <w:color w:val="FF0000"/>
                <w:sz w:val="24"/>
                <w:szCs w:val="24"/>
                <w:lang w:val="en-GB"/>
              </w:rPr>
              <w:t xml:space="preserve"> advertiser</w:t>
            </w:r>
            <w:r w:rsidRPr="004A3BDF">
              <w:rPr>
                <w:rFonts w:ascii="Arial" w:hAnsi="Arial" w:cs="Arial"/>
                <w:color w:val="FF0000"/>
                <w:sz w:val="24"/>
                <w:szCs w:val="24"/>
                <w:lang w:val="en-GB"/>
              </w:rPr>
              <w:t>.</w:t>
            </w:r>
          </w:p>
        </w:tc>
      </w:tr>
    </w:tbl>
    <w:p w14:paraId="60BCC4DC" w14:textId="77777777" w:rsidR="00E40CCE" w:rsidRDefault="00E40CCE" w:rsidP="00E40CCE">
      <w:pPr>
        <w:spacing w:after="0"/>
        <w:rPr>
          <w:rFonts w:cs="Arial"/>
          <w:i/>
          <w:color w:val="FF0000"/>
          <w:sz w:val="24"/>
          <w:szCs w:val="24"/>
        </w:rPr>
      </w:pPr>
    </w:p>
    <w:p w14:paraId="44D90F34" w14:textId="77777777" w:rsidR="00E40CCE" w:rsidRPr="004A3BDF" w:rsidRDefault="00BE61B9" w:rsidP="00E40CCE">
      <w:pPr>
        <w:spacing w:after="0"/>
        <w:rPr>
          <w:rFonts w:cs="Arial"/>
          <w:i/>
          <w:color w:val="FF0000"/>
          <w:sz w:val="24"/>
          <w:szCs w:val="24"/>
        </w:rPr>
      </w:pPr>
      <w:r>
        <w:rPr>
          <w:rFonts w:cs="Arial"/>
          <w:i/>
          <w:color w:val="FF0000"/>
          <w:sz w:val="24"/>
          <w:szCs w:val="24"/>
        </w:rPr>
        <w:t>Advertising_</w:t>
      </w:r>
      <w:r w:rsidR="0071747E">
        <w:rPr>
          <w:rFonts w:cs="Arial"/>
          <w:i/>
          <w:color w:val="FF0000"/>
          <w:sz w:val="24"/>
          <w:szCs w:val="24"/>
        </w:rPr>
        <w:t>S</w:t>
      </w:r>
      <w:r>
        <w:rPr>
          <w:rFonts w:cs="Arial"/>
          <w:i/>
          <w:color w:val="FF0000"/>
          <w:sz w:val="24"/>
          <w:szCs w:val="24"/>
        </w:rPr>
        <w:t>ID</w:t>
      </w:r>
      <w:r w:rsidR="00E40CCE" w:rsidRPr="004A3BDF">
        <w:rPr>
          <w:rFonts w:cs="Arial"/>
          <w:i/>
          <w:color w:val="FF0000"/>
          <w:sz w:val="24"/>
          <w:szCs w:val="24"/>
        </w:rPr>
        <w:t>:</w:t>
      </w:r>
      <w:r w:rsidR="00E40CCE">
        <w:rPr>
          <w:rFonts w:cs="Arial"/>
          <w:i/>
          <w:color w:val="FF0000"/>
          <w:sz w:val="24"/>
          <w:szCs w:val="24"/>
        </w:rPr>
        <w:tab/>
      </w:r>
      <w:r w:rsidR="0071747E">
        <w:rPr>
          <w:rFonts w:cs="Arial"/>
          <w:i/>
          <w:color w:val="FF0000"/>
          <w:sz w:val="24"/>
          <w:szCs w:val="24"/>
        </w:rPr>
        <w:tab/>
      </w:r>
      <w:r w:rsidR="0071747E">
        <w:rPr>
          <w:rFonts w:cs="Arial"/>
          <w:i/>
          <w:color w:val="FF0000"/>
          <w:sz w:val="24"/>
          <w:szCs w:val="24"/>
        </w:rPr>
        <w:tab/>
      </w:r>
      <w:r w:rsidR="00E40CCE">
        <w:rPr>
          <w:rFonts w:cs="Arial"/>
          <w:i/>
          <w:color w:val="FF0000"/>
          <w:sz w:val="24"/>
          <w:szCs w:val="24"/>
        </w:rPr>
        <w:tab/>
      </w:r>
      <w:r w:rsidR="00E40CCE">
        <w:rPr>
          <w:rFonts w:cs="Arial"/>
          <w:i/>
          <w:color w:val="FF0000"/>
          <w:sz w:val="24"/>
          <w:szCs w:val="24"/>
        </w:rPr>
        <w:tab/>
      </w:r>
      <w:r w:rsidR="00E40CCE">
        <w:rPr>
          <w:rFonts w:cs="Arial"/>
          <w:i/>
          <w:color w:val="FF0000"/>
          <w:sz w:val="24"/>
          <w:szCs w:val="24"/>
        </w:rPr>
        <w:tab/>
      </w:r>
      <w:r w:rsidR="00E40CCE">
        <w:rPr>
          <w:rFonts w:cs="Arial"/>
          <w:i/>
          <w:color w:val="FF0000"/>
          <w:sz w:val="24"/>
          <w:szCs w:val="24"/>
        </w:rPr>
        <w:tab/>
      </w:r>
      <w:r w:rsidR="00E40CCE">
        <w:rPr>
          <w:rFonts w:cs="Arial"/>
          <w:i/>
          <w:color w:val="FF0000"/>
          <w:sz w:val="24"/>
          <w:szCs w:val="24"/>
        </w:rPr>
        <w:tab/>
      </w:r>
      <w:r w:rsidR="00E40CCE" w:rsidRPr="004A3BDF">
        <w:rPr>
          <w:rFonts w:cs="Arial"/>
          <w:i/>
          <w:color w:val="FF0000"/>
          <w:sz w:val="24"/>
          <w:szCs w:val="24"/>
        </w:rPr>
        <w:t>Size: 1 Octet</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E40CCE" w:rsidRPr="004A3BDF" w14:paraId="3E3329F5" w14:textId="77777777" w:rsidTr="00E40CCE">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56290B37" w14:textId="77777777" w:rsidR="00E40CCE" w:rsidRPr="004A3BDF" w:rsidRDefault="00E40CCE" w:rsidP="00E40CCE">
            <w:pPr>
              <w:pStyle w:val="Tableheading"/>
              <w:spacing w:before="96"/>
              <w:rPr>
                <w:rFonts w:cs="Arial"/>
                <w:color w:val="FF0000"/>
                <w:sz w:val="24"/>
                <w:szCs w:val="24"/>
              </w:rPr>
            </w:pPr>
            <w:r w:rsidRPr="004A3B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7FA02833" w14:textId="77777777" w:rsidR="00E40CCE" w:rsidRPr="004A3BDF" w:rsidRDefault="00E40CCE" w:rsidP="00E40CCE">
            <w:pPr>
              <w:pStyle w:val="Tableheading"/>
              <w:spacing w:before="96"/>
              <w:rPr>
                <w:rFonts w:cs="Arial"/>
                <w:color w:val="FF0000"/>
                <w:sz w:val="24"/>
                <w:szCs w:val="24"/>
              </w:rPr>
            </w:pPr>
            <w:r w:rsidRPr="004A3BDF">
              <w:rPr>
                <w:rFonts w:cs="Arial"/>
                <w:color w:val="FF0000"/>
                <w:sz w:val="24"/>
                <w:szCs w:val="24"/>
              </w:rPr>
              <w:t>Parameter Description</w:t>
            </w:r>
          </w:p>
        </w:tc>
      </w:tr>
      <w:tr w:rsidR="00E40CCE" w:rsidRPr="004A3BDF" w14:paraId="0CC56F89" w14:textId="77777777" w:rsidTr="00E40CC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4BDD788A" w14:textId="77777777" w:rsidR="00E40CCE" w:rsidRDefault="004E4F9B" w:rsidP="004E4F9B">
            <w:pPr>
              <w:pStyle w:val="CellBody"/>
              <w:spacing w:before="96"/>
              <w:rPr>
                <w:rFonts w:ascii="Arial" w:hAnsi="Arial" w:cs="Arial"/>
                <w:color w:val="FF0000"/>
                <w:sz w:val="24"/>
                <w:szCs w:val="24"/>
              </w:rPr>
            </w:pPr>
            <w:r>
              <w:rPr>
                <w:rFonts w:ascii="Arial" w:hAnsi="Arial" w:cs="Arial"/>
                <w:color w:val="FF0000"/>
                <w:sz w:val="24"/>
                <w:szCs w:val="24"/>
              </w:rPr>
              <w:t>0x00-0x0F</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0A662C7D" w14:textId="77777777" w:rsidR="00E40CCE" w:rsidRPr="004A3BDF" w:rsidRDefault="00AB5B2D" w:rsidP="00CA3F02">
            <w:pPr>
              <w:pStyle w:val="CellBody"/>
              <w:spacing w:before="96"/>
              <w:rPr>
                <w:rFonts w:ascii="Arial" w:hAnsi="Arial" w:cs="Arial"/>
                <w:color w:val="FF0000"/>
                <w:sz w:val="24"/>
                <w:szCs w:val="24"/>
                <w:lang w:val="en-GB"/>
              </w:rPr>
            </w:pPr>
            <w:r>
              <w:rPr>
                <w:rFonts w:ascii="Arial" w:hAnsi="Arial" w:cs="Arial"/>
                <w:color w:val="FF0000"/>
                <w:sz w:val="24"/>
                <w:szCs w:val="24"/>
                <w:lang w:val="en-GB"/>
              </w:rPr>
              <w:t xml:space="preserve">Advertising SID subfield in the </w:t>
            </w:r>
            <w:r w:rsidR="00254219">
              <w:rPr>
                <w:rFonts w:ascii="Arial" w:hAnsi="Arial" w:cs="Arial"/>
                <w:color w:val="FF0000"/>
                <w:sz w:val="24"/>
                <w:szCs w:val="24"/>
                <w:lang w:val="en-GB"/>
              </w:rPr>
              <w:t>ADI</w:t>
            </w:r>
            <w:r>
              <w:rPr>
                <w:rFonts w:ascii="Arial" w:hAnsi="Arial" w:cs="Arial"/>
                <w:color w:val="FF0000"/>
                <w:sz w:val="24"/>
                <w:szCs w:val="24"/>
                <w:lang w:val="en-GB"/>
              </w:rPr>
              <w:t xml:space="preserve"> field used to identify the Periodic Advertising</w:t>
            </w:r>
          </w:p>
        </w:tc>
      </w:tr>
      <w:tr w:rsidR="00C67FEF" w:rsidRPr="004A3BDF" w14:paraId="5B1E169B" w14:textId="77777777" w:rsidTr="00E40CC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0D54901F" w14:textId="77777777" w:rsidR="00C67FEF" w:rsidRDefault="00C67FEF" w:rsidP="00E40CCE">
            <w:pPr>
              <w:pStyle w:val="CellBody"/>
              <w:spacing w:before="96"/>
              <w:rPr>
                <w:rFonts w:ascii="Arial" w:hAnsi="Arial" w:cs="Arial"/>
                <w:color w:val="FF0000"/>
                <w:sz w:val="24"/>
                <w:szCs w:val="24"/>
              </w:rPr>
            </w:pPr>
            <w:r>
              <w:rPr>
                <w:rFonts w:ascii="Arial" w:hAnsi="Arial" w:cs="Arial"/>
                <w:color w:val="FF0000"/>
                <w:sz w:val="24"/>
                <w:szCs w:val="24"/>
              </w:rPr>
              <w:t>All other values</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0029B554" w14:textId="77777777" w:rsidR="00C67FEF" w:rsidRDefault="003F20C8" w:rsidP="00E40CCE">
            <w:pPr>
              <w:pStyle w:val="CellBody"/>
              <w:spacing w:before="96"/>
              <w:rPr>
                <w:rFonts w:ascii="Arial" w:hAnsi="Arial" w:cs="Arial"/>
                <w:color w:val="FF0000"/>
                <w:sz w:val="24"/>
                <w:szCs w:val="24"/>
                <w:lang w:val="en-GB"/>
              </w:rPr>
            </w:pPr>
            <w:r>
              <w:rPr>
                <w:rFonts w:ascii="Arial" w:hAnsi="Arial" w:cs="Arial"/>
                <w:color w:val="FF0000"/>
                <w:sz w:val="24"/>
                <w:szCs w:val="24"/>
                <w:lang w:val="en-GB"/>
              </w:rPr>
              <w:t>Reserved for future use</w:t>
            </w:r>
          </w:p>
        </w:tc>
      </w:tr>
    </w:tbl>
    <w:p w14:paraId="2C560FE7" w14:textId="77777777" w:rsidR="00E40CCE" w:rsidRDefault="00E40CCE" w:rsidP="00E40CCE">
      <w:pPr>
        <w:spacing w:after="0"/>
        <w:rPr>
          <w:rFonts w:cs="Arial"/>
          <w:i/>
          <w:color w:val="FF0000"/>
          <w:sz w:val="24"/>
          <w:szCs w:val="24"/>
        </w:rPr>
      </w:pPr>
    </w:p>
    <w:p w14:paraId="7CACDFBD" w14:textId="77777777" w:rsidR="00E40CCE" w:rsidRPr="005818E1" w:rsidRDefault="00E40CCE" w:rsidP="00E40CCE">
      <w:pPr>
        <w:rPr>
          <w:rStyle w:val="Strong"/>
          <w:bCs w:val="0"/>
          <w:color w:val="FF0000"/>
        </w:rPr>
      </w:pPr>
      <w:r w:rsidRPr="005818E1">
        <w:rPr>
          <w:b/>
          <w:color w:val="FF0000"/>
        </w:rPr>
        <w:t>Return Parameters:</w:t>
      </w:r>
    </w:p>
    <w:p w14:paraId="0F10592A" w14:textId="77777777" w:rsidR="00E40CCE" w:rsidRPr="004A3BDF" w:rsidRDefault="00E40CCE" w:rsidP="00E40CCE">
      <w:pPr>
        <w:spacing w:after="0"/>
        <w:rPr>
          <w:rFonts w:cs="Arial"/>
          <w:i/>
          <w:color w:val="FF0000"/>
          <w:sz w:val="24"/>
          <w:szCs w:val="24"/>
        </w:rPr>
      </w:pPr>
      <w:r w:rsidRPr="004A3BDF">
        <w:rPr>
          <w:rFonts w:cs="Arial"/>
          <w:i/>
          <w:color w:val="FF0000"/>
          <w:sz w:val="24"/>
          <w:szCs w:val="24"/>
        </w:rPr>
        <w:t>Status:</w:t>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t>Size: 1 Octet</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E40CCE" w:rsidRPr="004A3BDF" w14:paraId="051EC3BC" w14:textId="77777777" w:rsidTr="00E40CCE">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01394B59" w14:textId="77777777" w:rsidR="00E40CCE" w:rsidRPr="004A3BDF" w:rsidRDefault="00E40CCE" w:rsidP="00E40CCE">
            <w:pPr>
              <w:pStyle w:val="Tableheading"/>
              <w:spacing w:before="96"/>
              <w:rPr>
                <w:rFonts w:cs="Arial"/>
                <w:color w:val="FF0000"/>
                <w:sz w:val="24"/>
                <w:szCs w:val="24"/>
              </w:rPr>
            </w:pPr>
            <w:r w:rsidRPr="004A3B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0E0C3375" w14:textId="77777777" w:rsidR="00E40CCE" w:rsidRPr="004A3BDF" w:rsidRDefault="00E40CCE" w:rsidP="00E40CCE">
            <w:pPr>
              <w:pStyle w:val="Tableheading"/>
              <w:spacing w:before="96"/>
              <w:rPr>
                <w:rFonts w:cs="Arial"/>
                <w:color w:val="FF0000"/>
                <w:sz w:val="24"/>
                <w:szCs w:val="24"/>
              </w:rPr>
            </w:pPr>
            <w:r w:rsidRPr="004A3BDF">
              <w:rPr>
                <w:rFonts w:cs="Arial"/>
                <w:color w:val="FF0000"/>
                <w:sz w:val="24"/>
                <w:szCs w:val="24"/>
              </w:rPr>
              <w:t>Parameter Description</w:t>
            </w:r>
          </w:p>
        </w:tc>
      </w:tr>
      <w:tr w:rsidR="00E40CCE" w:rsidRPr="004A3BDF" w14:paraId="312FC2C0" w14:textId="77777777" w:rsidTr="00E40CC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0847B311" w14:textId="77777777" w:rsidR="00E40CCE" w:rsidRPr="004A3BDF" w:rsidRDefault="00E40CCE" w:rsidP="00E40CCE">
            <w:pPr>
              <w:pStyle w:val="CellBody"/>
              <w:spacing w:before="96"/>
              <w:rPr>
                <w:rFonts w:ascii="Arial" w:hAnsi="Arial" w:cs="Arial"/>
                <w:color w:val="FF0000"/>
                <w:sz w:val="24"/>
                <w:szCs w:val="24"/>
              </w:rPr>
            </w:pPr>
            <w:r w:rsidRPr="004A3BDF">
              <w:rPr>
                <w:rFonts w:ascii="Arial" w:hAnsi="Arial" w:cs="Arial"/>
                <w:color w:val="FF0000"/>
                <w:sz w:val="24"/>
                <w:szCs w:val="24"/>
              </w:rPr>
              <w:t>0x00</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41AD5201" w14:textId="77777777" w:rsidR="00E40CCE" w:rsidRPr="004A3BDF" w:rsidRDefault="00E40CCE" w:rsidP="00E40CCE">
            <w:pPr>
              <w:pStyle w:val="CellBody"/>
              <w:spacing w:before="96"/>
              <w:rPr>
                <w:rFonts w:ascii="Arial" w:hAnsi="Arial" w:cs="Arial"/>
                <w:color w:val="FF0000"/>
                <w:sz w:val="24"/>
                <w:szCs w:val="24"/>
              </w:rPr>
            </w:pPr>
            <w:r w:rsidRPr="004A3BDF">
              <w:rPr>
                <w:rFonts w:ascii="Arial" w:hAnsi="Arial" w:cs="Arial"/>
                <w:color w:val="FF0000"/>
                <w:sz w:val="24"/>
                <w:szCs w:val="24"/>
              </w:rPr>
              <w:t>HCI_LE_</w:t>
            </w:r>
            <w:r>
              <w:rPr>
                <w:rFonts w:ascii="Arial" w:hAnsi="Arial" w:cs="Arial"/>
                <w:color w:val="FF0000"/>
                <w:sz w:val="24"/>
                <w:szCs w:val="24"/>
              </w:rPr>
              <w:t>Remove_Device_From_Periodic_Advertiser_List</w:t>
            </w:r>
            <w:r w:rsidRPr="004A3BDF">
              <w:rPr>
                <w:rFonts w:ascii="Arial" w:hAnsi="Arial" w:cs="Arial"/>
                <w:color w:val="FF0000"/>
                <w:sz w:val="24"/>
                <w:szCs w:val="24"/>
              </w:rPr>
              <w:t xml:space="preserve"> command succeeded</w:t>
            </w:r>
          </w:p>
        </w:tc>
      </w:tr>
      <w:tr w:rsidR="00E40CCE" w:rsidRPr="004A3BDF" w14:paraId="7BA46D7E" w14:textId="77777777" w:rsidTr="00E40CC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104EFB65" w14:textId="77777777" w:rsidR="00E40CCE" w:rsidRPr="004A3BDF" w:rsidRDefault="00E40CCE" w:rsidP="00E40CCE">
            <w:pPr>
              <w:pStyle w:val="CellBody"/>
              <w:spacing w:before="96"/>
              <w:rPr>
                <w:rFonts w:ascii="Arial" w:hAnsi="Arial" w:cs="Arial"/>
                <w:color w:val="FF0000"/>
                <w:sz w:val="24"/>
                <w:szCs w:val="24"/>
              </w:rPr>
            </w:pPr>
            <w:r w:rsidRPr="004A3BDF">
              <w:rPr>
                <w:rFonts w:ascii="Arial" w:hAnsi="Arial" w:cs="Arial"/>
                <w:color w:val="FF0000"/>
                <w:sz w:val="24"/>
                <w:szCs w:val="24"/>
              </w:rPr>
              <w:t>0x01</w:t>
            </w:r>
            <w:r w:rsidR="006E650B">
              <w:rPr>
                <w:rFonts w:ascii="Arial" w:hAnsi="Arial" w:cs="Arial"/>
                <w:color w:val="FF0000"/>
                <w:sz w:val="24"/>
                <w:szCs w:val="24"/>
              </w:rPr>
              <w:t xml:space="preserve"> – </w:t>
            </w:r>
            <w:r w:rsidRPr="004A3BDF">
              <w:rPr>
                <w:rFonts w:ascii="Arial" w:hAnsi="Arial" w:cs="Arial"/>
                <w:color w:val="FF0000"/>
                <w:sz w:val="24"/>
                <w:szCs w:val="24"/>
              </w:rPr>
              <w:t>0xFF</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410F1BA5" w14:textId="77777777" w:rsidR="00E40CCE" w:rsidRPr="004A3BDF" w:rsidRDefault="00E40CCE" w:rsidP="00E40CCE">
            <w:pPr>
              <w:pStyle w:val="CellBody"/>
              <w:spacing w:before="96"/>
              <w:rPr>
                <w:rFonts w:ascii="Arial" w:hAnsi="Arial" w:cs="Arial"/>
                <w:color w:val="FF0000"/>
                <w:sz w:val="24"/>
                <w:szCs w:val="24"/>
                <w:lang w:val="en-GB"/>
              </w:rPr>
            </w:pPr>
            <w:r w:rsidRPr="004A3BDF">
              <w:rPr>
                <w:rFonts w:ascii="Arial" w:hAnsi="Arial" w:cs="Arial"/>
                <w:color w:val="FF0000"/>
                <w:sz w:val="24"/>
                <w:szCs w:val="24"/>
              </w:rPr>
              <w:t>HCI_LE_</w:t>
            </w:r>
            <w:r>
              <w:rPr>
                <w:rFonts w:ascii="Arial" w:hAnsi="Arial" w:cs="Arial"/>
                <w:color w:val="FF0000"/>
                <w:sz w:val="24"/>
                <w:szCs w:val="24"/>
              </w:rPr>
              <w:t>Remove_Device_From_Periodic_Advertiser_List</w:t>
            </w:r>
            <w:r w:rsidRPr="004A3BDF">
              <w:rPr>
                <w:rFonts w:ascii="Arial" w:hAnsi="Arial" w:cs="Arial"/>
                <w:color w:val="FF0000"/>
                <w:sz w:val="24"/>
                <w:szCs w:val="24"/>
              </w:rPr>
              <w:t xml:space="preserve"> command failed. </w:t>
            </w:r>
            <w:r w:rsidRPr="004A3BDF">
              <w:rPr>
                <w:rFonts w:ascii="Arial" w:hAnsi="Arial" w:cs="Arial"/>
                <w:color w:val="FF0000"/>
                <w:sz w:val="24"/>
                <w:szCs w:val="24"/>
                <w:lang w:val="en-GB"/>
              </w:rPr>
              <w:t>See [Vol 2] Part D, Error Codes for a list of error codes and descriptions.</w:t>
            </w:r>
          </w:p>
        </w:tc>
      </w:tr>
    </w:tbl>
    <w:p w14:paraId="6E0971D5" w14:textId="77777777" w:rsidR="00E40CCE" w:rsidRDefault="00E40CCE" w:rsidP="00E40CCE">
      <w:pPr>
        <w:autoSpaceDE w:val="0"/>
        <w:autoSpaceDN w:val="0"/>
        <w:adjustRightInd w:val="0"/>
        <w:spacing w:after="0" w:line="240" w:lineRule="auto"/>
        <w:rPr>
          <w:rFonts w:cs="Arial"/>
          <w:b/>
          <w:bCs/>
          <w:color w:val="FF0000"/>
          <w:sz w:val="24"/>
          <w:szCs w:val="24"/>
          <w:lang w:val="en-GB"/>
        </w:rPr>
      </w:pPr>
    </w:p>
    <w:p w14:paraId="7B60EA57" w14:textId="77777777" w:rsidR="00E40CCE" w:rsidRDefault="00E40CCE" w:rsidP="00E40CCE">
      <w:pPr>
        <w:autoSpaceDE w:val="0"/>
        <w:autoSpaceDN w:val="0"/>
        <w:adjustRightInd w:val="0"/>
        <w:spacing w:after="0" w:line="240" w:lineRule="auto"/>
        <w:rPr>
          <w:rFonts w:cs="Arial"/>
          <w:b/>
          <w:bCs/>
          <w:color w:val="FF0000"/>
          <w:sz w:val="24"/>
          <w:szCs w:val="24"/>
          <w:lang w:val="en-GB"/>
        </w:rPr>
      </w:pPr>
      <w:r>
        <w:rPr>
          <w:rFonts w:cs="Arial"/>
          <w:b/>
          <w:bCs/>
          <w:color w:val="FF0000"/>
          <w:sz w:val="24"/>
          <w:szCs w:val="24"/>
          <w:lang w:val="en-GB"/>
        </w:rPr>
        <w:t>E</w:t>
      </w:r>
      <w:r w:rsidRPr="00D50A44">
        <w:rPr>
          <w:rFonts w:cs="Arial"/>
          <w:b/>
          <w:bCs/>
          <w:color w:val="FF0000"/>
          <w:sz w:val="24"/>
          <w:szCs w:val="24"/>
          <w:lang w:val="en-GB"/>
        </w:rPr>
        <w:t>vent(s) Generated (unless masked away):</w:t>
      </w:r>
    </w:p>
    <w:p w14:paraId="500B1672" w14:textId="77777777" w:rsidR="00E40CCE" w:rsidRDefault="00E40CCE" w:rsidP="00E40CCE">
      <w:pPr>
        <w:rPr>
          <w:rFonts w:cs="Arial"/>
          <w:sz w:val="24"/>
          <w:szCs w:val="24"/>
        </w:rPr>
      </w:pPr>
      <w:r w:rsidRPr="00D50A44">
        <w:rPr>
          <w:rFonts w:cs="Arial"/>
          <w:color w:val="FF0000"/>
          <w:sz w:val="24"/>
          <w:szCs w:val="24"/>
          <w:lang w:val="en-GB"/>
        </w:rPr>
        <w:t xml:space="preserve">When the </w:t>
      </w:r>
      <w:r w:rsidRPr="004A3BDF">
        <w:rPr>
          <w:rFonts w:cs="Arial"/>
          <w:color w:val="FF0000"/>
          <w:sz w:val="24"/>
          <w:szCs w:val="24"/>
        </w:rPr>
        <w:t>HCI_LE_</w:t>
      </w:r>
      <w:r>
        <w:rPr>
          <w:rFonts w:cs="Arial"/>
          <w:color w:val="FF0000"/>
          <w:sz w:val="24"/>
          <w:szCs w:val="24"/>
        </w:rPr>
        <w:t>Remove_Device_From_Periodic_Advertiser_List</w:t>
      </w:r>
      <w:r w:rsidRPr="00D50A44">
        <w:rPr>
          <w:rFonts w:cs="Arial"/>
          <w:color w:val="FF0000"/>
          <w:sz w:val="24"/>
          <w:szCs w:val="24"/>
          <w:lang w:val="en-GB"/>
        </w:rPr>
        <w:t xml:space="preserve"> command has completed, a Command Complete event shall be generated.</w:t>
      </w:r>
    </w:p>
    <w:p w14:paraId="54690395" w14:textId="77777777" w:rsidR="00E40CCE" w:rsidRPr="008912A7" w:rsidRDefault="00E40CCE" w:rsidP="00E40CCE"/>
    <w:p w14:paraId="5BBB41BF" w14:textId="77777777" w:rsidR="00E40CCE" w:rsidRPr="00F03F8D" w:rsidRDefault="00E40CCE" w:rsidP="00F03F8D">
      <w:pPr>
        <w:pStyle w:val="Heading3"/>
      </w:pPr>
      <w:bookmarkStart w:id="357" w:name="_Toc432709684"/>
      <w:bookmarkStart w:id="358" w:name="_Toc443590427"/>
      <w:bookmarkStart w:id="359" w:name="_Toc448771410"/>
      <w:r w:rsidRPr="00B03027">
        <w:t>[New Section]</w:t>
      </w:r>
      <w:r w:rsidRPr="00F03F8D">
        <w:t xml:space="preserve"> 7.8.X LE Clear Periodic Advertiser List Command</w:t>
      </w:r>
      <w:bookmarkEnd w:id="357"/>
      <w:bookmarkEnd w:id="358"/>
      <w:bookmarkEnd w:id="359"/>
    </w:p>
    <w:tbl>
      <w:tblPr>
        <w:tblStyle w:val="Bluetoothgrid"/>
        <w:tblW w:w="8620" w:type="dxa"/>
        <w:tblInd w:w="0" w:type="dxa"/>
        <w:tblLayout w:type="fixed"/>
        <w:tblCellMar>
          <w:left w:w="115" w:type="dxa"/>
          <w:right w:w="115" w:type="dxa"/>
        </w:tblCellMar>
        <w:tblLook w:val="04A0" w:firstRow="1" w:lastRow="0" w:firstColumn="1" w:lastColumn="0" w:noHBand="0" w:noVBand="1"/>
      </w:tblPr>
      <w:tblGrid>
        <w:gridCol w:w="2515"/>
        <w:gridCol w:w="1080"/>
        <w:gridCol w:w="3420"/>
        <w:gridCol w:w="1605"/>
      </w:tblGrid>
      <w:tr w:rsidR="00E40CCE" w:rsidRPr="004A3BDF" w14:paraId="7FC3B19E" w14:textId="77777777" w:rsidTr="004138C9">
        <w:trPr>
          <w:cnfStyle w:val="100000000000" w:firstRow="1" w:lastRow="0" w:firstColumn="0" w:lastColumn="0" w:oddVBand="0" w:evenVBand="0" w:oddHBand="0" w:evenHBand="0" w:firstRowFirstColumn="0" w:firstRowLastColumn="0" w:lastRowFirstColumn="0" w:lastRowLastColumn="0"/>
          <w:cantSplit/>
          <w:trHeight w:val="579"/>
        </w:trPr>
        <w:tc>
          <w:tcPr>
            <w:tcW w:w="2515" w:type="dxa"/>
            <w:tcBorders>
              <w:top w:val="single" w:sz="4" w:space="0" w:color="auto"/>
              <w:left w:val="single" w:sz="4" w:space="0" w:color="auto"/>
              <w:bottom w:val="single" w:sz="4" w:space="0" w:color="auto"/>
              <w:right w:val="single" w:sz="4" w:space="0" w:color="auto"/>
            </w:tcBorders>
            <w:shd w:val="clear" w:color="auto" w:fill="BBFAFD"/>
          </w:tcPr>
          <w:p w14:paraId="39D61554" w14:textId="77777777" w:rsidR="00E40CCE" w:rsidRPr="004A3BDF" w:rsidRDefault="00E40CCE" w:rsidP="00E40CCE">
            <w:pPr>
              <w:pStyle w:val="Tableheading"/>
              <w:spacing w:before="96"/>
              <w:rPr>
                <w:rFonts w:cs="Arial"/>
                <w:color w:val="FF0000"/>
                <w:sz w:val="24"/>
                <w:szCs w:val="24"/>
              </w:rPr>
            </w:pPr>
            <w:r w:rsidRPr="004A3BDF">
              <w:rPr>
                <w:rFonts w:cs="Arial"/>
                <w:color w:val="FF0000"/>
                <w:sz w:val="24"/>
                <w:szCs w:val="24"/>
              </w:rPr>
              <w:t>Command</w:t>
            </w:r>
          </w:p>
        </w:tc>
        <w:tc>
          <w:tcPr>
            <w:tcW w:w="1080" w:type="dxa"/>
            <w:tcBorders>
              <w:top w:val="single" w:sz="4" w:space="0" w:color="auto"/>
              <w:left w:val="single" w:sz="4" w:space="0" w:color="auto"/>
              <w:bottom w:val="single" w:sz="4" w:space="0" w:color="auto"/>
              <w:right w:val="single" w:sz="4" w:space="0" w:color="auto"/>
            </w:tcBorders>
            <w:shd w:val="clear" w:color="auto" w:fill="BBFAFD"/>
            <w:hideMark/>
          </w:tcPr>
          <w:p w14:paraId="64FD024B" w14:textId="77777777" w:rsidR="00E40CCE" w:rsidRPr="004A3BDF" w:rsidRDefault="00E40CCE" w:rsidP="00E40CCE">
            <w:pPr>
              <w:pStyle w:val="Tableheading"/>
              <w:spacing w:before="96"/>
              <w:rPr>
                <w:rFonts w:cs="Arial"/>
                <w:color w:val="FF0000"/>
                <w:sz w:val="24"/>
                <w:szCs w:val="24"/>
              </w:rPr>
            </w:pPr>
            <w:r w:rsidRPr="004A3BDF">
              <w:rPr>
                <w:rFonts w:cs="Arial"/>
                <w:color w:val="FF0000"/>
                <w:sz w:val="24"/>
                <w:szCs w:val="24"/>
              </w:rPr>
              <w:t>OCF</w:t>
            </w:r>
          </w:p>
        </w:tc>
        <w:tc>
          <w:tcPr>
            <w:tcW w:w="3420" w:type="dxa"/>
            <w:tcBorders>
              <w:top w:val="single" w:sz="4" w:space="0" w:color="auto"/>
              <w:left w:val="single" w:sz="4" w:space="0" w:color="auto"/>
              <w:bottom w:val="single" w:sz="4" w:space="0" w:color="auto"/>
              <w:right w:val="single" w:sz="4" w:space="0" w:color="auto"/>
            </w:tcBorders>
            <w:shd w:val="clear" w:color="auto" w:fill="BBFAFD"/>
          </w:tcPr>
          <w:p w14:paraId="594DDBB9" w14:textId="77777777" w:rsidR="00E40CCE" w:rsidRPr="004A3BDF" w:rsidRDefault="00E40CCE" w:rsidP="00E40CCE">
            <w:pPr>
              <w:pStyle w:val="Tableheading"/>
              <w:spacing w:before="96"/>
              <w:rPr>
                <w:rFonts w:cs="Arial"/>
                <w:color w:val="FF0000"/>
                <w:sz w:val="24"/>
                <w:szCs w:val="24"/>
              </w:rPr>
            </w:pPr>
            <w:r w:rsidRPr="004A3BDF">
              <w:rPr>
                <w:rFonts w:cs="Arial"/>
                <w:color w:val="FF0000"/>
                <w:sz w:val="24"/>
                <w:szCs w:val="24"/>
              </w:rPr>
              <w:t>Command Parameters</w:t>
            </w:r>
          </w:p>
        </w:tc>
        <w:tc>
          <w:tcPr>
            <w:tcW w:w="1605" w:type="dxa"/>
            <w:tcBorders>
              <w:top w:val="single" w:sz="4" w:space="0" w:color="auto"/>
              <w:left w:val="single" w:sz="4" w:space="0" w:color="auto"/>
              <w:bottom w:val="single" w:sz="4" w:space="0" w:color="auto"/>
              <w:right w:val="single" w:sz="4" w:space="0" w:color="auto"/>
            </w:tcBorders>
            <w:shd w:val="clear" w:color="auto" w:fill="BBFAFD"/>
          </w:tcPr>
          <w:p w14:paraId="1AF3384D" w14:textId="77777777" w:rsidR="00E40CCE" w:rsidRPr="004A3BDF" w:rsidRDefault="00E40CCE" w:rsidP="00E40CCE">
            <w:pPr>
              <w:pStyle w:val="Tableheading"/>
              <w:spacing w:before="96"/>
              <w:rPr>
                <w:rFonts w:cs="Arial"/>
                <w:color w:val="FF0000"/>
                <w:sz w:val="24"/>
                <w:szCs w:val="24"/>
              </w:rPr>
            </w:pPr>
            <w:r w:rsidRPr="004A3BDF">
              <w:rPr>
                <w:rFonts w:cs="Arial"/>
                <w:color w:val="FF0000"/>
                <w:sz w:val="24"/>
                <w:szCs w:val="24"/>
              </w:rPr>
              <w:t>Return Parameters</w:t>
            </w:r>
          </w:p>
        </w:tc>
      </w:tr>
      <w:tr w:rsidR="00E40CCE" w:rsidRPr="004A3BDF" w14:paraId="6B22A9B2" w14:textId="77777777" w:rsidTr="004138C9">
        <w:trPr>
          <w:trHeight w:val="184"/>
        </w:trPr>
        <w:tc>
          <w:tcPr>
            <w:tcW w:w="251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1181FDD3" w14:textId="77777777" w:rsidR="00E40CCE" w:rsidRPr="00F17AA7" w:rsidRDefault="00E40CCE" w:rsidP="00E40CCE">
            <w:pPr>
              <w:pStyle w:val="CellBody"/>
              <w:spacing w:before="96"/>
              <w:rPr>
                <w:rFonts w:ascii="Arial" w:hAnsi="Arial" w:cs="Arial"/>
                <w:color w:val="FF0000"/>
                <w:sz w:val="24"/>
                <w:szCs w:val="24"/>
                <w:lang w:val="fr-FR"/>
              </w:rPr>
            </w:pPr>
            <w:r w:rsidRPr="00F17AA7">
              <w:rPr>
                <w:rFonts w:ascii="Arial" w:hAnsi="Arial" w:cs="Arial"/>
                <w:color w:val="FF0000"/>
                <w:sz w:val="24"/>
                <w:szCs w:val="24"/>
                <w:lang w:val="fr-FR"/>
              </w:rPr>
              <w:t>HCI_LE_Clear_</w:t>
            </w:r>
            <w:r>
              <w:rPr>
                <w:rFonts w:ascii="Arial" w:hAnsi="Arial" w:cs="Arial"/>
                <w:color w:val="FF0000"/>
                <w:sz w:val="24"/>
                <w:szCs w:val="24"/>
                <w:lang w:val="fr-FR"/>
              </w:rPr>
              <w:t>Periodic_Advertiser</w:t>
            </w:r>
            <w:r w:rsidRPr="00F17AA7">
              <w:rPr>
                <w:rFonts w:ascii="Arial" w:hAnsi="Arial" w:cs="Arial"/>
                <w:color w:val="FF0000"/>
                <w:sz w:val="24"/>
                <w:szCs w:val="24"/>
                <w:lang w:val="fr-FR"/>
              </w:rPr>
              <w:t>_List</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42F35235" w14:textId="77777777" w:rsidR="00E40CCE" w:rsidRPr="004A3BDF" w:rsidRDefault="002E08B9" w:rsidP="00E40CCE">
            <w:pPr>
              <w:pStyle w:val="CellBody"/>
              <w:spacing w:before="96"/>
              <w:rPr>
                <w:rFonts w:ascii="Arial" w:hAnsi="Arial" w:cs="Arial"/>
                <w:color w:val="FF0000"/>
                <w:sz w:val="24"/>
                <w:szCs w:val="24"/>
              </w:rPr>
            </w:pPr>
            <w:r>
              <w:rPr>
                <w:rFonts w:ascii="Arial" w:hAnsi="Arial" w:cs="Arial"/>
                <w:color w:val="FF0000"/>
                <w:sz w:val="24"/>
                <w:szCs w:val="24"/>
              </w:rPr>
              <w:t>0x</w:t>
            </w:r>
            <w:r w:rsidR="002A258C">
              <w:rPr>
                <w:rFonts w:ascii="Arial" w:hAnsi="Arial" w:cs="Arial"/>
                <w:color w:val="FF0000"/>
                <w:sz w:val="24"/>
                <w:szCs w:val="24"/>
              </w:rPr>
              <w:t>00</w:t>
            </w:r>
            <w:r>
              <w:rPr>
                <w:rFonts w:ascii="Arial" w:hAnsi="Arial" w:cs="Arial"/>
                <w:color w:val="FF0000"/>
                <w:sz w:val="24"/>
                <w:szCs w:val="24"/>
              </w:rPr>
              <w:t>4</w:t>
            </w:r>
            <w:r w:rsidR="002A258C">
              <w:rPr>
                <w:rFonts w:ascii="Arial" w:hAnsi="Arial" w:cs="Arial"/>
                <w:color w:val="FF0000"/>
                <w:sz w:val="24"/>
                <w:szCs w:val="24"/>
              </w:rPr>
              <w:t>9</w:t>
            </w:r>
          </w:p>
        </w:tc>
        <w:tc>
          <w:tcPr>
            <w:tcW w:w="342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0BA58AD5" w14:textId="77777777" w:rsidR="00E40CCE" w:rsidRPr="004A3BDF" w:rsidRDefault="00E40CCE" w:rsidP="00E40CCE">
            <w:pPr>
              <w:pStyle w:val="CellBody"/>
              <w:spacing w:before="96"/>
              <w:rPr>
                <w:rFonts w:ascii="Arial" w:hAnsi="Arial" w:cs="Arial"/>
                <w:color w:val="FF0000"/>
                <w:sz w:val="24"/>
                <w:szCs w:val="24"/>
              </w:rPr>
            </w:pPr>
          </w:p>
        </w:tc>
        <w:tc>
          <w:tcPr>
            <w:tcW w:w="160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68CBBD1B" w14:textId="77777777" w:rsidR="00E40CCE" w:rsidRPr="004A3BDF" w:rsidRDefault="00E40CCE" w:rsidP="00E40CCE">
            <w:pPr>
              <w:pStyle w:val="CellBody"/>
              <w:spacing w:before="96"/>
              <w:rPr>
                <w:rFonts w:ascii="Arial" w:hAnsi="Arial" w:cs="Arial"/>
                <w:color w:val="FF0000"/>
                <w:sz w:val="24"/>
                <w:szCs w:val="24"/>
              </w:rPr>
            </w:pPr>
            <w:r w:rsidRPr="004A3BDF">
              <w:rPr>
                <w:rFonts w:ascii="Arial" w:hAnsi="Arial" w:cs="Arial"/>
                <w:color w:val="FF0000"/>
                <w:sz w:val="24"/>
                <w:szCs w:val="24"/>
              </w:rPr>
              <w:t>Status</w:t>
            </w:r>
          </w:p>
        </w:tc>
      </w:tr>
    </w:tbl>
    <w:p w14:paraId="2BD4F94B" w14:textId="77777777" w:rsidR="00E40CCE" w:rsidRPr="004A3BDF" w:rsidRDefault="00E40CCE" w:rsidP="00E40CCE">
      <w:pPr>
        <w:rPr>
          <w:rFonts w:cs="Arial"/>
          <w:b/>
          <w:color w:val="FF0000"/>
          <w:sz w:val="24"/>
          <w:szCs w:val="24"/>
        </w:rPr>
      </w:pPr>
    </w:p>
    <w:p w14:paraId="246C6DD1" w14:textId="77777777" w:rsidR="00E40CCE" w:rsidRPr="004A3BDF" w:rsidRDefault="00E40CCE" w:rsidP="00E40CCE">
      <w:pPr>
        <w:rPr>
          <w:rFonts w:cs="Arial"/>
          <w:b/>
          <w:color w:val="FF0000"/>
          <w:sz w:val="24"/>
          <w:szCs w:val="24"/>
        </w:rPr>
      </w:pPr>
      <w:r w:rsidRPr="004A3BDF">
        <w:rPr>
          <w:rFonts w:cs="Arial"/>
          <w:b/>
          <w:color w:val="FF0000"/>
          <w:sz w:val="24"/>
          <w:szCs w:val="24"/>
        </w:rPr>
        <w:t>Description:</w:t>
      </w:r>
    </w:p>
    <w:p w14:paraId="6EBDADE9" w14:textId="77777777" w:rsidR="00E40CCE" w:rsidRDefault="00E40CCE" w:rsidP="00E40CCE">
      <w:pPr>
        <w:rPr>
          <w:rFonts w:cs="Arial"/>
          <w:color w:val="FF0000"/>
          <w:sz w:val="24"/>
          <w:szCs w:val="24"/>
        </w:rPr>
      </w:pPr>
      <w:r>
        <w:rPr>
          <w:rFonts w:cs="Arial"/>
          <w:color w:val="FF0000"/>
          <w:sz w:val="24"/>
          <w:szCs w:val="24"/>
        </w:rPr>
        <w:t xml:space="preserve">The </w:t>
      </w:r>
      <w:r w:rsidRPr="00F17AA7">
        <w:rPr>
          <w:rFonts w:cs="Arial"/>
          <w:color w:val="FF0000"/>
          <w:sz w:val="24"/>
          <w:szCs w:val="24"/>
          <w:lang w:val="fr-FR"/>
        </w:rPr>
        <w:t>LE_Clear_</w:t>
      </w:r>
      <w:r>
        <w:rPr>
          <w:rFonts w:cs="Arial"/>
          <w:color w:val="FF0000"/>
          <w:sz w:val="24"/>
          <w:szCs w:val="24"/>
          <w:lang w:val="fr-FR"/>
        </w:rPr>
        <w:t>Periodic_Advertiser</w:t>
      </w:r>
      <w:r w:rsidRPr="00F17AA7">
        <w:rPr>
          <w:rFonts w:cs="Arial"/>
          <w:color w:val="FF0000"/>
          <w:sz w:val="24"/>
          <w:szCs w:val="24"/>
          <w:lang w:val="fr-FR"/>
        </w:rPr>
        <w:t>_List</w:t>
      </w:r>
      <w:r>
        <w:rPr>
          <w:rFonts w:cs="Arial"/>
          <w:color w:val="FF0000"/>
          <w:sz w:val="24"/>
          <w:szCs w:val="24"/>
        </w:rPr>
        <w:t xml:space="preserve"> command is used to remove all devices from the list of Periodic Advertisers in the Controller.</w:t>
      </w:r>
    </w:p>
    <w:p w14:paraId="7DC5AC51" w14:textId="77777777" w:rsidR="00E40CCE" w:rsidRDefault="00F82B75" w:rsidP="00E40CCE">
      <w:pPr>
        <w:rPr>
          <w:rFonts w:cs="Arial"/>
          <w:color w:val="FF0000"/>
          <w:sz w:val="24"/>
          <w:szCs w:val="24"/>
        </w:rPr>
      </w:pPr>
      <w:ins w:id="360" w:author="Clive D.W. Feather" w:date="2016-04-12T15:07:00Z">
        <w:r>
          <w:rPr>
            <w:rFonts w:cs="Arial"/>
            <w:color w:val="FF0000"/>
            <w:sz w:val="24"/>
            <w:szCs w:val="24"/>
          </w:rPr>
          <w:t>If t</w:t>
        </w:r>
      </w:ins>
      <w:del w:id="361" w:author="Clive D.W. Feather" w:date="2016-04-12T15:07:00Z">
        <w:r w:rsidR="00E40CCE" w:rsidDel="00F82B75">
          <w:rPr>
            <w:rFonts w:cs="Arial"/>
            <w:color w:val="FF0000"/>
            <w:sz w:val="24"/>
            <w:szCs w:val="24"/>
          </w:rPr>
          <w:delText>T</w:delText>
        </w:r>
      </w:del>
      <w:r w:rsidR="00E40CCE">
        <w:rPr>
          <w:rFonts w:cs="Arial"/>
          <w:color w:val="FF0000"/>
          <w:sz w:val="24"/>
          <w:szCs w:val="24"/>
        </w:rPr>
        <w:t xml:space="preserve">his command </w:t>
      </w:r>
      <w:del w:id="362" w:author="Clive D.W. Feather" w:date="2016-04-12T15:07:00Z">
        <w:r w:rsidR="006A559E" w:rsidDel="00F82B75">
          <w:rPr>
            <w:rFonts w:cs="Arial"/>
            <w:color w:val="FF0000"/>
            <w:sz w:val="24"/>
            <w:szCs w:val="24"/>
          </w:rPr>
          <w:delText xml:space="preserve">shall not </w:delText>
        </w:r>
        <w:r w:rsidR="00E40CCE" w:rsidDel="00F82B75">
          <w:rPr>
            <w:rFonts w:cs="Arial"/>
            <w:color w:val="FF0000"/>
            <w:sz w:val="24"/>
            <w:szCs w:val="24"/>
          </w:rPr>
          <w:delText>be</w:delText>
        </w:r>
      </w:del>
      <w:ins w:id="363" w:author="Clive D.W. Feather" w:date="2016-04-12T15:07:00Z">
        <w:r>
          <w:rPr>
            <w:rFonts w:cs="Arial"/>
            <w:color w:val="FF0000"/>
            <w:sz w:val="24"/>
            <w:szCs w:val="24"/>
          </w:rPr>
          <w:t>is</w:t>
        </w:r>
      </w:ins>
      <w:r w:rsidR="00E40CCE">
        <w:rPr>
          <w:rFonts w:cs="Arial"/>
          <w:color w:val="FF0000"/>
          <w:sz w:val="24"/>
          <w:szCs w:val="24"/>
        </w:rPr>
        <w:t xml:space="preserve"> used when an LE</w:t>
      </w:r>
      <w:r w:rsidR="00B47B02">
        <w:rPr>
          <w:rFonts w:cs="Arial"/>
          <w:color w:val="FF0000"/>
          <w:sz w:val="24"/>
          <w:szCs w:val="24"/>
        </w:rPr>
        <w:t>_</w:t>
      </w:r>
      <w:r w:rsidR="00E40CCE">
        <w:rPr>
          <w:rFonts w:cs="Arial"/>
          <w:color w:val="FF0000"/>
          <w:sz w:val="24"/>
          <w:szCs w:val="24"/>
        </w:rPr>
        <w:t>Periodic</w:t>
      </w:r>
      <w:r w:rsidR="00B47B02">
        <w:rPr>
          <w:rFonts w:cs="Arial"/>
          <w:color w:val="FF0000"/>
          <w:sz w:val="24"/>
          <w:szCs w:val="24"/>
        </w:rPr>
        <w:t>_</w:t>
      </w:r>
      <w:r w:rsidR="00E40CCE">
        <w:rPr>
          <w:rFonts w:cs="Arial"/>
          <w:color w:val="FF0000"/>
          <w:sz w:val="24"/>
          <w:szCs w:val="24"/>
        </w:rPr>
        <w:t>Advertising</w:t>
      </w:r>
      <w:r w:rsidR="00B47B02">
        <w:rPr>
          <w:rFonts w:cs="Arial"/>
          <w:color w:val="FF0000"/>
          <w:sz w:val="24"/>
          <w:szCs w:val="24"/>
        </w:rPr>
        <w:t>_</w:t>
      </w:r>
      <w:r w:rsidR="00ED47FA">
        <w:rPr>
          <w:rFonts w:cs="Arial"/>
          <w:color w:val="FF0000"/>
          <w:sz w:val="24"/>
          <w:szCs w:val="24"/>
        </w:rPr>
        <w:t xml:space="preserve">Create_Sync </w:t>
      </w:r>
      <w:r w:rsidR="00E40CCE">
        <w:rPr>
          <w:rFonts w:cs="Arial"/>
          <w:color w:val="FF0000"/>
          <w:sz w:val="24"/>
          <w:szCs w:val="24"/>
        </w:rPr>
        <w:t>command is pending</w:t>
      </w:r>
      <w:del w:id="364" w:author="Clive D.W. Feather" w:date="2016-04-12T15:07:00Z">
        <w:r w:rsidR="003C0B1F" w:rsidDel="00F82B75">
          <w:rPr>
            <w:rFonts w:cs="Arial"/>
            <w:color w:val="FF0000"/>
            <w:sz w:val="24"/>
            <w:szCs w:val="24"/>
          </w:rPr>
          <w:delText xml:space="preserve">; </w:delText>
        </w:r>
        <w:r w:rsidR="00872C3E" w:rsidDel="00F82B75">
          <w:rPr>
            <w:rFonts w:cs="Arial"/>
            <w:color w:val="FF0000"/>
            <w:sz w:val="24"/>
            <w:szCs w:val="24"/>
          </w:rPr>
          <w:delText>if Periodic_Advertising_Create_Sync is pending</w:delText>
        </w:r>
      </w:del>
      <w:r w:rsidR="00872C3E">
        <w:rPr>
          <w:rFonts w:cs="Arial"/>
          <w:color w:val="FF0000"/>
          <w:sz w:val="24"/>
          <w:szCs w:val="24"/>
        </w:rPr>
        <w:t xml:space="preserve">, </w:t>
      </w:r>
      <w:r w:rsidR="003C0B1F">
        <w:rPr>
          <w:rFonts w:cs="Arial"/>
          <w:color w:val="FF0000"/>
          <w:sz w:val="24"/>
          <w:szCs w:val="24"/>
        </w:rPr>
        <w:t>the Controller shall return the Command Disallowed (0x0C) error code.</w:t>
      </w:r>
    </w:p>
    <w:p w14:paraId="23709630" w14:textId="77777777" w:rsidR="00E40CCE" w:rsidRDefault="00E40CCE" w:rsidP="00E40CCE">
      <w:pPr>
        <w:rPr>
          <w:rFonts w:cs="Arial"/>
          <w:b/>
          <w:color w:val="FF0000"/>
          <w:sz w:val="24"/>
          <w:szCs w:val="24"/>
        </w:rPr>
      </w:pPr>
      <w:r w:rsidRPr="004A3BDF">
        <w:rPr>
          <w:rFonts w:cs="Arial"/>
          <w:b/>
          <w:color w:val="FF0000"/>
          <w:sz w:val="24"/>
          <w:szCs w:val="24"/>
        </w:rPr>
        <w:t>Command Parameters:</w:t>
      </w:r>
    </w:p>
    <w:p w14:paraId="313E8588" w14:textId="77777777" w:rsidR="00E40CCE" w:rsidRPr="005A232F" w:rsidRDefault="00E40CCE" w:rsidP="00E40CCE">
      <w:pPr>
        <w:rPr>
          <w:rFonts w:cs="Arial"/>
          <w:color w:val="FF0000"/>
          <w:sz w:val="24"/>
          <w:szCs w:val="24"/>
        </w:rPr>
      </w:pPr>
      <w:r w:rsidRPr="005A232F">
        <w:rPr>
          <w:rFonts w:cs="Arial"/>
          <w:color w:val="FF0000"/>
          <w:sz w:val="24"/>
          <w:szCs w:val="24"/>
        </w:rPr>
        <w:t>None.</w:t>
      </w:r>
    </w:p>
    <w:p w14:paraId="469580EE" w14:textId="77777777" w:rsidR="00E40CCE" w:rsidRPr="005818E1" w:rsidRDefault="00E40CCE" w:rsidP="00E40CCE">
      <w:pPr>
        <w:rPr>
          <w:rStyle w:val="Strong"/>
          <w:bCs w:val="0"/>
          <w:color w:val="FF0000"/>
        </w:rPr>
      </w:pPr>
      <w:r w:rsidRPr="005818E1">
        <w:rPr>
          <w:b/>
          <w:color w:val="FF0000"/>
        </w:rPr>
        <w:t>Return Parameters:</w:t>
      </w:r>
    </w:p>
    <w:p w14:paraId="70801216" w14:textId="77777777" w:rsidR="00E40CCE" w:rsidRPr="004A3BDF" w:rsidRDefault="00E40CCE" w:rsidP="00E40CCE">
      <w:pPr>
        <w:spacing w:after="0"/>
        <w:rPr>
          <w:rFonts w:cs="Arial"/>
          <w:i/>
          <w:color w:val="FF0000"/>
          <w:sz w:val="24"/>
          <w:szCs w:val="24"/>
        </w:rPr>
      </w:pPr>
      <w:r w:rsidRPr="004A3BDF">
        <w:rPr>
          <w:rFonts w:cs="Arial"/>
          <w:i/>
          <w:color w:val="FF0000"/>
          <w:sz w:val="24"/>
          <w:szCs w:val="24"/>
        </w:rPr>
        <w:t>Status:</w:t>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t>Size: 1 Octet</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E40CCE" w:rsidRPr="004A3BDF" w14:paraId="125FDE3C" w14:textId="77777777" w:rsidTr="00E40CCE">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7C42B7D8" w14:textId="77777777" w:rsidR="00E40CCE" w:rsidRPr="004A3BDF" w:rsidRDefault="00E40CCE" w:rsidP="00E40CCE">
            <w:pPr>
              <w:pStyle w:val="Tableheading"/>
              <w:spacing w:before="96"/>
              <w:rPr>
                <w:rFonts w:cs="Arial"/>
                <w:color w:val="FF0000"/>
                <w:sz w:val="24"/>
                <w:szCs w:val="24"/>
              </w:rPr>
            </w:pPr>
            <w:r w:rsidRPr="004A3B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2693E25D" w14:textId="77777777" w:rsidR="00E40CCE" w:rsidRPr="004A3BDF" w:rsidRDefault="00E40CCE" w:rsidP="00E40CCE">
            <w:pPr>
              <w:pStyle w:val="Tableheading"/>
              <w:spacing w:before="96"/>
              <w:rPr>
                <w:rFonts w:cs="Arial"/>
                <w:color w:val="FF0000"/>
                <w:sz w:val="24"/>
                <w:szCs w:val="24"/>
              </w:rPr>
            </w:pPr>
            <w:r w:rsidRPr="004A3BDF">
              <w:rPr>
                <w:rFonts w:cs="Arial"/>
                <w:color w:val="FF0000"/>
                <w:sz w:val="24"/>
                <w:szCs w:val="24"/>
              </w:rPr>
              <w:t>Parameter Description</w:t>
            </w:r>
          </w:p>
        </w:tc>
      </w:tr>
      <w:tr w:rsidR="00E40CCE" w:rsidRPr="004A3BDF" w14:paraId="4B4B1F21" w14:textId="77777777" w:rsidTr="00E40CC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02DD4C1D" w14:textId="77777777" w:rsidR="00E40CCE" w:rsidRPr="004A3BDF" w:rsidRDefault="00E40CCE" w:rsidP="00E40CCE">
            <w:pPr>
              <w:pStyle w:val="CellBody"/>
              <w:spacing w:before="96"/>
              <w:rPr>
                <w:rFonts w:ascii="Arial" w:hAnsi="Arial" w:cs="Arial"/>
                <w:color w:val="FF0000"/>
                <w:sz w:val="24"/>
                <w:szCs w:val="24"/>
              </w:rPr>
            </w:pPr>
            <w:r w:rsidRPr="004A3BDF">
              <w:rPr>
                <w:rFonts w:ascii="Arial" w:hAnsi="Arial" w:cs="Arial"/>
                <w:color w:val="FF0000"/>
                <w:sz w:val="24"/>
                <w:szCs w:val="24"/>
              </w:rPr>
              <w:t>0x00</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7EBD9D5E" w14:textId="77777777" w:rsidR="00E40CCE" w:rsidRPr="004A3BDF" w:rsidRDefault="00E40CCE" w:rsidP="00E40CCE">
            <w:pPr>
              <w:pStyle w:val="CellBody"/>
              <w:spacing w:before="96"/>
              <w:rPr>
                <w:rFonts w:ascii="Arial" w:hAnsi="Arial" w:cs="Arial"/>
                <w:color w:val="FF0000"/>
                <w:sz w:val="24"/>
                <w:szCs w:val="24"/>
              </w:rPr>
            </w:pPr>
            <w:r w:rsidRPr="004A3BDF">
              <w:rPr>
                <w:rFonts w:ascii="Arial" w:hAnsi="Arial" w:cs="Arial"/>
                <w:color w:val="FF0000"/>
                <w:sz w:val="24"/>
                <w:szCs w:val="24"/>
              </w:rPr>
              <w:t>HCI_</w:t>
            </w:r>
            <w:r w:rsidRPr="00F17AA7">
              <w:rPr>
                <w:rFonts w:ascii="Arial" w:hAnsi="Arial" w:cs="Arial"/>
                <w:color w:val="FF0000"/>
                <w:sz w:val="24"/>
                <w:szCs w:val="24"/>
                <w:lang w:val="fr-FR"/>
              </w:rPr>
              <w:t>LE_Clear_</w:t>
            </w:r>
            <w:r>
              <w:rPr>
                <w:rFonts w:ascii="Arial" w:hAnsi="Arial" w:cs="Arial"/>
                <w:color w:val="FF0000"/>
                <w:sz w:val="24"/>
                <w:szCs w:val="24"/>
                <w:lang w:val="fr-FR"/>
              </w:rPr>
              <w:t>Periodic_Advertiser</w:t>
            </w:r>
            <w:r w:rsidRPr="00F17AA7">
              <w:rPr>
                <w:rFonts w:ascii="Arial" w:hAnsi="Arial" w:cs="Arial"/>
                <w:color w:val="FF0000"/>
                <w:sz w:val="24"/>
                <w:szCs w:val="24"/>
                <w:lang w:val="fr-FR"/>
              </w:rPr>
              <w:t>_List</w:t>
            </w:r>
            <w:r w:rsidRPr="004A3BDF">
              <w:rPr>
                <w:rFonts w:ascii="Arial" w:hAnsi="Arial" w:cs="Arial"/>
                <w:color w:val="FF0000"/>
                <w:sz w:val="24"/>
                <w:szCs w:val="24"/>
              </w:rPr>
              <w:t xml:space="preserve"> command succeeded</w:t>
            </w:r>
          </w:p>
        </w:tc>
      </w:tr>
      <w:tr w:rsidR="00E40CCE" w:rsidRPr="004A3BDF" w14:paraId="31239E13" w14:textId="77777777" w:rsidTr="00E40CC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1BF608D6" w14:textId="77777777" w:rsidR="00E40CCE" w:rsidRPr="004A3BDF" w:rsidRDefault="00E40CCE" w:rsidP="00E40CCE">
            <w:pPr>
              <w:pStyle w:val="CellBody"/>
              <w:spacing w:before="96"/>
              <w:rPr>
                <w:rFonts w:ascii="Arial" w:hAnsi="Arial" w:cs="Arial"/>
                <w:color w:val="FF0000"/>
                <w:sz w:val="24"/>
                <w:szCs w:val="24"/>
              </w:rPr>
            </w:pPr>
            <w:r w:rsidRPr="004A3BDF">
              <w:rPr>
                <w:rFonts w:ascii="Arial" w:hAnsi="Arial" w:cs="Arial"/>
                <w:color w:val="FF0000"/>
                <w:sz w:val="24"/>
                <w:szCs w:val="24"/>
              </w:rPr>
              <w:t>0x01</w:t>
            </w:r>
            <w:r w:rsidR="006E650B">
              <w:rPr>
                <w:rFonts w:ascii="Arial" w:hAnsi="Arial" w:cs="Arial"/>
                <w:color w:val="FF0000"/>
                <w:sz w:val="24"/>
                <w:szCs w:val="24"/>
              </w:rPr>
              <w:t xml:space="preserve"> – </w:t>
            </w:r>
            <w:r w:rsidRPr="004A3BDF">
              <w:rPr>
                <w:rFonts w:ascii="Arial" w:hAnsi="Arial" w:cs="Arial"/>
                <w:color w:val="FF0000"/>
                <w:sz w:val="24"/>
                <w:szCs w:val="24"/>
              </w:rPr>
              <w:t>0xFF</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48BDB709" w14:textId="77777777" w:rsidR="00E40CCE" w:rsidRPr="004A3BDF" w:rsidRDefault="00E40CCE" w:rsidP="00E40CCE">
            <w:pPr>
              <w:pStyle w:val="CellBody"/>
              <w:spacing w:before="96"/>
              <w:rPr>
                <w:rFonts w:ascii="Arial" w:hAnsi="Arial" w:cs="Arial"/>
                <w:color w:val="FF0000"/>
                <w:sz w:val="24"/>
                <w:szCs w:val="24"/>
                <w:lang w:val="en-GB"/>
              </w:rPr>
            </w:pPr>
            <w:r w:rsidRPr="004A3BDF">
              <w:rPr>
                <w:rFonts w:ascii="Arial" w:hAnsi="Arial" w:cs="Arial"/>
                <w:color w:val="FF0000"/>
                <w:sz w:val="24"/>
                <w:szCs w:val="24"/>
              </w:rPr>
              <w:t>HCI_</w:t>
            </w:r>
            <w:r w:rsidRPr="00F17AA7">
              <w:rPr>
                <w:rFonts w:ascii="Arial" w:hAnsi="Arial" w:cs="Arial"/>
                <w:color w:val="FF0000"/>
                <w:sz w:val="24"/>
                <w:szCs w:val="24"/>
                <w:lang w:val="fr-FR"/>
              </w:rPr>
              <w:t>LE_Clear_</w:t>
            </w:r>
            <w:r>
              <w:rPr>
                <w:rFonts w:ascii="Arial" w:hAnsi="Arial" w:cs="Arial"/>
                <w:color w:val="FF0000"/>
                <w:sz w:val="24"/>
                <w:szCs w:val="24"/>
                <w:lang w:val="fr-FR"/>
              </w:rPr>
              <w:t>Periodic_Advertiser</w:t>
            </w:r>
            <w:r w:rsidRPr="00F17AA7">
              <w:rPr>
                <w:rFonts w:ascii="Arial" w:hAnsi="Arial" w:cs="Arial"/>
                <w:color w:val="FF0000"/>
                <w:sz w:val="24"/>
                <w:szCs w:val="24"/>
                <w:lang w:val="fr-FR"/>
              </w:rPr>
              <w:t>_List</w:t>
            </w:r>
            <w:r w:rsidRPr="004A3BDF">
              <w:rPr>
                <w:rFonts w:ascii="Arial" w:hAnsi="Arial" w:cs="Arial"/>
                <w:color w:val="FF0000"/>
                <w:sz w:val="24"/>
                <w:szCs w:val="24"/>
              </w:rPr>
              <w:t xml:space="preserve"> command failed. </w:t>
            </w:r>
            <w:r w:rsidRPr="004A3BDF">
              <w:rPr>
                <w:rFonts w:ascii="Arial" w:hAnsi="Arial" w:cs="Arial"/>
                <w:color w:val="FF0000"/>
                <w:sz w:val="24"/>
                <w:szCs w:val="24"/>
                <w:lang w:val="en-GB"/>
              </w:rPr>
              <w:t>See [Vol 2] Part D, Error Codes for a list of error codes and descriptions.</w:t>
            </w:r>
          </w:p>
        </w:tc>
      </w:tr>
    </w:tbl>
    <w:p w14:paraId="3E741585" w14:textId="77777777" w:rsidR="00E40CCE" w:rsidRDefault="00E40CCE" w:rsidP="00E40CCE">
      <w:pPr>
        <w:autoSpaceDE w:val="0"/>
        <w:autoSpaceDN w:val="0"/>
        <w:adjustRightInd w:val="0"/>
        <w:spacing w:after="0" w:line="240" w:lineRule="auto"/>
        <w:rPr>
          <w:rFonts w:cs="Arial"/>
          <w:b/>
          <w:bCs/>
          <w:color w:val="FF0000"/>
          <w:sz w:val="24"/>
          <w:szCs w:val="24"/>
          <w:lang w:val="en-GB"/>
        </w:rPr>
      </w:pPr>
    </w:p>
    <w:p w14:paraId="066A6843" w14:textId="77777777" w:rsidR="00E40CCE" w:rsidRDefault="00E40CCE" w:rsidP="00E40CCE">
      <w:pPr>
        <w:autoSpaceDE w:val="0"/>
        <w:autoSpaceDN w:val="0"/>
        <w:adjustRightInd w:val="0"/>
        <w:spacing w:after="0" w:line="240" w:lineRule="auto"/>
        <w:rPr>
          <w:rFonts w:cs="Arial"/>
          <w:b/>
          <w:bCs/>
          <w:color w:val="FF0000"/>
          <w:sz w:val="24"/>
          <w:szCs w:val="24"/>
          <w:lang w:val="en-GB"/>
        </w:rPr>
      </w:pPr>
      <w:r>
        <w:rPr>
          <w:rFonts w:cs="Arial"/>
          <w:b/>
          <w:bCs/>
          <w:color w:val="FF0000"/>
          <w:sz w:val="24"/>
          <w:szCs w:val="24"/>
          <w:lang w:val="en-GB"/>
        </w:rPr>
        <w:t>E</w:t>
      </w:r>
      <w:r w:rsidRPr="00D50A44">
        <w:rPr>
          <w:rFonts w:cs="Arial"/>
          <w:b/>
          <w:bCs/>
          <w:color w:val="FF0000"/>
          <w:sz w:val="24"/>
          <w:szCs w:val="24"/>
          <w:lang w:val="en-GB"/>
        </w:rPr>
        <w:t>vent(s) Generated (unless masked away):</w:t>
      </w:r>
    </w:p>
    <w:p w14:paraId="3B2E76C1" w14:textId="77777777" w:rsidR="00E40CCE" w:rsidRDefault="00E40CCE" w:rsidP="00E40CCE">
      <w:pPr>
        <w:rPr>
          <w:rFonts w:cs="Arial"/>
          <w:color w:val="FF0000"/>
          <w:sz w:val="24"/>
          <w:szCs w:val="24"/>
          <w:lang w:val="en-GB"/>
        </w:rPr>
      </w:pPr>
      <w:r w:rsidRPr="00D50A44">
        <w:rPr>
          <w:rFonts w:cs="Arial"/>
          <w:color w:val="FF0000"/>
          <w:sz w:val="24"/>
          <w:szCs w:val="24"/>
          <w:lang w:val="en-GB"/>
        </w:rPr>
        <w:t xml:space="preserve">When the </w:t>
      </w:r>
      <w:r w:rsidRPr="004A3BDF">
        <w:rPr>
          <w:rFonts w:cs="Arial"/>
          <w:color w:val="FF0000"/>
          <w:sz w:val="24"/>
          <w:szCs w:val="24"/>
        </w:rPr>
        <w:t>HCI_</w:t>
      </w:r>
      <w:r w:rsidRPr="00F17AA7">
        <w:rPr>
          <w:rFonts w:cs="Arial"/>
          <w:color w:val="FF0000"/>
          <w:sz w:val="24"/>
          <w:szCs w:val="24"/>
          <w:lang w:val="fr-FR"/>
        </w:rPr>
        <w:t>LE_Clear_</w:t>
      </w:r>
      <w:r>
        <w:rPr>
          <w:rFonts w:cs="Arial"/>
          <w:color w:val="FF0000"/>
          <w:sz w:val="24"/>
          <w:szCs w:val="24"/>
          <w:lang w:val="fr-FR"/>
        </w:rPr>
        <w:t>Periodic_Advertiser</w:t>
      </w:r>
      <w:r w:rsidRPr="00F17AA7">
        <w:rPr>
          <w:rFonts w:cs="Arial"/>
          <w:color w:val="FF0000"/>
          <w:sz w:val="24"/>
          <w:szCs w:val="24"/>
          <w:lang w:val="fr-FR"/>
        </w:rPr>
        <w:t>_List</w:t>
      </w:r>
      <w:r w:rsidRPr="00D50A44">
        <w:rPr>
          <w:rFonts w:cs="Arial"/>
          <w:color w:val="FF0000"/>
          <w:sz w:val="24"/>
          <w:szCs w:val="24"/>
          <w:lang w:val="en-GB"/>
        </w:rPr>
        <w:t xml:space="preserve"> command has completed, a Command Complete event shall be generated.</w:t>
      </w:r>
    </w:p>
    <w:p w14:paraId="008EAE99" w14:textId="77777777" w:rsidR="00E40CCE" w:rsidRPr="003928DF" w:rsidRDefault="00E40CCE" w:rsidP="00F03F8D">
      <w:pPr>
        <w:pStyle w:val="Heading3"/>
      </w:pPr>
      <w:bookmarkStart w:id="365" w:name="_Toc432709685"/>
      <w:bookmarkStart w:id="366" w:name="_Toc443590428"/>
      <w:bookmarkStart w:id="367" w:name="_Toc448771411"/>
      <w:r w:rsidRPr="00B03027">
        <w:t>[New Section]</w:t>
      </w:r>
      <w:r w:rsidRPr="00F03F8D">
        <w:t xml:space="preserve"> 7.8.X LE Read Periodic Advertiser List Size Command</w:t>
      </w:r>
      <w:bookmarkEnd w:id="365"/>
      <w:bookmarkEnd w:id="366"/>
      <w:bookmarkEnd w:id="367"/>
    </w:p>
    <w:tbl>
      <w:tblPr>
        <w:tblStyle w:val="Bluetoothgrid"/>
        <w:tblW w:w="8620" w:type="dxa"/>
        <w:tblInd w:w="0" w:type="dxa"/>
        <w:tblLayout w:type="fixed"/>
        <w:tblCellMar>
          <w:left w:w="115" w:type="dxa"/>
          <w:right w:w="115" w:type="dxa"/>
        </w:tblCellMar>
        <w:tblLook w:val="04A0" w:firstRow="1" w:lastRow="0" w:firstColumn="1" w:lastColumn="0" w:noHBand="0" w:noVBand="1"/>
      </w:tblPr>
      <w:tblGrid>
        <w:gridCol w:w="2515"/>
        <w:gridCol w:w="1170"/>
        <w:gridCol w:w="3330"/>
        <w:gridCol w:w="1605"/>
      </w:tblGrid>
      <w:tr w:rsidR="00E40CCE" w:rsidRPr="004A3BDF" w14:paraId="730427A9" w14:textId="77777777" w:rsidTr="004138C9">
        <w:trPr>
          <w:cnfStyle w:val="100000000000" w:firstRow="1" w:lastRow="0" w:firstColumn="0" w:lastColumn="0" w:oddVBand="0" w:evenVBand="0" w:oddHBand="0" w:evenHBand="0" w:firstRowFirstColumn="0" w:firstRowLastColumn="0" w:lastRowFirstColumn="0" w:lastRowLastColumn="0"/>
          <w:cantSplit/>
          <w:trHeight w:val="579"/>
        </w:trPr>
        <w:tc>
          <w:tcPr>
            <w:tcW w:w="2515" w:type="dxa"/>
            <w:tcBorders>
              <w:top w:val="single" w:sz="4" w:space="0" w:color="auto"/>
              <w:left w:val="single" w:sz="4" w:space="0" w:color="auto"/>
              <w:bottom w:val="single" w:sz="4" w:space="0" w:color="auto"/>
              <w:right w:val="single" w:sz="4" w:space="0" w:color="auto"/>
            </w:tcBorders>
            <w:shd w:val="clear" w:color="auto" w:fill="BBFAFD"/>
          </w:tcPr>
          <w:p w14:paraId="7CCCC6F2" w14:textId="77777777" w:rsidR="00E40CCE" w:rsidRPr="004A3BDF" w:rsidRDefault="00E40CCE" w:rsidP="00E40CCE">
            <w:pPr>
              <w:pStyle w:val="Tableheading"/>
              <w:spacing w:before="96"/>
              <w:rPr>
                <w:rFonts w:cs="Arial"/>
                <w:color w:val="FF0000"/>
                <w:sz w:val="24"/>
                <w:szCs w:val="24"/>
              </w:rPr>
            </w:pPr>
            <w:r w:rsidRPr="004A3BDF">
              <w:rPr>
                <w:rFonts w:cs="Arial"/>
                <w:color w:val="FF0000"/>
                <w:sz w:val="24"/>
                <w:szCs w:val="24"/>
              </w:rPr>
              <w:t>Command</w:t>
            </w:r>
          </w:p>
        </w:tc>
        <w:tc>
          <w:tcPr>
            <w:tcW w:w="1170" w:type="dxa"/>
            <w:tcBorders>
              <w:top w:val="single" w:sz="4" w:space="0" w:color="auto"/>
              <w:left w:val="single" w:sz="4" w:space="0" w:color="auto"/>
              <w:bottom w:val="single" w:sz="4" w:space="0" w:color="auto"/>
              <w:right w:val="single" w:sz="4" w:space="0" w:color="auto"/>
            </w:tcBorders>
            <w:shd w:val="clear" w:color="auto" w:fill="BBFAFD"/>
            <w:hideMark/>
          </w:tcPr>
          <w:p w14:paraId="56F927ED" w14:textId="77777777" w:rsidR="00E40CCE" w:rsidRPr="004A3BDF" w:rsidRDefault="00E40CCE" w:rsidP="00E40CCE">
            <w:pPr>
              <w:pStyle w:val="Tableheading"/>
              <w:spacing w:before="96"/>
              <w:rPr>
                <w:rFonts w:cs="Arial"/>
                <w:color w:val="FF0000"/>
                <w:sz w:val="24"/>
                <w:szCs w:val="24"/>
              </w:rPr>
            </w:pPr>
            <w:r w:rsidRPr="004A3BDF">
              <w:rPr>
                <w:rFonts w:cs="Arial"/>
                <w:color w:val="FF0000"/>
                <w:sz w:val="24"/>
                <w:szCs w:val="24"/>
              </w:rPr>
              <w:t>OCF</w:t>
            </w:r>
          </w:p>
        </w:tc>
        <w:tc>
          <w:tcPr>
            <w:tcW w:w="3330" w:type="dxa"/>
            <w:tcBorders>
              <w:top w:val="single" w:sz="4" w:space="0" w:color="auto"/>
              <w:left w:val="single" w:sz="4" w:space="0" w:color="auto"/>
              <w:bottom w:val="single" w:sz="4" w:space="0" w:color="auto"/>
              <w:right w:val="single" w:sz="4" w:space="0" w:color="auto"/>
            </w:tcBorders>
            <w:shd w:val="clear" w:color="auto" w:fill="BBFAFD"/>
          </w:tcPr>
          <w:p w14:paraId="2F7D97C6" w14:textId="77777777" w:rsidR="00E40CCE" w:rsidRPr="004A3BDF" w:rsidRDefault="00E40CCE" w:rsidP="00E40CCE">
            <w:pPr>
              <w:pStyle w:val="Tableheading"/>
              <w:spacing w:before="96"/>
              <w:rPr>
                <w:rFonts w:cs="Arial"/>
                <w:color w:val="FF0000"/>
                <w:sz w:val="24"/>
                <w:szCs w:val="24"/>
              </w:rPr>
            </w:pPr>
            <w:r w:rsidRPr="004A3BDF">
              <w:rPr>
                <w:rFonts w:cs="Arial"/>
                <w:color w:val="FF0000"/>
                <w:sz w:val="24"/>
                <w:szCs w:val="24"/>
              </w:rPr>
              <w:t>Command Parameters</w:t>
            </w:r>
          </w:p>
        </w:tc>
        <w:tc>
          <w:tcPr>
            <w:tcW w:w="1605" w:type="dxa"/>
            <w:tcBorders>
              <w:top w:val="single" w:sz="4" w:space="0" w:color="auto"/>
              <w:left w:val="single" w:sz="4" w:space="0" w:color="auto"/>
              <w:bottom w:val="single" w:sz="4" w:space="0" w:color="auto"/>
              <w:right w:val="single" w:sz="4" w:space="0" w:color="auto"/>
            </w:tcBorders>
            <w:shd w:val="clear" w:color="auto" w:fill="BBFAFD"/>
          </w:tcPr>
          <w:p w14:paraId="00345742" w14:textId="77777777" w:rsidR="00E40CCE" w:rsidRPr="004A3BDF" w:rsidRDefault="00E40CCE" w:rsidP="00E40CCE">
            <w:pPr>
              <w:pStyle w:val="Tableheading"/>
              <w:spacing w:before="96"/>
              <w:rPr>
                <w:rFonts w:cs="Arial"/>
                <w:color w:val="FF0000"/>
                <w:sz w:val="24"/>
                <w:szCs w:val="24"/>
              </w:rPr>
            </w:pPr>
            <w:r w:rsidRPr="004A3BDF">
              <w:rPr>
                <w:rFonts w:cs="Arial"/>
                <w:color w:val="FF0000"/>
                <w:sz w:val="24"/>
                <w:szCs w:val="24"/>
              </w:rPr>
              <w:t>Return Parameters</w:t>
            </w:r>
          </w:p>
        </w:tc>
      </w:tr>
      <w:tr w:rsidR="00E40CCE" w:rsidRPr="004A3BDF" w14:paraId="52AC2465" w14:textId="77777777" w:rsidTr="004138C9">
        <w:trPr>
          <w:trHeight w:val="184"/>
        </w:trPr>
        <w:tc>
          <w:tcPr>
            <w:tcW w:w="251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01727071" w14:textId="77777777" w:rsidR="00E40CCE" w:rsidRPr="004A3BDF" w:rsidRDefault="00E40CCE" w:rsidP="00E40CCE">
            <w:pPr>
              <w:pStyle w:val="CellBody"/>
              <w:spacing w:before="96"/>
              <w:rPr>
                <w:rFonts w:ascii="Arial" w:hAnsi="Arial" w:cs="Arial"/>
                <w:color w:val="FF0000"/>
                <w:sz w:val="24"/>
                <w:szCs w:val="24"/>
              </w:rPr>
            </w:pPr>
            <w:r w:rsidRPr="004A3BDF">
              <w:rPr>
                <w:rFonts w:ascii="Arial" w:hAnsi="Arial" w:cs="Arial"/>
                <w:color w:val="FF0000"/>
                <w:sz w:val="24"/>
                <w:szCs w:val="24"/>
              </w:rPr>
              <w:t>HCI_LE_Read_</w:t>
            </w:r>
            <w:r>
              <w:rPr>
                <w:rFonts w:ascii="Arial" w:hAnsi="Arial" w:cs="Arial"/>
                <w:color w:val="FF0000"/>
                <w:sz w:val="24"/>
                <w:szCs w:val="24"/>
              </w:rPr>
              <w:t>Periodic_Advertiser_List_Size</w:t>
            </w:r>
          </w:p>
        </w:tc>
        <w:tc>
          <w:tcPr>
            <w:tcW w:w="117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1E504C16" w14:textId="77777777" w:rsidR="00E40CCE" w:rsidRPr="004A3BDF" w:rsidRDefault="002E08B9" w:rsidP="0093524B">
            <w:pPr>
              <w:pStyle w:val="CellBody"/>
              <w:spacing w:before="96"/>
              <w:rPr>
                <w:rFonts w:ascii="Arial" w:hAnsi="Arial" w:cs="Arial"/>
                <w:color w:val="FF0000"/>
                <w:sz w:val="24"/>
                <w:szCs w:val="24"/>
              </w:rPr>
            </w:pPr>
            <w:r>
              <w:rPr>
                <w:rFonts w:ascii="Arial" w:hAnsi="Arial" w:cs="Arial"/>
                <w:color w:val="FF0000"/>
                <w:sz w:val="24"/>
                <w:szCs w:val="24"/>
              </w:rPr>
              <w:t>0x</w:t>
            </w:r>
            <w:r w:rsidR="002A258C">
              <w:rPr>
                <w:rFonts w:ascii="Arial" w:hAnsi="Arial" w:cs="Arial"/>
                <w:color w:val="FF0000"/>
                <w:sz w:val="24"/>
                <w:szCs w:val="24"/>
              </w:rPr>
              <w:t>004A</w:t>
            </w:r>
          </w:p>
        </w:tc>
        <w:tc>
          <w:tcPr>
            <w:tcW w:w="333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0983A1D7" w14:textId="77777777" w:rsidR="00E40CCE" w:rsidRPr="004A3BDF" w:rsidRDefault="00E40CCE" w:rsidP="00E40CCE">
            <w:pPr>
              <w:pStyle w:val="CellBody"/>
              <w:spacing w:before="96"/>
              <w:rPr>
                <w:rFonts w:ascii="Arial" w:hAnsi="Arial" w:cs="Arial"/>
                <w:color w:val="FF0000"/>
                <w:sz w:val="24"/>
                <w:szCs w:val="24"/>
              </w:rPr>
            </w:pPr>
          </w:p>
        </w:tc>
        <w:tc>
          <w:tcPr>
            <w:tcW w:w="160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19E47CC7" w14:textId="77777777" w:rsidR="00E40CCE" w:rsidRPr="004A3BDF" w:rsidRDefault="00E40CCE" w:rsidP="00E40CCE">
            <w:pPr>
              <w:pStyle w:val="CellBody"/>
              <w:spacing w:before="96"/>
              <w:rPr>
                <w:rFonts w:ascii="Arial" w:hAnsi="Arial" w:cs="Arial"/>
                <w:color w:val="FF0000"/>
                <w:sz w:val="24"/>
                <w:szCs w:val="24"/>
              </w:rPr>
            </w:pPr>
            <w:r w:rsidRPr="004A3BDF">
              <w:rPr>
                <w:rFonts w:ascii="Arial" w:hAnsi="Arial" w:cs="Arial"/>
                <w:color w:val="FF0000"/>
                <w:sz w:val="24"/>
                <w:szCs w:val="24"/>
              </w:rPr>
              <w:t>Status</w:t>
            </w:r>
          </w:p>
          <w:p w14:paraId="6D939AF2" w14:textId="77777777" w:rsidR="00E40CCE" w:rsidRPr="004A3BDF" w:rsidRDefault="00E40CCE" w:rsidP="00E40CCE">
            <w:pPr>
              <w:pStyle w:val="CellBody"/>
              <w:spacing w:before="96"/>
              <w:rPr>
                <w:rFonts w:ascii="Arial" w:hAnsi="Arial" w:cs="Arial"/>
                <w:color w:val="FF0000"/>
                <w:sz w:val="24"/>
                <w:szCs w:val="24"/>
              </w:rPr>
            </w:pPr>
            <w:r>
              <w:rPr>
                <w:rFonts w:ascii="Arial" w:hAnsi="Arial" w:cs="Arial"/>
                <w:color w:val="FF0000"/>
                <w:sz w:val="24"/>
                <w:szCs w:val="24"/>
              </w:rPr>
              <w:t>Periodic_Advertiser_List_Size</w:t>
            </w:r>
          </w:p>
        </w:tc>
      </w:tr>
    </w:tbl>
    <w:p w14:paraId="30FD1D45" w14:textId="77777777" w:rsidR="00E40CCE" w:rsidRPr="004A3BDF" w:rsidRDefault="00E40CCE" w:rsidP="00E40CCE">
      <w:pPr>
        <w:rPr>
          <w:rFonts w:cs="Arial"/>
          <w:b/>
          <w:color w:val="FF0000"/>
          <w:sz w:val="24"/>
          <w:szCs w:val="24"/>
        </w:rPr>
      </w:pPr>
    </w:p>
    <w:p w14:paraId="7958AD17" w14:textId="77777777" w:rsidR="00E40CCE" w:rsidRPr="004A3BDF" w:rsidRDefault="00E40CCE" w:rsidP="00E40CCE">
      <w:pPr>
        <w:rPr>
          <w:rFonts w:cs="Arial"/>
          <w:b/>
          <w:color w:val="FF0000"/>
          <w:sz w:val="24"/>
          <w:szCs w:val="24"/>
        </w:rPr>
      </w:pPr>
      <w:r w:rsidRPr="004A3BDF">
        <w:rPr>
          <w:rFonts w:cs="Arial"/>
          <w:b/>
          <w:color w:val="FF0000"/>
          <w:sz w:val="24"/>
          <w:szCs w:val="24"/>
        </w:rPr>
        <w:t>Description:</w:t>
      </w:r>
    </w:p>
    <w:p w14:paraId="59F54111" w14:textId="77777777" w:rsidR="00E40CCE" w:rsidRPr="004A3BDF" w:rsidRDefault="00E40CCE" w:rsidP="00E40CCE">
      <w:pPr>
        <w:rPr>
          <w:rFonts w:cs="Arial"/>
          <w:color w:val="FF0000"/>
          <w:sz w:val="24"/>
          <w:szCs w:val="24"/>
        </w:rPr>
      </w:pPr>
      <w:r>
        <w:rPr>
          <w:rFonts w:cs="Arial"/>
          <w:color w:val="FF0000"/>
          <w:sz w:val="24"/>
          <w:szCs w:val="24"/>
        </w:rPr>
        <w:t xml:space="preserve">The </w:t>
      </w:r>
      <w:r w:rsidRPr="004A3BDF">
        <w:rPr>
          <w:rFonts w:cs="Arial"/>
          <w:color w:val="FF0000"/>
          <w:sz w:val="24"/>
          <w:szCs w:val="24"/>
        </w:rPr>
        <w:t>LE_Read_</w:t>
      </w:r>
      <w:r>
        <w:rPr>
          <w:rFonts w:cs="Arial"/>
          <w:color w:val="FF0000"/>
          <w:sz w:val="24"/>
          <w:szCs w:val="24"/>
        </w:rPr>
        <w:t>Periodic_Advertiser_List_Size command is used to read the total number of Periodic Advertiser list entries that can be stored in the Controller.</w:t>
      </w:r>
      <w:r w:rsidR="003F20C8">
        <w:rPr>
          <w:rFonts w:cs="Arial"/>
          <w:color w:val="FF0000"/>
          <w:sz w:val="24"/>
          <w:szCs w:val="24"/>
        </w:rPr>
        <w:t xml:space="preserve">  Note: </w:t>
      </w:r>
      <w:r w:rsidR="002E08B9">
        <w:rPr>
          <w:rFonts w:cs="Arial"/>
          <w:color w:val="FF0000"/>
          <w:sz w:val="24"/>
          <w:szCs w:val="24"/>
        </w:rPr>
        <w:t>T</w:t>
      </w:r>
      <w:r w:rsidR="003F20C8">
        <w:rPr>
          <w:rFonts w:cs="Arial"/>
          <w:color w:val="FF0000"/>
          <w:sz w:val="24"/>
          <w:szCs w:val="24"/>
        </w:rPr>
        <w:t>he number of entries that can be stored is not fixed and the Controller can change it at any time (e.g. because the memory used to store the list can also be used for other purposes).</w:t>
      </w:r>
    </w:p>
    <w:p w14:paraId="30CE10CE" w14:textId="77777777" w:rsidR="00E40CCE" w:rsidRPr="004A3BDF" w:rsidRDefault="00E40CCE" w:rsidP="00E40CCE">
      <w:pPr>
        <w:rPr>
          <w:rFonts w:cs="Arial"/>
          <w:b/>
          <w:color w:val="FF0000"/>
          <w:sz w:val="24"/>
          <w:szCs w:val="24"/>
        </w:rPr>
      </w:pPr>
      <w:r w:rsidRPr="004A3BDF">
        <w:rPr>
          <w:rFonts w:cs="Arial"/>
          <w:b/>
          <w:color w:val="FF0000"/>
          <w:sz w:val="24"/>
          <w:szCs w:val="24"/>
        </w:rPr>
        <w:t>Command Parameters:</w:t>
      </w:r>
    </w:p>
    <w:p w14:paraId="6C676A54" w14:textId="77777777" w:rsidR="00E40CCE" w:rsidRPr="004A3BDF" w:rsidRDefault="00E40CCE" w:rsidP="00E40CCE">
      <w:pPr>
        <w:rPr>
          <w:rFonts w:cs="Arial"/>
          <w:color w:val="FF0000"/>
          <w:sz w:val="24"/>
          <w:szCs w:val="24"/>
        </w:rPr>
      </w:pPr>
      <w:r w:rsidRPr="004A3BDF">
        <w:rPr>
          <w:rFonts w:cs="Arial"/>
          <w:color w:val="FF0000"/>
          <w:sz w:val="24"/>
          <w:szCs w:val="24"/>
        </w:rPr>
        <w:t>None.</w:t>
      </w:r>
    </w:p>
    <w:p w14:paraId="5666FAE5" w14:textId="77777777" w:rsidR="00E40CCE" w:rsidRPr="005818E1" w:rsidRDefault="00E40CCE" w:rsidP="00E40CCE">
      <w:pPr>
        <w:rPr>
          <w:rStyle w:val="Strong"/>
          <w:bCs w:val="0"/>
          <w:color w:val="FF0000"/>
        </w:rPr>
      </w:pPr>
      <w:r w:rsidRPr="005818E1">
        <w:rPr>
          <w:b/>
          <w:color w:val="FF0000"/>
        </w:rPr>
        <w:t>Return Parameters:</w:t>
      </w:r>
    </w:p>
    <w:p w14:paraId="47B41010" w14:textId="77777777" w:rsidR="00E40CCE" w:rsidRPr="004A3BDF" w:rsidRDefault="00E40CCE" w:rsidP="00E40CCE">
      <w:pPr>
        <w:spacing w:after="0"/>
        <w:rPr>
          <w:rFonts w:cs="Arial"/>
          <w:i/>
          <w:color w:val="FF0000"/>
          <w:sz w:val="24"/>
          <w:szCs w:val="24"/>
        </w:rPr>
      </w:pPr>
      <w:r w:rsidRPr="004A3BDF">
        <w:rPr>
          <w:rFonts w:cs="Arial"/>
          <w:i/>
          <w:color w:val="FF0000"/>
          <w:sz w:val="24"/>
          <w:szCs w:val="24"/>
        </w:rPr>
        <w:t>Status:</w:t>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t>Size: 1 Octet</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E40CCE" w:rsidRPr="004A3BDF" w14:paraId="0DAF0043" w14:textId="77777777" w:rsidTr="00E40CCE">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61D90CBA" w14:textId="77777777" w:rsidR="00E40CCE" w:rsidRPr="004A3BDF" w:rsidRDefault="00E40CCE" w:rsidP="00E40CCE">
            <w:pPr>
              <w:pStyle w:val="Tableheading"/>
              <w:spacing w:before="96"/>
              <w:rPr>
                <w:rFonts w:cs="Arial"/>
                <w:color w:val="FF0000"/>
                <w:sz w:val="24"/>
                <w:szCs w:val="24"/>
              </w:rPr>
            </w:pPr>
            <w:r w:rsidRPr="004A3B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5ECA3062" w14:textId="77777777" w:rsidR="00E40CCE" w:rsidRPr="004A3BDF" w:rsidRDefault="00E40CCE" w:rsidP="00E40CCE">
            <w:pPr>
              <w:pStyle w:val="Tableheading"/>
              <w:spacing w:before="96"/>
              <w:rPr>
                <w:rFonts w:cs="Arial"/>
                <w:color w:val="FF0000"/>
                <w:sz w:val="24"/>
                <w:szCs w:val="24"/>
              </w:rPr>
            </w:pPr>
            <w:r w:rsidRPr="004A3BDF">
              <w:rPr>
                <w:rFonts w:cs="Arial"/>
                <w:color w:val="FF0000"/>
                <w:sz w:val="24"/>
                <w:szCs w:val="24"/>
              </w:rPr>
              <w:t>Parameter Description</w:t>
            </w:r>
          </w:p>
        </w:tc>
      </w:tr>
      <w:tr w:rsidR="00E40CCE" w:rsidRPr="004A3BDF" w14:paraId="5DBBE542" w14:textId="77777777" w:rsidTr="00E40CC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0DA9C9F5" w14:textId="77777777" w:rsidR="00E40CCE" w:rsidRPr="004A3BDF" w:rsidRDefault="00E40CCE" w:rsidP="00E40CCE">
            <w:pPr>
              <w:pStyle w:val="CellBody"/>
              <w:spacing w:before="96"/>
              <w:rPr>
                <w:rFonts w:ascii="Arial" w:hAnsi="Arial" w:cs="Arial"/>
                <w:color w:val="FF0000"/>
                <w:sz w:val="24"/>
                <w:szCs w:val="24"/>
              </w:rPr>
            </w:pPr>
            <w:r w:rsidRPr="004A3BDF">
              <w:rPr>
                <w:rFonts w:ascii="Arial" w:hAnsi="Arial" w:cs="Arial"/>
                <w:color w:val="FF0000"/>
                <w:sz w:val="24"/>
                <w:szCs w:val="24"/>
              </w:rPr>
              <w:t>0x00</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45B577A6" w14:textId="77777777" w:rsidR="00E40CCE" w:rsidRPr="004A3BDF" w:rsidRDefault="00E40CCE" w:rsidP="00E40CCE">
            <w:pPr>
              <w:pStyle w:val="CellBody"/>
              <w:spacing w:before="96"/>
              <w:rPr>
                <w:rFonts w:ascii="Arial" w:hAnsi="Arial" w:cs="Arial"/>
                <w:color w:val="FF0000"/>
                <w:sz w:val="24"/>
                <w:szCs w:val="24"/>
              </w:rPr>
            </w:pPr>
            <w:r w:rsidRPr="004A3BDF">
              <w:rPr>
                <w:rFonts w:ascii="Arial" w:hAnsi="Arial" w:cs="Arial"/>
                <w:color w:val="FF0000"/>
                <w:sz w:val="24"/>
                <w:szCs w:val="24"/>
              </w:rPr>
              <w:t>HCI_LE_Read_</w:t>
            </w:r>
            <w:r>
              <w:rPr>
                <w:rFonts w:ascii="Arial" w:hAnsi="Arial" w:cs="Arial"/>
                <w:color w:val="FF0000"/>
                <w:sz w:val="24"/>
                <w:szCs w:val="24"/>
              </w:rPr>
              <w:t>Periodic_Advertiser_List_Size</w:t>
            </w:r>
            <w:r w:rsidRPr="004A3BDF">
              <w:rPr>
                <w:rFonts w:ascii="Arial" w:hAnsi="Arial" w:cs="Arial"/>
                <w:color w:val="FF0000"/>
                <w:sz w:val="24"/>
                <w:szCs w:val="24"/>
              </w:rPr>
              <w:t xml:space="preserve"> command succeeded</w:t>
            </w:r>
          </w:p>
        </w:tc>
      </w:tr>
      <w:tr w:rsidR="00E40CCE" w:rsidRPr="004A3BDF" w14:paraId="10AA8257" w14:textId="77777777" w:rsidTr="00E40CC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0C56F989" w14:textId="77777777" w:rsidR="00E40CCE" w:rsidRPr="004A3BDF" w:rsidRDefault="00E40CCE" w:rsidP="00E40CCE">
            <w:pPr>
              <w:pStyle w:val="CellBody"/>
              <w:spacing w:before="96"/>
              <w:rPr>
                <w:rFonts w:ascii="Arial" w:hAnsi="Arial" w:cs="Arial"/>
                <w:color w:val="FF0000"/>
                <w:sz w:val="24"/>
                <w:szCs w:val="24"/>
              </w:rPr>
            </w:pPr>
            <w:r w:rsidRPr="004A3BDF">
              <w:rPr>
                <w:rFonts w:ascii="Arial" w:hAnsi="Arial" w:cs="Arial"/>
                <w:color w:val="FF0000"/>
                <w:sz w:val="24"/>
                <w:szCs w:val="24"/>
              </w:rPr>
              <w:t>0x01</w:t>
            </w:r>
            <w:r w:rsidR="006E650B">
              <w:rPr>
                <w:rFonts w:ascii="Arial" w:hAnsi="Arial" w:cs="Arial"/>
                <w:color w:val="FF0000"/>
                <w:sz w:val="24"/>
                <w:szCs w:val="24"/>
              </w:rPr>
              <w:t xml:space="preserve"> – </w:t>
            </w:r>
            <w:r w:rsidRPr="004A3BDF">
              <w:rPr>
                <w:rFonts w:ascii="Arial" w:hAnsi="Arial" w:cs="Arial"/>
                <w:color w:val="FF0000"/>
                <w:sz w:val="24"/>
                <w:szCs w:val="24"/>
              </w:rPr>
              <w:t>0xFF</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7FAFA71A" w14:textId="77777777" w:rsidR="00E40CCE" w:rsidRPr="004A3BDF" w:rsidRDefault="00E40CCE" w:rsidP="00E40CCE">
            <w:pPr>
              <w:pStyle w:val="CellBody"/>
              <w:spacing w:before="96"/>
              <w:rPr>
                <w:rFonts w:ascii="Arial" w:hAnsi="Arial" w:cs="Arial"/>
                <w:color w:val="FF0000"/>
                <w:sz w:val="24"/>
                <w:szCs w:val="24"/>
                <w:lang w:val="en-GB"/>
              </w:rPr>
            </w:pPr>
            <w:r w:rsidRPr="004A3BDF">
              <w:rPr>
                <w:rFonts w:ascii="Arial" w:hAnsi="Arial" w:cs="Arial"/>
                <w:color w:val="FF0000"/>
                <w:sz w:val="24"/>
                <w:szCs w:val="24"/>
              </w:rPr>
              <w:t>HCI_LE_Read_</w:t>
            </w:r>
            <w:r>
              <w:rPr>
                <w:rFonts w:ascii="Arial" w:hAnsi="Arial" w:cs="Arial"/>
                <w:color w:val="FF0000"/>
                <w:sz w:val="24"/>
                <w:szCs w:val="24"/>
              </w:rPr>
              <w:t>Periodic_Advertiser_List_Size</w:t>
            </w:r>
            <w:r w:rsidRPr="004A3BDF">
              <w:rPr>
                <w:rFonts w:ascii="Arial" w:hAnsi="Arial" w:cs="Arial"/>
                <w:color w:val="FF0000"/>
                <w:sz w:val="24"/>
                <w:szCs w:val="24"/>
              </w:rPr>
              <w:t xml:space="preserve"> command failed. </w:t>
            </w:r>
            <w:r w:rsidRPr="004A3BDF">
              <w:rPr>
                <w:rFonts w:ascii="Arial" w:hAnsi="Arial" w:cs="Arial"/>
                <w:color w:val="FF0000"/>
                <w:sz w:val="24"/>
                <w:szCs w:val="24"/>
                <w:lang w:val="en-GB"/>
              </w:rPr>
              <w:t>See [Vol 2] Part D, Error Codes for a list of error codes and descriptions.</w:t>
            </w:r>
          </w:p>
        </w:tc>
      </w:tr>
    </w:tbl>
    <w:p w14:paraId="7856FAAD" w14:textId="77777777" w:rsidR="00E40CCE" w:rsidRDefault="00E40CCE" w:rsidP="00E40CCE">
      <w:pPr>
        <w:spacing w:after="0"/>
        <w:rPr>
          <w:rFonts w:cs="Arial"/>
          <w:i/>
          <w:color w:val="FF0000"/>
          <w:sz w:val="24"/>
          <w:szCs w:val="24"/>
        </w:rPr>
      </w:pPr>
    </w:p>
    <w:p w14:paraId="3BDBAC18" w14:textId="77777777" w:rsidR="00E40CCE" w:rsidRPr="00EF06C2" w:rsidRDefault="00E40CCE" w:rsidP="00E40CCE">
      <w:pPr>
        <w:spacing w:after="0"/>
        <w:rPr>
          <w:rFonts w:cs="Arial"/>
          <w:i/>
          <w:color w:val="FF0000"/>
          <w:sz w:val="24"/>
          <w:szCs w:val="24"/>
        </w:rPr>
      </w:pPr>
      <w:r>
        <w:rPr>
          <w:rFonts w:cs="Arial"/>
          <w:color w:val="FF0000"/>
          <w:sz w:val="24"/>
          <w:szCs w:val="24"/>
        </w:rPr>
        <w:t>Periodic_Advertiser_List_Size</w:t>
      </w:r>
      <w:r w:rsidRPr="00EF06C2">
        <w:rPr>
          <w:rFonts w:cs="Arial"/>
          <w:i/>
          <w:color w:val="FF0000"/>
          <w:sz w:val="24"/>
          <w:szCs w:val="24"/>
        </w:rPr>
        <w:t>:</w:t>
      </w:r>
      <w:r w:rsidRPr="00EF06C2">
        <w:rPr>
          <w:rFonts w:cs="Arial"/>
          <w:i/>
          <w:color w:val="FF0000"/>
          <w:sz w:val="24"/>
          <w:szCs w:val="24"/>
        </w:rPr>
        <w:tab/>
      </w:r>
      <w:r w:rsidRPr="00EF06C2">
        <w:rPr>
          <w:rFonts w:cs="Arial"/>
          <w:i/>
          <w:color w:val="FF0000"/>
          <w:sz w:val="24"/>
          <w:szCs w:val="24"/>
        </w:rPr>
        <w:tab/>
      </w:r>
      <w:r w:rsidRPr="00EF06C2">
        <w:rPr>
          <w:rFonts w:cs="Arial"/>
          <w:i/>
          <w:color w:val="FF0000"/>
          <w:sz w:val="24"/>
          <w:szCs w:val="24"/>
        </w:rPr>
        <w:tab/>
      </w:r>
      <w:r w:rsidRPr="00EF06C2">
        <w:rPr>
          <w:rFonts w:cs="Arial"/>
          <w:i/>
          <w:color w:val="FF0000"/>
          <w:sz w:val="24"/>
          <w:szCs w:val="24"/>
        </w:rPr>
        <w:tab/>
      </w:r>
      <w:r>
        <w:rPr>
          <w:rFonts w:cs="Arial"/>
          <w:i/>
          <w:color w:val="FF0000"/>
          <w:sz w:val="24"/>
          <w:szCs w:val="24"/>
        </w:rPr>
        <w:tab/>
      </w:r>
      <w:r>
        <w:rPr>
          <w:rFonts w:cs="Arial"/>
          <w:i/>
          <w:color w:val="FF0000"/>
          <w:sz w:val="24"/>
          <w:szCs w:val="24"/>
        </w:rPr>
        <w:tab/>
      </w:r>
      <w:r w:rsidRPr="00EF06C2">
        <w:rPr>
          <w:rFonts w:cs="Arial"/>
          <w:i/>
          <w:color w:val="FF0000"/>
          <w:sz w:val="24"/>
          <w:szCs w:val="24"/>
        </w:rPr>
        <w:t>Size: 1 Octet</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E40CCE" w:rsidRPr="004A3BDF" w14:paraId="5C92AF7C" w14:textId="77777777" w:rsidTr="00E40CCE">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7565E843" w14:textId="77777777" w:rsidR="00E40CCE" w:rsidRPr="004A3BDF" w:rsidRDefault="00E40CCE" w:rsidP="00E40CCE">
            <w:pPr>
              <w:pStyle w:val="Tableheading"/>
              <w:spacing w:before="96"/>
              <w:rPr>
                <w:rFonts w:cs="Arial"/>
                <w:color w:val="FF0000"/>
                <w:sz w:val="24"/>
                <w:szCs w:val="24"/>
              </w:rPr>
            </w:pPr>
            <w:r w:rsidRPr="004A3B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618C407C" w14:textId="77777777" w:rsidR="00E40CCE" w:rsidRPr="004A3BDF" w:rsidRDefault="00E40CCE" w:rsidP="00E40CCE">
            <w:pPr>
              <w:pStyle w:val="Tableheading"/>
              <w:spacing w:before="96"/>
              <w:rPr>
                <w:rFonts w:cs="Arial"/>
                <w:color w:val="FF0000"/>
                <w:sz w:val="24"/>
                <w:szCs w:val="24"/>
              </w:rPr>
            </w:pPr>
            <w:r w:rsidRPr="004A3BDF">
              <w:rPr>
                <w:rFonts w:cs="Arial"/>
                <w:color w:val="FF0000"/>
                <w:sz w:val="24"/>
                <w:szCs w:val="24"/>
              </w:rPr>
              <w:t>Parameter Description</w:t>
            </w:r>
          </w:p>
        </w:tc>
      </w:tr>
      <w:tr w:rsidR="00E40CCE" w:rsidRPr="004A3BDF" w14:paraId="21277FA9" w14:textId="77777777" w:rsidTr="00E40CC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02630B1B" w14:textId="77777777" w:rsidR="00E40CCE" w:rsidRPr="004A3BDF" w:rsidRDefault="00E40CCE" w:rsidP="00E40CCE">
            <w:pPr>
              <w:pStyle w:val="CellBody"/>
              <w:spacing w:before="96"/>
              <w:rPr>
                <w:rFonts w:ascii="Arial" w:hAnsi="Arial" w:cs="Arial"/>
                <w:color w:val="FF0000"/>
                <w:sz w:val="24"/>
                <w:szCs w:val="24"/>
              </w:rPr>
            </w:pPr>
            <w:r w:rsidRPr="004A3BDF">
              <w:rPr>
                <w:rFonts w:ascii="Arial" w:hAnsi="Arial" w:cs="Arial"/>
                <w:color w:val="FF0000"/>
                <w:sz w:val="24"/>
                <w:szCs w:val="24"/>
              </w:rPr>
              <w:t>0x0</w:t>
            </w:r>
            <w:r>
              <w:rPr>
                <w:rFonts w:ascii="Arial" w:hAnsi="Arial" w:cs="Arial"/>
                <w:color w:val="FF0000"/>
                <w:sz w:val="24"/>
                <w:szCs w:val="24"/>
              </w:rPr>
              <w:t>1</w:t>
            </w:r>
            <w:r w:rsidR="006E650B">
              <w:rPr>
                <w:rFonts w:ascii="Arial" w:hAnsi="Arial" w:cs="Arial"/>
                <w:color w:val="FF0000"/>
                <w:sz w:val="24"/>
                <w:szCs w:val="24"/>
              </w:rPr>
              <w:t xml:space="preserve"> – </w:t>
            </w:r>
            <w:r>
              <w:rPr>
                <w:rFonts w:ascii="Arial" w:hAnsi="Arial" w:cs="Arial"/>
                <w:color w:val="FF0000"/>
                <w:sz w:val="24"/>
                <w:szCs w:val="24"/>
              </w:rPr>
              <w:t>0xFF</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2CADC33B" w14:textId="77777777" w:rsidR="00E40CCE" w:rsidRPr="004A3BDF" w:rsidRDefault="00E40CCE" w:rsidP="00E40CCE">
            <w:pPr>
              <w:pStyle w:val="CellBody"/>
              <w:spacing w:before="96"/>
              <w:rPr>
                <w:rFonts w:ascii="Arial" w:hAnsi="Arial" w:cs="Arial"/>
                <w:color w:val="FF0000"/>
                <w:sz w:val="24"/>
                <w:szCs w:val="24"/>
              </w:rPr>
            </w:pPr>
            <w:r>
              <w:rPr>
                <w:rFonts w:ascii="Arial" w:hAnsi="Arial" w:cs="Arial"/>
                <w:color w:val="FF0000"/>
                <w:sz w:val="24"/>
                <w:szCs w:val="24"/>
              </w:rPr>
              <w:t>Total number of Periodic Advertiser list entries that can be stored in the Controller.</w:t>
            </w:r>
          </w:p>
        </w:tc>
      </w:tr>
      <w:tr w:rsidR="00E40CCE" w:rsidRPr="004A3BDF" w14:paraId="3B448A15" w14:textId="77777777" w:rsidTr="00E40CCE">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03593CFB" w14:textId="77777777" w:rsidR="00E40CCE" w:rsidRPr="004A3BDF" w:rsidRDefault="00E40CCE" w:rsidP="00E40CCE">
            <w:pPr>
              <w:pStyle w:val="CellBody"/>
              <w:spacing w:before="96"/>
              <w:rPr>
                <w:rFonts w:ascii="Arial" w:hAnsi="Arial" w:cs="Arial"/>
                <w:color w:val="FF0000"/>
                <w:sz w:val="24"/>
                <w:szCs w:val="24"/>
              </w:rPr>
            </w:pPr>
            <w:r>
              <w:rPr>
                <w:rFonts w:ascii="Arial" w:hAnsi="Arial" w:cs="Arial"/>
                <w:color w:val="FF0000"/>
                <w:sz w:val="24"/>
                <w:szCs w:val="24"/>
              </w:rPr>
              <w:t>0x00</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118520B5" w14:textId="77777777" w:rsidR="00E40CCE" w:rsidRDefault="00E40CCE" w:rsidP="00E40CCE">
            <w:pPr>
              <w:pStyle w:val="CellBody"/>
              <w:spacing w:before="96"/>
              <w:rPr>
                <w:rFonts w:ascii="Arial" w:hAnsi="Arial" w:cs="Arial"/>
                <w:color w:val="FF0000"/>
                <w:sz w:val="24"/>
                <w:szCs w:val="24"/>
              </w:rPr>
            </w:pPr>
            <w:r>
              <w:rPr>
                <w:rFonts w:ascii="Arial" w:hAnsi="Arial" w:cs="Arial"/>
                <w:color w:val="FF0000"/>
                <w:sz w:val="24"/>
                <w:szCs w:val="24"/>
              </w:rPr>
              <w:t>Reserved for future use.</w:t>
            </w:r>
          </w:p>
        </w:tc>
      </w:tr>
    </w:tbl>
    <w:p w14:paraId="4F7228A9" w14:textId="77777777" w:rsidR="00E40CCE" w:rsidRDefault="00E40CCE" w:rsidP="00E40CCE">
      <w:pPr>
        <w:autoSpaceDE w:val="0"/>
        <w:autoSpaceDN w:val="0"/>
        <w:adjustRightInd w:val="0"/>
        <w:spacing w:after="0" w:line="240" w:lineRule="auto"/>
        <w:rPr>
          <w:rFonts w:cs="Arial"/>
          <w:b/>
          <w:bCs/>
          <w:color w:val="FF0000"/>
          <w:sz w:val="24"/>
          <w:szCs w:val="24"/>
          <w:lang w:val="en-GB"/>
        </w:rPr>
      </w:pPr>
    </w:p>
    <w:p w14:paraId="698EBDD9" w14:textId="77777777" w:rsidR="00E40CCE" w:rsidRDefault="00E40CCE" w:rsidP="00E40CCE">
      <w:pPr>
        <w:autoSpaceDE w:val="0"/>
        <w:autoSpaceDN w:val="0"/>
        <w:adjustRightInd w:val="0"/>
        <w:spacing w:after="0" w:line="240" w:lineRule="auto"/>
        <w:rPr>
          <w:rFonts w:cs="Arial"/>
          <w:b/>
          <w:bCs/>
          <w:color w:val="FF0000"/>
          <w:sz w:val="24"/>
          <w:szCs w:val="24"/>
          <w:lang w:val="en-GB"/>
        </w:rPr>
      </w:pPr>
      <w:r w:rsidRPr="00D50A44">
        <w:rPr>
          <w:rFonts w:cs="Arial"/>
          <w:b/>
          <w:bCs/>
          <w:color w:val="FF0000"/>
          <w:sz w:val="24"/>
          <w:szCs w:val="24"/>
          <w:lang w:val="en-GB"/>
        </w:rPr>
        <w:t>Event(s) Generated (unless masked away):</w:t>
      </w:r>
    </w:p>
    <w:p w14:paraId="24162199" w14:textId="77777777" w:rsidR="00E40CCE" w:rsidRDefault="00E40CCE" w:rsidP="00E40CCE">
      <w:pPr>
        <w:autoSpaceDE w:val="0"/>
        <w:autoSpaceDN w:val="0"/>
        <w:adjustRightInd w:val="0"/>
        <w:spacing w:after="0" w:line="240" w:lineRule="auto"/>
        <w:rPr>
          <w:color w:val="FF0000"/>
        </w:rPr>
      </w:pPr>
      <w:r w:rsidRPr="00D50A44">
        <w:rPr>
          <w:rFonts w:cs="Arial"/>
          <w:color w:val="FF0000"/>
          <w:sz w:val="24"/>
          <w:szCs w:val="24"/>
          <w:lang w:val="en-GB"/>
        </w:rPr>
        <w:t xml:space="preserve">When the </w:t>
      </w:r>
      <w:r w:rsidRPr="004A3BDF">
        <w:rPr>
          <w:rFonts w:cs="Arial"/>
          <w:color w:val="FF0000"/>
          <w:sz w:val="24"/>
          <w:szCs w:val="24"/>
        </w:rPr>
        <w:t>HCI_LE_Read_</w:t>
      </w:r>
      <w:r>
        <w:rPr>
          <w:rFonts w:cs="Arial"/>
          <w:color w:val="FF0000"/>
          <w:sz w:val="24"/>
          <w:szCs w:val="24"/>
        </w:rPr>
        <w:t>Periodic_Advertiser_List_Size</w:t>
      </w:r>
      <w:r w:rsidRPr="004A3BDF">
        <w:rPr>
          <w:rFonts w:cs="Arial"/>
          <w:color w:val="FF0000"/>
          <w:sz w:val="24"/>
          <w:szCs w:val="24"/>
        </w:rPr>
        <w:t xml:space="preserve"> </w:t>
      </w:r>
      <w:r w:rsidRPr="00D50A44">
        <w:rPr>
          <w:rFonts w:cs="Arial"/>
          <w:color w:val="FF0000"/>
          <w:sz w:val="24"/>
          <w:szCs w:val="24"/>
          <w:lang w:val="en-GB"/>
        </w:rPr>
        <w:t>command has completed, a Command Complete event shall be generated.</w:t>
      </w:r>
      <w:r w:rsidRPr="008C7D8F">
        <w:rPr>
          <w:color w:val="FF0000"/>
        </w:rPr>
        <w:t xml:space="preserve"> </w:t>
      </w:r>
    </w:p>
    <w:p w14:paraId="0013B66A" w14:textId="77777777" w:rsidR="001D24E2" w:rsidRPr="00F03F8D" w:rsidRDefault="001D24E2" w:rsidP="00F03F8D">
      <w:pPr>
        <w:pStyle w:val="Heading3"/>
      </w:pPr>
      <w:bookmarkStart w:id="368" w:name="_Toc448771412"/>
      <w:r w:rsidRPr="00B03027">
        <w:t>[New Section]</w:t>
      </w:r>
      <w:r w:rsidRPr="00F03F8D">
        <w:t xml:space="preserve"> 7.8.X LE Read Transmit Power Command</w:t>
      </w:r>
      <w:bookmarkEnd w:id="368"/>
    </w:p>
    <w:tbl>
      <w:tblPr>
        <w:tblStyle w:val="Bluetoothgrid"/>
        <w:tblW w:w="8620" w:type="dxa"/>
        <w:tblInd w:w="0" w:type="dxa"/>
        <w:tblLayout w:type="fixed"/>
        <w:tblCellMar>
          <w:left w:w="115" w:type="dxa"/>
          <w:right w:w="115" w:type="dxa"/>
        </w:tblCellMar>
        <w:tblLook w:val="04A0" w:firstRow="1" w:lastRow="0" w:firstColumn="1" w:lastColumn="0" w:noHBand="0" w:noVBand="1"/>
      </w:tblPr>
      <w:tblGrid>
        <w:gridCol w:w="2515"/>
        <w:gridCol w:w="1080"/>
        <w:gridCol w:w="3420"/>
        <w:gridCol w:w="1605"/>
      </w:tblGrid>
      <w:tr w:rsidR="001D24E2" w:rsidRPr="004A3BDF" w14:paraId="003E200B" w14:textId="77777777" w:rsidTr="004138C9">
        <w:trPr>
          <w:cnfStyle w:val="100000000000" w:firstRow="1" w:lastRow="0" w:firstColumn="0" w:lastColumn="0" w:oddVBand="0" w:evenVBand="0" w:oddHBand="0" w:evenHBand="0" w:firstRowFirstColumn="0" w:firstRowLastColumn="0" w:lastRowFirstColumn="0" w:lastRowLastColumn="0"/>
          <w:cantSplit/>
          <w:trHeight w:val="579"/>
        </w:trPr>
        <w:tc>
          <w:tcPr>
            <w:tcW w:w="2515" w:type="dxa"/>
            <w:tcBorders>
              <w:top w:val="single" w:sz="4" w:space="0" w:color="auto"/>
              <w:left w:val="single" w:sz="4" w:space="0" w:color="auto"/>
              <w:bottom w:val="single" w:sz="4" w:space="0" w:color="auto"/>
              <w:right w:val="single" w:sz="4" w:space="0" w:color="auto"/>
            </w:tcBorders>
            <w:shd w:val="clear" w:color="auto" w:fill="BBFAFD"/>
          </w:tcPr>
          <w:p w14:paraId="0F49AD18" w14:textId="77777777" w:rsidR="001D24E2" w:rsidRPr="004A3BDF" w:rsidRDefault="001D24E2" w:rsidP="00B423B2">
            <w:pPr>
              <w:pStyle w:val="Tableheading"/>
              <w:spacing w:before="96"/>
              <w:rPr>
                <w:rFonts w:cs="Arial"/>
                <w:color w:val="FF0000"/>
                <w:sz w:val="24"/>
                <w:szCs w:val="24"/>
              </w:rPr>
            </w:pPr>
            <w:r w:rsidRPr="004A3BDF">
              <w:rPr>
                <w:rFonts w:cs="Arial"/>
                <w:color w:val="FF0000"/>
                <w:sz w:val="24"/>
                <w:szCs w:val="24"/>
              </w:rPr>
              <w:t>Command</w:t>
            </w:r>
          </w:p>
        </w:tc>
        <w:tc>
          <w:tcPr>
            <w:tcW w:w="1080" w:type="dxa"/>
            <w:tcBorders>
              <w:top w:val="single" w:sz="4" w:space="0" w:color="auto"/>
              <w:left w:val="single" w:sz="4" w:space="0" w:color="auto"/>
              <w:bottom w:val="single" w:sz="4" w:space="0" w:color="auto"/>
              <w:right w:val="single" w:sz="4" w:space="0" w:color="auto"/>
            </w:tcBorders>
            <w:shd w:val="clear" w:color="auto" w:fill="BBFAFD"/>
            <w:hideMark/>
          </w:tcPr>
          <w:p w14:paraId="1882281F" w14:textId="77777777" w:rsidR="001D24E2" w:rsidRPr="004A3BDF" w:rsidRDefault="001D24E2" w:rsidP="00B423B2">
            <w:pPr>
              <w:pStyle w:val="Tableheading"/>
              <w:spacing w:before="96"/>
              <w:rPr>
                <w:rFonts w:cs="Arial"/>
                <w:color w:val="FF0000"/>
                <w:sz w:val="24"/>
                <w:szCs w:val="24"/>
              </w:rPr>
            </w:pPr>
            <w:r w:rsidRPr="004A3BDF">
              <w:rPr>
                <w:rFonts w:cs="Arial"/>
                <w:color w:val="FF0000"/>
                <w:sz w:val="24"/>
                <w:szCs w:val="24"/>
              </w:rPr>
              <w:t>OCF</w:t>
            </w:r>
          </w:p>
        </w:tc>
        <w:tc>
          <w:tcPr>
            <w:tcW w:w="3420" w:type="dxa"/>
            <w:tcBorders>
              <w:top w:val="single" w:sz="4" w:space="0" w:color="auto"/>
              <w:left w:val="single" w:sz="4" w:space="0" w:color="auto"/>
              <w:bottom w:val="single" w:sz="4" w:space="0" w:color="auto"/>
              <w:right w:val="single" w:sz="4" w:space="0" w:color="auto"/>
            </w:tcBorders>
            <w:shd w:val="clear" w:color="auto" w:fill="BBFAFD"/>
          </w:tcPr>
          <w:p w14:paraId="5449E972" w14:textId="77777777" w:rsidR="001D24E2" w:rsidRPr="004A3BDF" w:rsidRDefault="001D24E2" w:rsidP="00B423B2">
            <w:pPr>
              <w:pStyle w:val="Tableheading"/>
              <w:spacing w:before="96"/>
              <w:rPr>
                <w:rFonts w:cs="Arial"/>
                <w:color w:val="FF0000"/>
                <w:sz w:val="24"/>
                <w:szCs w:val="24"/>
              </w:rPr>
            </w:pPr>
            <w:r w:rsidRPr="004A3BDF">
              <w:rPr>
                <w:rFonts w:cs="Arial"/>
                <w:color w:val="FF0000"/>
                <w:sz w:val="24"/>
                <w:szCs w:val="24"/>
              </w:rPr>
              <w:t>Command Parameters</w:t>
            </w:r>
          </w:p>
        </w:tc>
        <w:tc>
          <w:tcPr>
            <w:tcW w:w="1605" w:type="dxa"/>
            <w:tcBorders>
              <w:top w:val="single" w:sz="4" w:space="0" w:color="auto"/>
              <w:left w:val="single" w:sz="4" w:space="0" w:color="auto"/>
              <w:bottom w:val="single" w:sz="4" w:space="0" w:color="auto"/>
              <w:right w:val="single" w:sz="4" w:space="0" w:color="auto"/>
            </w:tcBorders>
            <w:shd w:val="clear" w:color="auto" w:fill="BBFAFD"/>
          </w:tcPr>
          <w:p w14:paraId="328DAD4D" w14:textId="77777777" w:rsidR="001D24E2" w:rsidRPr="004A3BDF" w:rsidRDefault="001D24E2" w:rsidP="00B423B2">
            <w:pPr>
              <w:pStyle w:val="Tableheading"/>
              <w:spacing w:before="96"/>
              <w:rPr>
                <w:rFonts w:cs="Arial"/>
                <w:color w:val="FF0000"/>
                <w:sz w:val="24"/>
                <w:szCs w:val="24"/>
              </w:rPr>
            </w:pPr>
            <w:r w:rsidRPr="004A3BDF">
              <w:rPr>
                <w:rFonts w:cs="Arial"/>
                <w:color w:val="FF0000"/>
                <w:sz w:val="24"/>
                <w:szCs w:val="24"/>
              </w:rPr>
              <w:t>Return Parameters</w:t>
            </w:r>
          </w:p>
        </w:tc>
      </w:tr>
      <w:tr w:rsidR="001D24E2" w:rsidRPr="004A3BDF" w14:paraId="2CF33E96" w14:textId="77777777" w:rsidTr="004138C9">
        <w:trPr>
          <w:trHeight w:val="184"/>
        </w:trPr>
        <w:tc>
          <w:tcPr>
            <w:tcW w:w="251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6A5FFAE5" w14:textId="77777777" w:rsidR="001D24E2" w:rsidRPr="004A3BDF" w:rsidRDefault="001D24E2" w:rsidP="00B423B2">
            <w:pPr>
              <w:pStyle w:val="CellBody"/>
              <w:spacing w:before="96"/>
              <w:rPr>
                <w:rFonts w:ascii="Arial" w:hAnsi="Arial" w:cs="Arial"/>
                <w:color w:val="FF0000"/>
                <w:sz w:val="24"/>
                <w:szCs w:val="24"/>
              </w:rPr>
            </w:pPr>
            <w:r w:rsidRPr="004A3BDF">
              <w:rPr>
                <w:rFonts w:ascii="Arial" w:hAnsi="Arial" w:cs="Arial"/>
                <w:color w:val="FF0000"/>
                <w:sz w:val="24"/>
                <w:szCs w:val="24"/>
              </w:rPr>
              <w:t>HCI_LE_Read</w:t>
            </w:r>
            <w:r>
              <w:rPr>
                <w:rFonts w:ascii="Arial" w:hAnsi="Arial" w:cs="Arial"/>
                <w:color w:val="FF0000"/>
                <w:sz w:val="24"/>
                <w:szCs w:val="24"/>
              </w:rPr>
              <w:t>_</w:t>
            </w:r>
            <w:r w:rsidRPr="004A3BDF">
              <w:rPr>
                <w:rFonts w:ascii="Arial" w:hAnsi="Arial" w:cs="Arial"/>
                <w:color w:val="FF0000"/>
                <w:sz w:val="24"/>
                <w:szCs w:val="24"/>
              </w:rPr>
              <w:t>Transmit_Power</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7F29062B" w14:textId="77777777" w:rsidR="001D24E2" w:rsidRPr="004A3BDF" w:rsidRDefault="007216D4" w:rsidP="00B423B2">
            <w:pPr>
              <w:pStyle w:val="CellBody"/>
              <w:spacing w:before="96"/>
              <w:rPr>
                <w:rFonts w:ascii="Arial" w:hAnsi="Arial" w:cs="Arial"/>
                <w:color w:val="FF0000"/>
                <w:sz w:val="24"/>
                <w:szCs w:val="24"/>
              </w:rPr>
            </w:pPr>
            <w:r>
              <w:rPr>
                <w:rFonts w:ascii="Arial" w:hAnsi="Arial" w:cs="Arial"/>
                <w:color w:val="FF0000"/>
                <w:sz w:val="24"/>
                <w:szCs w:val="24"/>
              </w:rPr>
              <w:t>0x</w:t>
            </w:r>
            <w:r w:rsidR="002A258C">
              <w:rPr>
                <w:rFonts w:ascii="Arial" w:hAnsi="Arial" w:cs="Arial"/>
                <w:color w:val="FF0000"/>
                <w:sz w:val="24"/>
                <w:szCs w:val="24"/>
              </w:rPr>
              <w:t>00</w:t>
            </w:r>
            <w:r>
              <w:rPr>
                <w:rFonts w:ascii="Arial" w:hAnsi="Arial" w:cs="Arial"/>
                <w:color w:val="FF0000"/>
                <w:sz w:val="24"/>
                <w:szCs w:val="24"/>
              </w:rPr>
              <w:t>4</w:t>
            </w:r>
            <w:r w:rsidR="002A258C">
              <w:rPr>
                <w:rFonts w:ascii="Arial" w:hAnsi="Arial" w:cs="Arial"/>
                <w:color w:val="FF0000"/>
                <w:sz w:val="24"/>
                <w:szCs w:val="24"/>
              </w:rPr>
              <w:t>B</w:t>
            </w:r>
          </w:p>
        </w:tc>
        <w:tc>
          <w:tcPr>
            <w:tcW w:w="342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63DEAC2F" w14:textId="77777777" w:rsidR="001D24E2" w:rsidRPr="004A3BDF" w:rsidRDefault="001D24E2" w:rsidP="00B423B2">
            <w:pPr>
              <w:pStyle w:val="CellBody"/>
              <w:spacing w:before="96"/>
              <w:rPr>
                <w:rFonts w:ascii="Arial" w:hAnsi="Arial" w:cs="Arial"/>
                <w:color w:val="FF0000"/>
                <w:sz w:val="24"/>
                <w:szCs w:val="24"/>
              </w:rPr>
            </w:pPr>
          </w:p>
        </w:tc>
        <w:tc>
          <w:tcPr>
            <w:tcW w:w="160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70807DFC" w14:textId="77777777" w:rsidR="001D24E2" w:rsidRPr="004A3BDF" w:rsidRDefault="001D24E2" w:rsidP="00B423B2">
            <w:pPr>
              <w:pStyle w:val="CellBody"/>
              <w:spacing w:before="96"/>
              <w:rPr>
                <w:rFonts w:ascii="Arial" w:hAnsi="Arial" w:cs="Arial"/>
                <w:color w:val="FF0000"/>
                <w:sz w:val="24"/>
                <w:szCs w:val="24"/>
              </w:rPr>
            </w:pPr>
            <w:r w:rsidRPr="004A3BDF">
              <w:rPr>
                <w:rFonts w:ascii="Arial" w:hAnsi="Arial" w:cs="Arial"/>
                <w:color w:val="FF0000"/>
                <w:sz w:val="24"/>
                <w:szCs w:val="24"/>
              </w:rPr>
              <w:t>Status</w:t>
            </w:r>
          </w:p>
          <w:p w14:paraId="0C6E1081" w14:textId="77777777" w:rsidR="001D24E2" w:rsidRDefault="001D24E2" w:rsidP="00B423B2">
            <w:pPr>
              <w:pStyle w:val="CellBody"/>
              <w:spacing w:before="96"/>
              <w:rPr>
                <w:rFonts w:ascii="Arial" w:hAnsi="Arial" w:cs="Arial"/>
                <w:color w:val="FF0000"/>
                <w:sz w:val="24"/>
                <w:szCs w:val="24"/>
              </w:rPr>
            </w:pPr>
            <w:r>
              <w:rPr>
                <w:rFonts w:ascii="Arial" w:hAnsi="Arial" w:cs="Arial"/>
                <w:color w:val="FF0000"/>
                <w:sz w:val="24"/>
                <w:szCs w:val="24"/>
              </w:rPr>
              <w:t>Min_</w:t>
            </w:r>
            <w:r w:rsidDel="009A4FFD">
              <w:rPr>
                <w:rFonts w:ascii="Arial" w:hAnsi="Arial" w:cs="Arial"/>
                <w:color w:val="FF0000"/>
                <w:sz w:val="24"/>
                <w:szCs w:val="24"/>
              </w:rPr>
              <w:t xml:space="preserve"> </w:t>
            </w:r>
            <w:r>
              <w:rPr>
                <w:rFonts w:ascii="Arial" w:hAnsi="Arial" w:cs="Arial"/>
                <w:color w:val="FF0000"/>
                <w:sz w:val="24"/>
                <w:szCs w:val="24"/>
              </w:rPr>
              <w:t>Tx_Power</w:t>
            </w:r>
          </w:p>
          <w:p w14:paraId="757BE453" w14:textId="77777777" w:rsidR="001D24E2" w:rsidRPr="004A3BDF" w:rsidRDefault="001D24E2" w:rsidP="00B423B2">
            <w:pPr>
              <w:pStyle w:val="CellBody"/>
              <w:spacing w:before="96"/>
              <w:rPr>
                <w:rFonts w:ascii="Arial" w:hAnsi="Arial" w:cs="Arial"/>
                <w:color w:val="FF0000"/>
                <w:sz w:val="24"/>
                <w:szCs w:val="24"/>
              </w:rPr>
            </w:pPr>
            <w:r w:rsidRPr="004A3BDF">
              <w:rPr>
                <w:rFonts w:ascii="Arial" w:hAnsi="Arial" w:cs="Arial"/>
                <w:color w:val="FF0000"/>
                <w:sz w:val="24"/>
                <w:szCs w:val="24"/>
              </w:rPr>
              <w:t>Max_</w:t>
            </w:r>
            <w:r w:rsidDel="009A4FFD">
              <w:rPr>
                <w:rFonts w:ascii="Arial" w:hAnsi="Arial" w:cs="Arial"/>
                <w:color w:val="FF0000"/>
                <w:sz w:val="24"/>
                <w:szCs w:val="24"/>
              </w:rPr>
              <w:t xml:space="preserve"> </w:t>
            </w:r>
            <w:r w:rsidRPr="004A3BDF">
              <w:rPr>
                <w:rFonts w:ascii="Arial" w:hAnsi="Arial" w:cs="Arial"/>
                <w:color w:val="FF0000"/>
                <w:sz w:val="24"/>
                <w:szCs w:val="24"/>
              </w:rPr>
              <w:t>Tx_Power</w:t>
            </w:r>
          </w:p>
        </w:tc>
      </w:tr>
    </w:tbl>
    <w:p w14:paraId="0AB4D2D8" w14:textId="77777777" w:rsidR="001D24E2" w:rsidRPr="004A3BDF" w:rsidRDefault="001D24E2" w:rsidP="001D24E2">
      <w:pPr>
        <w:rPr>
          <w:rFonts w:cs="Arial"/>
          <w:b/>
          <w:color w:val="FF0000"/>
          <w:sz w:val="24"/>
          <w:szCs w:val="24"/>
        </w:rPr>
      </w:pPr>
    </w:p>
    <w:p w14:paraId="56094D7B" w14:textId="77777777" w:rsidR="001D24E2" w:rsidRPr="004A3BDF" w:rsidRDefault="001D24E2" w:rsidP="001D24E2">
      <w:pPr>
        <w:rPr>
          <w:rFonts w:cs="Arial"/>
          <w:b/>
          <w:color w:val="FF0000"/>
          <w:sz w:val="24"/>
          <w:szCs w:val="24"/>
        </w:rPr>
      </w:pPr>
      <w:r w:rsidRPr="004A3BDF">
        <w:rPr>
          <w:rFonts w:cs="Arial"/>
          <w:b/>
          <w:color w:val="FF0000"/>
          <w:sz w:val="24"/>
          <w:szCs w:val="24"/>
        </w:rPr>
        <w:t>Description:</w:t>
      </w:r>
    </w:p>
    <w:p w14:paraId="3DEE5D8C" w14:textId="77777777" w:rsidR="001D24E2" w:rsidRPr="004A3BDF" w:rsidRDefault="001D24E2" w:rsidP="001D24E2">
      <w:pPr>
        <w:rPr>
          <w:rFonts w:cs="Arial"/>
          <w:color w:val="FF0000"/>
          <w:sz w:val="24"/>
          <w:szCs w:val="24"/>
        </w:rPr>
      </w:pPr>
      <w:r>
        <w:rPr>
          <w:rFonts w:cs="Arial"/>
          <w:color w:val="FF0000"/>
          <w:sz w:val="24"/>
          <w:szCs w:val="24"/>
        </w:rPr>
        <w:t xml:space="preserve">The </w:t>
      </w:r>
      <w:r w:rsidRPr="004A3BDF">
        <w:rPr>
          <w:rFonts w:cs="Arial"/>
          <w:color w:val="FF0000"/>
          <w:sz w:val="24"/>
          <w:szCs w:val="24"/>
        </w:rPr>
        <w:t>LE_Read</w:t>
      </w:r>
      <w:r>
        <w:rPr>
          <w:rFonts w:cs="Arial"/>
          <w:color w:val="FF0000"/>
          <w:sz w:val="24"/>
          <w:szCs w:val="24"/>
        </w:rPr>
        <w:t>_Transmit_Power command is used to read the minimum and maximum transmit powers supported by the Controller.</w:t>
      </w:r>
    </w:p>
    <w:p w14:paraId="7C8792FB" w14:textId="77777777" w:rsidR="001D24E2" w:rsidRPr="004A3BDF" w:rsidRDefault="001D24E2" w:rsidP="001D24E2">
      <w:pPr>
        <w:rPr>
          <w:rFonts w:cs="Arial"/>
          <w:b/>
          <w:color w:val="FF0000"/>
          <w:sz w:val="24"/>
          <w:szCs w:val="24"/>
        </w:rPr>
      </w:pPr>
      <w:r w:rsidRPr="004A3BDF">
        <w:rPr>
          <w:rFonts w:cs="Arial"/>
          <w:b/>
          <w:color w:val="FF0000"/>
          <w:sz w:val="24"/>
          <w:szCs w:val="24"/>
        </w:rPr>
        <w:t>Command Parameters:</w:t>
      </w:r>
    </w:p>
    <w:p w14:paraId="781EA031" w14:textId="77777777" w:rsidR="001D24E2" w:rsidRPr="004A3BDF" w:rsidRDefault="001D24E2" w:rsidP="001D24E2">
      <w:pPr>
        <w:rPr>
          <w:rFonts w:cs="Arial"/>
          <w:color w:val="FF0000"/>
          <w:sz w:val="24"/>
          <w:szCs w:val="24"/>
        </w:rPr>
      </w:pPr>
      <w:r w:rsidRPr="004A3BDF">
        <w:rPr>
          <w:rFonts w:cs="Arial"/>
          <w:color w:val="FF0000"/>
          <w:sz w:val="24"/>
          <w:szCs w:val="24"/>
        </w:rPr>
        <w:t>None.</w:t>
      </w:r>
    </w:p>
    <w:p w14:paraId="49F45F20" w14:textId="77777777" w:rsidR="001D24E2" w:rsidRPr="005818E1" w:rsidRDefault="001D24E2" w:rsidP="001D24E2">
      <w:pPr>
        <w:rPr>
          <w:rStyle w:val="Strong"/>
          <w:bCs w:val="0"/>
          <w:color w:val="FF0000"/>
        </w:rPr>
      </w:pPr>
      <w:r w:rsidRPr="005818E1">
        <w:rPr>
          <w:b/>
          <w:color w:val="FF0000"/>
        </w:rPr>
        <w:t>Return Parameters:</w:t>
      </w:r>
    </w:p>
    <w:p w14:paraId="3EF23B0C" w14:textId="77777777" w:rsidR="001D24E2" w:rsidRPr="004A3BDF" w:rsidRDefault="001D24E2" w:rsidP="001D24E2">
      <w:pPr>
        <w:spacing w:after="0"/>
        <w:rPr>
          <w:rFonts w:cs="Arial"/>
          <w:i/>
          <w:color w:val="FF0000"/>
          <w:sz w:val="24"/>
          <w:szCs w:val="24"/>
        </w:rPr>
      </w:pPr>
      <w:r w:rsidRPr="004A3BDF">
        <w:rPr>
          <w:rFonts w:cs="Arial"/>
          <w:i/>
          <w:color w:val="FF0000"/>
          <w:sz w:val="24"/>
          <w:szCs w:val="24"/>
        </w:rPr>
        <w:t>Status:</w:t>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r>
      <w:r w:rsidRPr="004A3BDF">
        <w:rPr>
          <w:rFonts w:cs="Arial"/>
          <w:i/>
          <w:color w:val="FF0000"/>
          <w:sz w:val="24"/>
          <w:szCs w:val="24"/>
        </w:rPr>
        <w:tab/>
        <w:t>Size: 1 Octet</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1D24E2" w:rsidRPr="004A3BDF" w14:paraId="6087B049" w14:textId="77777777" w:rsidTr="00B423B2">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6DD00ED4" w14:textId="77777777" w:rsidR="001D24E2" w:rsidRPr="004A3BDF" w:rsidRDefault="001D24E2" w:rsidP="00B423B2">
            <w:pPr>
              <w:pStyle w:val="Tableheading"/>
              <w:spacing w:before="96"/>
              <w:rPr>
                <w:rFonts w:cs="Arial"/>
                <w:color w:val="FF0000"/>
                <w:sz w:val="24"/>
                <w:szCs w:val="24"/>
              </w:rPr>
            </w:pPr>
            <w:r w:rsidRPr="004A3B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61D5C231" w14:textId="77777777" w:rsidR="001D24E2" w:rsidRPr="004A3BDF" w:rsidRDefault="001D24E2" w:rsidP="00B423B2">
            <w:pPr>
              <w:pStyle w:val="Tableheading"/>
              <w:spacing w:before="96"/>
              <w:rPr>
                <w:rFonts w:cs="Arial"/>
                <w:color w:val="FF0000"/>
                <w:sz w:val="24"/>
                <w:szCs w:val="24"/>
              </w:rPr>
            </w:pPr>
            <w:r w:rsidRPr="004A3BDF">
              <w:rPr>
                <w:rFonts w:cs="Arial"/>
                <w:color w:val="FF0000"/>
                <w:sz w:val="24"/>
                <w:szCs w:val="24"/>
              </w:rPr>
              <w:t>Parameter Description</w:t>
            </w:r>
          </w:p>
        </w:tc>
      </w:tr>
      <w:tr w:rsidR="001D24E2" w:rsidRPr="004A3BDF" w14:paraId="2B932260" w14:textId="77777777" w:rsidTr="00B423B2">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5082BC3B" w14:textId="77777777" w:rsidR="001D24E2" w:rsidRPr="004A3BDF" w:rsidRDefault="001D24E2" w:rsidP="00B423B2">
            <w:pPr>
              <w:pStyle w:val="CellBody"/>
              <w:spacing w:before="96"/>
              <w:rPr>
                <w:rFonts w:ascii="Arial" w:hAnsi="Arial" w:cs="Arial"/>
                <w:color w:val="FF0000"/>
                <w:sz w:val="24"/>
                <w:szCs w:val="24"/>
              </w:rPr>
            </w:pPr>
            <w:r w:rsidRPr="004A3BDF">
              <w:rPr>
                <w:rFonts w:ascii="Arial" w:hAnsi="Arial" w:cs="Arial"/>
                <w:color w:val="FF0000"/>
                <w:sz w:val="24"/>
                <w:szCs w:val="24"/>
              </w:rPr>
              <w:t>0x00</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427C09DC" w14:textId="77777777" w:rsidR="001D24E2" w:rsidRPr="004A3BDF" w:rsidRDefault="001D24E2" w:rsidP="00B423B2">
            <w:pPr>
              <w:pStyle w:val="CellBody"/>
              <w:spacing w:before="96"/>
              <w:rPr>
                <w:rFonts w:ascii="Arial" w:hAnsi="Arial" w:cs="Arial"/>
                <w:color w:val="FF0000"/>
                <w:sz w:val="24"/>
                <w:szCs w:val="24"/>
              </w:rPr>
            </w:pPr>
            <w:r w:rsidRPr="004A3BDF">
              <w:rPr>
                <w:rFonts w:ascii="Arial" w:hAnsi="Arial" w:cs="Arial"/>
                <w:color w:val="FF0000"/>
                <w:sz w:val="24"/>
                <w:szCs w:val="24"/>
              </w:rPr>
              <w:t>HCI_LE_Read_Transmit_Power command succeeded</w:t>
            </w:r>
          </w:p>
        </w:tc>
      </w:tr>
      <w:tr w:rsidR="001D24E2" w:rsidRPr="004A3BDF" w14:paraId="7FC294D5" w14:textId="77777777" w:rsidTr="00B423B2">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469A9477" w14:textId="77777777" w:rsidR="001D24E2" w:rsidRPr="004A3BDF" w:rsidRDefault="001D24E2" w:rsidP="00B423B2">
            <w:pPr>
              <w:pStyle w:val="CellBody"/>
              <w:spacing w:before="96"/>
              <w:rPr>
                <w:rFonts w:ascii="Arial" w:hAnsi="Arial" w:cs="Arial"/>
                <w:color w:val="FF0000"/>
                <w:sz w:val="24"/>
                <w:szCs w:val="24"/>
              </w:rPr>
            </w:pPr>
            <w:r w:rsidRPr="004A3BDF">
              <w:rPr>
                <w:rFonts w:ascii="Arial" w:hAnsi="Arial" w:cs="Arial"/>
                <w:color w:val="FF0000"/>
                <w:sz w:val="24"/>
                <w:szCs w:val="24"/>
              </w:rPr>
              <w:t>0x01</w:t>
            </w:r>
            <w:r>
              <w:rPr>
                <w:rFonts w:ascii="Arial" w:hAnsi="Arial" w:cs="Arial"/>
                <w:color w:val="FF0000"/>
                <w:sz w:val="24"/>
                <w:szCs w:val="24"/>
              </w:rPr>
              <w:t xml:space="preserve"> – </w:t>
            </w:r>
            <w:r w:rsidRPr="004A3BDF">
              <w:rPr>
                <w:rFonts w:ascii="Arial" w:hAnsi="Arial" w:cs="Arial"/>
                <w:color w:val="FF0000"/>
                <w:sz w:val="24"/>
                <w:szCs w:val="24"/>
              </w:rPr>
              <w:t>0xFF</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333E8008" w14:textId="77777777" w:rsidR="001D24E2" w:rsidRPr="004A3BDF" w:rsidRDefault="001D24E2" w:rsidP="00B423B2">
            <w:pPr>
              <w:pStyle w:val="CellBody"/>
              <w:spacing w:before="96"/>
              <w:rPr>
                <w:rFonts w:ascii="Arial" w:hAnsi="Arial" w:cs="Arial"/>
                <w:color w:val="FF0000"/>
                <w:sz w:val="24"/>
                <w:szCs w:val="24"/>
                <w:lang w:val="en-GB"/>
              </w:rPr>
            </w:pPr>
            <w:r w:rsidRPr="004A3BDF">
              <w:rPr>
                <w:rFonts w:ascii="Arial" w:hAnsi="Arial" w:cs="Arial"/>
                <w:color w:val="FF0000"/>
                <w:sz w:val="24"/>
                <w:szCs w:val="24"/>
              </w:rPr>
              <w:t xml:space="preserve">HCI_LE_Read_Transmit_Power command failed. </w:t>
            </w:r>
            <w:r w:rsidRPr="004A3BDF">
              <w:rPr>
                <w:rFonts w:ascii="Arial" w:hAnsi="Arial" w:cs="Arial"/>
                <w:color w:val="FF0000"/>
                <w:sz w:val="24"/>
                <w:szCs w:val="24"/>
                <w:lang w:val="en-GB"/>
              </w:rPr>
              <w:t>See [Vol 2] Part D, Error Codes for a list of error codes and descriptions.</w:t>
            </w:r>
          </w:p>
        </w:tc>
      </w:tr>
    </w:tbl>
    <w:p w14:paraId="66D4BF17" w14:textId="77777777" w:rsidR="001D24E2" w:rsidRDefault="001D24E2" w:rsidP="001D24E2">
      <w:pPr>
        <w:spacing w:after="0"/>
        <w:rPr>
          <w:rFonts w:cs="Arial"/>
          <w:i/>
          <w:color w:val="FF0000"/>
          <w:sz w:val="24"/>
          <w:szCs w:val="24"/>
        </w:rPr>
      </w:pPr>
    </w:p>
    <w:p w14:paraId="0AB3BE2F" w14:textId="77777777" w:rsidR="001D24E2" w:rsidRPr="00EF06C2" w:rsidRDefault="001D24E2" w:rsidP="001D24E2">
      <w:pPr>
        <w:spacing w:after="0"/>
        <w:rPr>
          <w:rFonts w:cs="Arial"/>
          <w:i/>
          <w:color w:val="FF0000"/>
          <w:sz w:val="24"/>
          <w:szCs w:val="24"/>
        </w:rPr>
      </w:pPr>
      <w:r>
        <w:rPr>
          <w:rFonts w:cs="Arial"/>
          <w:i/>
          <w:color w:val="FF0000"/>
          <w:sz w:val="24"/>
          <w:szCs w:val="24"/>
        </w:rPr>
        <w:t>Min</w:t>
      </w:r>
      <w:r w:rsidDel="009A4FFD">
        <w:rPr>
          <w:rFonts w:cs="Arial"/>
          <w:i/>
          <w:color w:val="FF0000"/>
          <w:sz w:val="24"/>
          <w:szCs w:val="24"/>
        </w:rPr>
        <w:t xml:space="preserve"> </w:t>
      </w:r>
      <w:r>
        <w:rPr>
          <w:rFonts w:cs="Arial"/>
          <w:i/>
          <w:color w:val="FF0000"/>
          <w:sz w:val="24"/>
          <w:szCs w:val="24"/>
        </w:rPr>
        <w:t>_Tx_Power</w:t>
      </w:r>
      <w:r w:rsidRPr="00EF06C2">
        <w:rPr>
          <w:rFonts w:cs="Arial"/>
          <w:i/>
          <w:color w:val="FF0000"/>
          <w:sz w:val="24"/>
          <w:szCs w:val="24"/>
        </w:rPr>
        <w:t>:</w:t>
      </w:r>
      <w:r>
        <w:rPr>
          <w:rFonts w:cs="Arial"/>
          <w:i/>
          <w:color w:val="FF0000"/>
          <w:sz w:val="24"/>
          <w:szCs w:val="24"/>
        </w:rPr>
        <w:tab/>
      </w:r>
      <w:r>
        <w:rPr>
          <w:rFonts w:cs="Arial"/>
          <w:i/>
          <w:color w:val="FF0000"/>
          <w:sz w:val="24"/>
          <w:szCs w:val="24"/>
        </w:rPr>
        <w:tab/>
      </w:r>
      <w:r w:rsidRPr="00EF06C2">
        <w:rPr>
          <w:rFonts w:cs="Arial"/>
          <w:i/>
          <w:color w:val="FF0000"/>
          <w:sz w:val="24"/>
          <w:szCs w:val="24"/>
        </w:rPr>
        <w:tab/>
      </w:r>
      <w:r w:rsidRPr="00EF06C2">
        <w:rPr>
          <w:rFonts w:cs="Arial"/>
          <w:i/>
          <w:color w:val="FF0000"/>
          <w:sz w:val="24"/>
          <w:szCs w:val="24"/>
        </w:rPr>
        <w:tab/>
      </w:r>
      <w:r w:rsidRPr="00EF06C2">
        <w:rPr>
          <w:rFonts w:cs="Arial"/>
          <w:i/>
          <w:color w:val="FF0000"/>
          <w:sz w:val="24"/>
          <w:szCs w:val="24"/>
        </w:rPr>
        <w:tab/>
      </w:r>
      <w:r w:rsidRPr="00EF06C2">
        <w:rPr>
          <w:rFonts w:cs="Arial"/>
          <w:i/>
          <w:color w:val="FF0000"/>
          <w:sz w:val="24"/>
          <w:szCs w:val="24"/>
        </w:rPr>
        <w:tab/>
      </w:r>
      <w:r w:rsidRPr="00EF06C2">
        <w:rPr>
          <w:rFonts w:cs="Arial"/>
          <w:i/>
          <w:color w:val="FF0000"/>
          <w:sz w:val="24"/>
          <w:szCs w:val="24"/>
        </w:rPr>
        <w:tab/>
      </w:r>
      <w:r>
        <w:rPr>
          <w:rFonts w:cs="Arial"/>
          <w:i/>
          <w:color w:val="FF0000"/>
          <w:sz w:val="24"/>
          <w:szCs w:val="24"/>
        </w:rPr>
        <w:tab/>
      </w:r>
      <w:r w:rsidRPr="00EF06C2">
        <w:rPr>
          <w:rFonts w:cs="Arial"/>
          <w:i/>
          <w:color w:val="FF0000"/>
          <w:sz w:val="24"/>
          <w:szCs w:val="24"/>
        </w:rPr>
        <w:t>Size: 1 Octet</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1D24E2" w:rsidRPr="004A3BDF" w14:paraId="3E636021" w14:textId="77777777" w:rsidTr="00B423B2">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2C93C8F9" w14:textId="77777777" w:rsidR="001D24E2" w:rsidRPr="004A3BDF" w:rsidRDefault="001D24E2" w:rsidP="00B423B2">
            <w:pPr>
              <w:pStyle w:val="Tableheading"/>
              <w:spacing w:before="96"/>
              <w:rPr>
                <w:rFonts w:cs="Arial"/>
                <w:color w:val="FF0000"/>
                <w:sz w:val="24"/>
                <w:szCs w:val="24"/>
              </w:rPr>
            </w:pPr>
            <w:r w:rsidRPr="004A3B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3C91BF44" w14:textId="77777777" w:rsidR="001D24E2" w:rsidRPr="004A3BDF" w:rsidRDefault="001D24E2" w:rsidP="00B423B2">
            <w:pPr>
              <w:pStyle w:val="Tableheading"/>
              <w:spacing w:before="96"/>
              <w:rPr>
                <w:rFonts w:cs="Arial"/>
                <w:color w:val="FF0000"/>
                <w:sz w:val="24"/>
                <w:szCs w:val="24"/>
              </w:rPr>
            </w:pPr>
            <w:r w:rsidRPr="004A3BDF">
              <w:rPr>
                <w:rFonts w:cs="Arial"/>
                <w:color w:val="FF0000"/>
                <w:sz w:val="24"/>
                <w:szCs w:val="24"/>
              </w:rPr>
              <w:t>Parameter Description</w:t>
            </w:r>
          </w:p>
        </w:tc>
      </w:tr>
      <w:tr w:rsidR="001D24E2" w:rsidRPr="004A3BDF" w14:paraId="43D3AA6F" w14:textId="77777777" w:rsidTr="00B423B2">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056BB652" w14:textId="77777777" w:rsidR="001D24E2" w:rsidRPr="004A3BDF" w:rsidRDefault="001D24E2" w:rsidP="00B423B2">
            <w:pPr>
              <w:pStyle w:val="CellBody"/>
              <w:spacing w:before="96"/>
              <w:rPr>
                <w:rFonts w:ascii="Arial" w:hAnsi="Arial" w:cs="Arial"/>
                <w:color w:val="FF0000"/>
                <w:sz w:val="24"/>
                <w:szCs w:val="24"/>
              </w:rPr>
            </w:pPr>
            <w:r>
              <w:rPr>
                <w:rFonts w:ascii="Arial" w:hAnsi="Arial" w:cs="Arial"/>
                <w:color w:val="FF0000"/>
                <w:sz w:val="24"/>
                <w:szCs w:val="24"/>
              </w:rPr>
              <w:t>N = 0xXX</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103E2396" w14:textId="77777777" w:rsidR="001D24E2" w:rsidRPr="00592B01" w:rsidRDefault="001D24E2" w:rsidP="00B423B2">
            <w:pPr>
              <w:pStyle w:val="CellBody"/>
              <w:spacing w:before="96"/>
              <w:rPr>
                <w:rFonts w:ascii="Arial" w:hAnsi="Arial" w:cs="Arial"/>
                <w:color w:val="FF0000"/>
                <w:sz w:val="24"/>
                <w:szCs w:val="24"/>
                <w:lang w:val="en-GB"/>
              </w:rPr>
            </w:pPr>
            <w:r w:rsidRPr="00592B01">
              <w:rPr>
                <w:rFonts w:ascii="Arial" w:hAnsi="Arial" w:cs="Arial"/>
                <w:color w:val="FF0000"/>
                <w:sz w:val="24"/>
                <w:szCs w:val="24"/>
                <w:lang w:val="en-GB"/>
              </w:rPr>
              <w:t>Size: 1 Octet (signed integer)</w:t>
            </w:r>
          </w:p>
          <w:p w14:paraId="3AE7E305" w14:textId="77777777" w:rsidR="001D24E2" w:rsidRPr="00592B01" w:rsidRDefault="001D24E2" w:rsidP="00B423B2">
            <w:pPr>
              <w:pStyle w:val="CellBody"/>
              <w:spacing w:before="96"/>
              <w:rPr>
                <w:rFonts w:ascii="Arial" w:hAnsi="Arial" w:cs="Arial"/>
                <w:color w:val="FF0000"/>
                <w:sz w:val="24"/>
                <w:szCs w:val="24"/>
                <w:lang w:val="en-GB"/>
              </w:rPr>
            </w:pPr>
            <w:r>
              <w:rPr>
                <w:rFonts w:ascii="Arial" w:hAnsi="Arial" w:cs="Arial"/>
                <w:color w:val="FF0000"/>
                <w:sz w:val="24"/>
                <w:szCs w:val="24"/>
                <w:lang w:val="en-GB"/>
              </w:rPr>
              <w:t>Range: -</w:t>
            </w:r>
            <w:r w:rsidR="007216D4">
              <w:rPr>
                <w:rFonts w:ascii="Arial" w:hAnsi="Arial" w:cs="Arial"/>
                <w:color w:val="FF0000"/>
                <w:sz w:val="24"/>
                <w:szCs w:val="24"/>
                <w:lang w:val="en-GB"/>
              </w:rPr>
              <w:t xml:space="preserve">127 </w:t>
            </w:r>
            <w:r>
              <w:rPr>
                <w:rFonts w:ascii="Arial" w:hAnsi="Arial" w:cs="Arial"/>
                <w:color w:val="FF0000"/>
                <w:sz w:val="24"/>
                <w:szCs w:val="24"/>
                <w:lang w:val="en-GB"/>
              </w:rPr>
              <w:t xml:space="preserve">≤ N ≤ </w:t>
            </w:r>
            <w:r w:rsidR="007216D4">
              <w:rPr>
                <w:rFonts w:ascii="Arial" w:hAnsi="Arial" w:cs="Arial"/>
                <w:color w:val="FF0000"/>
                <w:sz w:val="24"/>
                <w:szCs w:val="24"/>
                <w:lang w:val="en-GB"/>
              </w:rPr>
              <w:t>+126</w:t>
            </w:r>
          </w:p>
          <w:p w14:paraId="6CFD1320" w14:textId="77777777" w:rsidR="001D24E2" w:rsidRPr="004A3BDF" w:rsidRDefault="001D24E2" w:rsidP="00B423B2">
            <w:pPr>
              <w:pStyle w:val="CellBody"/>
              <w:spacing w:before="96"/>
              <w:rPr>
                <w:rFonts w:ascii="Arial" w:hAnsi="Arial" w:cs="Arial"/>
                <w:color w:val="FF0000"/>
                <w:sz w:val="24"/>
                <w:szCs w:val="24"/>
              </w:rPr>
            </w:pPr>
            <w:r w:rsidRPr="00592B01">
              <w:rPr>
                <w:rFonts w:ascii="Arial" w:hAnsi="Arial" w:cs="Arial"/>
                <w:color w:val="FF0000"/>
                <w:sz w:val="24"/>
                <w:szCs w:val="24"/>
                <w:lang w:val="en-GB"/>
              </w:rPr>
              <w:t>Units: dBm</w:t>
            </w:r>
          </w:p>
        </w:tc>
      </w:tr>
    </w:tbl>
    <w:p w14:paraId="2A3E4F40" w14:textId="77777777" w:rsidR="001D24E2" w:rsidRDefault="001D24E2" w:rsidP="001D24E2">
      <w:pPr>
        <w:spacing w:after="0"/>
        <w:rPr>
          <w:rFonts w:cs="Arial"/>
          <w:i/>
          <w:color w:val="FF0000"/>
          <w:sz w:val="24"/>
          <w:szCs w:val="24"/>
        </w:rPr>
      </w:pPr>
    </w:p>
    <w:p w14:paraId="33730572" w14:textId="77777777" w:rsidR="001D24E2" w:rsidRPr="00EF06C2" w:rsidRDefault="001D24E2" w:rsidP="001D24E2">
      <w:pPr>
        <w:spacing w:after="0"/>
        <w:rPr>
          <w:rFonts w:cs="Arial"/>
          <w:i/>
          <w:color w:val="FF0000"/>
          <w:sz w:val="24"/>
          <w:szCs w:val="24"/>
        </w:rPr>
      </w:pPr>
      <w:r>
        <w:rPr>
          <w:rFonts w:cs="Arial"/>
          <w:i/>
          <w:color w:val="FF0000"/>
          <w:sz w:val="24"/>
          <w:szCs w:val="24"/>
        </w:rPr>
        <w:t>Max</w:t>
      </w:r>
      <w:r w:rsidDel="009A4FFD">
        <w:rPr>
          <w:rFonts w:cs="Arial"/>
          <w:i/>
          <w:color w:val="FF0000"/>
          <w:sz w:val="24"/>
          <w:szCs w:val="24"/>
        </w:rPr>
        <w:t xml:space="preserve"> </w:t>
      </w:r>
      <w:r>
        <w:rPr>
          <w:rFonts w:cs="Arial"/>
          <w:i/>
          <w:color w:val="FF0000"/>
          <w:sz w:val="24"/>
          <w:szCs w:val="24"/>
        </w:rPr>
        <w:t>_Tx_Power</w:t>
      </w:r>
      <w:r w:rsidRPr="00EF06C2">
        <w:rPr>
          <w:rFonts w:cs="Arial"/>
          <w:i/>
          <w:color w:val="FF0000"/>
          <w:sz w:val="24"/>
          <w:szCs w:val="24"/>
        </w:rPr>
        <w:t>:</w:t>
      </w:r>
      <w:r>
        <w:rPr>
          <w:rFonts w:cs="Arial"/>
          <w:i/>
          <w:color w:val="FF0000"/>
          <w:sz w:val="24"/>
          <w:szCs w:val="24"/>
        </w:rPr>
        <w:tab/>
      </w:r>
      <w:r>
        <w:rPr>
          <w:rFonts w:cs="Arial"/>
          <w:i/>
          <w:color w:val="FF0000"/>
          <w:sz w:val="24"/>
          <w:szCs w:val="24"/>
        </w:rPr>
        <w:tab/>
      </w:r>
      <w:r w:rsidRPr="00EF06C2">
        <w:rPr>
          <w:rFonts w:cs="Arial"/>
          <w:i/>
          <w:color w:val="FF0000"/>
          <w:sz w:val="24"/>
          <w:szCs w:val="24"/>
        </w:rPr>
        <w:tab/>
      </w:r>
      <w:r w:rsidRPr="00EF06C2">
        <w:rPr>
          <w:rFonts w:cs="Arial"/>
          <w:i/>
          <w:color w:val="FF0000"/>
          <w:sz w:val="24"/>
          <w:szCs w:val="24"/>
        </w:rPr>
        <w:tab/>
      </w:r>
      <w:r w:rsidRPr="00EF06C2">
        <w:rPr>
          <w:rFonts w:cs="Arial"/>
          <w:i/>
          <w:color w:val="FF0000"/>
          <w:sz w:val="24"/>
          <w:szCs w:val="24"/>
        </w:rPr>
        <w:tab/>
      </w:r>
      <w:r w:rsidRPr="00EF06C2">
        <w:rPr>
          <w:rFonts w:cs="Arial"/>
          <w:i/>
          <w:color w:val="FF0000"/>
          <w:sz w:val="24"/>
          <w:szCs w:val="24"/>
        </w:rPr>
        <w:tab/>
      </w:r>
      <w:r w:rsidRPr="00EF06C2">
        <w:rPr>
          <w:rFonts w:cs="Arial"/>
          <w:i/>
          <w:color w:val="FF0000"/>
          <w:sz w:val="24"/>
          <w:szCs w:val="24"/>
        </w:rPr>
        <w:tab/>
      </w:r>
      <w:r>
        <w:rPr>
          <w:rFonts w:cs="Arial"/>
          <w:i/>
          <w:color w:val="FF0000"/>
          <w:sz w:val="24"/>
          <w:szCs w:val="24"/>
        </w:rPr>
        <w:tab/>
      </w:r>
      <w:r w:rsidRPr="00EF06C2">
        <w:rPr>
          <w:rFonts w:cs="Arial"/>
          <w:i/>
          <w:color w:val="FF0000"/>
          <w:sz w:val="24"/>
          <w:szCs w:val="24"/>
        </w:rPr>
        <w:t>Size: 1 Octet</w:t>
      </w:r>
    </w:p>
    <w:tbl>
      <w:tblPr>
        <w:tblStyle w:val="Bluetoothgrid"/>
        <w:tblW w:w="8815" w:type="dxa"/>
        <w:tblInd w:w="0" w:type="dxa"/>
        <w:tblLayout w:type="fixed"/>
        <w:tblCellMar>
          <w:left w:w="115" w:type="dxa"/>
          <w:right w:w="115" w:type="dxa"/>
        </w:tblCellMar>
        <w:tblLook w:val="04A0" w:firstRow="1" w:lastRow="0" w:firstColumn="1" w:lastColumn="0" w:noHBand="0" w:noVBand="1"/>
      </w:tblPr>
      <w:tblGrid>
        <w:gridCol w:w="1675"/>
        <w:gridCol w:w="7140"/>
      </w:tblGrid>
      <w:tr w:rsidR="001D24E2" w:rsidRPr="004A3BDF" w14:paraId="59A7C51E" w14:textId="77777777" w:rsidTr="00B423B2">
        <w:trPr>
          <w:cnfStyle w:val="100000000000" w:firstRow="1" w:lastRow="0" w:firstColumn="0" w:lastColumn="0" w:oddVBand="0" w:evenVBand="0" w:oddHBand="0" w:evenHBand="0" w:firstRowFirstColumn="0" w:firstRowLastColumn="0" w:lastRowFirstColumn="0" w:lastRowLastColumn="0"/>
          <w:cantSplit/>
          <w:trHeight w:val="579"/>
        </w:trPr>
        <w:tc>
          <w:tcPr>
            <w:tcW w:w="1675" w:type="dxa"/>
            <w:tcBorders>
              <w:top w:val="single" w:sz="4" w:space="0" w:color="auto"/>
              <w:left w:val="single" w:sz="4" w:space="0" w:color="auto"/>
              <w:bottom w:val="single" w:sz="4" w:space="0" w:color="auto"/>
              <w:right w:val="single" w:sz="4" w:space="0" w:color="auto"/>
            </w:tcBorders>
            <w:shd w:val="clear" w:color="auto" w:fill="BBFAFD"/>
          </w:tcPr>
          <w:p w14:paraId="5EA4ACEC" w14:textId="77777777" w:rsidR="001D24E2" w:rsidRPr="004A3BDF" w:rsidRDefault="001D24E2" w:rsidP="00B423B2">
            <w:pPr>
              <w:pStyle w:val="Tableheading"/>
              <w:spacing w:before="96"/>
              <w:rPr>
                <w:rFonts w:cs="Arial"/>
                <w:color w:val="FF0000"/>
                <w:sz w:val="24"/>
                <w:szCs w:val="24"/>
              </w:rPr>
            </w:pPr>
            <w:r w:rsidRPr="004A3BDF">
              <w:rPr>
                <w:rFonts w:cs="Arial"/>
                <w:color w:val="FF0000"/>
                <w:sz w:val="24"/>
                <w:szCs w:val="24"/>
              </w:rPr>
              <w:t>Value</w:t>
            </w:r>
          </w:p>
        </w:tc>
        <w:tc>
          <w:tcPr>
            <w:tcW w:w="7140" w:type="dxa"/>
            <w:tcBorders>
              <w:top w:val="single" w:sz="4" w:space="0" w:color="auto"/>
              <w:left w:val="single" w:sz="4" w:space="0" w:color="auto"/>
              <w:bottom w:val="single" w:sz="4" w:space="0" w:color="auto"/>
              <w:right w:val="single" w:sz="4" w:space="0" w:color="auto"/>
            </w:tcBorders>
            <w:shd w:val="clear" w:color="auto" w:fill="BBFAFD"/>
            <w:hideMark/>
          </w:tcPr>
          <w:p w14:paraId="6E8AB0A6" w14:textId="77777777" w:rsidR="001D24E2" w:rsidRPr="004A3BDF" w:rsidRDefault="001D24E2" w:rsidP="00B423B2">
            <w:pPr>
              <w:pStyle w:val="Tableheading"/>
              <w:spacing w:before="96"/>
              <w:rPr>
                <w:rFonts w:cs="Arial"/>
                <w:color w:val="FF0000"/>
                <w:sz w:val="24"/>
                <w:szCs w:val="24"/>
              </w:rPr>
            </w:pPr>
            <w:r w:rsidRPr="004A3BDF">
              <w:rPr>
                <w:rFonts w:cs="Arial"/>
                <w:color w:val="FF0000"/>
                <w:sz w:val="24"/>
                <w:szCs w:val="24"/>
              </w:rPr>
              <w:t>Parameter Description</w:t>
            </w:r>
          </w:p>
        </w:tc>
      </w:tr>
      <w:tr w:rsidR="001D24E2" w:rsidRPr="004A3BDF" w14:paraId="5F1C92F2" w14:textId="77777777" w:rsidTr="00B423B2">
        <w:trPr>
          <w:trHeight w:val="184"/>
        </w:trPr>
        <w:tc>
          <w:tcPr>
            <w:tcW w:w="1675"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1441F0A2" w14:textId="77777777" w:rsidR="001D24E2" w:rsidRPr="004A3BDF" w:rsidRDefault="001D24E2" w:rsidP="00B423B2">
            <w:pPr>
              <w:pStyle w:val="CellBody"/>
              <w:spacing w:before="96"/>
              <w:rPr>
                <w:rFonts w:ascii="Arial" w:hAnsi="Arial" w:cs="Arial"/>
                <w:color w:val="FF0000"/>
                <w:sz w:val="24"/>
                <w:szCs w:val="24"/>
              </w:rPr>
            </w:pPr>
            <w:r>
              <w:rPr>
                <w:rFonts w:ascii="Arial" w:hAnsi="Arial" w:cs="Arial"/>
                <w:color w:val="FF0000"/>
                <w:sz w:val="24"/>
                <w:szCs w:val="24"/>
              </w:rPr>
              <w:t>N = 0xXX</w:t>
            </w:r>
          </w:p>
        </w:tc>
        <w:tc>
          <w:tcPr>
            <w:tcW w:w="7140" w:type="dxa"/>
            <w:tcBorders>
              <w:top w:val="single" w:sz="4" w:space="0" w:color="auto"/>
              <w:left w:val="single" w:sz="4" w:space="0" w:color="auto"/>
              <w:bottom w:val="single" w:sz="4" w:space="0" w:color="auto"/>
              <w:right w:val="single" w:sz="4" w:space="0" w:color="auto"/>
            </w:tcBorders>
            <w:shd w:val="clear" w:color="auto" w:fill="FFFFFF" w:themeFill="background1"/>
            <w:vAlign w:val="top"/>
          </w:tcPr>
          <w:p w14:paraId="40B93D6F" w14:textId="77777777" w:rsidR="001D24E2" w:rsidRPr="00592B01" w:rsidRDefault="001D24E2" w:rsidP="00B423B2">
            <w:pPr>
              <w:pStyle w:val="CellBody"/>
              <w:spacing w:before="96"/>
              <w:rPr>
                <w:rFonts w:ascii="Arial" w:hAnsi="Arial" w:cs="Arial"/>
                <w:color w:val="FF0000"/>
                <w:sz w:val="24"/>
                <w:szCs w:val="24"/>
                <w:lang w:val="en-GB"/>
              </w:rPr>
            </w:pPr>
            <w:r w:rsidRPr="00592B01">
              <w:rPr>
                <w:rFonts w:ascii="Arial" w:hAnsi="Arial" w:cs="Arial"/>
                <w:color w:val="FF0000"/>
                <w:sz w:val="24"/>
                <w:szCs w:val="24"/>
                <w:lang w:val="en-GB"/>
              </w:rPr>
              <w:t>Size: 1 Octet (signed integer)</w:t>
            </w:r>
          </w:p>
          <w:p w14:paraId="1D76A936" w14:textId="77777777" w:rsidR="001D24E2" w:rsidRPr="00592B01" w:rsidRDefault="001D24E2" w:rsidP="00B423B2">
            <w:pPr>
              <w:pStyle w:val="CellBody"/>
              <w:spacing w:before="96"/>
              <w:rPr>
                <w:rFonts w:ascii="Arial" w:hAnsi="Arial" w:cs="Arial"/>
                <w:color w:val="FF0000"/>
                <w:sz w:val="24"/>
                <w:szCs w:val="24"/>
                <w:lang w:val="en-GB"/>
              </w:rPr>
            </w:pPr>
            <w:r>
              <w:rPr>
                <w:rFonts w:ascii="Arial" w:hAnsi="Arial" w:cs="Arial"/>
                <w:color w:val="FF0000"/>
                <w:sz w:val="24"/>
                <w:szCs w:val="24"/>
                <w:lang w:val="en-GB"/>
              </w:rPr>
              <w:t>Range: -</w:t>
            </w:r>
            <w:r w:rsidR="007216D4">
              <w:rPr>
                <w:rFonts w:ascii="Arial" w:hAnsi="Arial" w:cs="Arial"/>
                <w:color w:val="FF0000"/>
                <w:sz w:val="24"/>
                <w:szCs w:val="24"/>
                <w:lang w:val="en-GB"/>
              </w:rPr>
              <w:t xml:space="preserve">127 </w:t>
            </w:r>
            <w:r>
              <w:rPr>
                <w:rFonts w:ascii="Arial" w:hAnsi="Arial" w:cs="Arial"/>
                <w:color w:val="FF0000"/>
                <w:sz w:val="24"/>
                <w:szCs w:val="24"/>
                <w:lang w:val="en-GB"/>
              </w:rPr>
              <w:t xml:space="preserve">≤ N ≤ </w:t>
            </w:r>
            <w:r w:rsidR="007216D4">
              <w:rPr>
                <w:rFonts w:ascii="Arial" w:hAnsi="Arial" w:cs="Arial"/>
                <w:color w:val="FF0000"/>
                <w:sz w:val="24"/>
                <w:szCs w:val="24"/>
                <w:lang w:val="en-GB"/>
              </w:rPr>
              <w:t>+126</w:t>
            </w:r>
          </w:p>
          <w:p w14:paraId="6C4646F2" w14:textId="77777777" w:rsidR="001D24E2" w:rsidRPr="004A3BDF" w:rsidRDefault="001D24E2" w:rsidP="00B423B2">
            <w:pPr>
              <w:pStyle w:val="CellBody"/>
              <w:spacing w:before="96"/>
              <w:rPr>
                <w:rFonts w:ascii="Arial" w:hAnsi="Arial" w:cs="Arial"/>
                <w:color w:val="FF0000"/>
                <w:sz w:val="24"/>
                <w:szCs w:val="24"/>
              </w:rPr>
            </w:pPr>
            <w:r w:rsidRPr="00592B01">
              <w:rPr>
                <w:rFonts w:ascii="Arial" w:hAnsi="Arial" w:cs="Arial"/>
                <w:color w:val="FF0000"/>
                <w:sz w:val="24"/>
                <w:szCs w:val="24"/>
                <w:lang w:val="en-GB"/>
              </w:rPr>
              <w:t>Units: dBm</w:t>
            </w:r>
          </w:p>
        </w:tc>
      </w:tr>
    </w:tbl>
    <w:p w14:paraId="663E3071" w14:textId="77777777" w:rsidR="001D24E2" w:rsidRDefault="001D24E2" w:rsidP="001D24E2">
      <w:pPr>
        <w:autoSpaceDE w:val="0"/>
        <w:autoSpaceDN w:val="0"/>
        <w:adjustRightInd w:val="0"/>
        <w:spacing w:after="0" w:line="240" w:lineRule="auto"/>
        <w:rPr>
          <w:rFonts w:cs="Arial"/>
          <w:b/>
          <w:bCs/>
          <w:color w:val="FF0000"/>
          <w:sz w:val="24"/>
          <w:szCs w:val="24"/>
          <w:lang w:val="en-GB"/>
        </w:rPr>
      </w:pPr>
    </w:p>
    <w:p w14:paraId="7AD559C8" w14:textId="77777777" w:rsidR="001D24E2" w:rsidRDefault="001D24E2" w:rsidP="001D24E2">
      <w:pPr>
        <w:autoSpaceDE w:val="0"/>
        <w:autoSpaceDN w:val="0"/>
        <w:adjustRightInd w:val="0"/>
        <w:spacing w:after="0" w:line="240" w:lineRule="auto"/>
        <w:rPr>
          <w:rFonts w:cs="Arial"/>
          <w:b/>
          <w:bCs/>
          <w:color w:val="FF0000"/>
          <w:sz w:val="24"/>
          <w:szCs w:val="24"/>
          <w:lang w:val="en-GB"/>
        </w:rPr>
      </w:pPr>
      <w:r w:rsidRPr="00D50A44">
        <w:rPr>
          <w:rFonts w:cs="Arial"/>
          <w:b/>
          <w:bCs/>
          <w:color w:val="FF0000"/>
          <w:sz w:val="24"/>
          <w:szCs w:val="24"/>
          <w:lang w:val="en-GB"/>
        </w:rPr>
        <w:t>Event(s) Generated (unless masked away):</w:t>
      </w:r>
    </w:p>
    <w:p w14:paraId="65E23BB9" w14:textId="77777777" w:rsidR="001D24E2" w:rsidRPr="00523FFF" w:rsidRDefault="001D24E2" w:rsidP="001D24E2">
      <w:r w:rsidRPr="00D50A44">
        <w:rPr>
          <w:rFonts w:cs="Arial"/>
          <w:color w:val="FF0000"/>
          <w:sz w:val="24"/>
          <w:szCs w:val="24"/>
          <w:lang w:val="en-GB"/>
        </w:rPr>
        <w:t xml:space="preserve">When the </w:t>
      </w:r>
      <w:r w:rsidRPr="004A3BDF">
        <w:rPr>
          <w:rFonts w:cs="Arial"/>
          <w:color w:val="FF0000"/>
          <w:sz w:val="24"/>
          <w:szCs w:val="24"/>
        </w:rPr>
        <w:t>HCI_LE_Read</w:t>
      </w:r>
      <w:r w:rsidRPr="004A3BDF" w:rsidDel="009A4FFD">
        <w:rPr>
          <w:rFonts w:cs="Arial"/>
          <w:color w:val="FF0000"/>
          <w:sz w:val="24"/>
          <w:szCs w:val="24"/>
        </w:rPr>
        <w:t xml:space="preserve"> </w:t>
      </w:r>
      <w:r>
        <w:rPr>
          <w:rFonts w:cs="Arial"/>
          <w:color w:val="FF0000"/>
          <w:sz w:val="24"/>
          <w:szCs w:val="24"/>
        </w:rPr>
        <w:t>_</w:t>
      </w:r>
      <w:r w:rsidRPr="004A3BDF">
        <w:rPr>
          <w:rFonts w:cs="Arial"/>
          <w:color w:val="FF0000"/>
          <w:sz w:val="24"/>
          <w:szCs w:val="24"/>
        </w:rPr>
        <w:t xml:space="preserve">Transmit_Power </w:t>
      </w:r>
      <w:r w:rsidRPr="00D50A44">
        <w:rPr>
          <w:rFonts w:cs="Arial"/>
          <w:color w:val="FF0000"/>
          <w:sz w:val="24"/>
          <w:szCs w:val="24"/>
          <w:lang w:val="en-GB"/>
        </w:rPr>
        <w:t>command has completed, a Command Complete event shall be generated.</w:t>
      </w:r>
    </w:p>
    <w:p w14:paraId="331A21F7" w14:textId="77777777" w:rsidR="00F32D6A" w:rsidRPr="00F03F8D" w:rsidRDefault="00F32D6A" w:rsidP="00F03F8D">
      <w:pPr>
        <w:pStyle w:val="Heading3"/>
      </w:pPr>
      <w:bookmarkStart w:id="369" w:name="_Toc448771413"/>
      <w:r w:rsidRPr="00B03027">
        <w:t xml:space="preserve">[New Section] </w:t>
      </w:r>
      <w:r w:rsidRPr="00F03F8D">
        <w:t>7.8.x LE Read RF Path Compensation Command</w:t>
      </w:r>
      <w:bookmarkEnd w:id="369"/>
    </w:p>
    <w:tbl>
      <w:tblPr>
        <w:tblW w:w="9255" w:type="dxa"/>
        <w:tblLayout w:type="fixed"/>
        <w:tblCellMar>
          <w:left w:w="0" w:type="dxa"/>
          <w:right w:w="0" w:type="dxa"/>
        </w:tblCellMar>
        <w:tblLook w:val="04A0" w:firstRow="1" w:lastRow="0" w:firstColumn="1" w:lastColumn="0" w:noHBand="0" w:noVBand="1"/>
      </w:tblPr>
      <w:tblGrid>
        <w:gridCol w:w="3091"/>
        <w:gridCol w:w="1129"/>
        <w:gridCol w:w="1785"/>
        <w:gridCol w:w="3250"/>
      </w:tblGrid>
      <w:tr w:rsidR="00F32D6A" w14:paraId="3049C000" w14:textId="77777777" w:rsidTr="004138C9">
        <w:trPr>
          <w:cantSplit/>
          <w:trHeight w:val="579"/>
        </w:trPr>
        <w:tc>
          <w:tcPr>
            <w:tcW w:w="3091" w:type="dxa"/>
            <w:tcBorders>
              <w:top w:val="single" w:sz="8" w:space="0" w:color="auto"/>
              <w:left w:val="single" w:sz="8" w:space="0" w:color="auto"/>
              <w:bottom w:val="single" w:sz="8" w:space="0" w:color="auto"/>
              <w:right w:val="single" w:sz="8" w:space="0" w:color="auto"/>
            </w:tcBorders>
            <w:shd w:val="clear" w:color="auto" w:fill="BBFAFD"/>
            <w:tcMar>
              <w:top w:w="0" w:type="dxa"/>
              <w:left w:w="115" w:type="dxa"/>
              <w:bottom w:w="0" w:type="dxa"/>
              <w:right w:w="115" w:type="dxa"/>
            </w:tcMar>
            <w:vAlign w:val="center"/>
            <w:hideMark/>
          </w:tcPr>
          <w:p w14:paraId="0C95E0F1" w14:textId="77777777" w:rsidR="00F32D6A" w:rsidRDefault="00F32D6A" w:rsidP="00F32D6A">
            <w:pPr>
              <w:pStyle w:val="Tableheading"/>
              <w:spacing w:beforeLines="40" w:before="96" w:line="240" w:lineRule="auto"/>
              <w:rPr>
                <w:color w:val="FF0000"/>
                <w:sz w:val="24"/>
                <w:szCs w:val="24"/>
              </w:rPr>
            </w:pPr>
            <w:r>
              <w:rPr>
                <w:color w:val="FF0000"/>
                <w:sz w:val="24"/>
                <w:szCs w:val="24"/>
              </w:rPr>
              <w:t>Command</w:t>
            </w:r>
          </w:p>
        </w:tc>
        <w:tc>
          <w:tcPr>
            <w:tcW w:w="1129" w:type="dxa"/>
            <w:tcBorders>
              <w:top w:val="single" w:sz="8" w:space="0" w:color="auto"/>
              <w:left w:val="nil"/>
              <w:bottom w:val="single" w:sz="8" w:space="0" w:color="auto"/>
              <w:right w:val="single" w:sz="8" w:space="0" w:color="auto"/>
            </w:tcBorders>
            <w:shd w:val="clear" w:color="auto" w:fill="BBFAFD"/>
            <w:tcMar>
              <w:top w:w="0" w:type="dxa"/>
              <w:left w:w="115" w:type="dxa"/>
              <w:bottom w:w="0" w:type="dxa"/>
              <w:right w:w="115" w:type="dxa"/>
            </w:tcMar>
            <w:vAlign w:val="center"/>
            <w:hideMark/>
          </w:tcPr>
          <w:p w14:paraId="6CE339B7" w14:textId="77777777" w:rsidR="00F32D6A" w:rsidRDefault="00F32D6A" w:rsidP="00F32D6A">
            <w:pPr>
              <w:pStyle w:val="Tableheading"/>
              <w:spacing w:beforeLines="40" w:before="96" w:line="240" w:lineRule="auto"/>
              <w:rPr>
                <w:color w:val="FF0000"/>
                <w:sz w:val="24"/>
                <w:szCs w:val="24"/>
              </w:rPr>
            </w:pPr>
            <w:r>
              <w:rPr>
                <w:color w:val="FF0000"/>
                <w:sz w:val="24"/>
                <w:szCs w:val="24"/>
              </w:rPr>
              <w:t>OCF</w:t>
            </w:r>
          </w:p>
        </w:tc>
        <w:tc>
          <w:tcPr>
            <w:tcW w:w="1785" w:type="dxa"/>
            <w:tcBorders>
              <w:top w:val="single" w:sz="8" w:space="0" w:color="auto"/>
              <w:left w:val="nil"/>
              <w:bottom w:val="single" w:sz="8" w:space="0" w:color="auto"/>
              <w:right w:val="single" w:sz="8" w:space="0" w:color="auto"/>
            </w:tcBorders>
            <w:shd w:val="clear" w:color="auto" w:fill="BBFAFD"/>
            <w:tcMar>
              <w:top w:w="0" w:type="dxa"/>
              <w:left w:w="115" w:type="dxa"/>
              <w:bottom w:w="0" w:type="dxa"/>
              <w:right w:w="115" w:type="dxa"/>
            </w:tcMar>
            <w:vAlign w:val="center"/>
            <w:hideMark/>
          </w:tcPr>
          <w:p w14:paraId="642A1C36" w14:textId="77777777" w:rsidR="00F32D6A" w:rsidRDefault="00F32D6A" w:rsidP="00F32D6A">
            <w:pPr>
              <w:pStyle w:val="Tableheading"/>
              <w:spacing w:beforeLines="40" w:before="96" w:line="240" w:lineRule="auto"/>
              <w:rPr>
                <w:color w:val="FF0000"/>
                <w:sz w:val="24"/>
                <w:szCs w:val="24"/>
              </w:rPr>
            </w:pPr>
            <w:r>
              <w:rPr>
                <w:color w:val="FF0000"/>
                <w:sz w:val="24"/>
                <w:szCs w:val="24"/>
              </w:rPr>
              <w:t>Command Parameters</w:t>
            </w:r>
          </w:p>
        </w:tc>
        <w:tc>
          <w:tcPr>
            <w:tcW w:w="3250" w:type="dxa"/>
            <w:tcBorders>
              <w:top w:val="single" w:sz="8" w:space="0" w:color="auto"/>
              <w:left w:val="nil"/>
              <w:bottom w:val="single" w:sz="8" w:space="0" w:color="auto"/>
              <w:right w:val="single" w:sz="8" w:space="0" w:color="auto"/>
            </w:tcBorders>
            <w:shd w:val="clear" w:color="auto" w:fill="BBFAFD"/>
            <w:tcMar>
              <w:top w:w="0" w:type="dxa"/>
              <w:left w:w="115" w:type="dxa"/>
              <w:bottom w:w="0" w:type="dxa"/>
              <w:right w:w="115" w:type="dxa"/>
            </w:tcMar>
            <w:vAlign w:val="center"/>
            <w:hideMark/>
          </w:tcPr>
          <w:p w14:paraId="3E8931D6" w14:textId="77777777" w:rsidR="00F32D6A" w:rsidRDefault="00F32D6A" w:rsidP="00F32D6A">
            <w:pPr>
              <w:pStyle w:val="Tableheading"/>
              <w:spacing w:beforeLines="40" w:before="96" w:line="240" w:lineRule="auto"/>
              <w:rPr>
                <w:color w:val="FF0000"/>
                <w:sz w:val="24"/>
                <w:szCs w:val="24"/>
              </w:rPr>
            </w:pPr>
            <w:r>
              <w:rPr>
                <w:color w:val="FF0000"/>
                <w:sz w:val="24"/>
                <w:szCs w:val="24"/>
              </w:rPr>
              <w:t>Return Parameters</w:t>
            </w:r>
          </w:p>
        </w:tc>
      </w:tr>
      <w:tr w:rsidR="00F32D6A" w14:paraId="41CE7C4B" w14:textId="77777777" w:rsidTr="004138C9">
        <w:trPr>
          <w:trHeight w:val="184"/>
        </w:trPr>
        <w:tc>
          <w:tcPr>
            <w:tcW w:w="3091" w:type="dxa"/>
            <w:tcBorders>
              <w:top w:val="nil"/>
              <w:left w:val="single" w:sz="8" w:space="0" w:color="auto"/>
              <w:bottom w:val="single" w:sz="8" w:space="0" w:color="auto"/>
              <w:right w:val="single" w:sz="8" w:space="0" w:color="auto"/>
            </w:tcBorders>
            <w:shd w:val="clear" w:color="auto" w:fill="FFFFFF"/>
            <w:tcMar>
              <w:top w:w="0" w:type="dxa"/>
              <w:left w:w="115" w:type="dxa"/>
              <w:bottom w:w="0" w:type="dxa"/>
              <w:right w:w="115" w:type="dxa"/>
            </w:tcMar>
            <w:hideMark/>
          </w:tcPr>
          <w:p w14:paraId="18579100" w14:textId="77777777" w:rsidR="00F32D6A" w:rsidRDefault="00F32D6A" w:rsidP="00F32D6A">
            <w:pPr>
              <w:pStyle w:val="CellBody"/>
              <w:spacing w:beforeLines="40" w:before="96" w:line="240" w:lineRule="auto"/>
              <w:rPr>
                <w:rFonts w:ascii="Arial" w:eastAsia="Times New Roman" w:hAnsi="Arial" w:cs="Arial"/>
                <w:color w:val="FF0000"/>
                <w:sz w:val="24"/>
                <w:szCs w:val="24"/>
              </w:rPr>
            </w:pPr>
            <w:r>
              <w:rPr>
                <w:rFonts w:ascii="Arial" w:hAnsi="Arial" w:cs="Arial"/>
                <w:color w:val="FF0000"/>
                <w:sz w:val="24"/>
                <w:szCs w:val="24"/>
              </w:rPr>
              <w:t>HCI_LE_Read_RF_Path_Compensation</w:t>
            </w:r>
          </w:p>
        </w:tc>
        <w:tc>
          <w:tcPr>
            <w:tcW w:w="1129" w:type="dxa"/>
            <w:tcBorders>
              <w:top w:val="nil"/>
              <w:left w:val="nil"/>
              <w:bottom w:val="single" w:sz="8" w:space="0" w:color="auto"/>
              <w:right w:val="single" w:sz="8" w:space="0" w:color="auto"/>
            </w:tcBorders>
            <w:shd w:val="clear" w:color="auto" w:fill="FFFFFF"/>
            <w:tcMar>
              <w:top w:w="0" w:type="dxa"/>
              <w:left w:w="115" w:type="dxa"/>
              <w:bottom w:w="0" w:type="dxa"/>
              <w:right w:w="115" w:type="dxa"/>
            </w:tcMar>
            <w:hideMark/>
          </w:tcPr>
          <w:p w14:paraId="72626E09" w14:textId="77777777" w:rsidR="00F32D6A" w:rsidRDefault="007216D4" w:rsidP="003C6A10">
            <w:pPr>
              <w:pStyle w:val="CellBody"/>
              <w:spacing w:beforeLines="40" w:before="96" w:line="240" w:lineRule="auto"/>
              <w:rPr>
                <w:rFonts w:ascii="Arial" w:eastAsia="Times New Roman" w:hAnsi="Arial" w:cs="Arial"/>
                <w:color w:val="FF0000"/>
                <w:sz w:val="24"/>
                <w:szCs w:val="24"/>
              </w:rPr>
            </w:pPr>
            <w:r>
              <w:rPr>
                <w:rFonts w:ascii="Arial" w:hAnsi="Arial" w:cs="Arial"/>
                <w:color w:val="FF0000"/>
                <w:sz w:val="24"/>
                <w:szCs w:val="24"/>
              </w:rPr>
              <w:t>0x</w:t>
            </w:r>
            <w:r w:rsidR="002A258C">
              <w:rPr>
                <w:rFonts w:ascii="Arial" w:hAnsi="Arial" w:cs="Arial"/>
                <w:color w:val="FF0000"/>
                <w:sz w:val="24"/>
                <w:szCs w:val="24"/>
              </w:rPr>
              <w:t>00</w:t>
            </w:r>
            <w:r>
              <w:rPr>
                <w:rFonts w:ascii="Arial" w:hAnsi="Arial" w:cs="Arial"/>
                <w:color w:val="FF0000"/>
                <w:sz w:val="24"/>
                <w:szCs w:val="24"/>
              </w:rPr>
              <w:t>4</w:t>
            </w:r>
            <w:r w:rsidR="002A258C">
              <w:rPr>
                <w:rFonts w:ascii="Arial" w:hAnsi="Arial" w:cs="Arial"/>
                <w:color w:val="FF0000"/>
                <w:sz w:val="24"/>
                <w:szCs w:val="24"/>
              </w:rPr>
              <w:t>C</w:t>
            </w:r>
          </w:p>
        </w:tc>
        <w:tc>
          <w:tcPr>
            <w:tcW w:w="1785" w:type="dxa"/>
            <w:tcBorders>
              <w:top w:val="nil"/>
              <w:left w:val="nil"/>
              <w:bottom w:val="single" w:sz="8" w:space="0" w:color="auto"/>
              <w:right w:val="single" w:sz="8" w:space="0" w:color="auto"/>
            </w:tcBorders>
            <w:shd w:val="clear" w:color="auto" w:fill="FFFFFF"/>
            <w:tcMar>
              <w:top w:w="0" w:type="dxa"/>
              <w:left w:w="115" w:type="dxa"/>
              <w:bottom w:w="0" w:type="dxa"/>
              <w:right w:w="115" w:type="dxa"/>
            </w:tcMar>
            <w:hideMark/>
          </w:tcPr>
          <w:p w14:paraId="45244296" w14:textId="77777777" w:rsidR="00F32D6A" w:rsidRDefault="00F32D6A" w:rsidP="00F32D6A">
            <w:pPr>
              <w:spacing w:after="0"/>
              <w:rPr>
                <w:rFonts w:asciiTheme="minorHAnsi" w:hAnsiTheme="minorHAnsi"/>
              </w:rPr>
            </w:pPr>
          </w:p>
        </w:tc>
        <w:tc>
          <w:tcPr>
            <w:tcW w:w="3250" w:type="dxa"/>
            <w:tcBorders>
              <w:top w:val="nil"/>
              <w:left w:val="nil"/>
              <w:bottom w:val="single" w:sz="8" w:space="0" w:color="auto"/>
              <w:right w:val="single" w:sz="8" w:space="0" w:color="auto"/>
            </w:tcBorders>
            <w:shd w:val="clear" w:color="auto" w:fill="FFFFFF"/>
            <w:tcMar>
              <w:top w:w="0" w:type="dxa"/>
              <w:left w:w="115" w:type="dxa"/>
              <w:bottom w:w="0" w:type="dxa"/>
              <w:right w:w="115" w:type="dxa"/>
            </w:tcMar>
            <w:hideMark/>
          </w:tcPr>
          <w:p w14:paraId="1B1B3CF3" w14:textId="77777777" w:rsidR="00F32D6A" w:rsidRDefault="00F32D6A" w:rsidP="00F32D6A">
            <w:pPr>
              <w:pStyle w:val="CellBody"/>
              <w:spacing w:beforeLines="40" w:before="96" w:line="240" w:lineRule="auto"/>
              <w:rPr>
                <w:rFonts w:ascii="Arial" w:eastAsiaTheme="minorHAnsi" w:hAnsi="Arial" w:cs="Arial"/>
                <w:color w:val="FF0000"/>
                <w:sz w:val="24"/>
                <w:szCs w:val="24"/>
              </w:rPr>
            </w:pPr>
            <w:r>
              <w:rPr>
                <w:rFonts w:ascii="Arial" w:hAnsi="Arial" w:cs="Arial"/>
                <w:color w:val="FF0000"/>
                <w:sz w:val="24"/>
                <w:szCs w:val="24"/>
              </w:rPr>
              <w:t>Status,</w:t>
            </w:r>
          </w:p>
          <w:p w14:paraId="7EFE028D" w14:textId="77777777" w:rsidR="00F32D6A" w:rsidRDefault="00F32D6A" w:rsidP="00F32D6A">
            <w:pPr>
              <w:pStyle w:val="CellBody"/>
              <w:spacing w:beforeLines="40" w:before="96" w:line="240" w:lineRule="auto"/>
              <w:rPr>
                <w:rFonts w:ascii="Arial" w:hAnsi="Arial" w:cs="Arial"/>
                <w:color w:val="FF0000"/>
                <w:sz w:val="24"/>
                <w:szCs w:val="24"/>
              </w:rPr>
            </w:pPr>
            <w:r>
              <w:rPr>
                <w:rFonts w:ascii="Arial" w:hAnsi="Arial" w:cs="Arial"/>
                <w:color w:val="FF0000"/>
                <w:sz w:val="24"/>
                <w:szCs w:val="24"/>
              </w:rPr>
              <w:t>RF_Tx_Path_Compensation_Value,</w:t>
            </w:r>
          </w:p>
          <w:p w14:paraId="71B4D7FA" w14:textId="77777777" w:rsidR="00F32D6A" w:rsidRDefault="00F32D6A" w:rsidP="00F32D6A">
            <w:pPr>
              <w:pStyle w:val="CellBody"/>
              <w:spacing w:beforeLines="40" w:before="96" w:line="240" w:lineRule="auto"/>
              <w:rPr>
                <w:rFonts w:ascii="Arial" w:eastAsia="Times New Roman" w:hAnsi="Arial" w:cs="Arial"/>
                <w:color w:val="FF0000"/>
                <w:sz w:val="24"/>
                <w:szCs w:val="24"/>
              </w:rPr>
            </w:pPr>
            <w:r>
              <w:rPr>
                <w:rFonts w:ascii="Arial" w:hAnsi="Arial" w:cs="Arial"/>
                <w:color w:val="FF0000"/>
                <w:sz w:val="24"/>
                <w:szCs w:val="24"/>
              </w:rPr>
              <w:t>RF_Rx_Path_Compensation_Value</w:t>
            </w:r>
          </w:p>
        </w:tc>
      </w:tr>
    </w:tbl>
    <w:p w14:paraId="2983276F" w14:textId="77777777" w:rsidR="00F32D6A" w:rsidRDefault="00F32D6A" w:rsidP="00F32D6A">
      <w:pPr>
        <w:rPr>
          <w:rFonts w:cs="Arial"/>
          <w:b/>
          <w:bCs/>
          <w:color w:val="FF0000"/>
          <w:sz w:val="24"/>
          <w:szCs w:val="24"/>
        </w:rPr>
      </w:pPr>
    </w:p>
    <w:p w14:paraId="278C8D2A" w14:textId="77777777" w:rsidR="00F32D6A" w:rsidRDefault="00F32D6A" w:rsidP="00F32D6A">
      <w:pPr>
        <w:rPr>
          <w:rFonts w:cs="Arial"/>
          <w:b/>
          <w:bCs/>
          <w:color w:val="FF0000"/>
          <w:sz w:val="24"/>
          <w:szCs w:val="24"/>
        </w:rPr>
      </w:pPr>
      <w:r>
        <w:rPr>
          <w:rFonts w:cs="Arial"/>
          <w:b/>
          <w:bCs/>
          <w:color w:val="FF0000"/>
          <w:sz w:val="24"/>
          <w:szCs w:val="24"/>
        </w:rPr>
        <w:t>Description:</w:t>
      </w:r>
    </w:p>
    <w:p w14:paraId="561054CE" w14:textId="77777777" w:rsidR="00F32D6A" w:rsidRDefault="00F32D6A" w:rsidP="00F32D6A">
      <w:pPr>
        <w:rPr>
          <w:rFonts w:cs="Arial"/>
          <w:color w:val="FF0000"/>
          <w:sz w:val="24"/>
          <w:szCs w:val="24"/>
        </w:rPr>
      </w:pPr>
      <w:r>
        <w:rPr>
          <w:rFonts w:cs="Arial"/>
          <w:color w:val="FF0000"/>
          <w:sz w:val="24"/>
          <w:szCs w:val="24"/>
        </w:rPr>
        <w:t xml:space="preserve">The LE_Read_RF_Path_Compensation command is used to read the RF Path Compensation Values </w:t>
      </w:r>
      <w:r>
        <w:rPr>
          <w:rFonts w:cs="Arial"/>
          <w:color w:val="FF0000"/>
          <w:sz w:val="24"/>
          <w:szCs w:val="24"/>
          <w:lang w:val="en-GB"/>
        </w:rPr>
        <w:t xml:space="preserve">parameter </w:t>
      </w:r>
      <w:r>
        <w:rPr>
          <w:rFonts w:cs="Arial"/>
          <w:color w:val="FF0000"/>
          <w:sz w:val="24"/>
          <w:szCs w:val="24"/>
        </w:rPr>
        <w:t>used in the Tx Power Level and RSSI calculation.</w:t>
      </w:r>
    </w:p>
    <w:p w14:paraId="4B9246CA" w14:textId="77777777" w:rsidR="00F32D6A" w:rsidRDefault="00F32D6A" w:rsidP="00F32D6A">
      <w:pPr>
        <w:rPr>
          <w:rFonts w:cs="Arial"/>
          <w:b/>
          <w:bCs/>
          <w:color w:val="FF0000"/>
          <w:sz w:val="24"/>
          <w:szCs w:val="24"/>
        </w:rPr>
      </w:pPr>
      <w:r>
        <w:rPr>
          <w:rFonts w:cs="Arial"/>
          <w:b/>
          <w:bCs/>
          <w:color w:val="FF0000"/>
          <w:sz w:val="24"/>
          <w:szCs w:val="24"/>
        </w:rPr>
        <w:t>Command Parameters:</w:t>
      </w:r>
    </w:p>
    <w:p w14:paraId="45B2990F" w14:textId="77777777" w:rsidR="00F32D6A" w:rsidRDefault="00F32D6A" w:rsidP="00F32D6A">
      <w:pPr>
        <w:rPr>
          <w:rFonts w:cs="Arial"/>
          <w:color w:val="FF0000"/>
          <w:sz w:val="24"/>
          <w:szCs w:val="24"/>
        </w:rPr>
      </w:pPr>
      <w:r>
        <w:rPr>
          <w:rFonts w:cs="Arial"/>
          <w:color w:val="FF0000"/>
          <w:sz w:val="24"/>
          <w:szCs w:val="24"/>
        </w:rPr>
        <w:t>None.</w:t>
      </w:r>
    </w:p>
    <w:p w14:paraId="6FA6C0F1" w14:textId="77777777" w:rsidR="00F32D6A" w:rsidRDefault="00F32D6A" w:rsidP="00F32D6A">
      <w:pPr>
        <w:rPr>
          <w:rStyle w:val="Strong"/>
          <w:bCs w:val="0"/>
        </w:rPr>
      </w:pPr>
      <w:r>
        <w:rPr>
          <w:b/>
          <w:color w:val="FF0000"/>
        </w:rPr>
        <w:t>Return Parameters:</w:t>
      </w:r>
    </w:p>
    <w:p w14:paraId="6B44DE5A" w14:textId="77777777" w:rsidR="00F32D6A" w:rsidRDefault="00F32D6A" w:rsidP="00F32D6A">
      <w:pPr>
        <w:rPr>
          <w:rFonts w:cs="Arial"/>
          <w:i/>
          <w:iCs/>
          <w:sz w:val="24"/>
          <w:szCs w:val="24"/>
        </w:rPr>
      </w:pPr>
      <w:r>
        <w:rPr>
          <w:rFonts w:cs="Arial"/>
          <w:i/>
          <w:iCs/>
          <w:color w:val="FF0000"/>
          <w:sz w:val="24"/>
          <w:szCs w:val="24"/>
        </w:rPr>
        <w:t>Status:</w:t>
      </w:r>
      <w:r>
        <w:rPr>
          <w:rFonts w:cs="Arial"/>
          <w:i/>
          <w:iCs/>
          <w:color w:val="FF0000"/>
          <w:sz w:val="24"/>
          <w:szCs w:val="24"/>
        </w:rPr>
        <w:tab/>
      </w:r>
      <w:r>
        <w:rPr>
          <w:rFonts w:cs="Arial"/>
          <w:i/>
          <w:iCs/>
          <w:color w:val="FF0000"/>
          <w:sz w:val="24"/>
          <w:szCs w:val="24"/>
        </w:rPr>
        <w:tab/>
      </w:r>
      <w:r>
        <w:rPr>
          <w:rFonts w:cs="Arial"/>
          <w:i/>
          <w:iCs/>
          <w:color w:val="FF0000"/>
          <w:sz w:val="24"/>
          <w:szCs w:val="24"/>
        </w:rPr>
        <w:tab/>
      </w:r>
      <w:r>
        <w:rPr>
          <w:rFonts w:cs="Arial"/>
          <w:i/>
          <w:iCs/>
          <w:color w:val="FF0000"/>
          <w:sz w:val="24"/>
          <w:szCs w:val="24"/>
        </w:rPr>
        <w:tab/>
      </w:r>
      <w:r>
        <w:rPr>
          <w:rFonts w:cs="Arial"/>
          <w:i/>
          <w:iCs/>
          <w:color w:val="FF0000"/>
          <w:sz w:val="24"/>
          <w:szCs w:val="24"/>
        </w:rPr>
        <w:tab/>
      </w:r>
      <w:r>
        <w:rPr>
          <w:rFonts w:cs="Arial"/>
          <w:i/>
          <w:iCs/>
          <w:color w:val="FF0000"/>
          <w:sz w:val="24"/>
          <w:szCs w:val="24"/>
        </w:rPr>
        <w:tab/>
      </w:r>
      <w:r>
        <w:rPr>
          <w:rFonts w:cs="Arial"/>
          <w:i/>
          <w:iCs/>
          <w:color w:val="FF0000"/>
          <w:sz w:val="24"/>
          <w:szCs w:val="24"/>
        </w:rPr>
        <w:tab/>
      </w:r>
      <w:r>
        <w:rPr>
          <w:rFonts w:cs="Arial"/>
          <w:i/>
          <w:iCs/>
          <w:color w:val="FF0000"/>
          <w:sz w:val="24"/>
          <w:szCs w:val="24"/>
        </w:rPr>
        <w:tab/>
      </w:r>
      <w:r>
        <w:rPr>
          <w:rFonts w:cs="Arial"/>
          <w:i/>
          <w:iCs/>
          <w:color w:val="FF0000"/>
          <w:sz w:val="24"/>
          <w:szCs w:val="24"/>
        </w:rPr>
        <w:tab/>
        <w:t xml:space="preserve"> Size: 1 Octet</w:t>
      </w:r>
    </w:p>
    <w:tbl>
      <w:tblPr>
        <w:tblW w:w="8820" w:type="dxa"/>
        <w:tblCellMar>
          <w:left w:w="0" w:type="dxa"/>
          <w:right w:w="0" w:type="dxa"/>
        </w:tblCellMar>
        <w:tblLook w:val="04A0" w:firstRow="1" w:lastRow="0" w:firstColumn="1" w:lastColumn="0" w:noHBand="0" w:noVBand="1"/>
      </w:tblPr>
      <w:tblGrid>
        <w:gridCol w:w="1676"/>
        <w:gridCol w:w="7144"/>
      </w:tblGrid>
      <w:tr w:rsidR="00F32D6A" w14:paraId="168323C2" w14:textId="77777777" w:rsidTr="00F32D6A">
        <w:trPr>
          <w:cantSplit/>
          <w:trHeight w:val="579"/>
        </w:trPr>
        <w:tc>
          <w:tcPr>
            <w:tcW w:w="1675" w:type="dxa"/>
            <w:tcBorders>
              <w:top w:val="single" w:sz="8" w:space="0" w:color="auto"/>
              <w:left w:val="single" w:sz="8" w:space="0" w:color="auto"/>
              <w:bottom w:val="single" w:sz="8" w:space="0" w:color="auto"/>
              <w:right w:val="single" w:sz="8" w:space="0" w:color="auto"/>
            </w:tcBorders>
            <w:shd w:val="clear" w:color="auto" w:fill="BBFAFD"/>
            <w:tcMar>
              <w:top w:w="0" w:type="dxa"/>
              <w:left w:w="115" w:type="dxa"/>
              <w:bottom w:w="0" w:type="dxa"/>
              <w:right w:w="115" w:type="dxa"/>
            </w:tcMar>
            <w:vAlign w:val="center"/>
            <w:hideMark/>
          </w:tcPr>
          <w:p w14:paraId="4C1305D3" w14:textId="77777777" w:rsidR="00F32D6A" w:rsidRDefault="00F32D6A" w:rsidP="00F32D6A">
            <w:pPr>
              <w:pStyle w:val="Tableheading"/>
              <w:spacing w:beforeLines="40" w:before="96" w:line="240" w:lineRule="auto"/>
              <w:rPr>
                <w:color w:val="FF0000"/>
                <w:sz w:val="24"/>
                <w:szCs w:val="24"/>
              </w:rPr>
            </w:pPr>
            <w:r>
              <w:rPr>
                <w:color w:val="FF0000"/>
                <w:sz w:val="24"/>
                <w:szCs w:val="24"/>
              </w:rPr>
              <w:t>Value</w:t>
            </w:r>
          </w:p>
        </w:tc>
        <w:tc>
          <w:tcPr>
            <w:tcW w:w="7140" w:type="dxa"/>
            <w:tcBorders>
              <w:top w:val="single" w:sz="8" w:space="0" w:color="auto"/>
              <w:left w:val="nil"/>
              <w:bottom w:val="single" w:sz="8" w:space="0" w:color="auto"/>
              <w:right w:val="single" w:sz="8" w:space="0" w:color="auto"/>
            </w:tcBorders>
            <w:shd w:val="clear" w:color="auto" w:fill="BBFAFD"/>
            <w:tcMar>
              <w:top w:w="0" w:type="dxa"/>
              <w:left w:w="115" w:type="dxa"/>
              <w:bottom w:w="0" w:type="dxa"/>
              <w:right w:w="115" w:type="dxa"/>
            </w:tcMar>
            <w:vAlign w:val="center"/>
            <w:hideMark/>
          </w:tcPr>
          <w:p w14:paraId="10D3557C" w14:textId="77777777" w:rsidR="00F32D6A" w:rsidRDefault="00F32D6A" w:rsidP="00F32D6A">
            <w:pPr>
              <w:pStyle w:val="Tableheading"/>
              <w:spacing w:beforeLines="40" w:before="96" w:line="240" w:lineRule="auto"/>
              <w:rPr>
                <w:color w:val="FF0000"/>
                <w:sz w:val="24"/>
                <w:szCs w:val="24"/>
              </w:rPr>
            </w:pPr>
            <w:r>
              <w:rPr>
                <w:color w:val="FF0000"/>
                <w:sz w:val="24"/>
                <w:szCs w:val="24"/>
              </w:rPr>
              <w:t>Parameter Description</w:t>
            </w:r>
          </w:p>
        </w:tc>
      </w:tr>
      <w:tr w:rsidR="00F32D6A" w14:paraId="42AB9B9B" w14:textId="77777777" w:rsidTr="00F32D6A">
        <w:trPr>
          <w:trHeight w:val="184"/>
        </w:trPr>
        <w:tc>
          <w:tcPr>
            <w:tcW w:w="1675" w:type="dxa"/>
            <w:tcBorders>
              <w:top w:val="nil"/>
              <w:left w:val="single" w:sz="8" w:space="0" w:color="auto"/>
              <w:bottom w:val="single" w:sz="8" w:space="0" w:color="auto"/>
              <w:right w:val="single" w:sz="8" w:space="0" w:color="auto"/>
            </w:tcBorders>
            <w:shd w:val="clear" w:color="auto" w:fill="FFFFFF"/>
            <w:tcMar>
              <w:top w:w="0" w:type="dxa"/>
              <w:left w:w="115" w:type="dxa"/>
              <w:bottom w:w="0" w:type="dxa"/>
              <w:right w:w="115" w:type="dxa"/>
            </w:tcMar>
            <w:hideMark/>
          </w:tcPr>
          <w:p w14:paraId="3FFF754F" w14:textId="77777777" w:rsidR="00F32D6A" w:rsidRDefault="00F32D6A" w:rsidP="00F32D6A">
            <w:pPr>
              <w:pStyle w:val="CellBody"/>
              <w:spacing w:beforeLines="40" w:before="96" w:line="240" w:lineRule="auto"/>
              <w:rPr>
                <w:rFonts w:ascii="Arial" w:eastAsia="Times New Roman" w:hAnsi="Arial" w:cs="Arial"/>
                <w:color w:val="FF0000"/>
                <w:sz w:val="24"/>
                <w:szCs w:val="24"/>
              </w:rPr>
            </w:pPr>
            <w:r>
              <w:rPr>
                <w:rFonts w:ascii="Arial" w:hAnsi="Arial" w:cs="Arial"/>
                <w:color w:val="FF0000"/>
                <w:sz w:val="24"/>
                <w:szCs w:val="24"/>
              </w:rPr>
              <w:t>0x00</w:t>
            </w:r>
          </w:p>
        </w:tc>
        <w:tc>
          <w:tcPr>
            <w:tcW w:w="7140" w:type="dxa"/>
            <w:tcBorders>
              <w:top w:val="nil"/>
              <w:left w:val="nil"/>
              <w:bottom w:val="single" w:sz="8" w:space="0" w:color="auto"/>
              <w:right w:val="single" w:sz="8" w:space="0" w:color="auto"/>
            </w:tcBorders>
            <w:shd w:val="clear" w:color="auto" w:fill="FFFFFF"/>
            <w:tcMar>
              <w:top w:w="0" w:type="dxa"/>
              <w:left w:w="115" w:type="dxa"/>
              <w:bottom w:w="0" w:type="dxa"/>
              <w:right w:w="115" w:type="dxa"/>
            </w:tcMar>
            <w:hideMark/>
          </w:tcPr>
          <w:p w14:paraId="46443B81" w14:textId="77777777" w:rsidR="00F32D6A" w:rsidRDefault="00F32D6A" w:rsidP="00F32D6A">
            <w:pPr>
              <w:pStyle w:val="CellBody"/>
              <w:spacing w:beforeLines="40" w:before="96" w:line="240" w:lineRule="auto"/>
              <w:rPr>
                <w:rFonts w:ascii="Arial" w:eastAsia="Times New Roman" w:hAnsi="Arial" w:cs="Arial"/>
                <w:color w:val="FF0000"/>
                <w:sz w:val="24"/>
                <w:szCs w:val="24"/>
              </w:rPr>
            </w:pPr>
            <w:r>
              <w:rPr>
                <w:rFonts w:ascii="Arial" w:hAnsi="Arial" w:cs="Arial"/>
                <w:color w:val="FF0000"/>
                <w:sz w:val="24"/>
                <w:szCs w:val="24"/>
              </w:rPr>
              <w:t>HCI_LE_Read_RF_Path_Compensation command succeeded</w:t>
            </w:r>
          </w:p>
        </w:tc>
      </w:tr>
      <w:tr w:rsidR="00F32D6A" w14:paraId="45BF2A70" w14:textId="77777777" w:rsidTr="00F32D6A">
        <w:trPr>
          <w:trHeight w:val="184"/>
        </w:trPr>
        <w:tc>
          <w:tcPr>
            <w:tcW w:w="1675" w:type="dxa"/>
            <w:tcBorders>
              <w:top w:val="nil"/>
              <w:left w:val="single" w:sz="8" w:space="0" w:color="auto"/>
              <w:bottom w:val="single" w:sz="8" w:space="0" w:color="auto"/>
              <w:right w:val="single" w:sz="8" w:space="0" w:color="auto"/>
            </w:tcBorders>
            <w:shd w:val="clear" w:color="auto" w:fill="FFFFFF"/>
            <w:tcMar>
              <w:top w:w="0" w:type="dxa"/>
              <w:left w:w="115" w:type="dxa"/>
              <w:bottom w:w="0" w:type="dxa"/>
              <w:right w:w="115" w:type="dxa"/>
            </w:tcMar>
            <w:hideMark/>
          </w:tcPr>
          <w:p w14:paraId="4C7D57AF" w14:textId="77777777" w:rsidR="00F32D6A" w:rsidRDefault="00F32D6A" w:rsidP="00F32D6A">
            <w:pPr>
              <w:pStyle w:val="CellBody"/>
              <w:spacing w:beforeLines="40" w:before="96" w:line="240" w:lineRule="auto"/>
              <w:rPr>
                <w:rFonts w:ascii="Arial" w:eastAsia="Times New Roman" w:hAnsi="Arial" w:cs="Arial"/>
                <w:color w:val="FF0000"/>
                <w:sz w:val="24"/>
                <w:szCs w:val="24"/>
              </w:rPr>
            </w:pPr>
            <w:r>
              <w:rPr>
                <w:rFonts w:ascii="Arial" w:hAnsi="Arial" w:cs="Arial"/>
                <w:color w:val="FF0000"/>
                <w:sz w:val="24"/>
                <w:szCs w:val="24"/>
              </w:rPr>
              <w:t>0x01 – 0xFF</w:t>
            </w:r>
          </w:p>
        </w:tc>
        <w:tc>
          <w:tcPr>
            <w:tcW w:w="7140" w:type="dxa"/>
            <w:tcBorders>
              <w:top w:val="nil"/>
              <w:left w:val="nil"/>
              <w:bottom w:val="single" w:sz="8" w:space="0" w:color="auto"/>
              <w:right w:val="single" w:sz="8" w:space="0" w:color="auto"/>
            </w:tcBorders>
            <w:shd w:val="clear" w:color="auto" w:fill="FFFFFF"/>
            <w:tcMar>
              <w:top w:w="0" w:type="dxa"/>
              <w:left w:w="115" w:type="dxa"/>
              <w:bottom w:w="0" w:type="dxa"/>
              <w:right w:w="115" w:type="dxa"/>
            </w:tcMar>
            <w:hideMark/>
          </w:tcPr>
          <w:p w14:paraId="7F99AE43" w14:textId="77777777" w:rsidR="00F32D6A" w:rsidRDefault="00F32D6A" w:rsidP="00F32D6A">
            <w:pPr>
              <w:pStyle w:val="CellBody"/>
              <w:spacing w:beforeLines="40" w:before="96" w:line="240" w:lineRule="auto"/>
              <w:rPr>
                <w:rFonts w:ascii="Arial" w:eastAsia="Times New Roman" w:hAnsi="Arial" w:cs="Arial"/>
                <w:color w:val="FF0000"/>
                <w:sz w:val="24"/>
                <w:szCs w:val="24"/>
              </w:rPr>
            </w:pPr>
            <w:r>
              <w:rPr>
                <w:rFonts w:ascii="Arial" w:hAnsi="Arial" w:cs="Arial"/>
                <w:color w:val="FF0000"/>
                <w:sz w:val="24"/>
                <w:szCs w:val="24"/>
              </w:rPr>
              <w:t>HCI_LE_Read_RF_Path_Compensation command failed. See [Vol 2] Part D, Error Codes for a list of error codes and descriptions.</w:t>
            </w:r>
          </w:p>
        </w:tc>
      </w:tr>
    </w:tbl>
    <w:p w14:paraId="51CBEC51" w14:textId="77777777" w:rsidR="00F32D6A" w:rsidRDefault="00F32D6A" w:rsidP="00F32D6A">
      <w:pPr>
        <w:rPr>
          <w:rFonts w:cs="Arial"/>
          <w:i/>
          <w:iCs/>
          <w:color w:val="FF0000"/>
          <w:sz w:val="24"/>
          <w:szCs w:val="24"/>
        </w:rPr>
      </w:pPr>
    </w:p>
    <w:p w14:paraId="1735D345" w14:textId="77777777" w:rsidR="00F32D6A" w:rsidRDefault="00F32D6A" w:rsidP="00F32D6A">
      <w:pPr>
        <w:rPr>
          <w:rFonts w:cs="Arial"/>
          <w:i/>
          <w:iCs/>
          <w:color w:val="FF0000"/>
          <w:sz w:val="24"/>
          <w:szCs w:val="24"/>
        </w:rPr>
      </w:pPr>
      <w:r w:rsidRPr="009028BB">
        <w:rPr>
          <w:rFonts w:cs="Arial"/>
          <w:i/>
          <w:color w:val="FF0000"/>
          <w:sz w:val="24"/>
          <w:szCs w:val="24"/>
        </w:rPr>
        <w:t>RF_</w:t>
      </w:r>
      <w:r>
        <w:rPr>
          <w:rFonts w:cs="Arial"/>
          <w:i/>
          <w:color w:val="FF0000"/>
          <w:sz w:val="24"/>
          <w:szCs w:val="24"/>
        </w:rPr>
        <w:t>T</w:t>
      </w:r>
      <w:r w:rsidRPr="009028BB">
        <w:rPr>
          <w:rFonts w:cs="Arial"/>
          <w:i/>
          <w:color w:val="FF0000"/>
          <w:sz w:val="24"/>
          <w:szCs w:val="24"/>
        </w:rPr>
        <w:t>x_Path_</w:t>
      </w:r>
      <w:r>
        <w:rPr>
          <w:rFonts w:cs="Arial"/>
          <w:i/>
          <w:iCs/>
          <w:color w:val="FF0000"/>
          <w:sz w:val="24"/>
          <w:szCs w:val="24"/>
        </w:rPr>
        <w:t>Compensation_Value:</w:t>
      </w:r>
      <w:r>
        <w:rPr>
          <w:rFonts w:cs="Arial"/>
          <w:i/>
          <w:iCs/>
          <w:color w:val="FF0000"/>
          <w:sz w:val="24"/>
          <w:szCs w:val="24"/>
        </w:rPr>
        <w:tab/>
      </w:r>
      <w:r>
        <w:rPr>
          <w:rFonts w:cs="Arial"/>
          <w:i/>
          <w:iCs/>
          <w:color w:val="FF0000"/>
          <w:sz w:val="24"/>
          <w:szCs w:val="24"/>
        </w:rPr>
        <w:tab/>
      </w:r>
      <w:r>
        <w:rPr>
          <w:rFonts w:cs="Arial"/>
          <w:i/>
          <w:iCs/>
          <w:color w:val="FF0000"/>
          <w:sz w:val="24"/>
          <w:szCs w:val="24"/>
        </w:rPr>
        <w:tab/>
      </w:r>
      <w:r>
        <w:rPr>
          <w:rFonts w:cs="Arial"/>
          <w:i/>
          <w:iCs/>
          <w:color w:val="FF0000"/>
          <w:sz w:val="24"/>
          <w:szCs w:val="24"/>
        </w:rPr>
        <w:tab/>
      </w:r>
      <w:r>
        <w:rPr>
          <w:rFonts w:cs="Arial"/>
          <w:i/>
          <w:iCs/>
          <w:color w:val="FF0000"/>
          <w:sz w:val="24"/>
          <w:szCs w:val="24"/>
        </w:rPr>
        <w:tab/>
        <w:t xml:space="preserve"> Size: 2 Octets</w:t>
      </w:r>
    </w:p>
    <w:tbl>
      <w:tblPr>
        <w:tblW w:w="8820" w:type="dxa"/>
        <w:tblCellMar>
          <w:left w:w="0" w:type="dxa"/>
          <w:right w:w="0" w:type="dxa"/>
        </w:tblCellMar>
        <w:tblLook w:val="04A0" w:firstRow="1" w:lastRow="0" w:firstColumn="1" w:lastColumn="0" w:noHBand="0" w:noVBand="1"/>
      </w:tblPr>
      <w:tblGrid>
        <w:gridCol w:w="1676"/>
        <w:gridCol w:w="7144"/>
      </w:tblGrid>
      <w:tr w:rsidR="00F32D6A" w14:paraId="1E73B04A" w14:textId="77777777" w:rsidTr="00F32D6A">
        <w:trPr>
          <w:cantSplit/>
          <w:trHeight w:val="579"/>
        </w:trPr>
        <w:tc>
          <w:tcPr>
            <w:tcW w:w="1675" w:type="dxa"/>
            <w:tcBorders>
              <w:top w:val="single" w:sz="8" w:space="0" w:color="auto"/>
              <w:left w:val="single" w:sz="8" w:space="0" w:color="auto"/>
              <w:bottom w:val="single" w:sz="8" w:space="0" w:color="auto"/>
              <w:right w:val="single" w:sz="8" w:space="0" w:color="auto"/>
            </w:tcBorders>
            <w:shd w:val="clear" w:color="auto" w:fill="BBFAFD"/>
            <w:tcMar>
              <w:top w:w="0" w:type="dxa"/>
              <w:left w:w="115" w:type="dxa"/>
              <w:bottom w:w="0" w:type="dxa"/>
              <w:right w:w="115" w:type="dxa"/>
            </w:tcMar>
            <w:vAlign w:val="center"/>
            <w:hideMark/>
          </w:tcPr>
          <w:p w14:paraId="06F6AA81" w14:textId="77777777" w:rsidR="00F32D6A" w:rsidRDefault="00F32D6A" w:rsidP="00F32D6A">
            <w:pPr>
              <w:pStyle w:val="Tableheading"/>
              <w:spacing w:beforeLines="40" w:before="96" w:line="240" w:lineRule="auto"/>
              <w:rPr>
                <w:color w:val="FF0000"/>
                <w:sz w:val="24"/>
                <w:szCs w:val="24"/>
              </w:rPr>
            </w:pPr>
            <w:r>
              <w:rPr>
                <w:color w:val="FF0000"/>
                <w:sz w:val="24"/>
                <w:szCs w:val="24"/>
              </w:rPr>
              <w:t>Value</w:t>
            </w:r>
          </w:p>
        </w:tc>
        <w:tc>
          <w:tcPr>
            <w:tcW w:w="7140" w:type="dxa"/>
            <w:tcBorders>
              <w:top w:val="single" w:sz="8" w:space="0" w:color="auto"/>
              <w:left w:val="nil"/>
              <w:bottom w:val="single" w:sz="8" w:space="0" w:color="auto"/>
              <w:right w:val="single" w:sz="8" w:space="0" w:color="auto"/>
            </w:tcBorders>
            <w:shd w:val="clear" w:color="auto" w:fill="BBFAFD"/>
            <w:tcMar>
              <w:top w:w="0" w:type="dxa"/>
              <w:left w:w="115" w:type="dxa"/>
              <w:bottom w:w="0" w:type="dxa"/>
              <w:right w:w="115" w:type="dxa"/>
            </w:tcMar>
            <w:vAlign w:val="center"/>
            <w:hideMark/>
          </w:tcPr>
          <w:p w14:paraId="3FF7BF53" w14:textId="77777777" w:rsidR="00F32D6A" w:rsidRDefault="00F32D6A" w:rsidP="00F32D6A">
            <w:pPr>
              <w:pStyle w:val="Tableheading"/>
              <w:spacing w:beforeLines="40" w:before="96" w:line="240" w:lineRule="auto"/>
              <w:rPr>
                <w:color w:val="FF0000"/>
                <w:sz w:val="24"/>
                <w:szCs w:val="24"/>
              </w:rPr>
            </w:pPr>
            <w:r>
              <w:rPr>
                <w:color w:val="FF0000"/>
                <w:sz w:val="24"/>
                <w:szCs w:val="24"/>
              </w:rPr>
              <w:t>Parameter Description</w:t>
            </w:r>
          </w:p>
        </w:tc>
      </w:tr>
      <w:tr w:rsidR="00F32D6A" w14:paraId="05B5240A" w14:textId="77777777" w:rsidTr="00F32D6A">
        <w:trPr>
          <w:trHeight w:val="184"/>
        </w:trPr>
        <w:tc>
          <w:tcPr>
            <w:tcW w:w="1675" w:type="dxa"/>
            <w:tcBorders>
              <w:top w:val="nil"/>
              <w:left w:val="single" w:sz="8" w:space="0" w:color="auto"/>
              <w:bottom w:val="single" w:sz="8" w:space="0" w:color="auto"/>
              <w:right w:val="single" w:sz="8" w:space="0" w:color="auto"/>
            </w:tcBorders>
            <w:shd w:val="clear" w:color="auto" w:fill="FFFFFF"/>
            <w:tcMar>
              <w:top w:w="0" w:type="dxa"/>
              <w:left w:w="115" w:type="dxa"/>
              <w:bottom w:w="0" w:type="dxa"/>
              <w:right w:w="115" w:type="dxa"/>
            </w:tcMar>
            <w:hideMark/>
          </w:tcPr>
          <w:p w14:paraId="573ED841" w14:textId="77777777" w:rsidR="00F32D6A" w:rsidRDefault="00F32D6A" w:rsidP="00F32D6A">
            <w:pPr>
              <w:pStyle w:val="CellBody"/>
              <w:spacing w:beforeLines="40" w:before="96" w:line="240" w:lineRule="auto"/>
              <w:rPr>
                <w:rFonts w:ascii="Arial" w:eastAsia="Times New Roman" w:hAnsi="Arial" w:cs="Arial"/>
                <w:color w:val="FF0000"/>
                <w:sz w:val="24"/>
                <w:szCs w:val="24"/>
              </w:rPr>
            </w:pPr>
            <w:r>
              <w:rPr>
                <w:rFonts w:ascii="Arial" w:hAnsi="Arial" w:cs="Arial"/>
                <w:color w:val="FF0000"/>
                <w:sz w:val="24"/>
                <w:szCs w:val="24"/>
              </w:rPr>
              <w:t>0xXXXX</w:t>
            </w:r>
          </w:p>
        </w:tc>
        <w:tc>
          <w:tcPr>
            <w:tcW w:w="7140" w:type="dxa"/>
            <w:tcBorders>
              <w:top w:val="nil"/>
              <w:left w:val="nil"/>
              <w:bottom w:val="single" w:sz="8" w:space="0" w:color="auto"/>
              <w:right w:val="single" w:sz="8" w:space="0" w:color="auto"/>
            </w:tcBorders>
            <w:shd w:val="clear" w:color="auto" w:fill="FFFFFF"/>
            <w:tcMar>
              <w:top w:w="0" w:type="dxa"/>
              <w:left w:w="115" w:type="dxa"/>
              <w:bottom w:w="0" w:type="dxa"/>
              <w:right w:w="115" w:type="dxa"/>
            </w:tcMar>
            <w:hideMark/>
          </w:tcPr>
          <w:p w14:paraId="20FB197F" w14:textId="77777777" w:rsidR="00F32D6A" w:rsidRDefault="00F32D6A" w:rsidP="00F32D6A">
            <w:pPr>
              <w:pStyle w:val="CellBody"/>
              <w:spacing w:beforeLines="40" w:before="96"/>
              <w:rPr>
                <w:rFonts w:ascii="Arial" w:eastAsiaTheme="minorHAnsi" w:hAnsi="Arial" w:cs="Arial"/>
                <w:color w:val="FF0000"/>
                <w:sz w:val="24"/>
                <w:szCs w:val="24"/>
              </w:rPr>
            </w:pPr>
            <w:r>
              <w:rPr>
                <w:rFonts w:ascii="Arial" w:hAnsi="Arial" w:cs="Arial"/>
                <w:color w:val="FF0000"/>
                <w:sz w:val="24"/>
                <w:szCs w:val="24"/>
              </w:rPr>
              <w:t>Size: 2 Octets (signed integer)</w:t>
            </w:r>
          </w:p>
          <w:p w14:paraId="5C0DD57B" w14:textId="77777777" w:rsidR="00F32D6A" w:rsidRDefault="00F32D6A" w:rsidP="00F32D6A">
            <w:pPr>
              <w:pStyle w:val="CellBody"/>
              <w:spacing w:beforeLines="40" w:before="96"/>
              <w:rPr>
                <w:rFonts w:ascii="Arial" w:hAnsi="Arial" w:cs="Arial"/>
                <w:color w:val="FF0000"/>
                <w:sz w:val="24"/>
                <w:szCs w:val="24"/>
              </w:rPr>
            </w:pPr>
            <w:r>
              <w:rPr>
                <w:rFonts w:ascii="Arial" w:hAnsi="Arial" w:cs="Arial"/>
                <w:color w:val="FF0000"/>
                <w:sz w:val="24"/>
                <w:szCs w:val="24"/>
              </w:rPr>
              <w:t>Range: -128.0 dB (0xFB00) ≤ N ≤ 128.0 dB (0x0500)</w:t>
            </w:r>
          </w:p>
          <w:p w14:paraId="19C3C04E" w14:textId="77777777" w:rsidR="00896D9C" w:rsidRPr="00F301D3" w:rsidRDefault="00896D9C" w:rsidP="00F32D6A">
            <w:pPr>
              <w:pStyle w:val="CellBody"/>
              <w:spacing w:beforeLines="40" w:before="96"/>
              <w:rPr>
                <w:rFonts w:ascii="Arial" w:hAnsi="Arial" w:cs="Arial"/>
                <w:color w:val="FF0000"/>
                <w:sz w:val="24"/>
                <w:szCs w:val="24"/>
              </w:rPr>
            </w:pPr>
            <w:r>
              <w:rPr>
                <w:rFonts w:ascii="Arial" w:hAnsi="Arial" w:cs="Arial"/>
                <w:color w:val="FF0000"/>
                <w:sz w:val="24"/>
                <w:szCs w:val="24"/>
              </w:rPr>
              <w:t>Units: 0.1 dB</w:t>
            </w:r>
          </w:p>
        </w:tc>
      </w:tr>
    </w:tbl>
    <w:p w14:paraId="113453D9" w14:textId="77777777" w:rsidR="00F32D6A" w:rsidRDefault="00F32D6A" w:rsidP="00F32D6A">
      <w:pPr>
        <w:rPr>
          <w:rFonts w:ascii="Calibri" w:hAnsi="Calibri" w:cs="Times New Roman"/>
          <w:color w:val="000000"/>
        </w:rPr>
      </w:pPr>
    </w:p>
    <w:p w14:paraId="1F8178DC" w14:textId="77777777" w:rsidR="00F32D6A" w:rsidRDefault="00F32D6A" w:rsidP="00F32D6A">
      <w:pPr>
        <w:rPr>
          <w:rFonts w:cs="Arial"/>
          <w:i/>
          <w:iCs/>
          <w:color w:val="FF0000"/>
          <w:sz w:val="24"/>
          <w:szCs w:val="24"/>
        </w:rPr>
      </w:pPr>
      <w:r w:rsidRPr="009028BB">
        <w:rPr>
          <w:rFonts w:cs="Arial"/>
          <w:i/>
          <w:color w:val="FF0000"/>
          <w:sz w:val="24"/>
          <w:szCs w:val="24"/>
        </w:rPr>
        <w:t>RF_</w:t>
      </w:r>
      <w:r>
        <w:rPr>
          <w:rFonts w:cs="Arial"/>
          <w:i/>
          <w:color w:val="FF0000"/>
          <w:sz w:val="24"/>
          <w:szCs w:val="24"/>
        </w:rPr>
        <w:t>R</w:t>
      </w:r>
      <w:r w:rsidRPr="009028BB">
        <w:rPr>
          <w:rFonts w:cs="Arial"/>
          <w:i/>
          <w:color w:val="FF0000"/>
          <w:sz w:val="24"/>
          <w:szCs w:val="24"/>
        </w:rPr>
        <w:t>x_Path_</w:t>
      </w:r>
      <w:r>
        <w:rPr>
          <w:rFonts w:cs="Arial"/>
          <w:i/>
          <w:iCs/>
          <w:color w:val="FF0000"/>
          <w:sz w:val="24"/>
          <w:szCs w:val="24"/>
        </w:rPr>
        <w:t>Compensation_Value:</w:t>
      </w:r>
      <w:r>
        <w:rPr>
          <w:rFonts w:cs="Arial"/>
          <w:i/>
          <w:iCs/>
          <w:color w:val="FF0000"/>
          <w:sz w:val="24"/>
          <w:szCs w:val="24"/>
        </w:rPr>
        <w:tab/>
      </w:r>
      <w:r>
        <w:rPr>
          <w:rFonts w:cs="Arial"/>
          <w:i/>
          <w:iCs/>
          <w:color w:val="FF0000"/>
          <w:sz w:val="24"/>
          <w:szCs w:val="24"/>
        </w:rPr>
        <w:tab/>
      </w:r>
      <w:r>
        <w:rPr>
          <w:rFonts w:cs="Arial"/>
          <w:i/>
          <w:iCs/>
          <w:color w:val="FF0000"/>
          <w:sz w:val="24"/>
          <w:szCs w:val="24"/>
        </w:rPr>
        <w:tab/>
      </w:r>
      <w:r>
        <w:rPr>
          <w:rFonts w:cs="Arial"/>
          <w:i/>
          <w:iCs/>
          <w:color w:val="FF0000"/>
          <w:sz w:val="24"/>
          <w:szCs w:val="24"/>
        </w:rPr>
        <w:tab/>
      </w:r>
      <w:r>
        <w:rPr>
          <w:rFonts w:cs="Arial"/>
          <w:i/>
          <w:iCs/>
          <w:color w:val="FF0000"/>
          <w:sz w:val="24"/>
          <w:szCs w:val="24"/>
        </w:rPr>
        <w:tab/>
        <w:t xml:space="preserve"> Size: 2 Octets</w:t>
      </w:r>
    </w:p>
    <w:tbl>
      <w:tblPr>
        <w:tblW w:w="8820" w:type="dxa"/>
        <w:tblCellMar>
          <w:left w:w="0" w:type="dxa"/>
          <w:right w:w="0" w:type="dxa"/>
        </w:tblCellMar>
        <w:tblLook w:val="04A0" w:firstRow="1" w:lastRow="0" w:firstColumn="1" w:lastColumn="0" w:noHBand="0" w:noVBand="1"/>
      </w:tblPr>
      <w:tblGrid>
        <w:gridCol w:w="1676"/>
        <w:gridCol w:w="7144"/>
      </w:tblGrid>
      <w:tr w:rsidR="00F32D6A" w14:paraId="2CEDA54A" w14:textId="77777777" w:rsidTr="00F32D6A">
        <w:trPr>
          <w:cantSplit/>
          <w:trHeight w:val="579"/>
        </w:trPr>
        <w:tc>
          <w:tcPr>
            <w:tcW w:w="1675" w:type="dxa"/>
            <w:tcBorders>
              <w:top w:val="single" w:sz="8" w:space="0" w:color="auto"/>
              <w:left w:val="single" w:sz="8" w:space="0" w:color="auto"/>
              <w:bottom w:val="single" w:sz="8" w:space="0" w:color="auto"/>
              <w:right w:val="single" w:sz="8" w:space="0" w:color="auto"/>
            </w:tcBorders>
            <w:shd w:val="clear" w:color="auto" w:fill="BBFAFD"/>
            <w:tcMar>
              <w:top w:w="0" w:type="dxa"/>
              <w:left w:w="115" w:type="dxa"/>
              <w:bottom w:w="0" w:type="dxa"/>
              <w:right w:w="115" w:type="dxa"/>
            </w:tcMar>
            <w:vAlign w:val="center"/>
            <w:hideMark/>
          </w:tcPr>
          <w:p w14:paraId="45065F45" w14:textId="77777777" w:rsidR="00F32D6A" w:rsidRDefault="00F32D6A" w:rsidP="00F32D6A">
            <w:pPr>
              <w:pStyle w:val="Tableheading"/>
              <w:spacing w:beforeLines="40" w:before="96" w:line="240" w:lineRule="auto"/>
              <w:rPr>
                <w:color w:val="FF0000"/>
                <w:sz w:val="24"/>
                <w:szCs w:val="24"/>
              </w:rPr>
            </w:pPr>
            <w:r>
              <w:rPr>
                <w:color w:val="FF0000"/>
                <w:sz w:val="24"/>
                <w:szCs w:val="24"/>
              </w:rPr>
              <w:t>Value</w:t>
            </w:r>
          </w:p>
        </w:tc>
        <w:tc>
          <w:tcPr>
            <w:tcW w:w="7140" w:type="dxa"/>
            <w:tcBorders>
              <w:top w:val="single" w:sz="8" w:space="0" w:color="auto"/>
              <w:left w:val="nil"/>
              <w:bottom w:val="single" w:sz="8" w:space="0" w:color="auto"/>
              <w:right w:val="single" w:sz="8" w:space="0" w:color="auto"/>
            </w:tcBorders>
            <w:shd w:val="clear" w:color="auto" w:fill="BBFAFD"/>
            <w:tcMar>
              <w:top w:w="0" w:type="dxa"/>
              <w:left w:w="115" w:type="dxa"/>
              <w:bottom w:w="0" w:type="dxa"/>
              <w:right w:w="115" w:type="dxa"/>
            </w:tcMar>
            <w:vAlign w:val="center"/>
            <w:hideMark/>
          </w:tcPr>
          <w:p w14:paraId="2081C19F" w14:textId="77777777" w:rsidR="00F32D6A" w:rsidRDefault="00F32D6A" w:rsidP="00F32D6A">
            <w:pPr>
              <w:pStyle w:val="Tableheading"/>
              <w:spacing w:beforeLines="40" w:before="96" w:line="240" w:lineRule="auto"/>
              <w:rPr>
                <w:color w:val="FF0000"/>
                <w:sz w:val="24"/>
                <w:szCs w:val="24"/>
              </w:rPr>
            </w:pPr>
            <w:r>
              <w:rPr>
                <w:color w:val="FF0000"/>
                <w:sz w:val="24"/>
                <w:szCs w:val="24"/>
              </w:rPr>
              <w:t>Parameter Description</w:t>
            </w:r>
          </w:p>
        </w:tc>
      </w:tr>
      <w:tr w:rsidR="00F32D6A" w14:paraId="0E07762C" w14:textId="77777777" w:rsidTr="00F32D6A">
        <w:trPr>
          <w:trHeight w:val="184"/>
        </w:trPr>
        <w:tc>
          <w:tcPr>
            <w:tcW w:w="1675" w:type="dxa"/>
            <w:tcBorders>
              <w:top w:val="nil"/>
              <w:left w:val="single" w:sz="8" w:space="0" w:color="auto"/>
              <w:bottom w:val="single" w:sz="8" w:space="0" w:color="auto"/>
              <w:right w:val="single" w:sz="8" w:space="0" w:color="auto"/>
            </w:tcBorders>
            <w:shd w:val="clear" w:color="auto" w:fill="FFFFFF"/>
            <w:tcMar>
              <w:top w:w="0" w:type="dxa"/>
              <w:left w:w="115" w:type="dxa"/>
              <w:bottom w:w="0" w:type="dxa"/>
              <w:right w:w="115" w:type="dxa"/>
            </w:tcMar>
            <w:hideMark/>
          </w:tcPr>
          <w:p w14:paraId="33EAC806" w14:textId="77777777" w:rsidR="00F32D6A" w:rsidRDefault="00F32D6A" w:rsidP="00F32D6A">
            <w:pPr>
              <w:pStyle w:val="CellBody"/>
              <w:spacing w:beforeLines="40" w:before="96" w:line="240" w:lineRule="auto"/>
              <w:rPr>
                <w:rFonts w:ascii="Arial" w:eastAsia="Times New Roman" w:hAnsi="Arial" w:cs="Arial"/>
                <w:color w:val="FF0000"/>
                <w:sz w:val="24"/>
                <w:szCs w:val="24"/>
              </w:rPr>
            </w:pPr>
            <w:r>
              <w:rPr>
                <w:rFonts w:ascii="Arial" w:hAnsi="Arial" w:cs="Arial"/>
                <w:color w:val="FF0000"/>
                <w:sz w:val="24"/>
                <w:szCs w:val="24"/>
              </w:rPr>
              <w:t>0xXXXX</w:t>
            </w:r>
          </w:p>
        </w:tc>
        <w:tc>
          <w:tcPr>
            <w:tcW w:w="7140" w:type="dxa"/>
            <w:tcBorders>
              <w:top w:val="nil"/>
              <w:left w:val="nil"/>
              <w:bottom w:val="single" w:sz="8" w:space="0" w:color="auto"/>
              <w:right w:val="single" w:sz="8" w:space="0" w:color="auto"/>
            </w:tcBorders>
            <w:shd w:val="clear" w:color="auto" w:fill="FFFFFF"/>
            <w:tcMar>
              <w:top w:w="0" w:type="dxa"/>
              <w:left w:w="115" w:type="dxa"/>
              <w:bottom w:w="0" w:type="dxa"/>
              <w:right w:w="115" w:type="dxa"/>
            </w:tcMar>
            <w:hideMark/>
          </w:tcPr>
          <w:p w14:paraId="5108543D" w14:textId="77777777" w:rsidR="00F32D6A" w:rsidRDefault="00F32D6A" w:rsidP="00F32D6A">
            <w:pPr>
              <w:pStyle w:val="CellBody"/>
              <w:spacing w:beforeLines="40" w:before="96"/>
              <w:rPr>
                <w:rFonts w:ascii="Arial" w:eastAsiaTheme="minorHAnsi" w:hAnsi="Arial" w:cs="Arial"/>
                <w:color w:val="FF0000"/>
                <w:sz w:val="24"/>
                <w:szCs w:val="24"/>
              </w:rPr>
            </w:pPr>
            <w:r>
              <w:rPr>
                <w:rFonts w:ascii="Arial" w:hAnsi="Arial" w:cs="Arial"/>
                <w:color w:val="FF0000"/>
                <w:sz w:val="24"/>
                <w:szCs w:val="24"/>
              </w:rPr>
              <w:t>Size: 2 Octets (signed integer)</w:t>
            </w:r>
          </w:p>
          <w:p w14:paraId="47947BA1" w14:textId="77777777" w:rsidR="00F32D6A" w:rsidRDefault="00F32D6A" w:rsidP="00F32D6A">
            <w:pPr>
              <w:pStyle w:val="CellBody"/>
              <w:spacing w:beforeLines="40" w:before="96"/>
              <w:rPr>
                <w:rFonts w:ascii="Arial" w:hAnsi="Arial" w:cs="Arial"/>
                <w:color w:val="FF0000"/>
                <w:sz w:val="24"/>
                <w:szCs w:val="24"/>
              </w:rPr>
            </w:pPr>
            <w:r>
              <w:rPr>
                <w:rFonts w:ascii="Arial" w:hAnsi="Arial" w:cs="Arial"/>
                <w:color w:val="FF0000"/>
                <w:sz w:val="24"/>
                <w:szCs w:val="24"/>
              </w:rPr>
              <w:t>Range: -128.0 dB (0xFB00) ≤ N ≤ 128.0 dB (0x0500)</w:t>
            </w:r>
          </w:p>
          <w:p w14:paraId="2657B6AB" w14:textId="77777777" w:rsidR="00896D9C" w:rsidRPr="00F301D3" w:rsidRDefault="00896D9C" w:rsidP="00F32D6A">
            <w:pPr>
              <w:pStyle w:val="CellBody"/>
              <w:spacing w:beforeLines="40" w:before="96"/>
              <w:rPr>
                <w:rFonts w:ascii="Arial" w:hAnsi="Arial" w:cs="Arial"/>
                <w:color w:val="FF0000"/>
                <w:sz w:val="24"/>
                <w:szCs w:val="24"/>
              </w:rPr>
            </w:pPr>
            <w:r>
              <w:rPr>
                <w:rFonts w:ascii="Arial" w:hAnsi="Arial" w:cs="Arial"/>
                <w:color w:val="FF0000"/>
                <w:sz w:val="24"/>
                <w:szCs w:val="24"/>
              </w:rPr>
              <w:t>Units: 0.1 dB</w:t>
            </w:r>
          </w:p>
        </w:tc>
      </w:tr>
    </w:tbl>
    <w:p w14:paraId="4F4D245D" w14:textId="77777777" w:rsidR="00F32D6A" w:rsidRDefault="00F32D6A" w:rsidP="00F32D6A">
      <w:pPr>
        <w:rPr>
          <w:rFonts w:ascii="Calibri" w:hAnsi="Calibri" w:cs="Times New Roman"/>
          <w:color w:val="000000"/>
        </w:rPr>
      </w:pPr>
    </w:p>
    <w:p w14:paraId="5D78EE55" w14:textId="77777777" w:rsidR="00F32D6A" w:rsidRDefault="00F32D6A" w:rsidP="00F32D6A">
      <w:pPr>
        <w:autoSpaceDE w:val="0"/>
        <w:autoSpaceDN w:val="0"/>
        <w:rPr>
          <w:rFonts w:cs="Arial"/>
          <w:color w:val="FF0000"/>
          <w:szCs w:val="24"/>
        </w:rPr>
      </w:pPr>
      <w:r>
        <w:rPr>
          <w:rFonts w:cs="Arial"/>
          <w:b/>
          <w:bCs/>
          <w:color w:val="FF0000"/>
          <w:sz w:val="24"/>
          <w:szCs w:val="24"/>
        </w:rPr>
        <w:t xml:space="preserve">Event(s) Generated (unless masked away): </w:t>
      </w:r>
      <w:r>
        <w:rPr>
          <w:rFonts w:cs="Arial"/>
          <w:color w:val="FF0000"/>
          <w:sz w:val="24"/>
          <w:szCs w:val="24"/>
        </w:rPr>
        <w:t>When the HCI_LE_Read_RF_Path_Compensation command has completed, a Command Complete event shall be generated.</w:t>
      </w:r>
    </w:p>
    <w:p w14:paraId="035C17F6" w14:textId="77777777" w:rsidR="00F32D6A" w:rsidRPr="00F03F8D" w:rsidRDefault="00F32D6A" w:rsidP="00F03F8D">
      <w:pPr>
        <w:pStyle w:val="Heading3"/>
      </w:pPr>
      <w:bookmarkStart w:id="370" w:name="_Toc448771414"/>
      <w:r w:rsidRPr="00B03027">
        <w:t>[New Section]</w:t>
      </w:r>
      <w:r w:rsidRPr="00F03F8D">
        <w:t xml:space="preserve"> 7.8.X LE Write RF Path Compensation Command</w:t>
      </w:r>
      <w:bookmarkEnd w:id="370"/>
    </w:p>
    <w:tbl>
      <w:tblPr>
        <w:tblW w:w="10065" w:type="dxa"/>
        <w:tblLayout w:type="fixed"/>
        <w:tblCellMar>
          <w:left w:w="0" w:type="dxa"/>
          <w:right w:w="0" w:type="dxa"/>
        </w:tblCellMar>
        <w:tblLook w:val="04A0" w:firstRow="1" w:lastRow="0" w:firstColumn="1" w:lastColumn="0" w:noHBand="0" w:noVBand="1"/>
      </w:tblPr>
      <w:tblGrid>
        <w:gridCol w:w="4577"/>
        <w:gridCol w:w="1083"/>
        <w:gridCol w:w="2786"/>
        <w:gridCol w:w="1619"/>
      </w:tblGrid>
      <w:tr w:rsidR="00F32D6A" w14:paraId="4A2C7934" w14:textId="77777777" w:rsidTr="004138C9">
        <w:trPr>
          <w:cantSplit/>
          <w:trHeight w:val="579"/>
        </w:trPr>
        <w:tc>
          <w:tcPr>
            <w:tcW w:w="4577" w:type="dxa"/>
            <w:tcBorders>
              <w:top w:val="single" w:sz="8" w:space="0" w:color="auto"/>
              <w:left w:val="single" w:sz="8" w:space="0" w:color="auto"/>
              <w:bottom w:val="single" w:sz="8" w:space="0" w:color="auto"/>
              <w:right w:val="single" w:sz="8" w:space="0" w:color="auto"/>
            </w:tcBorders>
            <w:shd w:val="clear" w:color="auto" w:fill="BBFAFD"/>
            <w:tcMar>
              <w:top w:w="0" w:type="dxa"/>
              <w:left w:w="115" w:type="dxa"/>
              <w:bottom w:w="0" w:type="dxa"/>
              <w:right w:w="115" w:type="dxa"/>
            </w:tcMar>
            <w:vAlign w:val="center"/>
            <w:hideMark/>
          </w:tcPr>
          <w:p w14:paraId="7F0FED1D" w14:textId="77777777" w:rsidR="00F32D6A" w:rsidRDefault="00F32D6A" w:rsidP="00F32D6A">
            <w:pPr>
              <w:pStyle w:val="Tableheading"/>
              <w:spacing w:beforeLines="40" w:before="96" w:line="240" w:lineRule="auto"/>
              <w:rPr>
                <w:color w:val="FF0000"/>
                <w:sz w:val="24"/>
                <w:szCs w:val="24"/>
              </w:rPr>
            </w:pPr>
            <w:r>
              <w:rPr>
                <w:color w:val="FF0000"/>
                <w:sz w:val="24"/>
                <w:szCs w:val="24"/>
              </w:rPr>
              <w:t>Command</w:t>
            </w:r>
          </w:p>
        </w:tc>
        <w:tc>
          <w:tcPr>
            <w:tcW w:w="1083" w:type="dxa"/>
            <w:tcBorders>
              <w:top w:val="single" w:sz="8" w:space="0" w:color="auto"/>
              <w:left w:val="nil"/>
              <w:bottom w:val="single" w:sz="8" w:space="0" w:color="auto"/>
              <w:right w:val="single" w:sz="8" w:space="0" w:color="auto"/>
            </w:tcBorders>
            <w:shd w:val="clear" w:color="auto" w:fill="BBFAFD"/>
            <w:tcMar>
              <w:top w:w="0" w:type="dxa"/>
              <w:left w:w="115" w:type="dxa"/>
              <w:bottom w:w="0" w:type="dxa"/>
              <w:right w:w="115" w:type="dxa"/>
            </w:tcMar>
            <w:vAlign w:val="center"/>
            <w:hideMark/>
          </w:tcPr>
          <w:p w14:paraId="21086CF2" w14:textId="77777777" w:rsidR="00F32D6A" w:rsidRDefault="00F32D6A" w:rsidP="00F32D6A">
            <w:pPr>
              <w:pStyle w:val="Tableheading"/>
              <w:spacing w:beforeLines="40" w:before="96" w:line="240" w:lineRule="auto"/>
              <w:rPr>
                <w:color w:val="FF0000"/>
                <w:sz w:val="24"/>
                <w:szCs w:val="24"/>
              </w:rPr>
            </w:pPr>
            <w:r>
              <w:rPr>
                <w:color w:val="FF0000"/>
                <w:sz w:val="24"/>
                <w:szCs w:val="24"/>
              </w:rPr>
              <w:t>OCF</w:t>
            </w:r>
          </w:p>
        </w:tc>
        <w:tc>
          <w:tcPr>
            <w:tcW w:w="2786" w:type="dxa"/>
            <w:tcBorders>
              <w:top w:val="single" w:sz="8" w:space="0" w:color="auto"/>
              <w:left w:val="nil"/>
              <w:bottom w:val="single" w:sz="8" w:space="0" w:color="auto"/>
              <w:right w:val="single" w:sz="8" w:space="0" w:color="auto"/>
            </w:tcBorders>
            <w:shd w:val="clear" w:color="auto" w:fill="BBFAFD"/>
            <w:tcMar>
              <w:top w:w="0" w:type="dxa"/>
              <w:left w:w="115" w:type="dxa"/>
              <w:bottom w:w="0" w:type="dxa"/>
              <w:right w:w="115" w:type="dxa"/>
            </w:tcMar>
            <w:vAlign w:val="center"/>
            <w:hideMark/>
          </w:tcPr>
          <w:p w14:paraId="5B4839AF" w14:textId="77777777" w:rsidR="00F32D6A" w:rsidRDefault="00F32D6A" w:rsidP="00F32D6A">
            <w:pPr>
              <w:pStyle w:val="Tableheading"/>
              <w:spacing w:beforeLines="40" w:before="96" w:line="240" w:lineRule="auto"/>
              <w:rPr>
                <w:color w:val="FF0000"/>
                <w:sz w:val="24"/>
                <w:szCs w:val="24"/>
              </w:rPr>
            </w:pPr>
            <w:r>
              <w:rPr>
                <w:color w:val="FF0000"/>
                <w:sz w:val="24"/>
                <w:szCs w:val="24"/>
              </w:rPr>
              <w:t>Command Parameters</w:t>
            </w:r>
          </w:p>
        </w:tc>
        <w:tc>
          <w:tcPr>
            <w:tcW w:w="1619" w:type="dxa"/>
            <w:tcBorders>
              <w:top w:val="single" w:sz="8" w:space="0" w:color="auto"/>
              <w:left w:val="nil"/>
              <w:bottom w:val="single" w:sz="8" w:space="0" w:color="auto"/>
              <w:right w:val="single" w:sz="8" w:space="0" w:color="auto"/>
            </w:tcBorders>
            <w:shd w:val="clear" w:color="auto" w:fill="BBFAFD"/>
            <w:tcMar>
              <w:top w:w="0" w:type="dxa"/>
              <w:left w:w="115" w:type="dxa"/>
              <w:bottom w:w="0" w:type="dxa"/>
              <w:right w:w="115" w:type="dxa"/>
            </w:tcMar>
            <w:vAlign w:val="center"/>
            <w:hideMark/>
          </w:tcPr>
          <w:p w14:paraId="7CD9CA22" w14:textId="77777777" w:rsidR="00F32D6A" w:rsidRDefault="00F32D6A" w:rsidP="00F32D6A">
            <w:pPr>
              <w:pStyle w:val="Tableheading"/>
              <w:spacing w:beforeLines="40" w:before="96" w:line="240" w:lineRule="auto"/>
              <w:rPr>
                <w:color w:val="FF0000"/>
                <w:sz w:val="24"/>
                <w:szCs w:val="24"/>
              </w:rPr>
            </w:pPr>
            <w:r>
              <w:rPr>
                <w:color w:val="FF0000"/>
                <w:sz w:val="24"/>
                <w:szCs w:val="24"/>
              </w:rPr>
              <w:t>Return Parameters</w:t>
            </w:r>
          </w:p>
        </w:tc>
      </w:tr>
      <w:tr w:rsidR="00F32D6A" w14:paraId="0275203E" w14:textId="77777777" w:rsidTr="004138C9">
        <w:trPr>
          <w:trHeight w:val="184"/>
        </w:trPr>
        <w:tc>
          <w:tcPr>
            <w:tcW w:w="4577" w:type="dxa"/>
            <w:tcBorders>
              <w:top w:val="nil"/>
              <w:left w:val="single" w:sz="8" w:space="0" w:color="auto"/>
              <w:bottom w:val="single" w:sz="8" w:space="0" w:color="auto"/>
              <w:right w:val="single" w:sz="8" w:space="0" w:color="auto"/>
            </w:tcBorders>
            <w:shd w:val="clear" w:color="auto" w:fill="FFFFFF"/>
            <w:tcMar>
              <w:top w:w="0" w:type="dxa"/>
              <w:left w:w="115" w:type="dxa"/>
              <w:bottom w:w="0" w:type="dxa"/>
              <w:right w:w="115" w:type="dxa"/>
            </w:tcMar>
            <w:hideMark/>
          </w:tcPr>
          <w:p w14:paraId="2732ADAA" w14:textId="77777777" w:rsidR="00F32D6A" w:rsidRDefault="00F32D6A" w:rsidP="00F32D6A">
            <w:pPr>
              <w:pStyle w:val="CellBody"/>
              <w:spacing w:beforeLines="40" w:before="96" w:line="240" w:lineRule="auto"/>
              <w:rPr>
                <w:rFonts w:ascii="Arial" w:eastAsia="Times New Roman" w:hAnsi="Arial" w:cs="Arial"/>
                <w:color w:val="FF0000"/>
                <w:sz w:val="24"/>
                <w:szCs w:val="24"/>
              </w:rPr>
            </w:pPr>
            <w:r>
              <w:rPr>
                <w:rFonts w:ascii="Arial" w:hAnsi="Arial" w:cs="Arial"/>
                <w:color w:val="FF0000"/>
                <w:sz w:val="24"/>
                <w:szCs w:val="24"/>
              </w:rPr>
              <w:t>HCI_LE_Write_RF_Path_Compensation</w:t>
            </w:r>
          </w:p>
        </w:tc>
        <w:tc>
          <w:tcPr>
            <w:tcW w:w="1083" w:type="dxa"/>
            <w:tcBorders>
              <w:top w:val="nil"/>
              <w:left w:val="nil"/>
              <w:bottom w:val="single" w:sz="8" w:space="0" w:color="auto"/>
              <w:right w:val="single" w:sz="8" w:space="0" w:color="auto"/>
            </w:tcBorders>
            <w:shd w:val="clear" w:color="auto" w:fill="FFFFFF"/>
            <w:tcMar>
              <w:top w:w="0" w:type="dxa"/>
              <w:left w:w="115" w:type="dxa"/>
              <w:bottom w:w="0" w:type="dxa"/>
              <w:right w:w="115" w:type="dxa"/>
            </w:tcMar>
            <w:hideMark/>
          </w:tcPr>
          <w:p w14:paraId="5E3D0A34" w14:textId="77777777" w:rsidR="00F32D6A" w:rsidRDefault="007216D4" w:rsidP="003C6A10">
            <w:pPr>
              <w:pStyle w:val="CellBody"/>
              <w:spacing w:beforeLines="40" w:before="96" w:line="240" w:lineRule="auto"/>
              <w:rPr>
                <w:rFonts w:ascii="Arial" w:eastAsia="Times New Roman" w:hAnsi="Arial" w:cs="Arial"/>
                <w:color w:val="FF0000"/>
                <w:sz w:val="24"/>
                <w:szCs w:val="24"/>
              </w:rPr>
            </w:pPr>
            <w:r>
              <w:rPr>
                <w:rFonts w:ascii="Arial" w:hAnsi="Arial" w:cs="Arial"/>
                <w:color w:val="FF0000"/>
                <w:sz w:val="24"/>
                <w:szCs w:val="24"/>
              </w:rPr>
              <w:t>0x</w:t>
            </w:r>
            <w:r w:rsidR="002A258C">
              <w:rPr>
                <w:rFonts w:ascii="Arial" w:hAnsi="Arial" w:cs="Arial"/>
                <w:color w:val="FF0000"/>
                <w:sz w:val="24"/>
                <w:szCs w:val="24"/>
              </w:rPr>
              <w:t>00</w:t>
            </w:r>
            <w:r>
              <w:rPr>
                <w:rFonts w:ascii="Arial" w:hAnsi="Arial" w:cs="Arial"/>
                <w:color w:val="FF0000"/>
                <w:sz w:val="24"/>
                <w:szCs w:val="24"/>
              </w:rPr>
              <w:t>4</w:t>
            </w:r>
            <w:r w:rsidR="002A258C">
              <w:rPr>
                <w:rFonts w:ascii="Arial" w:hAnsi="Arial" w:cs="Arial"/>
                <w:color w:val="FF0000"/>
                <w:sz w:val="24"/>
                <w:szCs w:val="24"/>
              </w:rPr>
              <w:t>D</w:t>
            </w:r>
          </w:p>
        </w:tc>
        <w:tc>
          <w:tcPr>
            <w:tcW w:w="2786" w:type="dxa"/>
            <w:tcBorders>
              <w:top w:val="nil"/>
              <w:left w:val="nil"/>
              <w:bottom w:val="single" w:sz="8" w:space="0" w:color="auto"/>
              <w:right w:val="single" w:sz="8" w:space="0" w:color="auto"/>
            </w:tcBorders>
            <w:shd w:val="clear" w:color="auto" w:fill="FFFFFF"/>
            <w:tcMar>
              <w:top w:w="0" w:type="dxa"/>
              <w:left w:w="115" w:type="dxa"/>
              <w:bottom w:w="0" w:type="dxa"/>
              <w:right w:w="115" w:type="dxa"/>
            </w:tcMar>
            <w:hideMark/>
          </w:tcPr>
          <w:p w14:paraId="66BD569D" w14:textId="77777777" w:rsidR="00F32D6A" w:rsidRDefault="00F32D6A" w:rsidP="00F32D6A">
            <w:pPr>
              <w:pStyle w:val="CellBody"/>
              <w:spacing w:beforeLines="40" w:before="96" w:line="240" w:lineRule="auto"/>
              <w:rPr>
                <w:rFonts w:ascii="Arial" w:hAnsi="Arial" w:cs="Arial"/>
                <w:color w:val="FF0000"/>
                <w:sz w:val="24"/>
                <w:szCs w:val="24"/>
              </w:rPr>
            </w:pPr>
            <w:r>
              <w:rPr>
                <w:rFonts w:ascii="Arial" w:hAnsi="Arial" w:cs="Arial"/>
                <w:color w:val="FF0000"/>
                <w:sz w:val="24"/>
                <w:szCs w:val="24"/>
              </w:rPr>
              <w:t>RF_Tx_Path_Compensation_Value,</w:t>
            </w:r>
          </w:p>
          <w:p w14:paraId="08B0AA31" w14:textId="77777777" w:rsidR="00F32D6A" w:rsidRDefault="00F32D6A" w:rsidP="00F32D6A">
            <w:pPr>
              <w:pStyle w:val="CellBody"/>
              <w:spacing w:beforeLines="40" w:before="96" w:line="240" w:lineRule="auto"/>
              <w:rPr>
                <w:rFonts w:ascii="Arial" w:eastAsia="Times New Roman" w:hAnsi="Arial" w:cs="Arial"/>
                <w:color w:val="FF0000"/>
                <w:sz w:val="24"/>
                <w:szCs w:val="24"/>
              </w:rPr>
            </w:pPr>
            <w:r>
              <w:rPr>
                <w:rFonts w:ascii="Arial" w:hAnsi="Arial" w:cs="Arial"/>
                <w:color w:val="FF0000"/>
                <w:sz w:val="24"/>
                <w:szCs w:val="24"/>
              </w:rPr>
              <w:t>RF_Rx_Path_Compensation_Value</w:t>
            </w:r>
          </w:p>
        </w:tc>
        <w:tc>
          <w:tcPr>
            <w:tcW w:w="1619" w:type="dxa"/>
            <w:tcBorders>
              <w:top w:val="nil"/>
              <w:left w:val="nil"/>
              <w:bottom w:val="single" w:sz="8" w:space="0" w:color="auto"/>
              <w:right w:val="single" w:sz="8" w:space="0" w:color="auto"/>
            </w:tcBorders>
            <w:shd w:val="clear" w:color="auto" w:fill="FFFFFF"/>
            <w:tcMar>
              <w:top w:w="0" w:type="dxa"/>
              <w:left w:w="115" w:type="dxa"/>
              <w:bottom w:w="0" w:type="dxa"/>
              <w:right w:w="115" w:type="dxa"/>
            </w:tcMar>
            <w:hideMark/>
          </w:tcPr>
          <w:p w14:paraId="7C7DD584" w14:textId="77777777" w:rsidR="00F32D6A" w:rsidRDefault="00F32D6A" w:rsidP="00F32D6A">
            <w:pPr>
              <w:pStyle w:val="CellBody"/>
              <w:spacing w:beforeLines="40" w:before="96" w:line="240" w:lineRule="auto"/>
              <w:rPr>
                <w:rFonts w:ascii="Arial" w:eastAsia="Times New Roman" w:hAnsi="Arial" w:cs="Arial"/>
                <w:color w:val="FF0000"/>
                <w:sz w:val="24"/>
                <w:szCs w:val="24"/>
              </w:rPr>
            </w:pPr>
            <w:r>
              <w:rPr>
                <w:rFonts w:ascii="Arial" w:hAnsi="Arial" w:cs="Arial"/>
                <w:color w:val="FF0000"/>
                <w:sz w:val="24"/>
                <w:szCs w:val="24"/>
              </w:rPr>
              <w:t>Status</w:t>
            </w:r>
          </w:p>
        </w:tc>
      </w:tr>
    </w:tbl>
    <w:p w14:paraId="6262A497" w14:textId="77777777" w:rsidR="00F32D6A" w:rsidRDefault="00F32D6A" w:rsidP="00F32D6A">
      <w:pPr>
        <w:rPr>
          <w:rFonts w:cs="Arial"/>
          <w:b/>
          <w:bCs/>
          <w:color w:val="FF0000"/>
          <w:sz w:val="24"/>
          <w:szCs w:val="24"/>
        </w:rPr>
      </w:pPr>
    </w:p>
    <w:p w14:paraId="7D512C4A" w14:textId="77777777" w:rsidR="00F32D6A" w:rsidRDefault="00F32D6A" w:rsidP="00F32D6A">
      <w:pPr>
        <w:rPr>
          <w:rFonts w:cs="Arial"/>
          <w:b/>
          <w:bCs/>
          <w:color w:val="FF0000"/>
          <w:sz w:val="24"/>
          <w:szCs w:val="24"/>
        </w:rPr>
      </w:pPr>
      <w:r>
        <w:rPr>
          <w:rFonts w:cs="Arial"/>
          <w:b/>
          <w:bCs/>
          <w:color w:val="FF0000"/>
          <w:sz w:val="24"/>
          <w:szCs w:val="24"/>
        </w:rPr>
        <w:t>Description:</w:t>
      </w:r>
    </w:p>
    <w:p w14:paraId="2E1D1842" w14:textId="77777777" w:rsidR="00F32D6A" w:rsidRDefault="00F32D6A" w:rsidP="00F32D6A">
      <w:pPr>
        <w:autoSpaceDE w:val="0"/>
        <w:autoSpaceDN w:val="0"/>
        <w:rPr>
          <w:rFonts w:cs="Arial"/>
          <w:color w:val="FF0000"/>
          <w:sz w:val="24"/>
          <w:szCs w:val="24"/>
          <w:lang w:val="en-GB"/>
        </w:rPr>
      </w:pPr>
      <w:r>
        <w:rPr>
          <w:rFonts w:cs="Arial"/>
          <w:color w:val="FF0000"/>
          <w:sz w:val="24"/>
          <w:szCs w:val="24"/>
        </w:rPr>
        <w:t xml:space="preserve">The LE_Write_RF_Path_Compensation command is used to indicate the RF path gain or loss between the RF transceiver and the antenna contributed by intermediate components. A positive value means a net RF path gain and a negative value means a net RF path loss. The RF Tx Path Compensation Value </w:t>
      </w:r>
      <w:r>
        <w:rPr>
          <w:rFonts w:cs="Arial"/>
          <w:color w:val="FF0000"/>
          <w:sz w:val="24"/>
          <w:szCs w:val="24"/>
          <w:lang w:val="en-GB"/>
        </w:rPr>
        <w:t xml:space="preserve">parameter </w:t>
      </w:r>
      <w:r>
        <w:rPr>
          <w:rFonts w:cs="Arial"/>
          <w:color w:val="FF0000"/>
          <w:sz w:val="24"/>
          <w:szCs w:val="24"/>
        </w:rPr>
        <w:t xml:space="preserve">shall be used by the Controller to calculate radiative Tx Power Level used in the TxPower field in the Extended Header using the following equation: </w:t>
      </w:r>
    </w:p>
    <w:p w14:paraId="2D385BBE" w14:textId="77777777" w:rsidR="00F32D6A" w:rsidRDefault="00F32D6A" w:rsidP="00F32D6A">
      <w:pPr>
        <w:autoSpaceDE w:val="0"/>
        <w:autoSpaceDN w:val="0"/>
        <w:rPr>
          <w:rFonts w:cs="Arial"/>
          <w:color w:val="FF0000"/>
          <w:sz w:val="24"/>
          <w:szCs w:val="24"/>
        </w:rPr>
      </w:pPr>
      <w:r>
        <w:rPr>
          <w:rFonts w:cs="Arial"/>
          <w:color w:val="FF0000"/>
          <w:sz w:val="24"/>
          <w:szCs w:val="24"/>
        </w:rPr>
        <w:t>Radiative Tx Power Level = Tx Power Level at RF transceiver output + RF Tx Path Compensation Value</w:t>
      </w:r>
    </w:p>
    <w:p w14:paraId="6624519A" w14:textId="77777777" w:rsidR="00F32D6A" w:rsidRDefault="00F32D6A" w:rsidP="00F32D6A">
      <w:pPr>
        <w:autoSpaceDE w:val="0"/>
        <w:autoSpaceDN w:val="0"/>
        <w:rPr>
          <w:rFonts w:cs="Arial"/>
          <w:color w:val="FF0000"/>
          <w:sz w:val="24"/>
          <w:szCs w:val="24"/>
        </w:rPr>
      </w:pPr>
      <w:r>
        <w:rPr>
          <w:rFonts w:cs="Arial"/>
          <w:color w:val="FF0000"/>
          <w:sz w:val="24"/>
          <w:szCs w:val="24"/>
        </w:rPr>
        <w:t>For example, if the Tx Power Level is +4 (dBm) at RF transceiver output and the RF Path Compensation Value is -1.5 (dB), the radiative Tx Power Level is +4+(-1.5) = 2.5 (dBm).</w:t>
      </w:r>
    </w:p>
    <w:p w14:paraId="1A5B6906" w14:textId="77777777" w:rsidR="00F32D6A" w:rsidRDefault="00F32D6A" w:rsidP="00F32D6A">
      <w:pPr>
        <w:autoSpaceDE w:val="0"/>
        <w:autoSpaceDN w:val="0"/>
        <w:rPr>
          <w:rFonts w:cs="Arial"/>
          <w:color w:val="FF0000"/>
          <w:sz w:val="24"/>
          <w:szCs w:val="24"/>
        </w:rPr>
      </w:pPr>
      <w:r>
        <w:rPr>
          <w:rFonts w:cs="Arial"/>
          <w:color w:val="FF0000"/>
          <w:sz w:val="24"/>
          <w:szCs w:val="24"/>
        </w:rPr>
        <w:t xml:space="preserve">The RF Rx Path Compensation Value </w:t>
      </w:r>
      <w:r>
        <w:rPr>
          <w:rFonts w:cs="Arial"/>
          <w:color w:val="FF0000"/>
          <w:sz w:val="24"/>
          <w:szCs w:val="24"/>
          <w:lang w:val="en-GB"/>
        </w:rPr>
        <w:t xml:space="preserve">parameter </w:t>
      </w:r>
      <w:r>
        <w:rPr>
          <w:rFonts w:cs="Arial"/>
          <w:color w:val="FF0000"/>
          <w:sz w:val="24"/>
          <w:szCs w:val="24"/>
        </w:rPr>
        <w:t xml:space="preserve">shall be used by the Controller to calculate the RSSI value reported to the Host. </w:t>
      </w:r>
    </w:p>
    <w:p w14:paraId="3FD8CA1F" w14:textId="77777777" w:rsidR="00F32D6A" w:rsidRDefault="00F32D6A" w:rsidP="00F32D6A">
      <w:pPr>
        <w:rPr>
          <w:rFonts w:cs="Arial"/>
          <w:b/>
          <w:bCs/>
          <w:color w:val="FF0000"/>
          <w:sz w:val="24"/>
          <w:szCs w:val="24"/>
        </w:rPr>
      </w:pPr>
      <w:r>
        <w:rPr>
          <w:rFonts w:cs="Arial"/>
          <w:b/>
          <w:bCs/>
          <w:color w:val="FF0000"/>
          <w:sz w:val="24"/>
          <w:szCs w:val="24"/>
        </w:rPr>
        <w:t>Command Parameters:</w:t>
      </w:r>
    </w:p>
    <w:p w14:paraId="7ACED0EA" w14:textId="77777777" w:rsidR="00F32D6A" w:rsidRDefault="00F32D6A" w:rsidP="00F32D6A">
      <w:pPr>
        <w:rPr>
          <w:rFonts w:cs="Arial"/>
          <w:i/>
          <w:iCs/>
          <w:color w:val="FF0000"/>
          <w:sz w:val="24"/>
          <w:szCs w:val="24"/>
        </w:rPr>
      </w:pPr>
      <w:r w:rsidRPr="00912C11">
        <w:rPr>
          <w:rFonts w:cs="Arial"/>
          <w:i/>
          <w:color w:val="FF0000"/>
          <w:sz w:val="24"/>
          <w:szCs w:val="24"/>
        </w:rPr>
        <w:t>RF_Tx_Path_</w:t>
      </w:r>
      <w:r>
        <w:rPr>
          <w:rFonts w:cs="Arial"/>
          <w:i/>
          <w:iCs/>
          <w:color w:val="FF0000"/>
          <w:sz w:val="24"/>
          <w:szCs w:val="24"/>
        </w:rPr>
        <w:t>Compensation_Value:</w:t>
      </w:r>
      <w:r>
        <w:rPr>
          <w:rFonts w:cs="Arial"/>
          <w:i/>
          <w:iCs/>
          <w:color w:val="FF0000"/>
          <w:sz w:val="24"/>
          <w:szCs w:val="24"/>
        </w:rPr>
        <w:tab/>
      </w:r>
      <w:r>
        <w:rPr>
          <w:rFonts w:cs="Arial"/>
          <w:i/>
          <w:iCs/>
          <w:color w:val="FF0000"/>
          <w:sz w:val="24"/>
          <w:szCs w:val="24"/>
        </w:rPr>
        <w:tab/>
      </w:r>
      <w:r>
        <w:rPr>
          <w:rFonts w:cs="Arial"/>
          <w:i/>
          <w:iCs/>
          <w:color w:val="FF0000"/>
          <w:sz w:val="24"/>
          <w:szCs w:val="24"/>
        </w:rPr>
        <w:tab/>
      </w:r>
      <w:r>
        <w:rPr>
          <w:rFonts w:cs="Arial"/>
          <w:i/>
          <w:iCs/>
          <w:color w:val="FF0000"/>
          <w:sz w:val="24"/>
          <w:szCs w:val="24"/>
        </w:rPr>
        <w:tab/>
      </w:r>
      <w:r>
        <w:rPr>
          <w:rFonts w:cs="Arial"/>
          <w:i/>
          <w:iCs/>
          <w:color w:val="FF0000"/>
          <w:sz w:val="24"/>
          <w:szCs w:val="24"/>
        </w:rPr>
        <w:tab/>
        <w:t xml:space="preserve"> Size: 2 Octets</w:t>
      </w:r>
    </w:p>
    <w:tbl>
      <w:tblPr>
        <w:tblW w:w="8820" w:type="dxa"/>
        <w:tblCellMar>
          <w:left w:w="0" w:type="dxa"/>
          <w:right w:w="0" w:type="dxa"/>
        </w:tblCellMar>
        <w:tblLook w:val="04A0" w:firstRow="1" w:lastRow="0" w:firstColumn="1" w:lastColumn="0" w:noHBand="0" w:noVBand="1"/>
      </w:tblPr>
      <w:tblGrid>
        <w:gridCol w:w="1676"/>
        <w:gridCol w:w="7144"/>
      </w:tblGrid>
      <w:tr w:rsidR="00F32D6A" w14:paraId="54240520" w14:textId="77777777" w:rsidTr="00F32D6A">
        <w:trPr>
          <w:cantSplit/>
          <w:trHeight w:val="579"/>
        </w:trPr>
        <w:tc>
          <w:tcPr>
            <w:tcW w:w="1676" w:type="dxa"/>
            <w:tcBorders>
              <w:top w:val="single" w:sz="8" w:space="0" w:color="auto"/>
              <w:left w:val="single" w:sz="8" w:space="0" w:color="auto"/>
              <w:bottom w:val="single" w:sz="8" w:space="0" w:color="auto"/>
              <w:right w:val="single" w:sz="8" w:space="0" w:color="auto"/>
            </w:tcBorders>
            <w:shd w:val="clear" w:color="auto" w:fill="BBFAFD"/>
            <w:tcMar>
              <w:top w:w="0" w:type="dxa"/>
              <w:left w:w="115" w:type="dxa"/>
              <w:bottom w:w="0" w:type="dxa"/>
              <w:right w:w="115" w:type="dxa"/>
            </w:tcMar>
            <w:vAlign w:val="center"/>
            <w:hideMark/>
          </w:tcPr>
          <w:p w14:paraId="6B31900D" w14:textId="77777777" w:rsidR="00F32D6A" w:rsidRDefault="00F32D6A" w:rsidP="00F32D6A">
            <w:pPr>
              <w:pStyle w:val="Tableheading"/>
              <w:spacing w:beforeLines="40" w:before="96" w:line="240" w:lineRule="auto"/>
              <w:rPr>
                <w:color w:val="FF0000"/>
                <w:sz w:val="24"/>
                <w:szCs w:val="24"/>
              </w:rPr>
            </w:pPr>
            <w:r>
              <w:rPr>
                <w:color w:val="FF0000"/>
                <w:sz w:val="24"/>
                <w:szCs w:val="24"/>
              </w:rPr>
              <w:t>Value</w:t>
            </w:r>
          </w:p>
        </w:tc>
        <w:tc>
          <w:tcPr>
            <w:tcW w:w="7144" w:type="dxa"/>
            <w:tcBorders>
              <w:top w:val="single" w:sz="8" w:space="0" w:color="auto"/>
              <w:left w:val="nil"/>
              <w:bottom w:val="single" w:sz="8" w:space="0" w:color="auto"/>
              <w:right w:val="single" w:sz="8" w:space="0" w:color="auto"/>
            </w:tcBorders>
            <w:shd w:val="clear" w:color="auto" w:fill="BBFAFD"/>
            <w:tcMar>
              <w:top w:w="0" w:type="dxa"/>
              <w:left w:w="115" w:type="dxa"/>
              <w:bottom w:w="0" w:type="dxa"/>
              <w:right w:w="115" w:type="dxa"/>
            </w:tcMar>
            <w:vAlign w:val="center"/>
            <w:hideMark/>
          </w:tcPr>
          <w:p w14:paraId="6770240D" w14:textId="77777777" w:rsidR="00F32D6A" w:rsidRDefault="00F32D6A" w:rsidP="00F32D6A">
            <w:pPr>
              <w:pStyle w:val="Tableheading"/>
              <w:spacing w:beforeLines="40" w:before="96" w:line="240" w:lineRule="auto"/>
              <w:rPr>
                <w:color w:val="FF0000"/>
                <w:sz w:val="24"/>
                <w:szCs w:val="24"/>
              </w:rPr>
            </w:pPr>
            <w:r>
              <w:rPr>
                <w:color w:val="FF0000"/>
                <w:sz w:val="24"/>
                <w:szCs w:val="24"/>
              </w:rPr>
              <w:t>Parameter Description</w:t>
            </w:r>
          </w:p>
        </w:tc>
      </w:tr>
      <w:tr w:rsidR="00F32D6A" w14:paraId="504C24A9" w14:textId="77777777" w:rsidTr="00F32D6A">
        <w:trPr>
          <w:trHeight w:val="184"/>
        </w:trPr>
        <w:tc>
          <w:tcPr>
            <w:tcW w:w="1676" w:type="dxa"/>
            <w:tcBorders>
              <w:top w:val="nil"/>
              <w:left w:val="single" w:sz="8" w:space="0" w:color="auto"/>
              <w:bottom w:val="single" w:sz="8" w:space="0" w:color="auto"/>
              <w:right w:val="single" w:sz="8" w:space="0" w:color="auto"/>
            </w:tcBorders>
            <w:shd w:val="clear" w:color="auto" w:fill="FFFFFF"/>
            <w:tcMar>
              <w:top w:w="0" w:type="dxa"/>
              <w:left w:w="115" w:type="dxa"/>
              <w:bottom w:w="0" w:type="dxa"/>
              <w:right w:w="115" w:type="dxa"/>
            </w:tcMar>
            <w:hideMark/>
          </w:tcPr>
          <w:p w14:paraId="04E586E1" w14:textId="77777777" w:rsidR="00F32D6A" w:rsidRDefault="00F32D6A" w:rsidP="00F32D6A">
            <w:pPr>
              <w:pStyle w:val="CellBody"/>
              <w:spacing w:beforeLines="40" w:before="96" w:line="240" w:lineRule="auto"/>
              <w:rPr>
                <w:rFonts w:ascii="Arial" w:eastAsia="Times New Roman" w:hAnsi="Arial" w:cs="Arial"/>
                <w:color w:val="FF0000"/>
                <w:sz w:val="24"/>
                <w:szCs w:val="24"/>
              </w:rPr>
            </w:pPr>
            <w:r>
              <w:rPr>
                <w:rFonts w:ascii="Arial" w:hAnsi="Arial" w:cs="Arial"/>
                <w:color w:val="FF0000"/>
                <w:sz w:val="24"/>
                <w:szCs w:val="24"/>
              </w:rPr>
              <w:t>0xXXXX</w:t>
            </w:r>
          </w:p>
        </w:tc>
        <w:tc>
          <w:tcPr>
            <w:tcW w:w="7144" w:type="dxa"/>
            <w:tcBorders>
              <w:top w:val="nil"/>
              <w:left w:val="nil"/>
              <w:bottom w:val="single" w:sz="8" w:space="0" w:color="auto"/>
              <w:right w:val="single" w:sz="8" w:space="0" w:color="auto"/>
            </w:tcBorders>
            <w:shd w:val="clear" w:color="auto" w:fill="FFFFFF"/>
            <w:tcMar>
              <w:top w:w="0" w:type="dxa"/>
              <w:left w:w="115" w:type="dxa"/>
              <w:bottom w:w="0" w:type="dxa"/>
              <w:right w:w="115" w:type="dxa"/>
            </w:tcMar>
            <w:hideMark/>
          </w:tcPr>
          <w:p w14:paraId="74740894" w14:textId="77777777" w:rsidR="00F32D6A" w:rsidRDefault="00F32D6A" w:rsidP="00F32D6A">
            <w:pPr>
              <w:pStyle w:val="CellBody"/>
              <w:spacing w:beforeLines="40" w:before="96"/>
              <w:rPr>
                <w:rFonts w:ascii="Arial" w:eastAsiaTheme="minorHAnsi" w:hAnsi="Arial" w:cs="Arial"/>
                <w:color w:val="FF0000"/>
                <w:sz w:val="24"/>
                <w:szCs w:val="24"/>
              </w:rPr>
            </w:pPr>
            <w:r>
              <w:rPr>
                <w:rFonts w:ascii="Arial" w:hAnsi="Arial" w:cs="Arial"/>
                <w:color w:val="FF0000"/>
                <w:sz w:val="24"/>
                <w:szCs w:val="24"/>
              </w:rPr>
              <w:t>Size: 2 Octets (signed integer)</w:t>
            </w:r>
          </w:p>
          <w:p w14:paraId="227A015D" w14:textId="77777777" w:rsidR="00F32D6A" w:rsidRDefault="00F32D6A" w:rsidP="00F32D6A">
            <w:pPr>
              <w:pStyle w:val="CellBody"/>
              <w:spacing w:beforeLines="40" w:before="96"/>
              <w:rPr>
                <w:rFonts w:ascii="Arial" w:hAnsi="Arial" w:cs="Arial"/>
                <w:color w:val="FF0000"/>
                <w:sz w:val="24"/>
                <w:szCs w:val="24"/>
              </w:rPr>
            </w:pPr>
            <w:r>
              <w:rPr>
                <w:rFonts w:ascii="Arial" w:hAnsi="Arial" w:cs="Arial"/>
                <w:color w:val="FF0000"/>
                <w:sz w:val="24"/>
                <w:szCs w:val="24"/>
              </w:rPr>
              <w:t xml:space="preserve">Range: -128.0 dB (0xFB00) ≤ N ≤ 128.0 dB (0x0500) </w:t>
            </w:r>
          </w:p>
          <w:p w14:paraId="3D932055" w14:textId="77777777" w:rsidR="00C95C92" w:rsidRDefault="00C95C92" w:rsidP="00F32D6A">
            <w:pPr>
              <w:pStyle w:val="CellBody"/>
              <w:spacing w:beforeLines="40" w:before="96"/>
              <w:rPr>
                <w:rFonts w:ascii="Arial" w:hAnsi="Arial" w:cs="Arial"/>
                <w:color w:val="FF0000"/>
                <w:sz w:val="24"/>
                <w:szCs w:val="24"/>
              </w:rPr>
            </w:pPr>
            <w:r>
              <w:rPr>
                <w:rFonts w:ascii="Arial" w:hAnsi="Arial" w:cs="Arial"/>
                <w:color w:val="FF0000"/>
                <w:sz w:val="24"/>
                <w:szCs w:val="24"/>
              </w:rPr>
              <w:t>Units: 0.1 dB</w:t>
            </w:r>
          </w:p>
        </w:tc>
      </w:tr>
    </w:tbl>
    <w:p w14:paraId="142741B0" w14:textId="77777777" w:rsidR="00F32D6A" w:rsidRDefault="00F32D6A" w:rsidP="00F32D6A">
      <w:pPr>
        <w:rPr>
          <w:rFonts w:cs="Arial"/>
          <w:i/>
          <w:iCs/>
          <w:color w:val="FF0000"/>
          <w:sz w:val="24"/>
          <w:szCs w:val="24"/>
        </w:rPr>
      </w:pPr>
    </w:p>
    <w:p w14:paraId="410FABB1" w14:textId="77777777" w:rsidR="00F32D6A" w:rsidRDefault="00F32D6A" w:rsidP="00F32D6A">
      <w:pPr>
        <w:rPr>
          <w:rFonts w:cs="Arial"/>
          <w:i/>
          <w:iCs/>
          <w:color w:val="FF0000"/>
          <w:sz w:val="24"/>
          <w:szCs w:val="24"/>
        </w:rPr>
      </w:pPr>
      <w:r w:rsidRPr="00912C11">
        <w:rPr>
          <w:rFonts w:cs="Arial"/>
          <w:i/>
          <w:color w:val="FF0000"/>
          <w:sz w:val="24"/>
          <w:szCs w:val="24"/>
        </w:rPr>
        <w:t>RF_Rx_Path_</w:t>
      </w:r>
      <w:r>
        <w:rPr>
          <w:rFonts w:cs="Arial"/>
          <w:i/>
          <w:iCs/>
          <w:color w:val="FF0000"/>
          <w:sz w:val="24"/>
          <w:szCs w:val="24"/>
        </w:rPr>
        <w:t>Compensation_Value:</w:t>
      </w:r>
      <w:r>
        <w:rPr>
          <w:rFonts w:cs="Arial"/>
          <w:i/>
          <w:iCs/>
          <w:color w:val="FF0000"/>
          <w:sz w:val="24"/>
          <w:szCs w:val="24"/>
        </w:rPr>
        <w:tab/>
      </w:r>
      <w:r>
        <w:rPr>
          <w:rFonts w:cs="Arial"/>
          <w:i/>
          <w:iCs/>
          <w:color w:val="FF0000"/>
          <w:sz w:val="24"/>
          <w:szCs w:val="24"/>
        </w:rPr>
        <w:tab/>
      </w:r>
      <w:r>
        <w:rPr>
          <w:rFonts w:cs="Arial"/>
          <w:i/>
          <w:iCs/>
          <w:color w:val="FF0000"/>
          <w:sz w:val="24"/>
          <w:szCs w:val="24"/>
        </w:rPr>
        <w:tab/>
        <w:t xml:space="preserve"> </w:t>
      </w:r>
      <w:r>
        <w:rPr>
          <w:rFonts w:cs="Arial"/>
          <w:i/>
          <w:iCs/>
          <w:color w:val="FF0000"/>
          <w:sz w:val="24"/>
          <w:szCs w:val="24"/>
        </w:rPr>
        <w:tab/>
      </w:r>
      <w:r>
        <w:rPr>
          <w:rFonts w:cs="Arial"/>
          <w:i/>
          <w:iCs/>
          <w:color w:val="FF0000"/>
          <w:sz w:val="24"/>
          <w:szCs w:val="24"/>
        </w:rPr>
        <w:tab/>
        <w:t>Size: 2 Octets</w:t>
      </w:r>
    </w:p>
    <w:tbl>
      <w:tblPr>
        <w:tblW w:w="8820" w:type="dxa"/>
        <w:tblCellMar>
          <w:left w:w="0" w:type="dxa"/>
          <w:right w:w="0" w:type="dxa"/>
        </w:tblCellMar>
        <w:tblLook w:val="04A0" w:firstRow="1" w:lastRow="0" w:firstColumn="1" w:lastColumn="0" w:noHBand="0" w:noVBand="1"/>
      </w:tblPr>
      <w:tblGrid>
        <w:gridCol w:w="1676"/>
        <w:gridCol w:w="7144"/>
      </w:tblGrid>
      <w:tr w:rsidR="00F32D6A" w14:paraId="6CE4C0E5" w14:textId="77777777" w:rsidTr="00F32D6A">
        <w:trPr>
          <w:cantSplit/>
          <w:trHeight w:val="579"/>
        </w:trPr>
        <w:tc>
          <w:tcPr>
            <w:tcW w:w="1675" w:type="dxa"/>
            <w:tcBorders>
              <w:top w:val="single" w:sz="8" w:space="0" w:color="auto"/>
              <w:left w:val="single" w:sz="8" w:space="0" w:color="auto"/>
              <w:bottom w:val="single" w:sz="8" w:space="0" w:color="auto"/>
              <w:right w:val="single" w:sz="8" w:space="0" w:color="auto"/>
            </w:tcBorders>
            <w:shd w:val="clear" w:color="auto" w:fill="BBFAFD"/>
            <w:tcMar>
              <w:top w:w="0" w:type="dxa"/>
              <w:left w:w="115" w:type="dxa"/>
              <w:bottom w:w="0" w:type="dxa"/>
              <w:right w:w="115" w:type="dxa"/>
            </w:tcMar>
            <w:vAlign w:val="center"/>
            <w:hideMark/>
          </w:tcPr>
          <w:p w14:paraId="113A8C55" w14:textId="77777777" w:rsidR="00F32D6A" w:rsidRDefault="00F32D6A" w:rsidP="00F32D6A">
            <w:pPr>
              <w:pStyle w:val="Tableheading"/>
              <w:spacing w:beforeLines="40" w:before="96" w:line="240" w:lineRule="auto"/>
              <w:rPr>
                <w:color w:val="FF0000"/>
                <w:sz w:val="24"/>
                <w:szCs w:val="24"/>
              </w:rPr>
            </w:pPr>
            <w:r>
              <w:rPr>
                <w:color w:val="FF0000"/>
                <w:sz w:val="24"/>
                <w:szCs w:val="24"/>
              </w:rPr>
              <w:t>Value</w:t>
            </w:r>
          </w:p>
        </w:tc>
        <w:tc>
          <w:tcPr>
            <w:tcW w:w="7140" w:type="dxa"/>
            <w:tcBorders>
              <w:top w:val="single" w:sz="8" w:space="0" w:color="auto"/>
              <w:left w:val="nil"/>
              <w:bottom w:val="single" w:sz="8" w:space="0" w:color="auto"/>
              <w:right w:val="single" w:sz="8" w:space="0" w:color="auto"/>
            </w:tcBorders>
            <w:shd w:val="clear" w:color="auto" w:fill="BBFAFD"/>
            <w:tcMar>
              <w:top w:w="0" w:type="dxa"/>
              <w:left w:w="115" w:type="dxa"/>
              <w:bottom w:w="0" w:type="dxa"/>
              <w:right w:w="115" w:type="dxa"/>
            </w:tcMar>
            <w:vAlign w:val="center"/>
            <w:hideMark/>
          </w:tcPr>
          <w:p w14:paraId="0E2642FE" w14:textId="77777777" w:rsidR="00F32D6A" w:rsidRDefault="00F32D6A" w:rsidP="00F32D6A">
            <w:pPr>
              <w:pStyle w:val="Tableheading"/>
              <w:spacing w:beforeLines="40" w:before="96" w:line="240" w:lineRule="auto"/>
              <w:rPr>
                <w:color w:val="FF0000"/>
                <w:sz w:val="24"/>
                <w:szCs w:val="24"/>
              </w:rPr>
            </w:pPr>
            <w:r>
              <w:rPr>
                <w:color w:val="FF0000"/>
                <w:sz w:val="24"/>
                <w:szCs w:val="24"/>
              </w:rPr>
              <w:t>Parameter Description</w:t>
            </w:r>
          </w:p>
        </w:tc>
      </w:tr>
      <w:tr w:rsidR="00F32D6A" w14:paraId="41BF99D3" w14:textId="77777777" w:rsidTr="00F32D6A">
        <w:trPr>
          <w:trHeight w:val="184"/>
        </w:trPr>
        <w:tc>
          <w:tcPr>
            <w:tcW w:w="1675" w:type="dxa"/>
            <w:tcBorders>
              <w:top w:val="nil"/>
              <w:left w:val="single" w:sz="8" w:space="0" w:color="auto"/>
              <w:bottom w:val="single" w:sz="8" w:space="0" w:color="auto"/>
              <w:right w:val="single" w:sz="8" w:space="0" w:color="auto"/>
            </w:tcBorders>
            <w:shd w:val="clear" w:color="auto" w:fill="FFFFFF"/>
            <w:tcMar>
              <w:top w:w="0" w:type="dxa"/>
              <w:left w:w="115" w:type="dxa"/>
              <w:bottom w:w="0" w:type="dxa"/>
              <w:right w:w="115" w:type="dxa"/>
            </w:tcMar>
            <w:hideMark/>
          </w:tcPr>
          <w:p w14:paraId="1EC8FAFE" w14:textId="77777777" w:rsidR="00F32D6A" w:rsidRDefault="00F32D6A" w:rsidP="00F32D6A">
            <w:pPr>
              <w:pStyle w:val="CellBody"/>
              <w:spacing w:beforeLines="40" w:before="96" w:line="240" w:lineRule="auto"/>
              <w:rPr>
                <w:rFonts w:ascii="Arial" w:eastAsia="Times New Roman" w:hAnsi="Arial" w:cs="Arial"/>
                <w:color w:val="FF0000"/>
                <w:sz w:val="24"/>
                <w:szCs w:val="24"/>
              </w:rPr>
            </w:pPr>
            <w:r>
              <w:rPr>
                <w:rFonts w:ascii="Arial" w:hAnsi="Arial" w:cs="Arial"/>
                <w:color w:val="FF0000"/>
                <w:sz w:val="24"/>
                <w:szCs w:val="24"/>
              </w:rPr>
              <w:t>0xXXXX</w:t>
            </w:r>
          </w:p>
        </w:tc>
        <w:tc>
          <w:tcPr>
            <w:tcW w:w="7140" w:type="dxa"/>
            <w:tcBorders>
              <w:top w:val="nil"/>
              <w:left w:val="nil"/>
              <w:bottom w:val="single" w:sz="8" w:space="0" w:color="auto"/>
              <w:right w:val="single" w:sz="8" w:space="0" w:color="auto"/>
            </w:tcBorders>
            <w:shd w:val="clear" w:color="auto" w:fill="FFFFFF"/>
            <w:tcMar>
              <w:top w:w="0" w:type="dxa"/>
              <w:left w:w="115" w:type="dxa"/>
              <w:bottom w:w="0" w:type="dxa"/>
              <w:right w:w="115" w:type="dxa"/>
            </w:tcMar>
            <w:hideMark/>
          </w:tcPr>
          <w:p w14:paraId="1F51A809" w14:textId="77777777" w:rsidR="00F32D6A" w:rsidRDefault="00F32D6A" w:rsidP="00F32D6A">
            <w:pPr>
              <w:pStyle w:val="CellBody"/>
              <w:spacing w:beforeLines="40" w:before="96"/>
              <w:rPr>
                <w:rFonts w:ascii="Arial" w:eastAsiaTheme="minorHAnsi" w:hAnsi="Arial" w:cs="Arial"/>
                <w:color w:val="FF0000"/>
                <w:sz w:val="24"/>
                <w:szCs w:val="24"/>
              </w:rPr>
            </w:pPr>
            <w:r>
              <w:rPr>
                <w:rFonts w:ascii="Arial" w:hAnsi="Arial" w:cs="Arial"/>
                <w:color w:val="FF0000"/>
                <w:sz w:val="24"/>
                <w:szCs w:val="24"/>
              </w:rPr>
              <w:t>Size: 2 Octets (signed integer)</w:t>
            </w:r>
          </w:p>
          <w:p w14:paraId="1AA818DE" w14:textId="77777777" w:rsidR="00F32D6A" w:rsidRDefault="00F32D6A" w:rsidP="00F32D6A">
            <w:pPr>
              <w:pStyle w:val="CellBody"/>
              <w:spacing w:beforeLines="40" w:before="96"/>
              <w:rPr>
                <w:rFonts w:ascii="Arial" w:hAnsi="Arial" w:cs="Arial"/>
                <w:color w:val="FF0000"/>
                <w:sz w:val="24"/>
                <w:szCs w:val="24"/>
              </w:rPr>
            </w:pPr>
            <w:r>
              <w:rPr>
                <w:rFonts w:ascii="Arial" w:hAnsi="Arial" w:cs="Arial"/>
                <w:color w:val="FF0000"/>
                <w:sz w:val="24"/>
                <w:szCs w:val="24"/>
              </w:rPr>
              <w:t>Range: -128.0 dB (0xFB00) ≤ N ≤ 128.0 dB (0x0500)</w:t>
            </w:r>
          </w:p>
          <w:p w14:paraId="3DCECDF2" w14:textId="77777777" w:rsidR="00C95C92" w:rsidRDefault="00C95C92" w:rsidP="00F32D6A">
            <w:pPr>
              <w:pStyle w:val="CellBody"/>
              <w:spacing w:beforeLines="40" w:before="96"/>
              <w:rPr>
                <w:rFonts w:ascii="Arial" w:hAnsi="Arial" w:cs="Arial"/>
                <w:color w:val="FF0000"/>
                <w:sz w:val="24"/>
                <w:szCs w:val="24"/>
              </w:rPr>
            </w:pPr>
            <w:r>
              <w:rPr>
                <w:rFonts w:ascii="Arial" w:hAnsi="Arial" w:cs="Arial"/>
                <w:color w:val="FF0000"/>
                <w:sz w:val="24"/>
                <w:szCs w:val="24"/>
              </w:rPr>
              <w:t>Units: 0.1 dB</w:t>
            </w:r>
          </w:p>
        </w:tc>
      </w:tr>
    </w:tbl>
    <w:p w14:paraId="6E7D167B" w14:textId="77777777" w:rsidR="00F32D6A" w:rsidRDefault="00F32D6A" w:rsidP="00F32D6A">
      <w:pPr>
        <w:rPr>
          <w:rFonts w:cs="Arial"/>
          <w:i/>
          <w:iCs/>
          <w:color w:val="FF0000"/>
          <w:sz w:val="24"/>
          <w:szCs w:val="24"/>
        </w:rPr>
      </w:pPr>
    </w:p>
    <w:p w14:paraId="4FD45CED" w14:textId="77777777" w:rsidR="00F32D6A" w:rsidRDefault="00F32D6A" w:rsidP="00F32D6A">
      <w:pPr>
        <w:rPr>
          <w:rStyle w:val="Strong"/>
          <w:bCs w:val="0"/>
        </w:rPr>
      </w:pPr>
      <w:r>
        <w:rPr>
          <w:b/>
          <w:color w:val="FF0000"/>
        </w:rPr>
        <w:t>Return Parameters:</w:t>
      </w:r>
    </w:p>
    <w:p w14:paraId="20FDCDD6" w14:textId="77777777" w:rsidR="00F32D6A" w:rsidRDefault="00F32D6A" w:rsidP="00F32D6A">
      <w:pPr>
        <w:rPr>
          <w:rFonts w:cs="Arial"/>
          <w:i/>
          <w:iCs/>
          <w:sz w:val="24"/>
          <w:szCs w:val="24"/>
        </w:rPr>
      </w:pPr>
      <w:r>
        <w:rPr>
          <w:rFonts w:cs="Arial"/>
          <w:i/>
          <w:iCs/>
          <w:color w:val="FF0000"/>
          <w:sz w:val="24"/>
          <w:szCs w:val="24"/>
        </w:rPr>
        <w:t>Status:                                                                                                   Size: 1 Octet</w:t>
      </w:r>
    </w:p>
    <w:tbl>
      <w:tblPr>
        <w:tblW w:w="8820" w:type="dxa"/>
        <w:tblCellMar>
          <w:left w:w="0" w:type="dxa"/>
          <w:right w:w="0" w:type="dxa"/>
        </w:tblCellMar>
        <w:tblLook w:val="04A0" w:firstRow="1" w:lastRow="0" w:firstColumn="1" w:lastColumn="0" w:noHBand="0" w:noVBand="1"/>
      </w:tblPr>
      <w:tblGrid>
        <w:gridCol w:w="1676"/>
        <w:gridCol w:w="7144"/>
      </w:tblGrid>
      <w:tr w:rsidR="00F32D6A" w14:paraId="1D35F7D5" w14:textId="77777777" w:rsidTr="00F32D6A">
        <w:trPr>
          <w:cantSplit/>
          <w:trHeight w:val="579"/>
        </w:trPr>
        <w:tc>
          <w:tcPr>
            <w:tcW w:w="1675" w:type="dxa"/>
            <w:tcBorders>
              <w:top w:val="single" w:sz="8" w:space="0" w:color="auto"/>
              <w:left w:val="single" w:sz="8" w:space="0" w:color="auto"/>
              <w:bottom w:val="single" w:sz="8" w:space="0" w:color="auto"/>
              <w:right w:val="single" w:sz="8" w:space="0" w:color="auto"/>
            </w:tcBorders>
            <w:shd w:val="clear" w:color="auto" w:fill="BBFAFD"/>
            <w:tcMar>
              <w:top w:w="0" w:type="dxa"/>
              <w:left w:w="115" w:type="dxa"/>
              <w:bottom w:w="0" w:type="dxa"/>
              <w:right w:w="115" w:type="dxa"/>
            </w:tcMar>
            <w:vAlign w:val="center"/>
            <w:hideMark/>
          </w:tcPr>
          <w:p w14:paraId="43CE4722" w14:textId="77777777" w:rsidR="00F32D6A" w:rsidRDefault="00F32D6A" w:rsidP="00F32D6A">
            <w:pPr>
              <w:pStyle w:val="Tableheading"/>
              <w:spacing w:beforeLines="40" w:before="96" w:line="240" w:lineRule="auto"/>
              <w:rPr>
                <w:color w:val="FF0000"/>
                <w:sz w:val="24"/>
                <w:szCs w:val="24"/>
              </w:rPr>
            </w:pPr>
            <w:r>
              <w:rPr>
                <w:color w:val="FF0000"/>
                <w:sz w:val="24"/>
                <w:szCs w:val="24"/>
              </w:rPr>
              <w:t>Value</w:t>
            </w:r>
          </w:p>
        </w:tc>
        <w:tc>
          <w:tcPr>
            <w:tcW w:w="7140" w:type="dxa"/>
            <w:tcBorders>
              <w:top w:val="single" w:sz="8" w:space="0" w:color="auto"/>
              <w:left w:val="nil"/>
              <w:bottom w:val="single" w:sz="8" w:space="0" w:color="auto"/>
              <w:right w:val="single" w:sz="8" w:space="0" w:color="auto"/>
            </w:tcBorders>
            <w:shd w:val="clear" w:color="auto" w:fill="BBFAFD"/>
            <w:tcMar>
              <w:top w:w="0" w:type="dxa"/>
              <w:left w:w="115" w:type="dxa"/>
              <w:bottom w:w="0" w:type="dxa"/>
              <w:right w:w="115" w:type="dxa"/>
            </w:tcMar>
            <w:vAlign w:val="center"/>
            <w:hideMark/>
          </w:tcPr>
          <w:p w14:paraId="5B8BCCA0" w14:textId="77777777" w:rsidR="00F32D6A" w:rsidRDefault="00F32D6A" w:rsidP="00F32D6A">
            <w:pPr>
              <w:pStyle w:val="Tableheading"/>
              <w:spacing w:beforeLines="40" w:before="96" w:line="240" w:lineRule="auto"/>
              <w:rPr>
                <w:color w:val="FF0000"/>
                <w:sz w:val="24"/>
                <w:szCs w:val="24"/>
              </w:rPr>
            </w:pPr>
            <w:r>
              <w:rPr>
                <w:color w:val="FF0000"/>
                <w:sz w:val="24"/>
                <w:szCs w:val="24"/>
              </w:rPr>
              <w:t>Parameter Description</w:t>
            </w:r>
          </w:p>
        </w:tc>
      </w:tr>
      <w:tr w:rsidR="00F32D6A" w14:paraId="4295C8B7" w14:textId="77777777" w:rsidTr="00F32D6A">
        <w:trPr>
          <w:trHeight w:val="184"/>
        </w:trPr>
        <w:tc>
          <w:tcPr>
            <w:tcW w:w="1675" w:type="dxa"/>
            <w:tcBorders>
              <w:top w:val="nil"/>
              <w:left w:val="single" w:sz="8" w:space="0" w:color="auto"/>
              <w:bottom w:val="single" w:sz="8" w:space="0" w:color="auto"/>
              <w:right w:val="single" w:sz="8" w:space="0" w:color="auto"/>
            </w:tcBorders>
            <w:shd w:val="clear" w:color="auto" w:fill="FFFFFF"/>
            <w:tcMar>
              <w:top w:w="0" w:type="dxa"/>
              <w:left w:w="115" w:type="dxa"/>
              <w:bottom w:w="0" w:type="dxa"/>
              <w:right w:w="115" w:type="dxa"/>
            </w:tcMar>
            <w:hideMark/>
          </w:tcPr>
          <w:p w14:paraId="3A717AD3" w14:textId="77777777" w:rsidR="00F32D6A" w:rsidRDefault="00F32D6A" w:rsidP="00F32D6A">
            <w:pPr>
              <w:pStyle w:val="CellBody"/>
              <w:spacing w:beforeLines="40" w:before="96" w:line="240" w:lineRule="auto"/>
              <w:rPr>
                <w:rFonts w:ascii="Arial" w:eastAsia="Times New Roman" w:hAnsi="Arial" w:cs="Arial"/>
                <w:color w:val="FF0000"/>
                <w:sz w:val="24"/>
                <w:szCs w:val="24"/>
              </w:rPr>
            </w:pPr>
            <w:r>
              <w:rPr>
                <w:rFonts w:ascii="Arial" w:hAnsi="Arial" w:cs="Arial"/>
                <w:color w:val="FF0000"/>
                <w:sz w:val="24"/>
                <w:szCs w:val="24"/>
              </w:rPr>
              <w:t>0x00</w:t>
            </w:r>
          </w:p>
        </w:tc>
        <w:tc>
          <w:tcPr>
            <w:tcW w:w="7140" w:type="dxa"/>
            <w:tcBorders>
              <w:top w:val="nil"/>
              <w:left w:val="nil"/>
              <w:bottom w:val="single" w:sz="8" w:space="0" w:color="auto"/>
              <w:right w:val="single" w:sz="8" w:space="0" w:color="auto"/>
            </w:tcBorders>
            <w:shd w:val="clear" w:color="auto" w:fill="FFFFFF"/>
            <w:tcMar>
              <w:top w:w="0" w:type="dxa"/>
              <w:left w:w="115" w:type="dxa"/>
              <w:bottom w:w="0" w:type="dxa"/>
              <w:right w:w="115" w:type="dxa"/>
            </w:tcMar>
            <w:hideMark/>
          </w:tcPr>
          <w:p w14:paraId="2E81BF54" w14:textId="77777777" w:rsidR="00F32D6A" w:rsidRDefault="00F32D6A" w:rsidP="00F32D6A">
            <w:pPr>
              <w:pStyle w:val="CellBody"/>
              <w:spacing w:beforeLines="40" w:before="96" w:line="240" w:lineRule="auto"/>
              <w:rPr>
                <w:rFonts w:ascii="Arial" w:eastAsia="Times New Roman" w:hAnsi="Arial" w:cs="Arial"/>
                <w:color w:val="FF0000"/>
                <w:sz w:val="24"/>
                <w:szCs w:val="24"/>
              </w:rPr>
            </w:pPr>
            <w:r>
              <w:rPr>
                <w:rFonts w:ascii="Arial" w:hAnsi="Arial" w:cs="Arial"/>
                <w:color w:val="FF0000"/>
                <w:sz w:val="24"/>
                <w:szCs w:val="24"/>
              </w:rPr>
              <w:t>HCI_LE_Write_RF_Path_Compensation command succeeded</w:t>
            </w:r>
          </w:p>
        </w:tc>
      </w:tr>
      <w:tr w:rsidR="00F32D6A" w14:paraId="53E5F795" w14:textId="77777777" w:rsidTr="00F32D6A">
        <w:trPr>
          <w:trHeight w:val="184"/>
        </w:trPr>
        <w:tc>
          <w:tcPr>
            <w:tcW w:w="1675" w:type="dxa"/>
            <w:tcBorders>
              <w:top w:val="nil"/>
              <w:left w:val="single" w:sz="8" w:space="0" w:color="auto"/>
              <w:bottom w:val="single" w:sz="8" w:space="0" w:color="auto"/>
              <w:right w:val="single" w:sz="8" w:space="0" w:color="auto"/>
            </w:tcBorders>
            <w:shd w:val="clear" w:color="auto" w:fill="FFFFFF"/>
            <w:tcMar>
              <w:top w:w="0" w:type="dxa"/>
              <w:left w:w="115" w:type="dxa"/>
              <w:bottom w:w="0" w:type="dxa"/>
              <w:right w:w="115" w:type="dxa"/>
            </w:tcMar>
            <w:hideMark/>
          </w:tcPr>
          <w:p w14:paraId="0741EE19" w14:textId="77777777" w:rsidR="00F32D6A" w:rsidRDefault="00F32D6A" w:rsidP="00F32D6A">
            <w:pPr>
              <w:pStyle w:val="CellBody"/>
              <w:spacing w:beforeLines="40" w:before="96" w:line="240" w:lineRule="auto"/>
              <w:rPr>
                <w:rFonts w:ascii="Arial" w:eastAsia="Times New Roman" w:hAnsi="Arial" w:cs="Arial"/>
                <w:color w:val="FF0000"/>
                <w:sz w:val="24"/>
                <w:szCs w:val="24"/>
              </w:rPr>
            </w:pPr>
            <w:r>
              <w:rPr>
                <w:rFonts w:ascii="Arial" w:hAnsi="Arial" w:cs="Arial"/>
                <w:color w:val="FF0000"/>
                <w:sz w:val="24"/>
                <w:szCs w:val="24"/>
              </w:rPr>
              <w:t>0x01 – 0xFF</w:t>
            </w:r>
          </w:p>
        </w:tc>
        <w:tc>
          <w:tcPr>
            <w:tcW w:w="7140" w:type="dxa"/>
            <w:tcBorders>
              <w:top w:val="nil"/>
              <w:left w:val="nil"/>
              <w:bottom w:val="single" w:sz="8" w:space="0" w:color="auto"/>
              <w:right w:val="single" w:sz="8" w:space="0" w:color="auto"/>
            </w:tcBorders>
            <w:shd w:val="clear" w:color="auto" w:fill="FFFFFF"/>
            <w:tcMar>
              <w:top w:w="0" w:type="dxa"/>
              <w:left w:w="115" w:type="dxa"/>
              <w:bottom w:w="0" w:type="dxa"/>
              <w:right w:w="115" w:type="dxa"/>
            </w:tcMar>
            <w:hideMark/>
          </w:tcPr>
          <w:p w14:paraId="0757F1DA" w14:textId="77777777" w:rsidR="00F32D6A" w:rsidRDefault="00F32D6A" w:rsidP="00F32D6A">
            <w:pPr>
              <w:pStyle w:val="CellBody"/>
              <w:spacing w:beforeLines="40" w:before="96" w:line="240" w:lineRule="auto"/>
              <w:rPr>
                <w:rFonts w:ascii="Arial" w:eastAsia="Times New Roman" w:hAnsi="Arial" w:cs="Arial"/>
                <w:color w:val="FF0000"/>
                <w:sz w:val="24"/>
                <w:szCs w:val="24"/>
              </w:rPr>
            </w:pPr>
            <w:r>
              <w:rPr>
                <w:rFonts w:ascii="Arial" w:hAnsi="Arial" w:cs="Arial"/>
                <w:color w:val="FF0000"/>
                <w:sz w:val="24"/>
                <w:szCs w:val="24"/>
              </w:rPr>
              <w:t>HCI_LE_Write_RF_Path_Compensation command failed. See [Vol 2] Part D, Error Codes for a list of error codes and descriptions.</w:t>
            </w:r>
          </w:p>
        </w:tc>
      </w:tr>
    </w:tbl>
    <w:p w14:paraId="38580298" w14:textId="77777777" w:rsidR="00F32D6A" w:rsidRDefault="00F32D6A" w:rsidP="00F32D6A">
      <w:pPr>
        <w:autoSpaceDE w:val="0"/>
        <w:autoSpaceDN w:val="0"/>
        <w:rPr>
          <w:rFonts w:cs="Arial"/>
          <w:b/>
          <w:bCs/>
          <w:sz w:val="24"/>
          <w:szCs w:val="24"/>
          <w:lang w:val="en-GB"/>
        </w:rPr>
      </w:pPr>
    </w:p>
    <w:p w14:paraId="2368578A" w14:textId="77777777" w:rsidR="00F32D6A" w:rsidRDefault="00F32D6A" w:rsidP="00F32D6A">
      <w:pPr>
        <w:autoSpaceDE w:val="0"/>
        <w:autoSpaceDN w:val="0"/>
        <w:rPr>
          <w:rFonts w:cs="Arial"/>
          <w:b/>
          <w:bCs/>
          <w:color w:val="FF0000"/>
          <w:sz w:val="24"/>
          <w:szCs w:val="24"/>
        </w:rPr>
      </w:pPr>
      <w:r>
        <w:rPr>
          <w:rFonts w:cs="Arial"/>
          <w:b/>
          <w:bCs/>
          <w:color w:val="FF0000"/>
          <w:sz w:val="24"/>
          <w:szCs w:val="24"/>
        </w:rPr>
        <w:t>Event(s) Generated (unless masked away):</w:t>
      </w:r>
    </w:p>
    <w:p w14:paraId="74F30632" w14:textId="77777777" w:rsidR="00F32D6A" w:rsidRDefault="00F32D6A" w:rsidP="006B3756">
      <w:pPr>
        <w:autoSpaceDE w:val="0"/>
        <w:autoSpaceDN w:val="0"/>
        <w:rPr>
          <w:color w:val="FF0000"/>
        </w:rPr>
      </w:pPr>
      <w:r>
        <w:rPr>
          <w:rFonts w:cs="Arial"/>
          <w:color w:val="FF0000"/>
          <w:sz w:val="24"/>
          <w:szCs w:val="24"/>
        </w:rPr>
        <w:t>When the HCI_LE_Write_RF_Path_Compensation command has completed, a Command Complete event shall be generated.</w:t>
      </w:r>
    </w:p>
    <w:p w14:paraId="2A41ADCB" w14:textId="77777777" w:rsidR="00E40CCE" w:rsidRDefault="00E40CCE" w:rsidP="00E40CCE">
      <w:pPr>
        <w:pStyle w:val="Heading2"/>
        <w:numPr>
          <w:ilvl w:val="1"/>
          <w:numId w:val="15"/>
        </w:numPr>
      </w:pPr>
      <w:bookmarkStart w:id="371" w:name="_Toc442912232"/>
      <w:bookmarkStart w:id="372" w:name="_Toc442912233"/>
      <w:bookmarkStart w:id="373" w:name="_Toc442912234"/>
      <w:bookmarkStart w:id="374" w:name="_Toc442912235"/>
      <w:bookmarkStart w:id="375" w:name="_Toc442912237"/>
      <w:bookmarkStart w:id="376" w:name="_Toc442912238"/>
      <w:bookmarkStart w:id="377" w:name="_Toc442912239"/>
      <w:bookmarkStart w:id="378" w:name="_Toc442912240"/>
      <w:bookmarkStart w:id="379" w:name="_Toc442912241"/>
      <w:bookmarkStart w:id="380" w:name="_Toc442912242"/>
      <w:bookmarkStart w:id="381" w:name="_Toc442912243"/>
      <w:bookmarkStart w:id="382" w:name="_Toc442912244"/>
      <w:bookmarkStart w:id="383" w:name="_Toc442912245"/>
      <w:bookmarkStart w:id="384" w:name="_Toc442912247"/>
      <w:bookmarkStart w:id="385" w:name="_Toc442912248"/>
      <w:bookmarkStart w:id="386" w:name="_Toc442912249"/>
      <w:bookmarkStart w:id="387" w:name="_Toc442912250"/>
      <w:bookmarkStart w:id="388" w:name="_Toc442912251"/>
      <w:bookmarkStart w:id="389" w:name="_Toc442912252"/>
      <w:bookmarkStart w:id="390" w:name="_Toc442912253"/>
      <w:bookmarkStart w:id="391" w:name="_Toc442912254"/>
      <w:bookmarkStart w:id="392" w:name="_Toc442912255"/>
      <w:bookmarkStart w:id="393" w:name="_Toc442912256"/>
      <w:bookmarkStart w:id="394" w:name="_Toc442912257"/>
      <w:bookmarkStart w:id="395" w:name="_Toc442912258"/>
      <w:bookmarkStart w:id="396" w:name="_Toc442912259"/>
      <w:bookmarkStart w:id="397" w:name="_Toc442912260"/>
      <w:bookmarkStart w:id="398" w:name="_Toc442912261"/>
      <w:bookmarkStart w:id="399" w:name="_Toc442912262"/>
      <w:bookmarkStart w:id="400" w:name="_Toc442912263"/>
      <w:bookmarkStart w:id="401" w:name="_Toc442912264"/>
      <w:bookmarkStart w:id="402" w:name="_Toc442912265"/>
      <w:bookmarkStart w:id="403" w:name="_Toc442912266"/>
      <w:bookmarkStart w:id="404" w:name="_Toc442912268"/>
      <w:bookmarkStart w:id="405" w:name="_Toc442912269"/>
      <w:bookmarkStart w:id="406" w:name="_Toc442912271"/>
      <w:bookmarkStart w:id="407" w:name="_Toc442912272"/>
      <w:bookmarkStart w:id="408" w:name="_Toc442912274"/>
      <w:bookmarkStart w:id="409" w:name="_Toc442912275"/>
      <w:bookmarkStart w:id="410" w:name="_Toc442912277"/>
      <w:bookmarkStart w:id="411" w:name="_Toc442912278"/>
      <w:bookmarkStart w:id="412" w:name="_Toc442912279"/>
      <w:bookmarkStart w:id="413" w:name="_Toc442912280"/>
      <w:bookmarkStart w:id="414" w:name="_Toc442912282"/>
      <w:bookmarkStart w:id="415" w:name="_Toc442912283"/>
      <w:bookmarkStart w:id="416" w:name="_Toc442912285"/>
      <w:bookmarkStart w:id="417" w:name="_Toc442912286"/>
      <w:bookmarkStart w:id="418" w:name="_Toc442912287"/>
      <w:bookmarkStart w:id="419" w:name="_Toc442912288"/>
      <w:bookmarkStart w:id="420" w:name="_Toc442912290"/>
      <w:bookmarkStart w:id="421" w:name="_Toc442912291"/>
      <w:bookmarkStart w:id="422" w:name="_Toc442912292"/>
      <w:bookmarkStart w:id="423" w:name="_Toc442912293"/>
      <w:bookmarkStart w:id="424" w:name="_Toc442912294"/>
      <w:bookmarkStart w:id="425" w:name="_Toc442912296"/>
      <w:bookmarkStart w:id="426" w:name="_Toc442912297"/>
      <w:bookmarkStart w:id="427" w:name="_Toc442912298"/>
      <w:bookmarkStart w:id="428" w:name="_Toc442912299"/>
      <w:bookmarkStart w:id="429" w:name="_Toc442912301"/>
      <w:bookmarkStart w:id="430" w:name="_Toc442912302"/>
      <w:bookmarkStart w:id="431" w:name="_Toc442912303"/>
      <w:bookmarkStart w:id="432" w:name="_Toc442912304"/>
      <w:bookmarkStart w:id="433" w:name="_Toc442912305"/>
      <w:bookmarkStart w:id="434" w:name="_Toc442912307"/>
      <w:bookmarkStart w:id="435" w:name="_Toc442912308"/>
      <w:bookmarkStart w:id="436" w:name="_Toc442912309"/>
      <w:bookmarkStart w:id="437" w:name="_Toc442912310"/>
      <w:bookmarkStart w:id="438" w:name="_Toc442912312"/>
      <w:bookmarkStart w:id="439" w:name="_Toc442912313"/>
      <w:bookmarkStart w:id="440" w:name="_Toc442912314"/>
      <w:bookmarkStart w:id="441" w:name="_Toc442912315"/>
      <w:bookmarkStart w:id="442" w:name="_Toc442912316"/>
      <w:bookmarkStart w:id="443" w:name="_Toc442912317"/>
      <w:bookmarkStart w:id="444" w:name="_Toc442912319"/>
      <w:bookmarkStart w:id="445" w:name="_Toc442912320"/>
      <w:bookmarkStart w:id="446" w:name="_Toc442912321"/>
      <w:bookmarkStart w:id="447" w:name="_Toc442912322"/>
      <w:bookmarkStart w:id="448" w:name="_Toc442912324"/>
      <w:bookmarkStart w:id="449" w:name="_Toc442912325"/>
      <w:bookmarkStart w:id="450" w:name="_Toc442912326"/>
      <w:bookmarkStart w:id="451" w:name="_Toc442912328"/>
      <w:bookmarkStart w:id="452" w:name="_Toc442912329"/>
      <w:bookmarkStart w:id="453" w:name="_Toc442912330"/>
      <w:bookmarkStart w:id="454" w:name="_Toc442912331"/>
      <w:bookmarkStart w:id="455" w:name="_Toc442912332"/>
      <w:bookmarkStart w:id="456" w:name="_Toc442912333"/>
      <w:bookmarkStart w:id="457" w:name="_Toc442912334"/>
      <w:bookmarkStart w:id="458" w:name="_Toc442912335"/>
      <w:bookmarkStart w:id="459" w:name="_Toc442912337"/>
      <w:bookmarkStart w:id="460" w:name="_Toc442912338"/>
      <w:bookmarkStart w:id="461" w:name="_Toc442912340"/>
      <w:bookmarkStart w:id="462" w:name="_Toc442912341"/>
      <w:bookmarkStart w:id="463" w:name="_Toc442912343"/>
      <w:bookmarkStart w:id="464" w:name="_Toc442912344"/>
      <w:bookmarkStart w:id="465" w:name="_Toc442912345"/>
      <w:bookmarkStart w:id="466" w:name="_Toc442912346"/>
      <w:bookmarkStart w:id="467" w:name="_Toc442912347"/>
      <w:bookmarkStart w:id="468" w:name="_Toc442912348"/>
      <w:bookmarkStart w:id="469" w:name="_Toc442912349"/>
      <w:bookmarkStart w:id="470" w:name="_Toc442912350"/>
      <w:bookmarkStart w:id="471" w:name="_Toc442912352"/>
      <w:bookmarkStart w:id="472" w:name="_Toc442912353"/>
      <w:bookmarkStart w:id="473" w:name="_Toc442912354"/>
      <w:bookmarkStart w:id="474" w:name="_Toc442912355"/>
      <w:bookmarkStart w:id="475" w:name="_Toc442912356"/>
      <w:bookmarkStart w:id="476" w:name="_Toc442912358"/>
      <w:bookmarkStart w:id="477" w:name="_Toc442912359"/>
      <w:bookmarkStart w:id="478" w:name="_Toc442912360"/>
      <w:bookmarkStart w:id="479" w:name="_Toc442912361"/>
      <w:bookmarkStart w:id="480" w:name="_Toc442912362"/>
      <w:bookmarkStart w:id="481" w:name="_Toc442912363"/>
      <w:bookmarkStart w:id="482" w:name="_Toc442912364"/>
      <w:bookmarkStart w:id="483" w:name="_Toc442912365"/>
      <w:bookmarkStart w:id="484" w:name="_Toc442912366"/>
      <w:bookmarkStart w:id="485" w:name="_Toc442912367"/>
      <w:bookmarkStart w:id="486" w:name="_Toc442912369"/>
      <w:bookmarkStart w:id="487" w:name="_Toc442912370"/>
      <w:bookmarkStart w:id="488" w:name="_Toc442912372"/>
      <w:bookmarkStart w:id="489" w:name="_Toc442912373"/>
      <w:bookmarkStart w:id="490" w:name="_Toc442912375"/>
      <w:bookmarkStart w:id="491" w:name="_Toc442912376"/>
      <w:bookmarkStart w:id="492" w:name="_Toc442912378"/>
      <w:bookmarkStart w:id="493" w:name="_Toc442912379"/>
      <w:bookmarkStart w:id="494" w:name="_Toc442912380"/>
      <w:bookmarkStart w:id="495" w:name="_Toc442912381"/>
      <w:bookmarkStart w:id="496" w:name="_Toc442912383"/>
      <w:bookmarkStart w:id="497" w:name="_Toc442912384"/>
      <w:bookmarkStart w:id="498" w:name="_Toc442912386"/>
      <w:bookmarkStart w:id="499" w:name="_Toc442912387"/>
      <w:bookmarkStart w:id="500" w:name="_Toc442912388"/>
      <w:bookmarkStart w:id="501" w:name="_Toc442912389"/>
      <w:bookmarkStart w:id="502" w:name="_Toc442912390"/>
      <w:bookmarkStart w:id="503" w:name="_Toc442912392"/>
      <w:bookmarkStart w:id="504" w:name="_Toc442912393"/>
      <w:bookmarkStart w:id="505" w:name="_Toc442912395"/>
      <w:bookmarkStart w:id="506" w:name="_Toc442912396"/>
      <w:bookmarkStart w:id="507" w:name="_Toc442912398"/>
      <w:bookmarkStart w:id="508" w:name="_Toc442912401"/>
      <w:bookmarkStart w:id="509" w:name="_Toc442912402"/>
      <w:bookmarkStart w:id="510" w:name="_Toc442912403"/>
      <w:bookmarkStart w:id="511" w:name="_Toc442912404"/>
      <w:bookmarkStart w:id="512" w:name="_Toc442912405"/>
      <w:bookmarkStart w:id="513" w:name="_Toc442912406"/>
      <w:bookmarkStart w:id="514" w:name="_Toc442912407"/>
      <w:bookmarkStart w:id="515" w:name="_Toc442912408"/>
      <w:bookmarkStart w:id="516" w:name="_Toc442912409"/>
      <w:bookmarkStart w:id="517" w:name="_Toc442912411"/>
      <w:bookmarkStart w:id="518" w:name="_Toc442912412"/>
      <w:bookmarkStart w:id="519" w:name="_Toc442912413"/>
      <w:bookmarkStart w:id="520" w:name="_Toc442912414"/>
      <w:bookmarkStart w:id="521" w:name="_Toc442912416"/>
      <w:bookmarkStart w:id="522" w:name="_Toc442912417"/>
      <w:bookmarkStart w:id="523" w:name="_Toc442912418"/>
      <w:bookmarkStart w:id="524" w:name="_Toc442912419"/>
      <w:bookmarkStart w:id="525" w:name="_Toc442912420"/>
      <w:bookmarkStart w:id="526" w:name="_Toc442912421"/>
      <w:bookmarkStart w:id="527" w:name="_Toc442912422"/>
      <w:bookmarkStart w:id="528" w:name="_Toc442912423"/>
      <w:bookmarkStart w:id="529" w:name="_Toc442912424"/>
      <w:bookmarkStart w:id="530" w:name="_Toc442912425"/>
      <w:bookmarkStart w:id="531" w:name="_Toc442912426"/>
      <w:bookmarkStart w:id="532" w:name="_Toc442912428"/>
      <w:bookmarkStart w:id="533" w:name="_Toc442912429"/>
      <w:bookmarkStart w:id="534" w:name="_Toc442912431"/>
      <w:bookmarkStart w:id="535" w:name="_Toc442912432"/>
      <w:bookmarkStart w:id="536" w:name="_Toc442912434"/>
      <w:bookmarkStart w:id="537" w:name="_Toc442912435"/>
      <w:bookmarkStart w:id="538" w:name="_Toc442912436"/>
      <w:bookmarkStart w:id="539" w:name="_Toc442912437"/>
      <w:bookmarkStart w:id="540" w:name="_Toc442912438"/>
      <w:bookmarkStart w:id="541" w:name="_Toc442912439"/>
      <w:bookmarkStart w:id="542" w:name="_Toc442912440"/>
      <w:bookmarkStart w:id="543" w:name="_Toc442912441"/>
      <w:bookmarkStart w:id="544" w:name="_Toc442912443"/>
      <w:bookmarkStart w:id="545" w:name="_Toc442912444"/>
      <w:bookmarkStart w:id="546" w:name="_Toc442912445"/>
      <w:bookmarkStart w:id="547" w:name="_Toc442912446"/>
      <w:bookmarkStart w:id="548" w:name="_Toc442912447"/>
      <w:bookmarkStart w:id="549" w:name="_Toc442912449"/>
      <w:bookmarkStart w:id="550" w:name="_Toc442912450"/>
      <w:bookmarkStart w:id="551" w:name="_Toc442912451"/>
      <w:bookmarkStart w:id="552" w:name="_Toc442912452"/>
      <w:bookmarkStart w:id="553" w:name="_Toc442912453"/>
      <w:bookmarkStart w:id="554" w:name="_Toc442912454"/>
      <w:bookmarkStart w:id="555" w:name="_Toc442912455"/>
      <w:bookmarkStart w:id="556" w:name="_Toc442912456"/>
      <w:bookmarkStart w:id="557" w:name="_Toc442912457"/>
      <w:bookmarkStart w:id="558" w:name="_Toc442912459"/>
      <w:bookmarkStart w:id="559" w:name="_Toc442912460"/>
      <w:bookmarkStart w:id="560" w:name="_Toc442912462"/>
      <w:bookmarkStart w:id="561" w:name="_Toc442912463"/>
      <w:bookmarkStart w:id="562" w:name="_Toc442912465"/>
      <w:bookmarkStart w:id="563" w:name="_Toc442912466"/>
      <w:bookmarkStart w:id="564" w:name="_Toc442912467"/>
      <w:bookmarkStart w:id="565" w:name="_Toc442912468"/>
      <w:bookmarkStart w:id="566" w:name="_Toc442912470"/>
      <w:bookmarkStart w:id="567" w:name="_Toc442912471"/>
      <w:bookmarkStart w:id="568" w:name="_Toc442912473"/>
      <w:bookmarkStart w:id="569" w:name="_Toc442912474"/>
      <w:bookmarkStart w:id="570" w:name="_Toc442912476"/>
      <w:bookmarkStart w:id="571" w:name="_Toc442912477"/>
      <w:bookmarkStart w:id="572" w:name="_Toc442912478"/>
      <w:bookmarkStart w:id="573" w:name="_Toc442912479"/>
      <w:bookmarkStart w:id="574" w:name="_Toc442912480"/>
      <w:bookmarkStart w:id="575" w:name="_Toc442912481"/>
      <w:bookmarkStart w:id="576" w:name="_Toc442912482"/>
      <w:bookmarkStart w:id="577" w:name="_Toc442912483"/>
      <w:bookmarkStart w:id="578" w:name="_Toc442912484"/>
      <w:bookmarkStart w:id="579" w:name="_Toc442912486"/>
      <w:bookmarkStart w:id="580" w:name="_Toc442912487"/>
      <w:bookmarkStart w:id="581" w:name="_Toc442912488"/>
      <w:bookmarkStart w:id="582" w:name="_Toc442912489"/>
      <w:bookmarkStart w:id="583" w:name="_Toc442912491"/>
      <w:bookmarkStart w:id="584" w:name="_Toc442912492"/>
      <w:bookmarkStart w:id="585" w:name="_Toc442912493"/>
      <w:bookmarkStart w:id="586" w:name="_Toc442912494"/>
      <w:bookmarkStart w:id="587" w:name="_Toc442912495"/>
      <w:bookmarkStart w:id="588" w:name="_Toc442912496"/>
      <w:bookmarkStart w:id="589" w:name="_Toc442912497"/>
      <w:bookmarkStart w:id="590" w:name="_Toc442912498"/>
      <w:bookmarkStart w:id="591" w:name="_Toc442912499"/>
      <w:bookmarkStart w:id="592" w:name="_Toc442912501"/>
      <w:bookmarkStart w:id="593" w:name="_Toc442912502"/>
      <w:bookmarkStart w:id="594" w:name="_Toc442912504"/>
      <w:bookmarkStart w:id="595" w:name="_Toc442912505"/>
      <w:bookmarkStart w:id="596" w:name="_Toc442912507"/>
      <w:bookmarkStart w:id="597" w:name="_Toc442912508"/>
      <w:bookmarkStart w:id="598" w:name="_Toc442912510"/>
      <w:bookmarkStart w:id="599" w:name="_Toc442912511"/>
      <w:bookmarkStart w:id="600" w:name="_Toc442912512"/>
      <w:bookmarkStart w:id="601" w:name="_Toc442912513"/>
      <w:bookmarkStart w:id="602" w:name="_Toc442912514"/>
      <w:bookmarkStart w:id="603" w:name="_Toc442912516"/>
      <w:bookmarkStart w:id="604" w:name="_Toc442912517"/>
      <w:bookmarkStart w:id="605" w:name="_Toc442912519"/>
      <w:bookmarkStart w:id="606" w:name="_Toc442912520"/>
      <w:bookmarkStart w:id="607" w:name="_Toc442912522"/>
      <w:bookmarkStart w:id="608" w:name="_Toc442912523"/>
      <w:bookmarkStart w:id="609" w:name="_Toc442912524"/>
      <w:bookmarkStart w:id="610" w:name="_Toc431996975"/>
      <w:bookmarkStart w:id="611" w:name="_Toc431997277"/>
      <w:bookmarkStart w:id="612" w:name="_Toc431997435"/>
      <w:bookmarkStart w:id="613" w:name="_Toc431997593"/>
      <w:bookmarkStart w:id="614" w:name="_Toc431997727"/>
      <w:bookmarkStart w:id="615" w:name="_Toc431997861"/>
      <w:bookmarkStart w:id="616" w:name="_Toc425872031"/>
      <w:bookmarkStart w:id="617" w:name="_Toc425872055"/>
      <w:bookmarkStart w:id="618" w:name="_Toc425872058"/>
      <w:bookmarkStart w:id="619" w:name="_Toc425872061"/>
      <w:bookmarkStart w:id="620" w:name="_Toc425872084"/>
      <w:bookmarkStart w:id="621" w:name="_Toc425872086"/>
      <w:bookmarkStart w:id="622" w:name="_Toc425872087"/>
      <w:bookmarkStart w:id="623" w:name="_Toc425872092"/>
      <w:bookmarkStart w:id="624" w:name="_Toc425872095"/>
      <w:bookmarkStart w:id="625" w:name="_Toc425872100"/>
      <w:bookmarkStart w:id="626" w:name="_Toc425872103"/>
      <w:bookmarkStart w:id="627" w:name="_Toc425872108"/>
      <w:bookmarkStart w:id="628" w:name="_Toc425872111"/>
      <w:bookmarkStart w:id="629" w:name="_Toc425872116"/>
      <w:bookmarkStart w:id="630" w:name="_Toc425872119"/>
      <w:bookmarkStart w:id="631" w:name="_Toc425872124"/>
      <w:bookmarkStart w:id="632" w:name="_Toc425872127"/>
      <w:bookmarkStart w:id="633" w:name="_Toc425872132"/>
      <w:bookmarkStart w:id="634" w:name="_Toc425872135"/>
      <w:bookmarkStart w:id="635" w:name="_Toc425872136"/>
      <w:bookmarkStart w:id="636" w:name="_Toc425872140"/>
      <w:bookmarkStart w:id="637" w:name="_Toc425872143"/>
      <w:bookmarkStart w:id="638" w:name="_Toc425872144"/>
      <w:bookmarkStart w:id="639" w:name="_Toc425872148"/>
      <w:bookmarkStart w:id="640" w:name="_Toc425872151"/>
      <w:bookmarkStart w:id="641" w:name="_Toc425872152"/>
      <w:bookmarkStart w:id="642" w:name="_Toc425872156"/>
      <w:bookmarkStart w:id="643" w:name="_Toc425872159"/>
      <w:bookmarkStart w:id="644" w:name="_Toc425872160"/>
      <w:bookmarkStart w:id="645" w:name="_Toc425872164"/>
      <w:bookmarkStart w:id="646" w:name="_Toc425872167"/>
      <w:bookmarkStart w:id="647" w:name="_Toc425872172"/>
      <w:bookmarkStart w:id="648" w:name="_Toc425872175"/>
      <w:bookmarkStart w:id="649" w:name="_Toc425872176"/>
      <w:bookmarkStart w:id="650" w:name="_Toc425872180"/>
      <w:bookmarkStart w:id="651" w:name="_Toc425872183"/>
      <w:bookmarkStart w:id="652" w:name="_Toc425872184"/>
      <w:bookmarkStart w:id="653" w:name="_Toc425872186"/>
      <w:bookmarkStart w:id="654" w:name="_Toc425872212"/>
      <w:bookmarkStart w:id="655" w:name="_Toc425872214"/>
      <w:bookmarkStart w:id="656" w:name="_Toc425872215"/>
      <w:bookmarkStart w:id="657" w:name="_Toc425872216"/>
      <w:bookmarkStart w:id="658" w:name="_Toc425872223"/>
      <w:bookmarkStart w:id="659" w:name="_Toc425872228"/>
      <w:bookmarkStart w:id="660" w:name="_Toc425872231"/>
      <w:bookmarkStart w:id="661" w:name="_Toc425872232"/>
      <w:bookmarkStart w:id="662" w:name="_Toc425872246"/>
      <w:bookmarkStart w:id="663" w:name="_Toc425872261"/>
      <w:bookmarkStart w:id="664" w:name="_Toc425872276"/>
      <w:bookmarkStart w:id="665" w:name="_Toc425872295"/>
      <w:bookmarkStart w:id="666" w:name="_Toc425872296"/>
      <w:bookmarkStart w:id="667" w:name="_Toc425872307"/>
      <w:bookmarkStart w:id="668" w:name="_Toc425872320"/>
      <w:bookmarkStart w:id="669" w:name="_Toc425872321"/>
      <w:bookmarkStart w:id="670" w:name="_Toc425872333"/>
      <w:bookmarkStart w:id="671" w:name="_Toc425872345"/>
      <w:bookmarkStart w:id="672" w:name="_Toc425872357"/>
      <w:bookmarkStart w:id="673" w:name="_Toc432709698"/>
      <w:bookmarkStart w:id="674" w:name="_Toc443590431"/>
      <w:bookmarkStart w:id="675" w:name="_Toc448771415"/>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r>
        <w:t xml:space="preserve">Volume 3, Part C: </w:t>
      </w:r>
      <w:commentRangeStart w:id="676"/>
      <w:r>
        <w:t>Generic Access Profile</w:t>
      </w:r>
      <w:bookmarkEnd w:id="673"/>
      <w:bookmarkEnd w:id="674"/>
      <w:commentRangeEnd w:id="676"/>
      <w:r w:rsidR="00527FCC">
        <w:rPr>
          <w:rStyle w:val="CommentReference"/>
          <w:rFonts w:ascii="Arial" w:eastAsiaTheme="minorEastAsia" w:hAnsi="Arial" w:cstheme="minorBidi"/>
          <w:b w:val="0"/>
          <w:color w:val="auto"/>
        </w:rPr>
        <w:commentReference w:id="676"/>
      </w:r>
      <w:bookmarkEnd w:id="675"/>
    </w:p>
    <w:p w14:paraId="34B50184" w14:textId="77777777" w:rsidR="00E40CCE" w:rsidRPr="00B03027" w:rsidRDefault="00E40CCE" w:rsidP="00F03F8D">
      <w:pPr>
        <w:pStyle w:val="Heading3"/>
      </w:pPr>
      <w:bookmarkStart w:id="677" w:name="_Toc432709699"/>
      <w:bookmarkStart w:id="678" w:name="_Toc443590432"/>
      <w:bookmarkStart w:id="679" w:name="_Toc448771416"/>
      <w:r w:rsidRPr="00B03027">
        <w:t>[Modified Section] 2.2.2 Roles when Operating over an LE Physical Transport</w:t>
      </w:r>
      <w:bookmarkEnd w:id="677"/>
      <w:bookmarkEnd w:id="678"/>
      <w:bookmarkEnd w:id="679"/>
    </w:p>
    <w:p w14:paraId="1F07E458" w14:textId="77777777" w:rsidR="00F42B2F" w:rsidRPr="00B03027" w:rsidRDefault="00F42B2F" w:rsidP="00B03027">
      <w:pPr>
        <w:rPr>
          <w:b/>
          <w:lang w:val="en-GB"/>
        </w:rPr>
      </w:pPr>
      <w:r w:rsidRPr="00B03027">
        <w:rPr>
          <w:b/>
          <w:lang w:val="en-GB"/>
        </w:rPr>
        <w:t>2.2.2 Roles when Operating over an LE Physical Transport</w:t>
      </w:r>
    </w:p>
    <w:p w14:paraId="0CCFD113" w14:textId="77777777" w:rsidR="00E40CCE" w:rsidRDefault="00E40CCE" w:rsidP="00E40CCE">
      <w:pPr>
        <w:autoSpaceDE w:val="0"/>
        <w:autoSpaceDN w:val="0"/>
        <w:adjustRightInd w:val="0"/>
        <w:spacing w:after="0" w:line="240" w:lineRule="auto"/>
        <w:rPr>
          <w:rFonts w:cs="Arial"/>
          <w:color w:val="000000"/>
          <w:sz w:val="24"/>
          <w:szCs w:val="24"/>
          <w:lang w:val="en-GB"/>
        </w:rPr>
      </w:pPr>
      <w:r>
        <w:rPr>
          <w:rFonts w:cs="Arial"/>
          <w:color w:val="000000"/>
          <w:sz w:val="24"/>
          <w:szCs w:val="24"/>
          <w:lang w:val="en-GB"/>
        </w:rPr>
        <w:t>There are four GAP roles defined for devices operating over an LE physical transport:</w:t>
      </w:r>
    </w:p>
    <w:p w14:paraId="1B9475DC" w14:textId="77777777" w:rsidR="00E40CCE" w:rsidRDefault="00E40CCE" w:rsidP="00E40CCE">
      <w:pPr>
        <w:autoSpaceDE w:val="0"/>
        <w:autoSpaceDN w:val="0"/>
        <w:adjustRightInd w:val="0"/>
        <w:spacing w:after="0" w:line="240" w:lineRule="auto"/>
        <w:rPr>
          <w:rFonts w:cs="Arial"/>
          <w:color w:val="000000"/>
          <w:sz w:val="24"/>
          <w:szCs w:val="24"/>
          <w:lang w:val="en-GB"/>
        </w:rPr>
      </w:pPr>
    </w:p>
    <w:p w14:paraId="297A35FD" w14:textId="77777777" w:rsidR="00E40CCE" w:rsidRDefault="00E40CCE" w:rsidP="00E40CCE">
      <w:pPr>
        <w:pStyle w:val="ListBullet"/>
        <w:spacing w:after="200"/>
        <w:rPr>
          <w:lang w:val="en-GB"/>
        </w:rPr>
      </w:pPr>
      <w:r>
        <w:rPr>
          <w:lang w:val="en-GB"/>
        </w:rPr>
        <w:t>Broadcaster</w:t>
      </w:r>
    </w:p>
    <w:p w14:paraId="5076062C" w14:textId="77777777" w:rsidR="00E40CCE" w:rsidRDefault="00E40CCE" w:rsidP="00E40CCE">
      <w:pPr>
        <w:pStyle w:val="ListBullet"/>
        <w:spacing w:after="200"/>
        <w:rPr>
          <w:lang w:val="en-GB"/>
        </w:rPr>
      </w:pPr>
      <w:r>
        <w:rPr>
          <w:lang w:val="en-GB"/>
        </w:rPr>
        <w:t>Observer</w:t>
      </w:r>
    </w:p>
    <w:p w14:paraId="5AD7A8F7" w14:textId="77777777" w:rsidR="00E40CCE" w:rsidRDefault="00E40CCE" w:rsidP="00E40CCE">
      <w:pPr>
        <w:pStyle w:val="ListBullet"/>
        <w:spacing w:after="200"/>
        <w:rPr>
          <w:lang w:val="en-GB"/>
        </w:rPr>
      </w:pPr>
      <w:r>
        <w:rPr>
          <w:lang w:val="en-GB"/>
        </w:rPr>
        <w:t>Peripheral</w:t>
      </w:r>
    </w:p>
    <w:p w14:paraId="1E79E38C" w14:textId="77777777" w:rsidR="00E40CCE" w:rsidRDefault="00E40CCE" w:rsidP="00E40CCE">
      <w:pPr>
        <w:pStyle w:val="ListBullet"/>
        <w:spacing w:after="200"/>
        <w:rPr>
          <w:lang w:val="en-GB"/>
        </w:rPr>
      </w:pPr>
      <w:r>
        <w:rPr>
          <w:lang w:val="en-GB"/>
        </w:rPr>
        <w:t>Central</w:t>
      </w:r>
    </w:p>
    <w:p w14:paraId="451B4734" w14:textId="77777777" w:rsidR="00E40CCE" w:rsidRDefault="00E40CCE" w:rsidP="00E40CCE">
      <w:pPr>
        <w:autoSpaceDE w:val="0"/>
        <w:autoSpaceDN w:val="0"/>
        <w:adjustRightInd w:val="0"/>
        <w:spacing w:after="0" w:line="240" w:lineRule="auto"/>
        <w:rPr>
          <w:rFonts w:cs="Arial"/>
          <w:color w:val="000000"/>
          <w:sz w:val="24"/>
          <w:szCs w:val="24"/>
          <w:lang w:val="en-GB"/>
        </w:rPr>
      </w:pPr>
    </w:p>
    <w:p w14:paraId="42876B75" w14:textId="77777777" w:rsidR="00E40CCE" w:rsidRPr="006B3756" w:rsidRDefault="00E40CCE" w:rsidP="00E40CCE">
      <w:pPr>
        <w:autoSpaceDE w:val="0"/>
        <w:autoSpaceDN w:val="0"/>
        <w:adjustRightInd w:val="0"/>
        <w:spacing w:after="0" w:line="240" w:lineRule="auto"/>
        <w:rPr>
          <w:rFonts w:cs="Arial"/>
          <w:b/>
          <w:color w:val="00B050"/>
          <w:sz w:val="24"/>
          <w:szCs w:val="24"/>
          <w:lang w:val="en-GB"/>
        </w:rPr>
      </w:pPr>
      <w:r w:rsidRPr="006B3756">
        <w:rPr>
          <w:rFonts w:cs="Arial"/>
          <w:b/>
          <w:color w:val="00B050"/>
          <w:sz w:val="24"/>
          <w:szCs w:val="24"/>
          <w:lang w:val="en-GB"/>
        </w:rPr>
        <w:t>[Table 2.1 moved from section 2.2.2.5 to here and modified with new event types]</w:t>
      </w:r>
    </w:p>
    <w:p w14:paraId="603251FA" w14:textId="77777777" w:rsidR="00E40CCE" w:rsidRDefault="00E40CCE" w:rsidP="00E40CCE">
      <w:pPr>
        <w:autoSpaceDE w:val="0"/>
        <w:autoSpaceDN w:val="0"/>
        <w:adjustRightInd w:val="0"/>
        <w:spacing w:after="0" w:line="240" w:lineRule="auto"/>
        <w:rPr>
          <w:rFonts w:cs="Arial"/>
          <w:color w:val="FF0000"/>
          <w:sz w:val="24"/>
          <w:szCs w:val="24"/>
          <w:lang w:val="en-GB"/>
        </w:rPr>
      </w:pPr>
      <w:r>
        <w:rPr>
          <w:rFonts w:cs="Arial"/>
          <w:color w:val="FF0000"/>
          <w:sz w:val="24"/>
          <w:szCs w:val="24"/>
          <w:lang w:val="en-GB"/>
        </w:rPr>
        <w:t>Table 2.1 defines</w:t>
      </w:r>
      <w:r w:rsidRPr="0014690E">
        <w:rPr>
          <w:rFonts w:cs="Arial"/>
          <w:color w:val="FF0000"/>
          <w:sz w:val="24"/>
          <w:szCs w:val="24"/>
          <w:lang w:val="en-GB"/>
        </w:rPr>
        <w:t xml:space="preserve"> compliance requirements </w:t>
      </w:r>
      <w:r>
        <w:rPr>
          <w:rFonts w:cs="Arial"/>
          <w:color w:val="FF0000"/>
          <w:sz w:val="24"/>
          <w:szCs w:val="24"/>
          <w:lang w:val="en-GB"/>
        </w:rPr>
        <w:t xml:space="preserve">for </w:t>
      </w:r>
      <w:r w:rsidRPr="0014690E">
        <w:rPr>
          <w:rFonts w:cs="Arial"/>
          <w:color w:val="FF0000"/>
          <w:sz w:val="24"/>
          <w:szCs w:val="24"/>
          <w:lang w:val="en-GB"/>
        </w:rPr>
        <w:t xml:space="preserve">Physical </w:t>
      </w:r>
      <w:r>
        <w:rPr>
          <w:rFonts w:cs="Arial"/>
          <w:color w:val="FF0000"/>
          <w:sz w:val="24"/>
          <w:szCs w:val="24"/>
          <w:lang w:val="en-GB"/>
        </w:rPr>
        <w:t xml:space="preserve">Layer and </w:t>
      </w:r>
      <w:r w:rsidRPr="0014690E">
        <w:rPr>
          <w:rFonts w:cs="Arial"/>
          <w:color w:val="FF0000"/>
          <w:sz w:val="24"/>
          <w:szCs w:val="24"/>
          <w:lang w:val="en-GB"/>
        </w:rPr>
        <w:t>Link Layer</w:t>
      </w:r>
      <w:r>
        <w:rPr>
          <w:rFonts w:cs="Arial"/>
          <w:color w:val="FF0000"/>
          <w:sz w:val="24"/>
          <w:szCs w:val="24"/>
          <w:lang w:val="en-GB"/>
        </w:rPr>
        <w:t xml:space="preserve"> functionalities </w:t>
      </w:r>
      <w:r w:rsidRPr="00713A91">
        <w:rPr>
          <w:rFonts w:cs="Arial"/>
          <w:color w:val="FF0000"/>
          <w:sz w:val="24"/>
          <w:szCs w:val="24"/>
          <w:lang w:val="en-GB"/>
        </w:rPr>
        <w:t>for each GAP role</w:t>
      </w:r>
      <w:r>
        <w:rPr>
          <w:rFonts w:cs="Arial"/>
          <w:color w:val="FF0000"/>
          <w:sz w:val="24"/>
          <w:szCs w:val="24"/>
          <w:lang w:val="en-GB"/>
        </w:rPr>
        <w:t xml:space="preserve"> when operating over an LE physical transport</w:t>
      </w:r>
      <w:r w:rsidRPr="0014690E">
        <w:rPr>
          <w:rFonts w:cs="Arial"/>
          <w:color w:val="FF0000"/>
          <w:sz w:val="24"/>
          <w:szCs w:val="24"/>
          <w:lang w:val="en-GB"/>
        </w:rPr>
        <w:t>.</w:t>
      </w:r>
    </w:p>
    <w:p w14:paraId="057FC1EF" w14:textId="77777777" w:rsidR="00E40CCE" w:rsidRPr="0014690E" w:rsidRDefault="00E40CCE" w:rsidP="00E40CCE">
      <w:pPr>
        <w:autoSpaceDE w:val="0"/>
        <w:autoSpaceDN w:val="0"/>
        <w:adjustRightInd w:val="0"/>
        <w:spacing w:after="0" w:line="240" w:lineRule="auto"/>
        <w:rPr>
          <w:rFonts w:cs="Arial"/>
          <w:color w:val="FF0000"/>
          <w:sz w:val="24"/>
          <w:szCs w:val="24"/>
          <w:lang w:val="en-GB"/>
        </w:rPr>
      </w:pPr>
    </w:p>
    <w:tbl>
      <w:tblPr>
        <w:tblW w:w="8300" w:type="dxa"/>
        <w:tblLook w:val="04A0" w:firstRow="1" w:lastRow="0" w:firstColumn="1" w:lastColumn="0" w:noHBand="0" w:noVBand="1"/>
      </w:tblPr>
      <w:tblGrid>
        <w:gridCol w:w="2780"/>
        <w:gridCol w:w="1460"/>
        <w:gridCol w:w="1295"/>
        <w:gridCol w:w="1039"/>
        <w:gridCol w:w="1128"/>
        <w:gridCol w:w="861"/>
      </w:tblGrid>
      <w:tr w:rsidR="00E40CCE" w:rsidRPr="00CA633A" w14:paraId="5E5D18B4" w14:textId="77777777" w:rsidTr="00E40CCE">
        <w:trPr>
          <w:trHeight w:val="600"/>
        </w:trPr>
        <w:tc>
          <w:tcPr>
            <w:tcW w:w="2780" w:type="dxa"/>
            <w:tcBorders>
              <w:top w:val="nil"/>
              <w:left w:val="nil"/>
              <w:bottom w:val="nil"/>
              <w:right w:val="nil"/>
            </w:tcBorders>
            <w:shd w:val="clear" w:color="auto" w:fill="auto"/>
            <w:noWrap/>
            <w:vAlign w:val="bottom"/>
            <w:hideMark/>
          </w:tcPr>
          <w:p w14:paraId="113FA6B3" w14:textId="77777777" w:rsidR="00E40CCE" w:rsidRPr="00CA633A" w:rsidRDefault="00E40CCE" w:rsidP="00E40CCE">
            <w:pPr>
              <w:spacing w:after="0" w:line="240" w:lineRule="auto"/>
              <w:rPr>
                <w:rFonts w:ascii="Times New Roman" w:eastAsia="Times New Roman" w:hAnsi="Times New Roman" w:cs="Times New Roman"/>
                <w:sz w:val="24"/>
                <w:szCs w:val="24"/>
                <w:lang w:val="en-GB" w:eastAsia="en-GB"/>
              </w:rPr>
            </w:pPr>
          </w:p>
        </w:tc>
        <w:tc>
          <w:tcPr>
            <w:tcW w:w="1460" w:type="dxa"/>
            <w:tcBorders>
              <w:top w:val="nil"/>
              <w:left w:val="nil"/>
              <w:bottom w:val="nil"/>
              <w:right w:val="nil"/>
            </w:tcBorders>
            <w:shd w:val="clear" w:color="auto" w:fill="auto"/>
            <w:noWrap/>
            <w:vAlign w:val="bottom"/>
            <w:hideMark/>
          </w:tcPr>
          <w:p w14:paraId="51EACF55" w14:textId="77777777" w:rsidR="00E40CCE" w:rsidRPr="00CA633A" w:rsidRDefault="00E40CCE" w:rsidP="00E40CCE">
            <w:pPr>
              <w:spacing w:after="0" w:line="240" w:lineRule="auto"/>
              <w:rPr>
                <w:rFonts w:ascii="Times New Roman" w:eastAsia="Times New Roman" w:hAnsi="Times New Roman" w:cs="Times New Roman"/>
                <w:sz w:val="20"/>
                <w:szCs w:val="20"/>
                <w:lang w:val="en-GB" w:eastAsia="en-GB"/>
              </w:rPr>
            </w:pPr>
          </w:p>
        </w:tc>
        <w:tc>
          <w:tcPr>
            <w:tcW w:w="4060" w:type="dxa"/>
            <w:gridSpan w:val="4"/>
            <w:tcBorders>
              <w:top w:val="single" w:sz="4" w:space="0" w:color="auto"/>
              <w:left w:val="single" w:sz="4" w:space="0" w:color="auto"/>
              <w:bottom w:val="nil"/>
              <w:right w:val="single" w:sz="4" w:space="0" w:color="000000"/>
            </w:tcBorders>
            <w:shd w:val="clear" w:color="000000" w:fill="DBEFF9"/>
            <w:vAlign w:val="bottom"/>
            <w:hideMark/>
          </w:tcPr>
          <w:p w14:paraId="3820D376" w14:textId="77777777" w:rsidR="00E40CCE" w:rsidRPr="00CA633A" w:rsidRDefault="00E40CCE" w:rsidP="00E40CCE">
            <w:pPr>
              <w:spacing w:after="0" w:line="240" w:lineRule="auto"/>
              <w:rPr>
                <w:rFonts w:eastAsia="Times New Roman" w:cs="Arial"/>
                <w:color w:val="000000"/>
                <w:sz w:val="20"/>
                <w:szCs w:val="20"/>
                <w:lang w:val="en-GB" w:eastAsia="en-GB"/>
              </w:rPr>
            </w:pPr>
            <w:r w:rsidRPr="00CA633A">
              <w:rPr>
                <w:rFonts w:eastAsia="Times New Roman" w:cs="Arial"/>
                <w:color w:val="000000"/>
                <w:sz w:val="20"/>
                <w:szCs w:val="20"/>
                <w:lang w:val="en-GB" w:eastAsia="en-GB"/>
              </w:rPr>
              <w:t>GAP Roles When Operating Over an LE Physical Transport</w:t>
            </w:r>
          </w:p>
        </w:tc>
      </w:tr>
      <w:tr w:rsidR="00E40CCE" w:rsidRPr="00CA633A" w14:paraId="2D0472BC" w14:textId="77777777" w:rsidTr="00E40CCE">
        <w:trPr>
          <w:trHeight w:val="255"/>
        </w:trPr>
        <w:tc>
          <w:tcPr>
            <w:tcW w:w="2780" w:type="dxa"/>
            <w:tcBorders>
              <w:top w:val="nil"/>
              <w:left w:val="nil"/>
              <w:bottom w:val="nil"/>
              <w:right w:val="nil"/>
            </w:tcBorders>
            <w:shd w:val="clear" w:color="auto" w:fill="auto"/>
            <w:noWrap/>
            <w:vAlign w:val="bottom"/>
            <w:hideMark/>
          </w:tcPr>
          <w:p w14:paraId="34898C21" w14:textId="77777777" w:rsidR="00E40CCE" w:rsidRPr="00CA633A" w:rsidRDefault="00E40CCE" w:rsidP="00E40CCE">
            <w:pPr>
              <w:spacing w:after="0" w:line="240" w:lineRule="auto"/>
              <w:rPr>
                <w:rFonts w:eastAsia="Times New Roman" w:cs="Arial"/>
                <w:color w:val="000000"/>
                <w:sz w:val="20"/>
                <w:szCs w:val="20"/>
                <w:lang w:val="en-GB" w:eastAsia="en-GB"/>
              </w:rPr>
            </w:pPr>
          </w:p>
        </w:tc>
        <w:tc>
          <w:tcPr>
            <w:tcW w:w="1460" w:type="dxa"/>
            <w:tcBorders>
              <w:top w:val="nil"/>
              <w:left w:val="nil"/>
              <w:bottom w:val="nil"/>
              <w:right w:val="nil"/>
            </w:tcBorders>
            <w:shd w:val="clear" w:color="auto" w:fill="auto"/>
            <w:noWrap/>
            <w:vAlign w:val="bottom"/>
            <w:hideMark/>
          </w:tcPr>
          <w:p w14:paraId="1BD1A68E" w14:textId="77777777" w:rsidR="00E40CCE" w:rsidRPr="00CA633A" w:rsidRDefault="00E40CCE" w:rsidP="00E40CCE">
            <w:pPr>
              <w:spacing w:after="0" w:line="240" w:lineRule="auto"/>
              <w:rPr>
                <w:rFonts w:ascii="Times New Roman" w:eastAsia="Times New Roman" w:hAnsi="Times New Roman" w:cs="Times New Roman"/>
                <w:sz w:val="20"/>
                <w:szCs w:val="20"/>
                <w:lang w:val="en-GB" w:eastAsia="en-GB"/>
              </w:rPr>
            </w:pPr>
          </w:p>
        </w:tc>
        <w:tc>
          <w:tcPr>
            <w:tcW w:w="1269" w:type="dxa"/>
            <w:tcBorders>
              <w:top w:val="nil"/>
              <w:left w:val="single" w:sz="4" w:space="0" w:color="auto"/>
              <w:bottom w:val="single" w:sz="4" w:space="0" w:color="auto"/>
              <w:right w:val="nil"/>
            </w:tcBorders>
            <w:shd w:val="clear" w:color="auto" w:fill="auto"/>
            <w:noWrap/>
            <w:vAlign w:val="bottom"/>
            <w:hideMark/>
          </w:tcPr>
          <w:p w14:paraId="54EF63E3"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 xml:space="preserve">Broadcaster </w:t>
            </w:r>
          </w:p>
        </w:tc>
        <w:tc>
          <w:tcPr>
            <w:tcW w:w="963" w:type="dxa"/>
            <w:tcBorders>
              <w:top w:val="nil"/>
              <w:left w:val="nil"/>
              <w:bottom w:val="single" w:sz="4" w:space="0" w:color="auto"/>
              <w:right w:val="nil"/>
            </w:tcBorders>
            <w:shd w:val="clear" w:color="auto" w:fill="auto"/>
            <w:noWrap/>
            <w:vAlign w:val="bottom"/>
            <w:hideMark/>
          </w:tcPr>
          <w:p w14:paraId="7ED7CE2F"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 xml:space="preserve">Observer </w:t>
            </w:r>
          </w:p>
        </w:tc>
        <w:tc>
          <w:tcPr>
            <w:tcW w:w="1067" w:type="dxa"/>
            <w:tcBorders>
              <w:top w:val="nil"/>
              <w:left w:val="nil"/>
              <w:bottom w:val="single" w:sz="4" w:space="0" w:color="auto"/>
              <w:right w:val="nil"/>
            </w:tcBorders>
            <w:shd w:val="clear" w:color="auto" w:fill="auto"/>
            <w:noWrap/>
            <w:vAlign w:val="bottom"/>
            <w:hideMark/>
          </w:tcPr>
          <w:p w14:paraId="380DCF4B"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 xml:space="preserve">Peripheral </w:t>
            </w:r>
          </w:p>
        </w:tc>
        <w:tc>
          <w:tcPr>
            <w:tcW w:w="761" w:type="dxa"/>
            <w:tcBorders>
              <w:top w:val="nil"/>
              <w:left w:val="nil"/>
              <w:bottom w:val="single" w:sz="4" w:space="0" w:color="auto"/>
              <w:right w:val="single" w:sz="4" w:space="0" w:color="auto"/>
            </w:tcBorders>
            <w:shd w:val="clear" w:color="auto" w:fill="auto"/>
            <w:noWrap/>
            <w:vAlign w:val="bottom"/>
            <w:hideMark/>
          </w:tcPr>
          <w:p w14:paraId="04D65195"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Central</w:t>
            </w:r>
          </w:p>
        </w:tc>
      </w:tr>
      <w:tr w:rsidR="00E40CCE" w:rsidRPr="00CA633A" w14:paraId="43809799" w14:textId="77777777" w:rsidTr="00E40CCE">
        <w:trPr>
          <w:trHeight w:val="255"/>
        </w:trPr>
        <w:tc>
          <w:tcPr>
            <w:tcW w:w="4240" w:type="dxa"/>
            <w:gridSpan w:val="2"/>
            <w:tcBorders>
              <w:top w:val="single" w:sz="4" w:space="0" w:color="auto"/>
              <w:left w:val="single" w:sz="4" w:space="0" w:color="auto"/>
              <w:bottom w:val="nil"/>
              <w:right w:val="single" w:sz="4" w:space="0" w:color="000000"/>
            </w:tcBorders>
            <w:shd w:val="clear" w:color="000000" w:fill="DBEFF9"/>
            <w:noWrap/>
            <w:vAlign w:val="bottom"/>
            <w:hideMark/>
          </w:tcPr>
          <w:p w14:paraId="1EB25337" w14:textId="77777777" w:rsidR="00E40CCE" w:rsidRPr="00CA633A" w:rsidRDefault="00E40CCE" w:rsidP="00E40CCE">
            <w:pPr>
              <w:spacing w:after="0" w:line="240" w:lineRule="auto"/>
              <w:rPr>
                <w:rFonts w:eastAsia="Times New Roman" w:cs="Arial"/>
                <w:color w:val="000000"/>
                <w:sz w:val="20"/>
                <w:szCs w:val="20"/>
                <w:lang w:val="en-GB" w:eastAsia="en-GB"/>
              </w:rPr>
            </w:pPr>
            <w:r w:rsidRPr="00CA633A">
              <w:rPr>
                <w:rFonts w:eastAsia="Times New Roman" w:cs="Arial"/>
                <w:color w:val="000000"/>
                <w:sz w:val="20"/>
                <w:szCs w:val="20"/>
                <w:lang w:val="en-GB" w:eastAsia="en-GB"/>
              </w:rPr>
              <w:t>Physical Layer functionality:</w:t>
            </w:r>
          </w:p>
        </w:tc>
        <w:tc>
          <w:tcPr>
            <w:tcW w:w="1269" w:type="dxa"/>
            <w:tcBorders>
              <w:top w:val="nil"/>
              <w:left w:val="nil"/>
              <w:bottom w:val="nil"/>
              <w:right w:val="single" w:sz="4" w:space="0" w:color="auto"/>
            </w:tcBorders>
            <w:shd w:val="clear" w:color="000000" w:fill="DBEFF9"/>
            <w:noWrap/>
            <w:vAlign w:val="bottom"/>
            <w:hideMark/>
          </w:tcPr>
          <w:p w14:paraId="3A2F324F"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 </w:t>
            </w:r>
          </w:p>
        </w:tc>
        <w:tc>
          <w:tcPr>
            <w:tcW w:w="963" w:type="dxa"/>
            <w:tcBorders>
              <w:top w:val="nil"/>
              <w:left w:val="nil"/>
              <w:bottom w:val="nil"/>
              <w:right w:val="single" w:sz="4" w:space="0" w:color="auto"/>
            </w:tcBorders>
            <w:shd w:val="clear" w:color="000000" w:fill="DBEFF9"/>
            <w:noWrap/>
            <w:vAlign w:val="bottom"/>
            <w:hideMark/>
          </w:tcPr>
          <w:p w14:paraId="3FA9C58F"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 </w:t>
            </w:r>
          </w:p>
        </w:tc>
        <w:tc>
          <w:tcPr>
            <w:tcW w:w="1067" w:type="dxa"/>
            <w:tcBorders>
              <w:top w:val="nil"/>
              <w:left w:val="nil"/>
              <w:bottom w:val="nil"/>
              <w:right w:val="single" w:sz="4" w:space="0" w:color="auto"/>
            </w:tcBorders>
            <w:shd w:val="clear" w:color="000000" w:fill="DBEFF9"/>
            <w:noWrap/>
            <w:vAlign w:val="bottom"/>
            <w:hideMark/>
          </w:tcPr>
          <w:p w14:paraId="6F0CD603"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 </w:t>
            </w:r>
          </w:p>
        </w:tc>
        <w:tc>
          <w:tcPr>
            <w:tcW w:w="761" w:type="dxa"/>
            <w:tcBorders>
              <w:top w:val="nil"/>
              <w:left w:val="nil"/>
              <w:bottom w:val="nil"/>
              <w:right w:val="single" w:sz="4" w:space="0" w:color="auto"/>
            </w:tcBorders>
            <w:shd w:val="clear" w:color="000000" w:fill="DBEFF9"/>
            <w:noWrap/>
            <w:vAlign w:val="bottom"/>
            <w:hideMark/>
          </w:tcPr>
          <w:p w14:paraId="5A7B33D7"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 </w:t>
            </w:r>
          </w:p>
        </w:tc>
      </w:tr>
      <w:tr w:rsidR="00E40CCE" w:rsidRPr="00CA633A" w14:paraId="65EB1519" w14:textId="77777777" w:rsidTr="00E40CCE">
        <w:trPr>
          <w:trHeight w:val="255"/>
        </w:trPr>
        <w:tc>
          <w:tcPr>
            <w:tcW w:w="4240" w:type="dxa"/>
            <w:gridSpan w:val="2"/>
            <w:tcBorders>
              <w:top w:val="nil"/>
              <w:left w:val="single" w:sz="4" w:space="0" w:color="auto"/>
              <w:bottom w:val="nil"/>
              <w:right w:val="single" w:sz="4" w:space="0" w:color="000000"/>
            </w:tcBorders>
            <w:shd w:val="clear" w:color="auto" w:fill="auto"/>
            <w:noWrap/>
            <w:vAlign w:val="bottom"/>
            <w:hideMark/>
          </w:tcPr>
          <w:p w14:paraId="37448FEA" w14:textId="77777777" w:rsidR="00E40CCE" w:rsidRPr="00CA633A" w:rsidRDefault="00E40CCE" w:rsidP="00E40CCE">
            <w:pPr>
              <w:spacing w:after="0" w:line="240" w:lineRule="auto"/>
              <w:rPr>
                <w:rFonts w:eastAsia="Times New Roman" w:cs="Arial"/>
                <w:color w:val="000000"/>
                <w:sz w:val="20"/>
                <w:szCs w:val="20"/>
                <w:lang w:val="en-GB" w:eastAsia="en-GB"/>
              </w:rPr>
            </w:pPr>
            <w:r w:rsidRPr="00CA633A">
              <w:rPr>
                <w:rFonts w:eastAsia="Times New Roman" w:cs="Arial"/>
                <w:color w:val="000000"/>
                <w:sz w:val="20"/>
                <w:szCs w:val="20"/>
                <w:lang w:val="en-GB" w:eastAsia="en-GB"/>
              </w:rPr>
              <w:t>• Transmitter Characteristics</w:t>
            </w:r>
          </w:p>
        </w:tc>
        <w:tc>
          <w:tcPr>
            <w:tcW w:w="1269" w:type="dxa"/>
            <w:tcBorders>
              <w:top w:val="nil"/>
              <w:left w:val="nil"/>
              <w:bottom w:val="nil"/>
              <w:right w:val="single" w:sz="4" w:space="0" w:color="auto"/>
            </w:tcBorders>
            <w:shd w:val="clear" w:color="auto" w:fill="auto"/>
            <w:noWrap/>
            <w:vAlign w:val="bottom"/>
            <w:hideMark/>
          </w:tcPr>
          <w:p w14:paraId="5C51DAD9"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M</w:t>
            </w:r>
          </w:p>
        </w:tc>
        <w:tc>
          <w:tcPr>
            <w:tcW w:w="963" w:type="dxa"/>
            <w:tcBorders>
              <w:top w:val="nil"/>
              <w:left w:val="nil"/>
              <w:bottom w:val="nil"/>
              <w:right w:val="single" w:sz="4" w:space="0" w:color="auto"/>
            </w:tcBorders>
            <w:shd w:val="clear" w:color="auto" w:fill="auto"/>
            <w:noWrap/>
            <w:vAlign w:val="bottom"/>
            <w:hideMark/>
          </w:tcPr>
          <w:p w14:paraId="4B45A4AD"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O</w:t>
            </w:r>
          </w:p>
        </w:tc>
        <w:tc>
          <w:tcPr>
            <w:tcW w:w="1067" w:type="dxa"/>
            <w:tcBorders>
              <w:top w:val="nil"/>
              <w:left w:val="nil"/>
              <w:bottom w:val="nil"/>
              <w:right w:val="single" w:sz="4" w:space="0" w:color="auto"/>
            </w:tcBorders>
            <w:shd w:val="clear" w:color="auto" w:fill="auto"/>
            <w:noWrap/>
            <w:vAlign w:val="bottom"/>
            <w:hideMark/>
          </w:tcPr>
          <w:p w14:paraId="49CB65A0"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M</w:t>
            </w:r>
          </w:p>
        </w:tc>
        <w:tc>
          <w:tcPr>
            <w:tcW w:w="761" w:type="dxa"/>
            <w:tcBorders>
              <w:top w:val="nil"/>
              <w:left w:val="nil"/>
              <w:bottom w:val="nil"/>
              <w:right w:val="single" w:sz="4" w:space="0" w:color="auto"/>
            </w:tcBorders>
            <w:shd w:val="clear" w:color="auto" w:fill="auto"/>
            <w:noWrap/>
            <w:vAlign w:val="bottom"/>
            <w:hideMark/>
          </w:tcPr>
          <w:p w14:paraId="1B0690BB"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M</w:t>
            </w:r>
          </w:p>
        </w:tc>
      </w:tr>
      <w:tr w:rsidR="00E40CCE" w:rsidRPr="00CA633A" w14:paraId="279E5B99" w14:textId="77777777" w:rsidTr="00E40CCE">
        <w:trPr>
          <w:trHeight w:val="255"/>
        </w:trPr>
        <w:tc>
          <w:tcPr>
            <w:tcW w:w="4240" w:type="dxa"/>
            <w:gridSpan w:val="2"/>
            <w:tcBorders>
              <w:top w:val="nil"/>
              <w:left w:val="single" w:sz="4" w:space="0" w:color="auto"/>
              <w:bottom w:val="single" w:sz="4" w:space="0" w:color="auto"/>
              <w:right w:val="single" w:sz="4" w:space="0" w:color="000000"/>
            </w:tcBorders>
            <w:shd w:val="clear" w:color="000000" w:fill="DBEFF9"/>
            <w:noWrap/>
            <w:vAlign w:val="bottom"/>
            <w:hideMark/>
          </w:tcPr>
          <w:p w14:paraId="06953EA5" w14:textId="77777777" w:rsidR="00E40CCE" w:rsidRPr="00CA633A" w:rsidRDefault="00E40CCE" w:rsidP="00E40CCE">
            <w:pPr>
              <w:spacing w:after="0" w:line="240" w:lineRule="auto"/>
              <w:rPr>
                <w:rFonts w:eastAsia="Times New Roman" w:cs="Arial"/>
                <w:color w:val="000000"/>
                <w:sz w:val="20"/>
                <w:szCs w:val="20"/>
                <w:lang w:val="en-GB" w:eastAsia="en-GB"/>
              </w:rPr>
            </w:pPr>
            <w:r w:rsidRPr="00CA633A">
              <w:rPr>
                <w:rFonts w:eastAsia="Times New Roman" w:cs="Arial"/>
                <w:color w:val="000000"/>
                <w:sz w:val="20"/>
                <w:szCs w:val="20"/>
                <w:lang w:val="en-GB" w:eastAsia="en-GB"/>
              </w:rPr>
              <w:t>• Receiver Characteristics</w:t>
            </w:r>
          </w:p>
        </w:tc>
        <w:tc>
          <w:tcPr>
            <w:tcW w:w="1269" w:type="dxa"/>
            <w:tcBorders>
              <w:top w:val="nil"/>
              <w:left w:val="nil"/>
              <w:bottom w:val="single" w:sz="4" w:space="0" w:color="auto"/>
              <w:right w:val="single" w:sz="4" w:space="0" w:color="auto"/>
            </w:tcBorders>
            <w:shd w:val="clear" w:color="000000" w:fill="DBEFF9"/>
            <w:noWrap/>
            <w:vAlign w:val="bottom"/>
            <w:hideMark/>
          </w:tcPr>
          <w:p w14:paraId="2690FC43"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O</w:t>
            </w:r>
          </w:p>
        </w:tc>
        <w:tc>
          <w:tcPr>
            <w:tcW w:w="963" w:type="dxa"/>
            <w:tcBorders>
              <w:top w:val="nil"/>
              <w:left w:val="nil"/>
              <w:bottom w:val="single" w:sz="4" w:space="0" w:color="auto"/>
              <w:right w:val="single" w:sz="4" w:space="0" w:color="auto"/>
            </w:tcBorders>
            <w:shd w:val="clear" w:color="000000" w:fill="DBEFF9"/>
            <w:noWrap/>
            <w:vAlign w:val="bottom"/>
            <w:hideMark/>
          </w:tcPr>
          <w:p w14:paraId="232A5249"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M</w:t>
            </w:r>
          </w:p>
        </w:tc>
        <w:tc>
          <w:tcPr>
            <w:tcW w:w="1067" w:type="dxa"/>
            <w:tcBorders>
              <w:top w:val="nil"/>
              <w:left w:val="nil"/>
              <w:bottom w:val="single" w:sz="4" w:space="0" w:color="auto"/>
              <w:right w:val="single" w:sz="4" w:space="0" w:color="auto"/>
            </w:tcBorders>
            <w:shd w:val="clear" w:color="000000" w:fill="DBEFF9"/>
            <w:noWrap/>
            <w:vAlign w:val="bottom"/>
            <w:hideMark/>
          </w:tcPr>
          <w:p w14:paraId="29A379FC"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M</w:t>
            </w:r>
          </w:p>
        </w:tc>
        <w:tc>
          <w:tcPr>
            <w:tcW w:w="761" w:type="dxa"/>
            <w:tcBorders>
              <w:top w:val="nil"/>
              <w:left w:val="nil"/>
              <w:bottom w:val="single" w:sz="4" w:space="0" w:color="auto"/>
              <w:right w:val="single" w:sz="4" w:space="0" w:color="auto"/>
            </w:tcBorders>
            <w:shd w:val="clear" w:color="000000" w:fill="DBEFF9"/>
            <w:noWrap/>
            <w:vAlign w:val="bottom"/>
            <w:hideMark/>
          </w:tcPr>
          <w:p w14:paraId="7F8B8C9D"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M</w:t>
            </w:r>
          </w:p>
        </w:tc>
      </w:tr>
      <w:tr w:rsidR="00E40CCE" w:rsidRPr="00CA633A" w14:paraId="42F77A9C" w14:textId="77777777" w:rsidTr="00E40CCE">
        <w:trPr>
          <w:trHeight w:val="255"/>
        </w:trPr>
        <w:tc>
          <w:tcPr>
            <w:tcW w:w="4240" w:type="dxa"/>
            <w:gridSpan w:val="2"/>
            <w:tcBorders>
              <w:top w:val="single" w:sz="4" w:space="0" w:color="auto"/>
              <w:left w:val="single" w:sz="4" w:space="0" w:color="auto"/>
              <w:bottom w:val="nil"/>
              <w:right w:val="single" w:sz="4" w:space="0" w:color="000000"/>
            </w:tcBorders>
            <w:shd w:val="clear" w:color="auto" w:fill="auto"/>
            <w:noWrap/>
            <w:vAlign w:val="bottom"/>
            <w:hideMark/>
          </w:tcPr>
          <w:p w14:paraId="012CBA1A" w14:textId="77777777" w:rsidR="00E40CCE" w:rsidRPr="00CA633A" w:rsidRDefault="00E40CCE" w:rsidP="00E40CCE">
            <w:pPr>
              <w:spacing w:after="0" w:line="240" w:lineRule="auto"/>
              <w:rPr>
                <w:rFonts w:eastAsia="Times New Roman" w:cs="Arial"/>
                <w:color w:val="000000"/>
                <w:sz w:val="20"/>
                <w:szCs w:val="20"/>
                <w:lang w:val="en-GB" w:eastAsia="en-GB"/>
              </w:rPr>
            </w:pPr>
            <w:r w:rsidRPr="00CA633A">
              <w:rPr>
                <w:rFonts w:eastAsia="Times New Roman" w:cs="Arial"/>
                <w:color w:val="000000"/>
                <w:sz w:val="20"/>
                <w:szCs w:val="20"/>
                <w:lang w:val="en-GB" w:eastAsia="en-GB"/>
              </w:rPr>
              <w:t>Link Layer functionality:</w:t>
            </w:r>
          </w:p>
        </w:tc>
        <w:tc>
          <w:tcPr>
            <w:tcW w:w="1269" w:type="dxa"/>
            <w:tcBorders>
              <w:top w:val="nil"/>
              <w:left w:val="nil"/>
              <w:bottom w:val="nil"/>
              <w:right w:val="single" w:sz="4" w:space="0" w:color="auto"/>
            </w:tcBorders>
            <w:shd w:val="clear" w:color="auto" w:fill="auto"/>
            <w:noWrap/>
            <w:vAlign w:val="bottom"/>
            <w:hideMark/>
          </w:tcPr>
          <w:p w14:paraId="2BEC2FCB"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 </w:t>
            </w:r>
          </w:p>
        </w:tc>
        <w:tc>
          <w:tcPr>
            <w:tcW w:w="963" w:type="dxa"/>
            <w:tcBorders>
              <w:top w:val="nil"/>
              <w:left w:val="nil"/>
              <w:bottom w:val="nil"/>
              <w:right w:val="single" w:sz="4" w:space="0" w:color="auto"/>
            </w:tcBorders>
            <w:shd w:val="clear" w:color="auto" w:fill="auto"/>
            <w:noWrap/>
            <w:vAlign w:val="bottom"/>
            <w:hideMark/>
          </w:tcPr>
          <w:p w14:paraId="1EF24901"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 </w:t>
            </w:r>
          </w:p>
        </w:tc>
        <w:tc>
          <w:tcPr>
            <w:tcW w:w="1067" w:type="dxa"/>
            <w:tcBorders>
              <w:top w:val="nil"/>
              <w:left w:val="nil"/>
              <w:bottom w:val="nil"/>
              <w:right w:val="single" w:sz="4" w:space="0" w:color="auto"/>
            </w:tcBorders>
            <w:shd w:val="clear" w:color="auto" w:fill="auto"/>
            <w:noWrap/>
            <w:vAlign w:val="bottom"/>
            <w:hideMark/>
          </w:tcPr>
          <w:p w14:paraId="4FE76A91"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 </w:t>
            </w:r>
          </w:p>
        </w:tc>
        <w:tc>
          <w:tcPr>
            <w:tcW w:w="761" w:type="dxa"/>
            <w:tcBorders>
              <w:top w:val="nil"/>
              <w:left w:val="nil"/>
              <w:bottom w:val="nil"/>
              <w:right w:val="single" w:sz="4" w:space="0" w:color="auto"/>
            </w:tcBorders>
            <w:shd w:val="clear" w:color="auto" w:fill="auto"/>
            <w:noWrap/>
            <w:vAlign w:val="bottom"/>
            <w:hideMark/>
          </w:tcPr>
          <w:p w14:paraId="7BF00B89"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 </w:t>
            </w:r>
          </w:p>
        </w:tc>
      </w:tr>
      <w:tr w:rsidR="00E40CCE" w:rsidRPr="00CA633A" w14:paraId="1B7332E4" w14:textId="77777777" w:rsidTr="00E40CCE">
        <w:trPr>
          <w:trHeight w:val="255"/>
        </w:trPr>
        <w:tc>
          <w:tcPr>
            <w:tcW w:w="4240" w:type="dxa"/>
            <w:gridSpan w:val="2"/>
            <w:tcBorders>
              <w:top w:val="nil"/>
              <w:left w:val="single" w:sz="4" w:space="0" w:color="auto"/>
              <w:bottom w:val="nil"/>
              <w:right w:val="single" w:sz="4" w:space="0" w:color="000000"/>
            </w:tcBorders>
            <w:shd w:val="clear" w:color="000000" w:fill="DBEFF9"/>
            <w:noWrap/>
            <w:vAlign w:val="bottom"/>
            <w:hideMark/>
          </w:tcPr>
          <w:p w14:paraId="2B27859E" w14:textId="77777777" w:rsidR="00E40CCE" w:rsidRPr="00CA633A" w:rsidRDefault="00E40CCE" w:rsidP="00E40CCE">
            <w:pPr>
              <w:spacing w:after="0" w:line="240" w:lineRule="auto"/>
              <w:rPr>
                <w:rFonts w:eastAsia="Times New Roman" w:cs="Arial"/>
                <w:color w:val="000000"/>
                <w:sz w:val="20"/>
                <w:szCs w:val="20"/>
                <w:lang w:val="en-GB" w:eastAsia="en-GB"/>
              </w:rPr>
            </w:pPr>
            <w:r w:rsidRPr="00CA633A">
              <w:rPr>
                <w:rFonts w:eastAsia="Times New Roman" w:cs="Arial"/>
                <w:color w:val="000000"/>
                <w:sz w:val="20"/>
                <w:szCs w:val="20"/>
                <w:lang w:val="en-GB" w:eastAsia="en-GB"/>
              </w:rPr>
              <w:t>States:</w:t>
            </w:r>
          </w:p>
        </w:tc>
        <w:tc>
          <w:tcPr>
            <w:tcW w:w="1269" w:type="dxa"/>
            <w:tcBorders>
              <w:top w:val="nil"/>
              <w:left w:val="nil"/>
              <w:bottom w:val="nil"/>
              <w:right w:val="single" w:sz="4" w:space="0" w:color="auto"/>
            </w:tcBorders>
            <w:shd w:val="clear" w:color="000000" w:fill="DBEFF9"/>
            <w:noWrap/>
            <w:vAlign w:val="bottom"/>
            <w:hideMark/>
          </w:tcPr>
          <w:p w14:paraId="263DDB29"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 </w:t>
            </w:r>
          </w:p>
        </w:tc>
        <w:tc>
          <w:tcPr>
            <w:tcW w:w="963" w:type="dxa"/>
            <w:tcBorders>
              <w:top w:val="nil"/>
              <w:left w:val="nil"/>
              <w:bottom w:val="nil"/>
              <w:right w:val="single" w:sz="4" w:space="0" w:color="auto"/>
            </w:tcBorders>
            <w:shd w:val="clear" w:color="000000" w:fill="DBEFF9"/>
            <w:noWrap/>
            <w:vAlign w:val="bottom"/>
            <w:hideMark/>
          </w:tcPr>
          <w:p w14:paraId="2E0D88CA"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 </w:t>
            </w:r>
          </w:p>
        </w:tc>
        <w:tc>
          <w:tcPr>
            <w:tcW w:w="1067" w:type="dxa"/>
            <w:tcBorders>
              <w:top w:val="nil"/>
              <w:left w:val="nil"/>
              <w:bottom w:val="nil"/>
              <w:right w:val="single" w:sz="4" w:space="0" w:color="auto"/>
            </w:tcBorders>
            <w:shd w:val="clear" w:color="000000" w:fill="DBEFF9"/>
            <w:noWrap/>
            <w:vAlign w:val="bottom"/>
            <w:hideMark/>
          </w:tcPr>
          <w:p w14:paraId="58457F81"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 </w:t>
            </w:r>
          </w:p>
        </w:tc>
        <w:tc>
          <w:tcPr>
            <w:tcW w:w="761" w:type="dxa"/>
            <w:tcBorders>
              <w:top w:val="nil"/>
              <w:left w:val="nil"/>
              <w:bottom w:val="nil"/>
              <w:right w:val="single" w:sz="4" w:space="0" w:color="auto"/>
            </w:tcBorders>
            <w:shd w:val="clear" w:color="000000" w:fill="DBEFF9"/>
            <w:noWrap/>
            <w:vAlign w:val="bottom"/>
            <w:hideMark/>
          </w:tcPr>
          <w:p w14:paraId="7D3954B2"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 </w:t>
            </w:r>
          </w:p>
        </w:tc>
      </w:tr>
      <w:tr w:rsidR="00E40CCE" w:rsidRPr="00CA633A" w14:paraId="4919F7FC" w14:textId="77777777" w:rsidTr="00E40CCE">
        <w:trPr>
          <w:trHeight w:val="255"/>
        </w:trPr>
        <w:tc>
          <w:tcPr>
            <w:tcW w:w="4240" w:type="dxa"/>
            <w:gridSpan w:val="2"/>
            <w:tcBorders>
              <w:top w:val="nil"/>
              <w:left w:val="single" w:sz="4" w:space="0" w:color="auto"/>
              <w:bottom w:val="nil"/>
              <w:right w:val="single" w:sz="4" w:space="0" w:color="000000"/>
            </w:tcBorders>
            <w:shd w:val="clear" w:color="auto" w:fill="auto"/>
            <w:noWrap/>
            <w:vAlign w:val="bottom"/>
            <w:hideMark/>
          </w:tcPr>
          <w:p w14:paraId="2D7422FB" w14:textId="77777777" w:rsidR="00E40CCE" w:rsidRPr="00CA633A" w:rsidRDefault="00E40CCE" w:rsidP="00E40CCE">
            <w:pPr>
              <w:spacing w:after="0" w:line="240" w:lineRule="auto"/>
              <w:rPr>
                <w:rFonts w:eastAsia="Times New Roman" w:cs="Arial"/>
                <w:color w:val="000000"/>
                <w:sz w:val="20"/>
                <w:szCs w:val="20"/>
                <w:lang w:val="en-GB" w:eastAsia="en-GB"/>
              </w:rPr>
            </w:pPr>
            <w:r w:rsidRPr="00CA633A">
              <w:rPr>
                <w:rFonts w:eastAsia="Times New Roman" w:cs="Arial"/>
                <w:color w:val="000000"/>
                <w:sz w:val="20"/>
                <w:szCs w:val="20"/>
                <w:lang w:val="en-GB" w:eastAsia="en-GB"/>
              </w:rPr>
              <w:t>• Standby State</w:t>
            </w:r>
          </w:p>
        </w:tc>
        <w:tc>
          <w:tcPr>
            <w:tcW w:w="1269" w:type="dxa"/>
            <w:tcBorders>
              <w:top w:val="nil"/>
              <w:left w:val="nil"/>
              <w:bottom w:val="nil"/>
              <w:right w:val="single" w:sz="4" w:space="0" w:color="auto"/>
            </w:tcBorders>
            <w:shd w:val="clear" w:color="auto" w:fill="auto"/>
            <w:noWrap/>
            <w:vAlign w:val="bottom"/>
            <w:hideMark/>
          </w:tcPr>
          <w:p w14:paraId="5B6EBBF7"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M</w:t>
            </w:r>
          </w:p>
        </w:tc>
        <w:tc>
          <w:tcPr>
            <w:tcW w:w="963" w:type="dxa"/>
            <w:tcBorders>
              <w:top w:val="nil"/>
              <w:left w:val="nil"/>
              <w:bottom w:val="nil"/>
              <w:right w:val="single" w:sz="4" w:space="0" w:color="auto"/>
            </w:tcBorders>
            <w:shd w:val="clear" w:color="auto" w:fill="auto"/>
            <w:noWrap/>
            <w:vAlign w:val="bottom"/>
            <w:hideMark/>
          </w:tcPr>
          <w:p w14:paraId="422DE931"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M</w:t>
            </w:r>
          </w:p>
        </w:tc>
        <w:tc>
          <w:tcPr>
            <w:tcW w:w="1067" w:type="dxa"/>
            <w:tcBorders>
              <w:top w:val="nil"/>
              <w:left w:val="nil"/>
              <w:bottom w:val="nil"/>
              <w:right w:val="single" w:sz="4" w:space="0" w:color="auto"/>
            </w:tcBorders>
            <w:shd w:val="clear" w:color="auto" w:fill="auto"/>
            <w:noWrap/>
            <w:vAlign w:val="bottom"/>
            <w:hideMark/>
          </w:tcPr>
          <w:p w14:paraId="7657DD4E"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M</w:t>
            </w:r>
          </w:p>
        </w:tc>
        <w:tc>
          <w:tcPr>
            <w:tcW w:w="761" w:type="dxa"/>
            <w:tcBorders>
              <w:top w:val="nil"/>
              <w:left w:val="nil"/>
              <w:bottom w:val="nil"/>
              <w:right w:val="single" w:sz="4" w:space="0" w:color="auto"/>
            </w:tcBorders>
            <w:shd w:val="clear" w:color="auto" w:fill="auto"/>
            <w:noWrap/>
            <w:vAlign w:val="bottom"/>
            <w:hideMark/>
          </w:tcPr>
          <w:p w14:paraId="23D1F7BE"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M</w:t>
            </w:r>
          </w:p>
        </w:tc>
      </w:tr>
      <w:tr w:rsidR="00E40CCE" w:rsidRPr="00CA633A" w14:paraId="66C7C5B9" w14:textId="77777777" w:rsidTr="00E40CCE">
        <w:trPr>
          <w:trHeight w:val="255"/>
        </w:trPr>
        <w:tc>
          <w:tcPr>
            <w:tcW w:w="4240" w:type="dxa"/>
            <w:gridSpan w:val="2"/>
            <w:tcBorders>
              <w:top w:val="nil"/>
              <w:left w:val="single" w:sz="4" w:space="0" w:color="auto"/>
              <w:bottom w:val="nil"/>
              <w:right w:val="single" w:sz="4" w:space="0" w:color="000000"/>
            </w:tcBorders>
            <w:shd w:val="clear" w:color="000000" w:fill="DBEFF9"/>
            <w:noWrap/>
            <w:vAlign w:val="bottom"/>
            <w:hideMark/>
          </w:tcPr>
          <w:p w14:paraId="044B4EB9" w14:textId="77777777" w:rsidR="00E40CCE" w:rsidRPr="00CA633A" w:rsidRDefault="00E40CCE" w:rsidP="00E40CCE">
            <w:pPr>
              <w:spacing w:after="0" w:line="240" w:lineRule="auto"/>
              <w:rPr>
                <w:rFonts w:eastAsia="Times New Roman" w:cs="Arial"/>
                <w:color w:val="000000"/>
                <w:sz w:val="20"/>
                <w:szCs w:val="20"/>
                <w:lang w:val="en-GB" w:eastAsia="en-GB"/>
              </w:rPr>
            </w:pPr>
            <w:r w:rsidRPr="00CA633A">
              <w:rPr>
                <w:rFonts w:eastAsia="Times New Roman" w:cs="Arial"/>
                <w:color w:val="000000"/>
                <w:sz w:val="20"/>
                <w:szCs w:val="20"/>
                <w:lang w:val="en-GB" w:eastAsia="en-GB"/>
              </w:rPr>
              <w:t xml:space="preserve">• Advertising State </w:t>
            </w:r>
          </w:p>
        </w:tc>
        <w:tc>
          <w:tcPr>
            <w:tcW w:w="1269" w:type="dxa"/>
            <w:tcBorders>
              <w:top w:val="nil"/>
              <w:left w:val="nil"/>
              <w:bottom w:val="nil"/>
              <w:right w:val="single" w:sz="4" w:space="0" w:color="auto"/>
            </w:tcBorders>
            <w:shd w:val="clear" w:color="000000" w:fill="DBEFF9"/>
            <w:noWrap/>
            <w:vAlign w:val="bottom"/>
            <w:hideMark/>
          </w:tcPr>
          <w:p w14:paraId="5817D052"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M</w:t>
            </w:r>
          </w:p>
        </w:tc>
        <w:tc>
          <w:tcPr>
            <w:tcW w:w="963" w:type="dxa"/>
            <w:tcBorders>
              <w:top w:val="nil"/>
              <w:left w:val="nil"/>
              <w:bottom w:val="nil"/>
              <w:right w:val="single" w:sz="4" w:space="0" w:color="auto"/>
            </w:tcBorders>
            <w:shd w:val="clear" w:color="000000" w:fill="DBEFF9"/>
            <w:noWrap/>
            <w:vAlign w:val="bottom"/>
            <w:hideMark/>
          </w:tcPr>
          <w:p w14:paraId="249FADB6"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E</w:t>
            </w:r>
          </w:p>
        </w:tc>
        <w:tc>
          <w:tcPr>
            <w:tcW w:w="1067" w:type="dxa"/>
            <w:tcBorders>
              <w:top w:val="nil"/>
              <w:left w:val="nil"/>
              <w:bottom w:val="nil"/>
              <w:right w:val="single" w:sz="4" w:space="0" w:color="auto"/>
            </w:tcBorders>
            <w:shd w:val="clear" w:color="000000" w:fill="DBEFF9"/>
            <w:noWrap/>
            <w:vAlign w:val="bottom"/>
            <w:hideMark/>
          </w:tcPr>
          <w:p w14:paraId="1CD7E361"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M</w:t>
            </w:r>
          </w:p>
        </w:tc>
        <w:tc>
          <w:tcPr>
            <w:tcW w:w="761" w:type="dxa"/>
            <w:tcBorders>
              <w:top w:val="nil"/>
              <w:left w:val="nil"/>
              <w:bottom w:val="nil"/>
              <w:right w:val="single" w:sz="4" w:space="0" w:color="auto"/>
            </w:tcBorders>
            <w:shd w:val="clear" w:color="000000" w:fill="DBEFF9"/>
            <w:noWrap/>
            <w:vAlign w:val="bottom"/>
            <w:hideMark/>
          </w:tcPr>
          <w:p w14:paraId="213AC5EC"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E</w:t>
            </w:r>
          </w:p>
        </w:tc>
      </w:tr>
      <w:tr w:rsidR="00E40CCE" w:rsidRPr="00CA633A" w14:paraId="1B9788BC" w14:textId="77777777" w:rsidTr="00E40CCE">
        <w:trPr>
          <w:trHeight w:val="255"/>
        </w:trPr>
        <w:tc>
          <w:tcPr>
            <w:tcW w:w="4240" w:type="dxa"/>
            <w:gridSpan w:val="2"/>
            <w:tcBorders>
              <w:top w:val="nil"/>
              <w:left w:val="single" w:sz="4" w:space="0" w:color="auto"/>
              <w:bottom w:val="nil"/>
              <w:right w:val="single" w:sz="4" w:space="0" w:color="000000"/>
            </w:tcBorders>
            <w:shd w:val="clear" w:color="auto" w:fill="auto"/>
            <w:noWrap/>
            <w:vAlign w:val="bottom"/>
            <w:hideMark/>
          </w:tcPr>
          <w:p w14:paraId="18F945FE" w14:textId="77777777" w:rsidR="00E40CCE" w:rsidRPr="00CA633A" w:rsidRDefault="00E40CCE" w:rsidP="00E40CCE">
            <w:pPr>
              <w:spacing w:after="0" w:line="240" w:lineRule="auto"/>
              <w:rPr>
                <w:rFonts w:eastAsia="Times New Roman" w:cs="Arial"/>
                <w:color w:val="000000"/>
                <w:sz w:val="20"/>
                <w:szCs w:val="20"/>
                <w:lang w:val="en-GB" w:eastAsia="en-GB"/>
              </w:rPr>
            </w:pPr>
            <w:r w:rsidRPr="00CA633A">
              <w:rPr>
                <w:rFonts w:eastAsia="Times New Roman" w:cs="Arial"/>
                <w:color w:val="000000"/>
                <w:sz w:val="20"/>
                <w:szCs w:val="20"/>
                <w:lang w:val="en-GB" w:eastAsia="en-GB"/>
              </w:rPr>
              <w:t xml:space="preserve">• Scanning State </w:t>
            </w:r>
          </w:p>
        </w:tc>
        <w:tc>
          <w:tcPr>
            <w:tcW w:w="1269" w:type="dxa"/>
            <w:tcBorders>
              <w:top w:val="nil"/>
              <w:left w:val="nil"/>
              <w:bottom w:val="nil"/>
              <w:right w:val="single" w:sz="4" w:space="0" w:color="auto"/>
            </w:tcBorders>
            <w:shd w:val="clear" w:color="auto" w:fill="auto"/>
            <w:noWrap/>
            <w:vAlign w:val="bottom"/>
            <w:hideMark/>
          </w:tcPr>
          <w:p w14:paraId="2DFED773"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E</w:t>
            </w:r>
          </w:p>
        </w:tc>
        <w:tc>
          <w:tcPr>
            <w:tcW w:w="963" w:type="dxa"/>
            <w:tcBorders>
              <w:top w:val="nil"/>
              <w:left w:val="nil"/>
              <w:bottom w:val="nil"/>
              <w:right w:val="single" w:sz="4" w:space="0" w:color="auto"/>
            </w:tcBorders>
            <w:shd w:val="clear" w:color="auto" w:fill="auto"/>
            <w:noWrap/>
            <w:vAlign w:val="bottom"/>
            <w:hideMark/>
          </w:tcPr>
          <w:p w14:paraId="249C16C5"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M</w:t>
            </w:r>
          </w:p>
        </w:tc>
        <w:tc>
          <w:tcPr>
            <w:tcW w:w="1067" w:type="dxa"/>
            <w:tcBorders>
              <w:top w:val="nil"/>
              <w:left w:val="nil"/>
              <w:bottom w:val="nil"/>
              <w:right w:val="single" w:sz="4" w:space="0" w:color="auto"/>
            </w:tcBorders>
            <w:shd w:val="clear" w:color="auto" w:fill="auto"/>
            <w:noWrap/>
            <w:vAlign w:val="bottom"/>
            <w:hideMark/>
          </w:tcPr>
          <w:p w14:paraId="13223BB1"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E</w:t>
            </w:r>
          </w:p>
        </w:tc>
        <w:tc>
          <w:tcPr>
            <w:tcW w:w="761" w:type="dxa"/>
            <w:tcBorders>
              <w:top w:val="nil"/>
              <w:left w:val="nil"/>
              <w:bottom w:val="nil"/>
              <w:right w:val="single" w:sz="4" w:space="0" w:color="auto"/>
            </w:tcBorders>
            <w:shd w:val="clear" w:color="auto" w:fill="auto"/>
            <w:noWrap/>
            <w:vAlign w:val="bottom"/>
            <w:hideMark/>
          </w:tcPr>
          <w:p w14:paraId="2358AAA7"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M</w:t>
            </w:r>
          </w:p>
        </w:tc>
      </w:tr>
      <w:tr w:rsidR="00E40CCE" w:rsidRPr="00CA633A" w14:paraId="335631AF" w14:textId="77777777" w:rsidTr="00E40CCE">
        <w:trPr>
          <w:trHeight w:val="255"/>
        </w:trPr>
        <w:tc>
          <w:tcPr>
            <w:tcW w:w="4240" w:type="dxa"/>
            <w:gridSpan w:val="2"/>
            <w:tcBorders>
              <w:top w:val="nil"/>
              <w:left w:val="single" w:sz="4" w:space="0" w:color="auto"/>
              <w:bottom w:val="nil"/>
              <w:right w:val="single" w:sz="4" w:space="0" w:color="000000"/>
            </w:tcBorders>
            <w:shd w:val="clear" w:color="000000" w:fill="DBEFF9"/>
            <w:noWrap/>
            <w:vAlign w:val="bottom"/>
            <w:hideMark/>
          </w:tcPr>
          <w:p w14:paraId="1F655364" w14:textId="77777777" w:rsidR="00E40CCE" w:rsidRPr="00CA633A" w:rsidRDefault="00E40CCE" w:rsidP="00E40CCE">
            <w:pPr>
              <w:spacing w:after="0" w:line="240" w:lineRule="auto"/>
              <w:rPr>
                <w:rFonts w:eastAsia="Times New Roman" w:cs="Arial"/>
                <w:color w:val="000000"/>
                <w:sz w:val="20"/>
                <w:szCs w:val="20"/>
                <w:lang w:val="en-GB" w:eastAsia="en-GB"/>
              </w:rPr>
            </w:pPr>
            <w:r w:rsidRPr="00CA633A">
              <w:rPr>
                <w:rFonts w:eastAsia="Times New Roman" w:cs="Arial"/>
                <w:color w:val="000000"/>
                <w:sz w:val="20"/>
                <w:szCs w:val="20"/>
                <w:lang w:val="en-GB" w:eastAsia="en-GB"/>
              </w:rPr>
              <w:t xml:space="preserve">• Initiating State </w:t>
            </w:r>
          </w:p>
        </w:tc>
        <w:tc>
          <w:tcPr>
            <w:tcW w:w="1269" w:type="dxa"/>
            <w:tcBorders>
              <w:top w:val="nil"/>
              <w:left w:val="nil"/>
              <w:bottom w:val="nil"/>
              <w:right w:val="single" w:sz="4" w:space="0" w:color="auto"/>
            </w:tcBorders>
            <w:shd w:val="clear" w:color="000000" w:fill="DBEFF9"/>
            <w:noWrap/>
            <w:vAlign w:val="bottom"/>
            <w:hideMark/>
          </w:tcPr>
          <w:p w14:paraId="0D3CD48F"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E</w:t>
            </w:r>
          </w:p>
        </w:tc>
        <w:tc>
          <w:tcPr>
            <w:tcW w:w="963" w:type="dxa"/>
            <w:tcBorders>
              <w:top w:val="nil"/>
              <w:left w:val="nil"/>
              <w:bottom w:val="nil"/>
              <w:right w:val="single" w:sz="4" w:space="0" w:color="auto"/>
            </w:tcBorders>
            <w:shd w:val="clear" w:color="000000" w:fill="DBEFF9"/>
            <w:noWrap/>
            <w:vAlign w:val="bottom"/>
            <w:hideMark/>
          </w:tcPr>
          <w:p w14:paraId="71B33263"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E</w:t>
            </w:r>
          </w:p>
        </w:tc>
        <w:tc>
          <w:tcPr>
            <w:tcW w:w="1067" w:type="dxa"/>
            <w:tcBorders>
              <w:top w:val="nil"/>
              <w:left w:val="nil"/>
              <w:bottom w:val="nil"/>
              <w:right w:val="single" w:sz="4" w:space="0" w:color="auto"/>
            </w:tcBorders>
            <w:shd w:val="clear" w:color="000000" w:fill="DBEFF9"/>
            <w:noWrap/>
            <w:vAlign w:val="bottom"/>
            <w:hideMark/>
          </w:tcPr>
          <w:p w14:paraId="02A0E1E6"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E</w:t>
            </w:r>
          </w:p>
        </w:tc>
        <w:tc>
          <w:tcPr>
            <w:tcW w:w="761" w:type="dxa"/>
            <w:tcBorders>
              <w:top w:val="nil"/>
              <w:left w:val="nil"/>
              <w:bottom w:val="nil"/>
              <w:right w:val="single" w:sz="4" w:space="0" w:color="auto"/>
            </w:tcBorders>
            <w:shd w:val="clear" w:color="000000" w:fill="DBEFF9"/>
            <w:noWrap/>
            <w:vAlign w:val="bottom"/>
            <w:hideMark/>
          </w:tcPr>
          <w:p w14:paraId="7106F79D"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M</w:t>
            </w:r>
          </w:p>
        </w:tc>
      </w:tr>
      <w:tr w:rsidR="00E40CCE" w:rsidRPr="00CA633A" w14:paraId="5DD5CF46" w14:textId="77777777" w:rsidTr="00E40CCE">
        <w:trPr>
          <w:trHeight w:val="255"/>
        </w:trPr>
        <w:tc>
          <w:tcPr>
            <w:tcW w:w="2780" w:type="dxa"/>
            <w:vMerge w:val="restart"/>
            <w:tcBorders>
              <w:top w:val="nil"/>
              <w:left w:val="single" w:sz="4" w:space="0" w:color="auto"/>
              <w:bottom w:val="single" w:sz="4" w:space="0" w:color="000000"/>
              <w:right w:val="nil"/>
            </w:tcBorders>
            <w:shd w:val="clear" w:color="auto" w:fill="auto"/>
            <w:noWrap/>
            <w:vAlign w:val="center"/>
            <w:hideMark/>
          </w:tcPr>
          <w:p w14:paraId="0CBCC37F" w14:textId="77777777" w:rsidR="00E40CCE" w:rsidRPr="00CA633A" w:rsidRDefault="00E40CCE" w:rsidP="00E40CCE">
            <w:pPr>
              <w:spacing w:after="0" w:line="240" w:lineRule="auto"/>
              <w:rPr>
                <w:rFonts w:eastAsia="Times New Roman" w:cs="Arial"/>
                <w:color w:val="000000"/>
                <w:sz w:val="20"/>
                <w:szCs w:val="20"/>
                <w:lang w:val="en-GB" w:eastAsia="en-GB"/>
              </w:rPr>
            </w:pPr>
            <w:r w:rsidRPr="00CA633A">
              <w:rPr>
                <w:rFonts w:eastAsia="Times New Roman" w:cs="Arial"/>
                <w:color w:val="000000"/>
                <w:sz w:val="20"/>
                <w:szCs w:val="20"/>
                <w:lang w:val="en-GB" w:eastAsia="en-GB"/>
              </w:rPr>
              <w:t>• Connection State</w:t>
            </w:r>
          </w:p>
        </w:tc>
        <w:tc>
          <w:tcPr>
            <w:tcW w:w="1460" w:type="dxa"/>
            <w:tcBorders>
              <w:top w:val="nil"/>
              <w:left w:val="nil"/>
              <w:bottom w:val="nil"/>
              <w:right w:val="single" w:sz="4" w:space="0" w:color="auto"/>
            </w:tcBorders>
            <w:shd w:val="clear" w:color="auto" w:fill="auto"/>
            <w:noWrap/>
            <w:vAlign w:val="bottom"/>
            <w:hideMark/>
          </w:tcPr>
          <w:p w14:paraId="40A4861A" w14:textId="77777777" w:rsidR="00E40CCE" w:rsidRPr="00CA633A" w:rsidRDefault="00E40CCE" w:rsidP="00E40CCE">
            <w:pPr>
              <w:spacing w:after="0" w:line="240" w:lineRule="auto"/>
              <w:rPr>
                <w:rFonts w:eastAsia="Times New Roman" w:cs="Arial"/>
                <w:color w:val="000000"/>
                <w:sz w:val="20"/>
                <w:szCs w:val="20"/>
                <w:lang w:val="en-GB" w:eastAsia="en-GB"/>
              </w:rPr>
            </w:pPr>
            <w:r w:rsidRPr="00CA633A">
              <w:rPr>
                <w:rFonts w:eastAsia="Times New Roman" w:cs="Arial"/>
                <w:color w:val="000000"/>
                <w:sz w:val="20"/>
                <w:szCs w:val="20"/>
                <w:lang w:val="en-GB" w:eastAsia="en-GB"/>
              </w:rPr>
              <w:t xml:space="preserve">Slave Role </w:t>
            </w:r>
          </w:p>
        </w:tc>
        <w:tc>
          <w:tcPr>
            <w:tcW w:w="1269" w:type="dxa"/>
            <w:tcBorders>
              <w:top w:val="nil"/>
              <w:left w:val="nil"/>
              <w:bottom w:val="nil"/>
              <w:right w:val="single" w:sz="4" w:space="0" w:color="auto"/>
            </w:tcBorders>
            <w:shd w:val="clear" w:color="auto" w:fill="auto"/>
            <w:noWrap/>
            <w:vAlign w:val="bottom"/>
            <w:hideMark/>
          </w:tcPr>
          <w:p w14:paraId="02B9584F"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E</w:t>
            </w:r>
          </w:p>
        </w:tc>
        <w:tc>
          <w:tcPr>
            <w:tcW w:w="963" w:type="dxa"/>
            <w:tcBorders>
              <w:top w:val="nil"/>
              <w:left w:val="nil"/>
              <w:bottom w:val="nil"/>
              <w:right w:val="single" w:sz="4" w:space="0" w:color="auto"/>
            </w:tcBorders>
            <w:shd w:val="clear" w:color="auto" w:fill="auto"/>
            <w:noWrap/>
            <w:vAlign w:val="bottom"/>
            <w:hideMark/>
          </w:tcPr>
          <w:p w14:paraId="1B7D7F68"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E</w:t>
            </w:r>
          </w:p>
        </w:tc>
        <w:tc>
          <w:tcPr>
            <w:tcW w:w="1067" w:type="dxa"/>
            <w:tcBorders>
              <w:top w:val="nil"/>
              <w:left w:val="nil"/>
              <w:bottom w:val="nil"/>
              <w:right w:val="single" w:sz="4" w:space="0" w:color="auto"/>
            </w:tcBorders>
            <w:shd w:val="clear" w:color="auto" w:fill="auto"/>
            <w:noWrap/>
            <w:vAlign w:val="bottom"/>
            <w:hideMark/>
          </w:tcPr>
          <w:p w14:paraId="388D6ECF"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M</w:t>
            </w:r>
          </w:p>
        </w:tc>
        <w:tc>
          <w:tcPr>
            <w:tcW w:w="761" w:type="dxa"/>
            <w:tcBorders>
              <w:top w:val="nil"/>
              <w:left w:val="nil"/>
              <w:bottom w:val="nil"/>
              <w:right w:val="single" w:sz="4" w:space="0" w:color="auto"/>
            </w:tcBorders>
            <w:shd w:val="clear" w:color="auto" w:fill="auto"/>
            <w:noWrap/>
            <w:vAlign w:val="bottom"/>
            <w:hideMark/>
          </w:tcPr>
          <w:p w14:paraId="24E0C442"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E</w:t>
            </w:r>
          </w:p>
        </w:tc>
      </w:tr>
      <w:tr w:rsidR="00E40CCE" w:rsidRPr="00CA633A" w14:paraId="24EEF0C8" w14:textId="77777777" w:rsidTr="00E40CCE">
        <w:trPr>
          <w:trHeight w:val="255"/>
        </w:trPr>
        <w:tc>
          <w:tcPr>
            <w:tcW w:w="2780" w:type="dxa"/>
            <w:vMerge/>
            <w:tcBorders>
              <w:top w:val="nil"/>
              <w:left w:val="single" w:sz="4" w:space="0" w:color="auto"/>
              <w:bottom w:val="single" w:sz="4" w:space="0" w:color="000000"/>
              <w:right w:val="nil"/>
            </w:tcBorders>
            <w:vAlign w:val="center"/>
            <w:hideMark/>
          </w:tcPr>
          <w:p w14:paraId="6E7D8C37" w14:textId="77777777" w:rsidR="00E40CCE" w:rsidRPr="00CA633A" w:rsidRDefault="00E40CCE" w:rsidP="00E40CCE">
            <w:pPr>
              <w:spacing w:after="0" w:line="240" w:lineRule="auto"/>
              <w:rPr>
                <w:rFonts w:eastAsia="Times New Roman" w:cs="Arial"/>
                <w:color w:val="000000"/>
                <w:sz w:val="20"/>
                <w:szCs w:val="20"/>
                <w:lang w:val="en-GB" w:eastAsia="en-GB"/>
              </w:rPr>
            </w:pPr>
          </w:p>
        </w:tc>
        <w:tc>
          <w:tcPr>
            <w:tcW w:w="1460" w:type="dxa"/>
            <w:tcBorders>
              <w:top w:val="nil"/>
              <w:left w:val="nil"/>
              <w:bottom w:val="single" w:sz="4" w:space="0" w:color="auto"/>
              <w:right w:val="single" w:sz="4" w:space="0" w:color="auto"/>
            </w:tcBorders>
            <w:shd w:val="clear" w:color="000000" w:fill="DBEFF9"/>
            <w:noWrap/>
            <w:vAlign w:val="bottom"/>
            <w:hideMark/>
          </w:tcPr>
          <w:p w14:paraId="61790760" w14:textId="77777777" w:rsidR="00E40CCE" w:rsidRPr="00CA633A" w:rsidRDefault="00E40CCE" w:rsidP="00E40CCE">
            <w:pPr>
              <w:spacing w:after="0" w:line="240" w:lineRule="auto"/>
              <w:rPr>
                <w:rFonts w:eastAsia="Times New Roman" w:cs="Arial"/>
                <w:color w:val="000000"/>
                <w:sz w:val="20"/>
                <w:szCs w:val="20"/>
                <w:lang w:val="en-GB" w:eastAsia="en-GB"/>
              </w:rPr>
            </w:pPr>
            <w:r w:rsidRPr="00CA633A">
              <w:rPr>
                <w:rFonts w:eastAsia="Times New Roman" w:cs="Arial"/>
                <w:color w:val="000000"/>
                <w:sz w:val="20"/>
                <w:szCs w:val="20"/>
                <w:lang w:val="en-GB" w:eastAsia="en-GB"/>
              </w:rPr>
              <w:t xml:space="preserve">Master Role </w:t>
            </w:r>
          </w:p>
        </w:tc>
        <w:tc>
          <w:tcPr>
            <w:tcW w:w="1269" w:type="dxa"/>
            <w:tcBorders>
              <w:top w:val="nil"/>
              <w:left w:val="nil"/>
              <w:bottom w:val="single" w:sz="4" w:space="0" w:color="auto"/>
              <w:right w:val="single" w:sz="4" w:space="0" w:color="auto"/>
            </w:tcBorders>
            <w:shd w:val="clear" w:color="000000" w:fill="DBEFF9"/>
            <w:noWrap/>
            <w:vAlign w:val="bottom"/>
            <w:hideMark/>
          </w:tcPr>
          <w:p w14:paraId="7B1CCF34"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E</w:t>
            </w:r>
          </w:p>
        </w:tc>
        <w:tc>
          <w:tcPr>
            <w:tcW w:w="963" w:type="dxa"/>
            <w:tcBorders>
              <w:top w:val="nil"/>
              <w:left w:val="nil"/>
              <w:bottom w:val="single" w:sz="4" w:space="0" w:color="auto"/>
              <w:right w:val="single" w:sz="4" w:space="0" w:color="auto"/>
            </w:tcBorders>
            <w:shd w:val="clear" w:color="000000" w:fill="DBEFF9"/>
            <w:noWrap/>
            <w:vAlign w:val="bottom"/>
            <w:hideMark/>
          </w:tcPr>
          <w:p w14:paraId="1B45FC39"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E</w:t>
            </w:r>
          </w:p>
        </w:tc>
        <w:tc>
          <w:tcPr>
            <w:tcW w:w="1067" w:type="dxa"/>
            <w:tcBorders>
              <w:top w:val="nil"/>
              <w:left w:val="nil"/>
              <w:bottom w:val="single" w:sz="4" w:space="0" w:color="auto"/>
              <w:right w:val="single" w:sz="4" w:space="0" w:color="auto"/>
            </w:tcBorders>
            <w:shd w:val="clear" w:color="000000" w:fill="DBEFF9"/>
            <w:noWrap/>
            <w:vAlign w:val="bottom"/>
            <w:hideMark/>
          </w:tcPr>
          <w:p w14:paraId="66E9D3C6"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E</w:t>
            </w:r>
          </w:p>
        </w:tc>
        <w:tc>
          <w:tcPr>
            <w:tcW w:w="761" w:type="dxa"/>
            <w:tcBorders>
              <w:top w:val="nil"/>
              <w:left w:val="nil"/>
              <w:bottom w:val="single" w:sz="4" w:space="0" w:color="auto"/>
              <w:right w:val="single" w:sz="4" w:space="0" w:color="auto"/>
            </w:tcBorders>
            <w:shd w:val="clear" w:color="000000" w:fill="DBEFF9"/>
            <w:noWrap/>
            <w:vAlign w:val="bottom"/>
            <w:hideMark/>
          </w:tcPr>
          <w:p w14:paraId="336E2E32"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M</w:t>
            </w:r>
          </w:p>
        </w:tc>
      </w:tr>
      <w:tr w:rsidR="00E40CCE" w:rsidRPr="00CA633A" w14:paraId="16C0CA50" w14:textId="77777777" w:rsidTr="00E40CCE">
        <w:trPr>
          <w:trHeight w:val="255"/>
        </w:trPr>
        <w:tc>
          <w:tcPr>
            <w:tcW w:w="4240" w:type="dxa"/>
            <w:gridSpan w:val="2"/>
            <w:tcBorders>
              <w:top w:val="single" w:sz="4" w:space="0" w:color="auto"/>
              <w:left w:val="single" w:sz="4" w:space="0" w:color="auto"/>
              <w:bottom w:val="nil"/>
              <w:right w:val="single" w:sz="4" w:space="0" w:color="000000"/>
            </w:tcBorders>
            <w:shd w:val="clear" w:color="auto" w:fill="auto"/>
            <w:noWrap/>
            <w:vAlign w:val="bottom"/>
            <w:hideMark/>
          </w:tcPr>
          <w:p w14:paraId="7D980078" w14:textId="77777777" w:rsidR="00E40CCE" w:rsidRPr="00CA633A" w:rsidRDefault="00E40CCE" w:rsidP="00E40CCE">
            <w:pPr>
              <w:spacing w:after="0" w:line="240" w:lineRule="auto"/>
              <w:rPr>
                <w:rFonts w:eastAsia="Times New Roman" w:cs="Arial"/>
                <w:color w:val="000000"/>
                <w:sz w:val="20"/>
                <w:szCs w:val="20"/>
                <w:lang w:val="en-GB" w:eastAsia="en-GB"/>
              </w:rPr>
            </w:pPr>
            <w:r w:rsidRPr="00CA633A">
              <w:rPr>
                <w:rFonts w:eastAsia="Times New Roman" w:cs="Arial"/>
                <w:color w:val="000000"/>
                <w:sz w:val="20"/>
                <w:szCs w:val="20"/>
                <w:lang w:val="en-GB" w:eastAsia="en-GB"/>
              </w:rPr>
              <w:t>Advertising event types:</w:t>
            </w:r>
          </w:p>
        </w:tc>
        <w:tc>
          <w:tcPr>
            <w:tcW w:w="1269" w:type="dxa"/>
            <w:tcBorders>
              <w:top w:val="nil"/>
              <w:left w:val="nil"/>
              <w:bottom w:val="nil"/>
              <w:right w:val="single" w:sz="4" w:space="0" w:color="auto"/>
            </w:tcBorders>
            <w:shd w:val="clear" w:color="auto" w:fill="auto"/>
            <w:noWrap/>
            <w:vAlign w:val="bottom"/>
            <w:hideMark/>
          </w:tcPr>
          <w:p w14:paraId="4B56F74D"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 </w:t>
            </w:r>
          </w:p>
        </w:tc>
        <w:tc>
          <w:tcPr>
            <w:tcW w:w="963" w:type="dxa"/>
            <w:tcBorders>
              <w:top w:val="nil"/>
              <w:left w:val="nil"/>
              <w:bottom w:val="nil"/>
              <w:right w:val="single" w:sz="4" w:space="0" w:color="auto"/>
            </w:tcBorders>
            <w:shd w:val="clear" w:color="auto" w:fill="auto"/>
            <w:noWrap/>
            <w:vAlign w:val="bottom"/>
            <w:hideMark/>
          </w:tcPr>
          <w:p w14:paraId="625A1A9D"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 </w:t>
            </w:r>
          </w:p>
        </w:tc>
        <w:tc>
          <w:tcPr>
            <w:tcW w:w="1067" w:type="dxa"/>
            <w:tcBorders>
              <w:top w:val="nil"/>
              <w:left w:val="nil"/>
              <w:bottom w:val="nil"/>
              <w:right w:val="single" w:sz="4" w:space="0" w:color="auto"/>
            </w:tcBorders>
            <w:shd w:val="clear" w:color="auto" w:fill="auto"/>
            <w:noWrap/>
            <w:vAlign w:val="bottom"/>
            <w:hideMark/>
          </w:tcPr>
          <w:p w14:paraId="35BBEA7A"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 </w:t>
            </w:r>
          </w:p>
        </w:tc>
        <w:tc>
          <w:tcPr>
            <w:tcW w:w="761" w:type="dxa"/>
            <w:tcBorders>
              <w:top w:val="nil"/>
              <w:left w:val="nil"/>
              <w:bottom w:val="nil"/>
              <w:right w:val="single" w:sz="4" w:space="0" w:color="auto"/>
            </w:tcBorders>
            <w:shd w:val="clear" w:color="auto" w:fill="auto"/>
            <w:noWrap/>
            <w:vAlign w:val="bottom"/>
            <w:hideMark/>
          </w:tcPr>
          <w:p w14:paraId="051F2450"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 </w:t>
            </w:r>
          </w:p>
        </w:tc>
      </w:tr>
      <w:tr w:rsidR="00E40CCE" w:rsidRPr="00CA633A" w14:paraId="23DEC606" w14:textId="77777777" w:rsidTr="00E40CCE">
        <w:trPr>
          <w:trHeight w:val="255"/>
        </w:trPr>
        <w:tc>
          <w:tcPr>
            <w:tcW w:w="4240" w:type="dxa"/>
            <w:gridSpan w:val="2"/>
            <w:tcBorders>
              <w:top w:val="nil"/>
              <w:left w:val="single" w:sz="4" w:space="0" w:color="auto"/>
              <w:bottom w:val="nil"/>
              <w:right w:val="single" w:sz="4" w:space="0" w:color="000000"/>
            </w:tcBorders>
            <w:shd w:val="clear" w:color="000000" w:fill="DBEFF9"/>
            <w:noWrap/>
            <w:vAlign w:val="bottom"/>
            <w:hideMark/>
          </w:tcPr>
          <w:p w14:paraId="7D1E09D8" w14:textId="77777777" w:rsidR="00E40CCE" w:rsidRPr="00CA633A" w:rsidRDefault="00E40CCE" w:rsidP="00E40CCE">
            <w:pPr>
              <w:spacing w:after="0" w:line="240" w:lineRule="auto"/>
              <w:rPr>
                <w:rFonts w:eastAsia="Times New Roman" w:cs="Arial"/>
                <w:color w:val="000000"/>
                <w:sz w:val="20"/>
                <w:szCs w:val="20"/>
                <w:lang w:val="en-GB" w:eastAsia="en-GB"/>
              </w:rPr>
            </w:pPr>
            <w:r w:rsidRPr="00CA633A">
              <w:rPr>
                <w:rFonts w:eastAsia="Times New Roman" w:cs="Arial"/>
                <w:color w:val="000000"/>
                <w:sz w:val="20"/>
                <w:szCs w:val="20"/>
                <w:lang w:val="en-GB" w:eastAsia="en-GB"/>
              </w:rPr>
              <w:t xml:space="preserve">• Connectable </w:t>
            </w:r>
            <w:r w:rsidRPr="00CA633A">
              <w:rPr>
                <w:rFonts w:eastAsia="Times New Roman" w:cs="Arial"/>
                <w:color w:val="FF0000"/>
                <w:sz w:val="20"/>
                <w:szCs w:val="20"/>
                <w:lang w:val="en-GB" w:eastAsia="en-GB"/>
              </w:rPr>
              <w:t xml:space="preserve">and scannable </w:t>
            </w:r>
            <w:r w:rsidRPr="00CA633A">
              <w:rPr>
                <w:rFonts w:eastAsia="Times New Roman" w:cs="Arial"/>
                <w:color w:val="000000"/>
                <w:sz w:val="20"/>
                <w:szCs w:val="20"/>
                <w:lang w:val="en-GB" w:eastAsia="en-GB"/>
              </w:rPr>
              <w:t xml:space="preserve">undirected event </w:t>
            </w:r>
          </w:p>
        </w:tc>
        <w:tc>
          <w:tcPr>
            <w:tcW w:w="1269" w:type="dxa"/>
            <w:tcBorders>
              <w:top w:val="nil"/>
              <w:left w:val="nil"/>
              <w:bottom w:val="nil"/>
              <w:right w:val="single" w:sz="4" w:space="0" w:color="auto"/>
            </w:tcBorders>
            <w:shd w:val="clear" w:color="000000" w:fill="DBEFF9"/>
            <w:noWrap/>
            <w:vAlign w:val="bottom"/>
            <w:hideMark/>
          </w:tcPr>
          <w:p w14:paraId="046C98CF"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E</w:t>
            </w:r>
          </w:p>
        </w:tc>
        <w:tc>
          <w:tcPr>
            <w:tcW w:w="963" w:type="dxa"/>
            <w:tcBorders>
              <w:top w:val="nil"/>
              <w:left w:val="nil"/>
              <w:bottom w:val="nil"/>
              <w:right w:val="single" w:sz="4" w:space="0" w:color="auto"/>
            </w:tcBorders>
            <w:shd w:val="clear" w:color="000000" w:fill="DBEFF9"/>
            <w:noWrap/>
            <w:vAlign w:val="bottom"/>
            <w:hideMark/>
          </w:tcPr>
          <w:p w14:paraId="552F020F"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E</w:t>
            </w:r>
          </w:p>
        </w:tc>
        <w:tc>
          <w:tcPr>
            <w:tcW w:w="1067" w:type="dxa"/>
            <w:tcBorders>
              <w:top w:val="nil"/>
              <w:left w:val="nil"/>
              <w:bottom w:val="nil"/>
              <w:right w:val="single" w:sz="4" w:space="0" w:color="auto"/>
            </w:tcBorders>
            <w:shd w:val="clear" w:color="000000" w:fill="DBEFF9"/>
            <w:noWrap/>
            <w:vAlign w:val="bottom"/>
            <w:hideMark/>
          </w:tcPr>
          <w:p w14:paraId="076ED085"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M</w:t>
            </w:r>
          </w:p>
        </w:tc>
        <w:tc>
          <w:tcPr>
            <w:tcW w:w="761" w:type="dxa"/>
            <w:tcBorders>
              <w:top w:val="nil"/>
              <w:left w:val="nil"/>
              <w:bottom w:val="nil"/>
              <w:right w:val="single" w:sz="4" w:space="0" w:color="auto"/>
            </w:tcBorders>
            <w:shd w:val="clear" w:color="000000" w:fill="DBEFF9"/>
            <w:noWrap/>
            <w:vAlign w:val="bottom"/>
            <w:hideMark/>
          </w:tcPr>
          <w:p w14:paraId="41423457"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E</w:t>
            </w:r>
          </w:p>
        </w:tc>
      </w:tr>
      <w:tr w:rsidR="00E40CCE" w:rsidRPr="00CA633A" w14:paraId="0250DF73" w14:textId="77777777" w:rsidTr="00E40CCE">
        <w:trPr>
          <w:trHeight w:val="255"/>
        </w:trPr>
        <w:tc>
          <w:tcPr>
            <w:tcW w:w="4240" w:type="dxa"/>
            <w:gridSpan w:val="2"/>
            <w:tcBorders>
              <w:top w:val="nil"/>
              <w:left w:val="single" w:sz="4" w:space="0" w:color="auto"/>
              <w:bottom w:val="nil"/>
              <w:right w:val="single" w:sz="4" w:space="0" w:color="000000"/>
            </w:tcBorders>
            <w:shd w:val="clear" w:color="auto" w:fill="auto"/>
            <w:noWrap/>
            <w:vAlign w:val="bottom"/>
            <w:hideMark/>
          </w:tcPr>
          <w:p w14:paraId="345F948B" w14:textId="77777777" w:rsidR="00E40CCE" w:rsidRPr="00CA633A" w:rsidRDefault="00E40CCE" w:rsidP="00E40CCE">
            <w:pPr>
              <w:spacing w:after="0" w:line="240" w:lineRule="auto"/>
              <w:rPr>
                <w:rFonts w:eastAsia="Times New Roman" w:cs="Arial"/>
                <w:color w:val="FF0000"/>
                <w:sz w:val="20"/>
                <w:szCs w:val="20"/>
                <w:lang w:val="en-GB" w:eastAsia="en-GB"/>
              </w:rPr>
            </w:pPr>
            <w:r w:rsidRPr="00CA633A">
              <w:rPr>
                <w:rFonts w:eastAsia="Times New Roman" w:cs="Arial"/>
                <w:color w:val="FF0000"/>
                <w:sz w:val="20"/>
                <w:szCs w:val="20"/>
                <w:lang w:val="en-GB" w:eastAsia="en-GB"/>
              </w:rPr>
              <w:t>• Connectable undirected event</w:t>
            </w:r>
          </w:p>
        </w:tc>
        <w:tc>
          <w:tcPr>
            <w:tcW w:w="1269" w:type="dxa"/>
            <w:tcBorders>
              <w:top w:val="nil"/>
              <w:left w:val="nil"/>
              <w:bottom w:val="nil"/>
              <w:right w:val="single" w:sz="4" w:space="0" w:color="auto"/>
            </w:tcBorders>
            <w:shd w:val="clear" w:color="auto" w:fill="auto"/>
            <w:noWrap/>
            <w:vAlign w:val="bottom"/>
            <w:hideMark/>
          </w:tcPr>
          <w:p w14:paraId="51D27375" w14:textId="77777777" w:rsidR="00E40CCE" w:rsidRPr="00CA633A" w:rsidRDefault="00E40CCE" w:rsidP="00E40CCE">
            <w:pPr>
              <w:spacing w:after="0" w:line="240" w:lineRule="auto"/>
              <w:jc w:val="center"/>
              <w:rPr>
                <w:rFonts w:eastAsia="Times New Roman" w:cs="Arial"/>
                <w:color w:val="FF0000"/>
                <w:sz w:val="20"/>
                <w:szCs w:val="20"/>
                <w:lang w:val="en-GB" w:eastAsia="en-GB"/>
              </w:rPr>
            </w:pPr>
            <w:r w:rsidRPr="00CA633A">
              <w:rPr>
                <w:rFonts w:eastAsia="Times New Roman" w:cs="Arial"/>
                <w:color w:val="FF0000"/>
                <w:sz w:val="20"/>
                <w:szCs w:val="20"/>
                <w:lang w:val="en-GB" w:eastAsia="en-GB"/>
              </w:rPr>
              <w:t>E</w:t>
            </w:r>
          </w:p>
        </w:tc>
        <w:tc>
          <w:tcPr>
            <w:tcW w:w="963" w:type="dxa"/>
            <w:tcBorders>
              <w:top w:val="nil"/>
              <w:left w:val="nil"/>
              <w:bottom w:val="nil"/>
              <w:right w:val="single" w:sz="4" w:space="0" w:color="auto"/>
            </w:tcBorders>
            <w:shd w:val="clear" w:color="auto" w:fill="auto"/>
            <w:noWrap/>
            <w:vAlign w:val="bottom"/>
            <w:hideMark/>
          </w:tcPr>
          <w:p w14:paraId="11A43CFA" w14:textId="77777777" w:rsidR="00E40CCE" w:rsidRPr="00CA633A" w:rsidRDefault="00E40CCE" w:rsidP="00E40CCE">
            <w:pPr>
              <w:spacing w:after="0" w:line="240" w:lineRule="auto"/>
              <w:jc w:val="center"/>
              <w:rPr>
                <w:rFonts w:eastAsia="Times New Roman" w:cs="Arial"/>
                <w:color w:val="FF0000"/>
                <w:sz w:val="20"/>
                <w:szCs w:val="20"/>
                <w:lang w:val="en-GB" w:eastAsia="en-GB"/>
              </w:rPr>
            </w:pPr>
            <w:r w:rsidRPr="00CA633A">
              <w:rPr>
                <w:rFonts w:eastAsia="Times New Roman" w:cs="Arial"/>
                <w:color w:val="FF0000"/>
                <w:sz w:val="20"/>
                <w:szCs w:val="20"/>
                <w:lang w:val="en-GB" w:eastAsia="en-GB"/>
              </w:rPr>
              <w:t>E</w:t>
            </w:r>
          </w:p>
        </w:tc>
        <w:tc>
          <w:tcPr>
            <w:tcW w:w="1067" w:type="dxa"/>
            <w:tcBorders>
              <w:top w:val="nil"/>
              <w:left w:val="nil"/>
              <w:bottom w:val="nil"/>
              <w:right w:val="single" w:sz="4" w:space="0" w:color="auto"/>
            </w:tcBorders>
            <w:shd w:val="clear" w:color="auto" w:fill="auto"/>
            <w:noWrap/>
            <w:vAlign w:val="bottom"/>
            <w:hideMark/>
          </w:tcPr>
          <w:p w14:paraId="64C404C1" w14:textId="77777777" w:rsidR="00E40CCE" w:rsidRPr="00CA633A" w:rsidRDefault="00582675" w:rsidP="00E40CCE">
            <w:pPr>
              <w:spacing w:after="0" w:line="240" w:lineRule="auto"/>
              <w:jc w:val="center"/>
              <w:rPr>
                <w:rFonts w:eastAsia="Times New Roman" w:cs="Arial"/>
                <w:color w:val="FF0000"/>
                <w:sz w:val="20"/>
                <w:szCs w:val="20"/>
                <w:lang w:val="en-GB" w:eastAsia="en-GB"/>
              </w:rPr>
            </w:pPr>
            <w:commentRangeStart w:id="680"/>
            <w:r>
              <w:rPr>
                <w:rFonts w:eastAsia="Times New Roman" w:cs="Arial"/>
                <w:color w:val="FF0000"/>
                <w:sz w:val="20"/>
                <w:szCs w:val="20"/>
                <w:lang w:val="en-GB" w:eastAsia="en-GB"/>
              </w:rPr>
              <w:t>O</w:t>
            </w:r>
            <w:commentRangeEnd w:id="680"/>
            <w:r w:rsidR="00527FCC">
              <w:rPr>
                <w:rStyle w:val="CommentReference"/>
              </w:rPr>
              <w:commentReference w:id="680"/>
            </w:r>
          </w:p>
        </w:tc>
        <w:tc>
          <w:tcPr>
            <w:tcW w:w="761" w:type="dxa"/>
            <w:tcBorders>
              <w:top w:val="nil"/>
              <w:left w:val="nil"/>
              <w:bottom w:val="nil"/>
              <w:right w:val="single" w:sz="4" w:space="0" w:color="auto"/>
            </w:tcBorders>
            <w:shd w:val="clear" w:color="auto" w:fill="auto"/>
            <w:noWrap/>
            <w:vAlign w:val="bottom"/>
            <w:hideMark/>
          </w:tcPr>
          <w:p w14:paraId="4EF75A52" w14:textId="77777777" w:rsidR="00E40CCE" w:rsidRPr="00CA633A" w:rsidRDefault="00E40CCE" w:rsidP="00E40CCE">
            <w:pPr>
              <w:spacing w:after="0" w:line="240" w:lineRule="auto"/>
              <w:jc w:val="center"/>
              <w:rPr>
                <w:rFonts w:eastAsia="Times New Roman" w:cs="Arial"/>
                <w:color w:val="FF0000"/>
                <w:sz w:val="20"/>
                <w:szCs w:val="20"/>
                <w:lang w:val="en-GB" w:eastAsia="en-GB"/>
              </w:rPr>
            </w:pPr>
            <w:r w:rsidRPr="00CA633A">
              <w:rPr>
                <w:rFonts w:eastAsia="Times New Roman" w:cs="Arial"/>
                <w:color w:val="FF0000"/>
                <w:sz w:val="20"/>
                <w:szCs w:val="20"/>
                <w:lang w:val="en-GB" w:eastAsia="en-GB"/>
              </w:rPr>
              <w:t>E</w:t>
            </w:r>
          </w:p>
        </w:tc>
      </w:tr>
      <w:tr w:rsidR="00E40CCE" w:rsidRPr="00CA633A" w14:paraId="4F5E87A7" w14:textId="77777777" w:rsidTr="00E40CCE">
        <w:trPr>
          <w:trHeight w:val="255"/>
        </w:trPr>
        <w:tc>
          <w:tcPr>
            <w:tcW w:w="4240" w:type="dxa"/>
            <w:gridSpan w:val="2"/>
            <w:tcBorders>
              <w:top w:val="nil"/>
              <w:left w:val="single" w:sz="4" w:space="0" w:color="auto"/>
              <w:bottom w:val="nil"/>
              <w:right w:val="single" w:sz="4" w:space="0" w:color="000000"/>
            </w:tcBorders>
            <w:shd w:val="clear" w:color="000000" w:fill="DBEFF9"/>
            <w:noWrap/>
            <w:vAlign w:val="bottom"/>
            <w:hideMark/>
          </w:tcPr>
          <w:p w14:paraId="7398E237" w14:textId="77777777" w:rsidR="00E40CCE" w:rsidRPr="00CA633A" w:rsidRDefault="00E40CCE" w:rsidP="00E40CCE">
            <w:pPr>
              <w:spacing w:after="0" w:line="240" w:lineRule="auto"/>
              <w:rPr>
                <w:rFonts w:eastAsia="Times New Roman" w:cs="Arial"/>
                <w:color w:val="000000"/>
                <w:sz w:val="20"/>
                <w:szCs w:val="20"/>
                <w:lang w:val="en-GB" w:eastAsia="en-GB"/>
              </w:rPr>
            </w:pPr>
            <w:r w:rsidRPr="00CA633A">
              <w:rPr>
                <w:rFonts w:eastAsia="Times New Roman" w:cs="Arial"/>
                <w:color w:val="000000"/>
                <w:sz w:val="20"/>
                <w:szCs w:val="20"/>
                <w:lang w:val="en-GB" w:eastAsia="en-GB"/>
              </w:rPr>
              <w:t xml:space="preserve">• Connectable directed event </w:t>
            </w:r>
          </w:p>
        </w:tc>
        <w:tc>
          <w:tcPr>
            <w:tcW w:w="1269" w:type="dxa"/>
            <w:tcBorders>
              <w:top w:val="nil"/>
              <w:left w:val="nil"/>
              <w:bottom w:val="nil"/>
              <w:right w:val="single" w:sz="4" w:space="0" w:color="auto"/>
            </w:tcBorders>
            <w:shd w:val="clear" w:color="000000" w:fill="DBEFF9"/>
            <w:noWrap/>
            <w:vAlign w:val="bottom"/>
            <w:hideMark/>
          </w:tcPr>
          <w:p w14:paraId="4B2B54F6"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E</w:t>
            </w:r>
          </w:p>
        </w:tc>
        <w:tc>
          <w:tcPr>
            <w:tcW w:w="963" w:type="dxa"/>
            <w:tcBorders>
              <w:top w:val="nil"/>
              <w:left w:val="nil"/>
              <w:bottom w:val="nil"/>
              <w:right w:val="single" w:sz="4" w:space="0" w:color="auto"/>
            </w:tcBorders>
            <w:shd w:val="clear" w:color="000000" w:fill="DBEFF9"/>
            <w:noWrap/>
            <w:vAlign w:val="bottom"/>
            <w:hideMark/>
          </w:tcPr>
          <w:p w14:paraId="58675162"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E</w:t>
            </w:r>
          </w:p>
        </w:tc>
        <w:tc>
          <w:tcPr>
            <w:tcW w:w="1067" w:type="dxa"/>
            <w:tcBorders>
              <w:top w:val="nil"/>
              <w:left w:val="nil"/>
              <w:bottom w:val="nil"/>
              <w:right w:val="single" w:sz="4" w:space="0" w:color="auto"/>
            </w:tcBorders>
            <w:shd w:val="clear" w:color="000000" w:fill="DBEFF9"/>
            <w:noWrap/>
            <w:vAlign w:val="bottom"/>
            <w:hideMark/>
          </w:tcPr>
          <w:p w14:paraId="0EAA0BA6"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O</w:t>
            </w:r>
          </w:p>
        </w:tc>
        <w:tc>
          <w:tcPr>
            <w:tcW w:w="761" w:type="dxa"/>
            <w:tcBorders>
              <w:top w:val="nil"/>
              <w:left w:val="nil"/>
              <w:bottom w:val="nil"/>
              <w:right w:val="single" w:sz="4" w:space="0" w:color="auto"/>
            </w:tcBorders>
            <w:shd w:val="clear" w:color="000000" w:fill="DBEFF9"/>
            <w:noWrap/>
            <w:vAlign w:val="bottom"/>
            <w:hideMark/>
          </w:tcPr>
          <w:p w14:paraId="2C8D9A20"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E</w:t>
            </w:r>
          </w:p>
        </w:tc>
      </w:tr>
      <w:tr w:rsidR="00E40CCE" w:rsidRPr="00CA633A" w14:paraId="4EBB0C71" w14:textId="77777777" w:rsidTr="00E40CCE">
        <w:trPr>
          <w:trHeight w:val="255"/>
        </w:trPr>
        <w:tc>
          <w:tcPr>
            <w:tcW w:w="4240" w:type="dxa"/>
            <w:gridSpan w:val="2"/>
            <w:tcBorders>
              <w:top w:val="nil"/>
              <w:left w:val="single" w:sz="4" w:space="0" w:color="auto"/>
              <w:bottom w:val="nil"/>
              <w:right w:val="single" w:sz="4" w:space="0" w:color="000000"/>
            </w:tcBorders>
            <w:shd w:val="clear" w:color="auto" w:fill="auto"/>
            <w:noWrap/>
            <w:vAlign w:val="bottom"/>
            <w:hideMark/>
          </w:tcPr>
          <w:p w14:paraId="7886FD30" w14:textId="77777777" w:rsidR="00E40CCE" w:rsidRPr="00CA633A" w:rsidRDefault="00E40CCE" w:rsidP="00E40CCE">
            <w:pPr>
              <w:spacing w:after="0" w:line="240" w:lineRule="auto"/>
              <w:rPr>
                <w:rFonts w:eastAsia="Times New Roman" w:cs="Arial"/>
                <w:color w:val="000000"/>
                <w:sz w:val="20"/>
                <w:szCs w:val="20"/>
                <w:lang w:val="en-GB" w:eastAsia="en-GB"/>
              </w:rPr>
            </w:pPr>
            <w:r w:rsidRPr="00CA633A">
              <w:rPr>
                <w:rFonts w:eastAsia="Times New Roman" w:cs="Arial"/>
                <w:color w:val="000000"/>
                <w:sz w:val="20"/>
                <w:szCs w:val="20"/>
                <w:lang w:val="en-GB" w:eastAsia="en-GB"/>
              </w:rPr>
              <w:t xml:space="preserve">• Non-connectable undirected event </w:t>
            </w:r>
          </w:p>
        </w:tc>
        <w:tc>
          <w:tcPr>
            <w:tcW w:w="1269" w:type="dxa"/>
            <w:tcBorders>
              <w:top w:val="nil"/>
              <w:left w:val="nil"/>
              <w:bottom w:val="nil"/>
              <w:right w:val="single" w:sz="4" w:space="0" w:color="auto"/>
            </w:tcBorders>
            <w:shd w:val="clear" w:color="auto" w:fill="auto"/>
            <w:noWrap/>
            <w:vAlign w:val="bottom"/>
            <w:hideMark/>
          </w:tcPr>
          <w:p w14:paraId="6DAC0D60"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M</w:t>
            </w:r>
          </w:p>
        </w:tc>
        <w:tc>
          <w:tcPr>
            <w:tcW w:w="963" w:type="dxa"/>
            <w:tcBorders>
              <w:top w:val="nil"/>
              <w:left w:val="nil"/>
              <w:bottom w:val="nil"/>
              <w:right w:val="single" w:sz="4" w:space="0" w:color="auto"/>
            </w:tcBorders>
            <w:shd w:val="clear" w:color="auto" w:fill="auto"/>
            <w:noWrap/>
            <w:vAlign w:val="bottom"/>
            <w:hideMark/>
          </w:tcPr>
          <w:p w14:paraId="7C8A0E4A"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E</w:t>
            </w:r>
          </w:p>
        </w:tc>
        <w:tc>
          <w:tcPr>
            <w:tcW w:w="1067" w:type="dxa"/>
            <w:tcBorders>
              <w:top w:val="nil"/>
              <w:left w:val="nil"/>
              <w:bottom w:val="nil"/>
              <w:right w:val="single" w:sz="4" w:space="0" w:color="auto"/>
            </w:tcBorders>
            <w:shd w:val="clear" w:color="auto" w:fill="auto"/>
            <w:noWrap/>
            <w:vAlign w:val="bottom"/>
            <w:hideMark/>
          </w:tcPr>
          <w:p w14:paraId="575314CF"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O</w:t>
            </w:r>
          </w:p>
        </w:tc>
        <w:tc>
          <w:tcPr>
            <w:tcW w:w="761" w:type="dxa"/>
            <w:tcBorders>
              <w:top w:val="nil"/>
              <w:left w:val="nil"/>
              <w:bottom w:val="nil"/>
              <w:right w:val="single" w:sz="4" w:space="0" w:color="auto"/>
            </w:tcBorders>
            <w:shd w:val="clear" w:color="auto" w:fill="auto"/>
            <w:noWrap/>
            <w:vAlign w:val="bottom"/>
            <w:hideMark/>
          </w:tcPr>
          <w:p w14:paraId="295220A4"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E</w:t>
            </w:r>
          </w:p>
        </w:tc>
      </w:tr>
      <w:tr w:rsidR="00E40CCE" w:rsidRPr="00CA633A" w14:paraId="538785B0" w14:textId="77777777" w:rsidTr="00E40CCE">
        <w:trPr>
          <w:trHeight w:val="255"/>
        </w:trPr>
        <w:tc>
          <w:tcPr>
            <w:tcW w:w="4240" w:type="dxa"/>
            <w:gridSpan w:val="2"/>
            <w:tcBorders>
              <w:top w:val="nil"/>
              <w:left w:val="single" w:sz="4" w:space="0" w:color="auto"/>
              <w:bottom w:val="nil"/>
              <w:right w:val="single" w:sz="4" w:space="0" w:color="000000"/>
            </w:tcBorders>
            <w:shd w:val="clear" w:color="000000" w:fill="DBEFF9"/>
            <w:noWrap/>
            <w:vAlign w:val="bottom"/>
            <w:hideMark/>
          </w:tcPr>
          <w:p w14:paraId="78D93539" w14:textId="77777777" w:rsidR="00E40CCE" w:rsidRPr="00CA633A" w:rsidRDefault="00E40CCE" w:rsidP="00E40CCE">
            <w:pPr>
              <w:spacing w:after="0" w:line="240" w:lineRule="auto"/>
              <w:rPr>
                <w:rFonts w:eastAsia="Times New Roman" w:cs="Arial"/>
                <w:color w:val="FF0000"/>
                <w:sz w:val="20"/>
                <w:szCs w:val="20"/>
                <w:lang w:val="en-GB" w:eastAsia="en-GB"/>
              </w:rPr>
            </w:pPr>
            <w:r w:rsidRPr="00CA633A">
              <w:rPr>
                <w:rFonts w:eastAsia="Times New Roman" w:cs="Arial"/>
                <w:color w:val="FF0000"/>
                <w:sz w:val="20"/>
                <w:szCs w:val="20"/>
                <w:lang w:val="en-GB" w:eastAsia="en-GB"/>
              </w:rPr>
              <w:t xml:space="preserve">• Non-connectable directed event </w:t>
            </w:r>
          </w:p>
        </w:tc>
        <w:tc>
          <w:tcPr>
            <w:tcW w:w="1269" w:type="dxa"/>
            <w:tcBorders>
              <w:top w:val="nil"/>
              <w:left w:val="nil"/>
              <w:bottom w:val="nil"/>
              <w:right w:val="single" w:sz="4" w:space="0" w:color="auto"/>
            </w:tcBorders>
            <w:shd w:val="clear" w:color="000000" w:fill="DBEFF9"/>
            <w:noWrap/>
            <w:vAlign w:val="bottom"/>
            <w:hideMark/>
          </w:tcPr>
          <w:p w14:paraId="3FDBB44F" w14:textId="77777777" w:rsidR="00E40CCE" w:rsidRPr="00CA633A" w:rsidRDefault="00E40CCE" w:rsidP="00E40CCE">
            <w:pPr>
              <w:spacing w:after="0" w:line="240" w:lineRule="auto"/>
              <w:jc w:val="center"/>
              <w:rPr>
                <w:rFonts w:eastAsia="Times New Roman" w:cs="Arial"/>
                <w:color w:val="FF0000"/>
                <w:sz w:val="20"/>
                <w:szCs w:val="20"/>
                <w:lang w:val="en-GB" w:eastAsia="en-GB"/>
              </w:rPr>
            </w:pPr>
            <w:r w:rsidRPr="00CA633A">
              <w:rPr>
                <w:rFonts w:eastAsia="Times New Roman" w:cs="Arial"/>
                <w:color w:val="FF0000"/>
                <w:sz w:val="20"/>
                <w:szCs w:val="20"/>
                <w:lang w:val="en-GB" w:eastAsia="en-GB"/>
              </w:rPr>
              <w:t>O</w:t>
            </w:r>
          </w:p>
        </w:tc>
        <w:tc>
          <w:tcPr>
            <w:tcW w:w="963" w:type="dxa"/>
            <w:tcBorders>
              <w:top w:val="nil"/>
              <w:left w:val="nil"/>
              <w:bottom w:val="nil"/>
              <w:right w:val="single" w:sz="4" w:space="0" w:color="auto"/>
            </w:tcBorders>
            <w:shd w:val="clear" w:color="000000" w:fill="DBEFF9"/>
            <w:noWrap/>
            <w:vAlign w:val="bottom"/>
            <w:hideMark/>
          </w:tcPr>
          <w:p w14:paraId="6AA1040D" w14:textId="77777777" w:rsidR="00E40CCE" w:rsidRPr="00CA633A" w:rsidRDefault="00E40CCE" w:rsidP="00E40CCE">
            <w:pPr>
              <w:spacing w:after="0" w:line="240" w:lineRule="auto"/>
              <w:jc w:val="center"/>
              <w:rPr>
                <w:rFonts w:eastAsia="Times New Roman" w:cs="Arial"/>
                <w:color w:val="FF0000"/>
                <w:sz w:val="20"/>
                <w:szCs w:val="20"/>
                <w:lang w:val="en-GB" w:eastAsia="en-GB"/>
              </w:rPr>
            </w:pPr>
            <w:r w:rsidRPr="00CA633A">
              <w:rPr>
                <w:rFonts w:eastAsia="Times New Roman" w:cs="Arial"/>
                <w:color w:val="FF0000"/>
                <w:sz w:val="20"/>
                <w:szCs w:val="20"/>
                <w:lang w:val="en-GB" w:eastAsia="en-GB"/>
              </w:rPr>
              <w:t>E</w:t>
            </w:r>
          </w:p>
        </w:tc>
        <w:tc>
          <w:tcPr>
            <w:tcW w:w="1067" w:type="dxa"/>
            <w:tcBorders>
              <w:top w:val="nil"/>
              <w:left w:val="nil"/>
              <w:bottom w:val="nil"/>
              <w:right w:val="single" w:sz="4" w:space="0" w:color="auto"/>
            </w:tcBorders>
            <w:shd w:val="clear" w:color="000000" w:fill="DBEFF9"/>
            <w:noWrap/>
            <w:vAlign w:val="bottom"/>
            <w:hideMark/>
          </w:tcPr>
          <w:p w14:paraId="3E256042" w14:textId="77777777" w:rsidR="00E40CCE" w:rsidRPr="00CA633A" w:rsidRDefault="00E40CCE" w:rsidP="00E40CCE">
            <w:pPr>
              <w:spacing w:after="0" w:line="240" w:lineRule="auto"/>
              <w:jc w:val="center"/>
              <w:rPr>
                <w:rFonts w:eastAsia="Times New Roman" w:cs="Arial"/>
                <w:color w:val="FF0000"/>
                <w:sz w:val="20"/>
                <w:szCs w:val="20"/>
                <w:lang w:val="en-GB" w:eastAsia="en-GB"/>
              </w:rPr>
            </w:pPr>
            <w:r w:rsidRPr="00CA633A">
              <w:rPr>
                <w:rFonts w:eastAsia="Times New Roman" w:cs="Arial"/>
                <w:color w:val="FF0000"/>
                <w:sz w:val="20"/>
                <w:szCs w:val="20"/>
                <w:lang w:val="en-GB" w:eastAsia="en-GB"/>
              </w:rPr>
              <w:t>O</w:t>
            </w:r>
          </w:p>
        </w:tc>
        <w:tc>
          <w:tcPr>
            <w:tcW w:w="761" w:type="dxa"/>
            <w:tcBorders>
              <w:top w:val="nil"/>
              <w:left w:val="nil"/>
              <w:bottom w:val="nil"/>
              <w:right w:val="single" w:sz="4" w:space="0" w:color="auto"/>
            </w:tcBorders>
            <w:shd w:val="clear" w:color="000000" w:fill="DBEFF9"/>
            <w:noWrap/>
            <w:vAlign w:val="bottom"/>
            <w:hideMark/>
          </w:tcPr>
          <w:p w14:paraId="3AEA8F48" w14:textId="77777777" w:rsidR="00E40CCE" w:rsidRPr="00CA633A" w:rsidRDefault="00E40CCE" w:rsidP="00E40CCE">
            <w:pPr>
              <w:spacing w:after="0" w:line="240" w:lineRule="auto"/>
              <w:jc w:val="center"/>
              <w:rPr>
                <w:rFonts w:eastAsia="Times New Roman" w:cs="Arial"/>
                <w:color w:val="FF0000"/>
                <w:sz w:val="20"/>
                <w:szCs w:val="20"/>
                <w:lang w:val="en-GB" w:eastAsia="en-GB"/>
              </w:rPr>
            </w:pPr>
            <w:r w:rsidRPr="00CA633A">
              <w:rPr>
                <w:rFonts w:eastAsia="Times New Roman" w:cs="Arial"/>
                <w:color w:val="FF0000"/>
                <w:sz w:val="20"/>
                <w:szCs w:val="20"/>
                <w:lang w:val="en-GB" w:eastAsia="en-GB"/>
              </w:rPr>
              <w:t>E</w:t>
            </w:r>
          </w:p>
        </w:tc>
      </w:tr>
      <w:tr w:rsidR="00E40CCE" w:rsidRPr="00CA633A" w14:paraId="15819379" w14:textId="77777777" w:rsidTr="00E40CCE">
        <w:trPr>
          <w:trHeight w:val="255"/>
        </w:trPr>
        <w:tc>
          <w:tcPr>
            <w:tcW w:w="4240" w:type="dxa"/>
            <w:gridSpan w:val="2"/>
            <w:tcBorders>
              <w:top w:val="nil"/>
              <w:left w:val="single" w:sz="4" w:space="0" w:color="auto"/>
              <w:bottom w:val="nil"/>
              <w:right w:val="single" w:sz="4" w:space="0" w:color="000000"/>
            </w:tcBorders>
            <w:shd w:val="clear" w:color="auto" w:fill="auto"/>
            <w:noWrap/>
            <w:vAlign w:val="bottom"/>
            <w:hideMark/>
          </w:tcPr>
          <w:p w14:paraId="11208430" w14:textId="77777777" w:rsidR="00E40CCE" w:rsidRPr="00CA633A" w:rsidRDefault="00E40CCE" w:rsidP="00E40CCE">
            <w:pPr>
              <w:spacing w:after="0" w:line="240" w:lineRule="auto"/>
              <w:rPr>
                <w:rFonts w:eastAsia="Times New Roman" w:cs="Arial"/>
                <w:color w:val="000000"/>
                <w:sz w:val="20"/>
                <w:szCs w:val="20"/>
                <w:lang w:val="en-GB" w:eastAsia="en-GB"/>
              </w:rPr>
            </w:pPr>
            <w:r w:rsidRPr="00CA633A">
              <w:rPr>
                <w:rFonts w:eastAsia="Times New Roman" w:cs="Arial"/>
                <w:color w:val="000000"/>
                <w:sz w:val="20"/>
                <w:szCs w:val="20"/>
                <w:lang w:val="en-GB" w:eastAsia="en-GB"/>
              </w:rPr>
              <w:t xml:space="preserve">• Scannable undirected event </w:t>
            </w:r>
          </w:p>
        </w:tc>
        <w:tc>
          <w:tcPr>
            <w:tcW w:w="1269" w:type="dxa"/>
            <w:tcBorders>
              <w:top w:val="nil"/>
              <w:left w:val="nil"/>
              <w:bottom w:val="nil"/>
              <w:right w:val="single" w:sz="4" w:space="0" w:color="auto"/>
            </w:tcBorders>
            <w:shd w:val="clear" w:color="auto" w:fill="auto"/>
            <w:noWrap/>
            <w:vAlign w:val="bottom"/>
            <w:hideMark/>
          </w:tcPr>
          <w:p w14:paraId="277BD159"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O</w:t>
            </w:r>
          </w:p>
        </w:tc>
        <w:tc>
          <w:tcPr>
            <w:tcW w:w="963" w:type="dxa"/>
            <w:tcBorders>
              <w:top w:val="nil"/>
              <w:left w:val="nil"/>
              <w:bottom w:val="nil"/>
              <w:right w:val="single" w:sz="4" w:space="0" w:color="auto"/>
            </w:tcBorders>
            <w:shd w:val="clear" w:color="auto" w:fill="auto"/>
            <w:noWrap/>
            <w:vAlign w:val="bottom"/>
            <w:hideMark/>
          </w:tcPr>
          <w:p w14:paraId="541B07BE"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E</w:t>
            </w:r>
          </w:p>
        </w:tc>
        <w:tc>
          <w:tcPr>
            <w:tcW w:w="1067" w:type="dxa"/>
            <w:tcBorders>
              <w:top w:val="nil"/>
              <w:left w:val="nil"/>
              <w:bottom w:val="nil"/>
              <w:right w:val="single" w:sz="4" w:space="0" w:color="auto"/>
            </w:tcBorders>
            <w:shd w:val="clear" w:color="auto" w:fill="auto"/>
            <w:noWrap/>
            <w:vAlign w:val="bottom"/>
            <w:hideMark/>
          </w:tcPr>
          <w:p w14:paraId="2C04D7A5"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O</w:t>
            </w:r>
          </w:p>
        </w:tc>
        <w:tc>
          <w:tcPr>
            <w:tcW w:w="761" w:type="dxa"/>
            <w:tcBorders>
              <w:top w:val="nil"/>
              <w:left w:val="nil"/>
              <w:bottom w:val="nil"/>
              <w:right w:val="single" w:sz="4" w:space="0" w:color="auto"/>
            </w:tcBorders>
            <w:shd w:val="clear" w:color="auto" w:fill="auto"/>
            <w:noWrap/>
            <w:vAlign w:val="bottom"/>
            <w:hideMark/>
          </w:tcPr>
          <w:p w14:paraId="50D1A3B1"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E</w:t>
            </w:r>
          </w:p>
        </w:tc>
      </w:tr>
      <w:tr w:rsidR="00E40CCE" w:rsidRPr="00CA633A" w14:paraId="37034332" w14:textId="77777777" w:rsidTr="00E40CCE">
        <w:trPr>
          <w:trHeight w:val="255"/>
        </w:trPr>
        <w:tc>
          <w:tcPr>
            <w:tcW w:w="4240" w:type="dxa"/>
            <w:gridSpan w:val="2"/>
            <w:tcBorders>
              <w:top w:val="nil"/>
              <w:left w:val="single" w:sz="4" w:space="0" w:color="auto"/>
              <w:bottom w:val="single" w:sz="4" w:space="0" w:color="auto"/>
              <w:right w:val="single" w:sz="4" w:space="0" w:color="000000"/>
            </w:tcBorders>
            <w:shd w:val="clear" w:color="000000" w:fill="DBEFF9"/>
            <w:noWrap/>
            <w:vAlign w:val="bottom"/>
            <w:hideMark/>
          </w:tcPr>
          <w:p w14:paraId="27033817" w14:textId="77777777" w:rsidR="00E40CCE" w:rsidRPr="00CA633A" w:rsidRDefault="00E40CCE" w:rsidP="00E40CCE">
            <w:pPr>
              <w:spacing w:after="0" w:line="240" w:lineRule="auto"/>
              <w:rPr>
                <w:rFonts w:eastAsia="Times New Roman" w:cs="Arial"/>
                <w:color w:val="FF0000"/>
                <w:sz w:val="20"/>
                <w:szCs w:val="20"/>
                <w:lang w:val="en-GB" w:eastAsia="en-GB"/>
              </w:rPr>
            </w:pPr>
            <w:r w:rsidRPr="00CA633A">
              <w:rPr>
                <w:rFonts w:eastAsia="Times New Roman" w:cs="Arial"/>
                <w:color w:val="FF0000"/>
                <w:sz w:val="20"/>
                <w:szCs w:val="20"/>
                <w:lang w:val="en-GB" w:eastAsia="en-GB"/>
              </w:rPr>
              <w:t xml:space="preserve">• Scannable directed event </w:t>
            </w:r>
          </w:p>
        </w:tc>
        <w:tc>
          <w:tcPr>
            <w:tcW w:w="1269" w:type="dxa"/>
            <w:tcBorders>
              <w:top w:val="nil"/>
              <w:left w:val="nil"/>
              <w:bottom w:val="single" w:sz="4" w:space="0" w:color="auto"/>
              <w:right w:val="single" w:sz="4" w:space="0" w:color="auto"/>
            </w:tcBorders>
            <w:shd w:val="clear" w:color="000000" w:fill="DBEFF9"/>
            <w:noWrap/>
            <w:vAlign w:val="bottom"/>
            <w:hideMark/>
          </w:tcPr>
          <w:p w14:paraId="418B877F" w14:textId="77777777" w:rsidR="00E40CCE" w:rsidRPr="00CA633A" w:rsidRDefault="00E40CCE" w:rsidP="00E40CCE">
            <w:pPr>
              <w:spacing w:after="0" w:line="240" w:lineRule="auto"/>
              <w:jc w:val="center"/>
              <w:rPr>
                <w:rFonts w:eastAsia="Times New Roman" w:cs="Arial"/>
                <w:color w:val="FF0000"/>
                <w:sz w:val="20"/>
                <w:szCs w:val="20"/>
                <w:lang w:val="en-GB" w:eastAsia="en-GB"/>
              </w:rPr>
            </w:pPr>
            <w:r w:rsidRPr="00CA633A">
              <w:rPr>
                <w:rFonts w:eastAsia="Times New Roman" w:cs="Arial"/>
                <w:color w:val="FF0000"/>
                <w:sz w:val="20"/>
                <w:szCs w:val="20"/>
                <w:lang w:val="en-GB" w:eastAsia="en-GB"/>
              </w:rPr>
              <w:t>O</w:t>
            </w:r>
          </w:p>
        </w:tc>
        <w:tc>
          <w:tcPr>
            <w:tcW w:w="963" w:type="dxa"/>
            <w:tcBorders>
              <w:top w:val="nil"/>
              <w:left w:val="nil"/>
              <w:bottom w:val="single" w:sz="4" w:space="0" w:color="auto"/>
              <w:right w:val="single" w:sz="4" w:space="0" w:color="auto"/>
            </w:tcBorders>
            <w:shd w:val="clear" w:color="000000" w:fill="DBEFF9"/>
            <w:noWrap/>
            <w:vAlign w:val="bottom"/>
            <w:hideMark/>
          </w:tcPr>
          <w:p w14:paraId="20D9F55F" w14:textId="77777777" w:rsidR="00E40CCE" w:rsidRPr="00CA633A" w:rsidRDefault="00E40CCE" w:rsidP="00E40CCE">
            <w:pPr>
              <w:spacing w:after="0" w:line="240" w:lineRule="auto"/>
              <w:jc w:val="center"/>
              <w:rPr>
                <w:rFonts w:eastAsia="Times New Roman" w:cs="Arial"/>
                <w:color w:val="FF0000"/>
                <w:sz w:val="20"/>
                <w:szCs w:val="20"/>
                <w:lang w:val="en-GB" w:eastAsia="en-GB"/>
              </w:rPr>
            </w:pPr>
            <w:r w:rsidRPr="00CA633A">
              <w:rPr>
                <w:rFonts w:eastAsia="Times New Roman" w:cs="Arial"/>
                <w:color w:val="FF0000"/>
                <w:sz w:val="20"/>
                <w:szCs w:val="20"/>
                <w:lang w:val="en-GB" w:eastAsia="en-GB"/>
              </w:rPr>
              <w:t>E</w:t>
            </w:r>
          </w:p>
        </w:tc>
        <w:tc>
          <w:tcPr>
            <w:tcW w:w="1067" w:type="dxa"/>
            <w:tcBorders>
              <w:top w:val="nil"/>
              <w:left w:val="nil"/>
              <w:bottom w:val="single" w:sz="4" w:space="0" w:color="auto"/>
              <w:right w:val="single" w:sz="4" w:space="0" w:color="auto"/>
            </w:tcBorders>
            <w:shd w:val="clear" w:color="000000" w:fill="DBEFF9"/>
            <w:noWrap/>
            <w:vAlign w:val="bottom"/>
            <w:hideMark/>
          </w:tcPr>
          <w:p w14:paraId="64A6F601" w14:textId="77777777" w:rsidR="00E40CCE" w:rsidRPr="00CA633A" w:rsidRDefault="00E40CCE" w:rsidP="00E40CCE">
            <w:pPr>
              <w:spacing w:after="0" w:line="240" w:lineRule="auto"/>
              <w:jc w:val="center"/>
              <w:rPr>
                <w:rFonts w:eastAsia="Times New Roman" w:cs="Arial"/>
                <w:color w:val="FF0000"/>
                <w:sz w:val="20"/>
                <w:szCs w:val="20"/>
                <w:lang w:val="en-GB" w:eastAsia="en-GB"/>
              </w:rPr>
            </w:pPr>
            <w:r w:rsidRPr="00CA633A">
              <w:rPr>
                <w:rFonts w:eastAsia="Times New Roman" w:cs="Arial"/>
                <w:color w:val="FF0000"/>
                <w:sz w:val="20"/>
                <w:szCs w:val="20"/>
                <w:lang w:val="en-GB" w:eastAsia="en-GB"/>
              </w:rPr>
              <w:t>O</w:t>
            </w:r>
          </w:p>
        </w:tc>
        <w:tc>
          <w:tcPr>
            <w:tcW w:w="761" w:type="dxa"/>
            <w:tcBorders>
              <w:top w:val="nil"/>
              <w:left w:val="nil"/>
              <w:bottom w:val="single" w:sz="4" w:space="0" w:color="auto"/>
              <w:right w:val="single" w:sz="4" w:space="0" w:color="auto"/>
            </w:tcBorders>
            <w:shd w:val="clear" w:color="000000" w:fill="DBEFF9"/>
            <w:noWrap/>
            <w:vAlign w:val="bottom"/>
            <w:hideMark/>
          </w:tcPr>
          <w:p w14:paraId="743882EA" w14:textId="77777777" w:rsidR="00E40CCE" w:rsidRPr="00CA633A" w:rsidRDefault="00E40CCE" w:rsidP="00E40CCE">
            <w:pPr>
              <w:spacing w:after="0" w:line="240" w:lineRule="auto"/>
              <w:jc w:val="center"/>
              <w:rPr>
                <w:rFonts w:eastAsia="Times New Roman" w:cs="Arial"/>
                <w:color w:val="FF0000"/>
                <w:sz w:val="20"/>
                <w:szCs w:val="20"/>
                <w:lang w:val="en-GB" w:eastAsia="en-GB"/>
              </w:rPr>
            </w:pPr>
            <w:r w:rsidRPr="00CA633A">
              <w:rPr>
                <w:rFonts w:eastAsia="Times New Roman" w:cs="Arial"/>
                <w:color w:val="FF0000"/>
                <w:sz w:val="20"/>
                <w:szCs w:val="20"/>
                <w:lang w:val="en-GB" w:eastAsia="en-GB"/>
              </w:rPr>
              <w:t>E</w:t>
            </w:r>
          </w:p>
        </w:tc>
      </w:tr>
      <w:tr w:rsidR="00E40CCE" w:rsidRPr="00CA633A" w14:paraId="61A2EFFE" w14:textId="77777777" w:rsidTr="00E40CCE">
        <w:trPr>
          <w:trHeight w:val="255"/>
        </w:trPr>
        <w:tc>
          <w:tcPr>
            <w:tcW w:w="4240" w:type="dxa"/>
            <w:gridSpan w:val="2"/>
            <w:tcBorders>
              <w:top w:val="single" w:sz="4" w:space="0" w:color="auto"/>
              <w:left w:val="single" w:sz="4" w:space="0" w:color="auto"/>
              <w:bottom w:val="nil"/>
              <w:right w:val="single" w:sz="4" w:space="0" w:color="000000"/>
            </w:tcBorders>
            <w:shd w:val="clear" w:color="auto" w:fill="auto"/>
            <w:noWrap/>
            <w:vAlign w:val="bottom"/>
            <w:hideMark/>
          </w:tcPr>
          <w:p w14:paraId="13359621" w14:textId="77777777" w:rsidR="00E40CCE" w:rsidRPr="00CA633A" w:rsidRDefault="00E40CCE" w:rsidP="00E40CCE">
            <w:pPr>
              <w:spacing w:after="0" w:line="240" w:lineRule="auto"/>
              <w:rPr>
                <w:rFonts w:eastAsia="Times New Roman" w:cs="Arial"/>
                <w:color w:val="000000"/>
                <w:sz w:val="20"/>
                <w:szCs w:val="20"/>
                <w:lang w:val="en-GB" w:eastAsia="en-GB"/>
              </w:rPr>
            </w:pPr>
            <w:r w:rsidRPr="00CA633A">
              <w:rPr>
                <w:rFonts w:eastAsia="Times New Roman" w:cs="Arial"/>
                <w:color w:val="000000"/>
                <w:sz w:val="20"/>
                <w:szCs w:val="20"/>
                <w:lang w:val="en-GB" w:eastAsia="en-GB"/>
              </w:rPr>
              <w:t>Scanning type:</w:t>
            </w:r>
          </w:p>
        </w:tc>
        <w:tc>
          <w:tcPr>
            <w:tcW w:w="1269" w:type="dxa"/>
            <w:tcBorders>
              <w:top w:val="nil"/>
              <w:left w:val="nil"/>
              <w:bottom w:val="nil"/>
              <w:right w:val="single" w:sz="4" w:space="0" w:color="auto"/>
            </w:tcBorders>
            <w:shd w:val="clear" w:color="auto" w:fill="auto"/>
            <w:noWrap/>
            <w:vAlign w:val="bottom"/>
            <w:hideMark/>
          </w:tcPr>
          <w:p w14:paraId="09CD35FA"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 </w:t>
            </w:r>
          </w:p>
        </w:tc>
        <w:tc>
          <w:tcPr>
            <w:tcW w:w="963" w:type="dxa"/>
            <w:tcBorders>
              <w:top w:val="nil"/>
              <w:left w:val="nil"/>
              <w:bottom w:val="nil"/>
              <w:right w:val="single" w:sz="4" w:space="0" w:color="auto"/>
            </w:tcBorders>
            <w:shd w:val="clear" w:color="auto" w:fill="auto"/>
            <w:noWrap/>
            <w:vAlign w:val="bottom"/>
            <w:hideMark/>
          </w:tcPr>
          <w:p w14:paraId="209C5DF6"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 </w:t>
            </w:r>
          </w:p>
        </w:tc>
        <w:tc>
          <w:tcPr>
            <w:tcW w:w="1067" w:type="dxa"/>
            <w:tcBorders>
              <w:top w:val="nil"/>
              <w:left w:val="nil"/>
              <w:bottom w:val="nil"/>
              <w:right w:val="single" w:sz="4" w:space="0" w:color="auto"/>
            </w:tcBorders>
            <w:shd w:val="clear" w:color="auto" w:fill="auto"/>
            <w:noWrap/>
            <w:vAlign w:val="bottom"/>
            <w:hideMark/>
          </w:tcPr>
          <w:p w14:paraId="29CD6B4E"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 </w:t>
            </w:r>
          </w:p>
        </w:tc>
        <w:tc>
          <w:tcPr>
            <w:tcW w:w="761" w:type="dxa"/>
            <w:tcBorders>
              <w:top w:val="nil"/>
              <w:left w:val="nil"/>
              <w:bottom w:val="nil"/>
              <w:right w:val="single" w:sz="4" w:space="0" w:color="auto"/>
            </w:tcBorders>
            <w:shd w:val="clear" w:color="auto" w:fill="auto"/>
            <w:noWrap/>
            <w:vAlign w:val="bottom"/>
            <w:hideMark/>
          </w:tcPr>
          <w:p w14:paraId="489A4702"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 </w:t>
            </w:r>
          </w:p>
        </w:tc>
      </w:tr>
      <w:tr w:rsidR="00E40CCE" w:rsidRPr="00CA633A" w14:paraId="0CA3AC3E" w14:textId="77777777" w:rsidTr="00E40CCE">
        <w:trPr>
          <w:trHeight w:val="255"/>
        </w:trPr>
        <w:tc>
          <w:tcPr>
            <w:tcW w:w="4240" w:type="dxa"/>
            <w:gridSpan w:val="2"/>
            <w:tcBorders>
              <w:top w:val="nil"/>
              <w:left w:val="single" w:sz="4" w:space="0" w:color="auto"/>
              <w:bottom w:val="nil"/>
              <w:right w:val="single" w:sz="4" w:space="0" w:color="000000"/>
            </w:tcBorders>
            <w:shd w:val="clear" w:color="000000" w:fill="DBEFF9"/>
            <w:noWrap/>
            <w:vAlign w:val="bottom"/>
            <w:hideMark/>
          </w:tcPr>
          <w:p w14:paraId="42DDBC10" w14:textId="77777777" w:rsidR="00E40CCE" w:rsidRPr="00CA633A" w:rsidRDefault="00E40CCE" w:rsidP="00E40CCE">
            <w:pPr>
              <w:spacing w:after="0" w:line="240" w:lineRule="auto"/>
              <w:rPr>
                <w:rFonts w:eastAsia="Times New Roman" w:cs="Arial"/>
                <w:color w:val="000000"/>
                <w:sz w:val="20"/>
                <w:szCs w:val="20"/>
                <w:lang w:val="en-GB" w:eastAsia="en-GB"/>
              </w:rPr>
            </w:pPr>
            <w:r w:rsidRPr="00CA633A">
              <w:rPr>
                <w:rFonts w:eastAsia="Times New Roman" w:cs="Arial"/>
                <w:color w:val="000000"/>
                <w:sz w:val="20"/>
                <w:szCs w:val="20"/>
                <w:lang w:val="en-GB" w:eastAsia="en-GB"/>
              </w:rPr>
              <w:t xml:space="preserve">• Passive scanning </w:t>
            </w:r>
          </w:p>
        </w:tc>
        <w:tc>
          <w:tcPr>
            <w:tcW w:w="1269" w:type="dxa"/>
            <w:tcBorders>
              <w:top w:val="nil"/>
              <w:left w:val="nil"/>
              <w:bottom w:val="nil"/>
              <w:right w:val="single" w:sz="4" w:space="0" w:color="auto"/>
            </w:tcBorders>
            <w:shd w:val="clear" w:color="000000" w:fill="DBEFF9"/>
            <w:noWrap/>
            <w:vAlign w:val="bottom"/>
            <w:hideMark/>
          </w:tcPr>
          <w:p w14:paraId="4F849504"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E</w:t>
            </w:r>
          </w:p>
        </w:tc>
        <w:tc>
          <w:tcPr>
            <w:tcW w:w="963" w:type="dxa"/>
            <w:tcBorders>
              <w:top w:val="nil"/>
              <w:left w:val="nil"/>
              <w:bottom w:val="nil"/>
              <w:right w:val="single" w:sz="4" w:space="0" w:color="auto"/>
            </w:tcBorders>
            <w:shd w:val="clear" w:color="000000" w:fill="DBEFF9"/>
            <w:noWrap/>
            <w:vAlign w:val="bottom"/>
            <w:hideMark/>
          </w:tcPr>
          <w:p w14:paraId="2C55A72D"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M</w:t>
            </w:r>
          </w:p>
        </w:tc>
        <w:tc>
          <w:tcPr>
            <w:tcW w:w="1067" w:type="dxa"/>
            <w:tcBorders>
              <w:top w:val="nil"/>
              <w:left w:val="nil"/>
              <w:bottom w:val="nil"/>
              <w:right w:val="single" w:sz="4" w:space="0" w:color="auto"/>
            </w:tcBorders>
            <w:shd w:val="clear" w:color="000000" w:fill="DBEFF9"/>
            <w:noWrap/>
            <w:vAlign w:val="bottom"/>
            <w:hideMark/>
          </w:tcPr>
          <w:p w14:paraId="6CFB3253"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E</w:t>
            </w:r>
          </w:p>
        </w:tc>
        <w:tc>
          <w:tcPr>
            <w:tcW w:w="761" w:type="dxa"/>
            <w:tcBorders>
              <w:top w:val="nil"/>
              <w:left w:val="nil"/>
              <w:bottom w:val="nil"/>
              <w:right w:val="single" w:sz="4" w:space="0" w:color="auto"/>
            </w:tcBorders>
            <w:shd w:val="clear" w:color="000000" w:fill="DBEFF9"/>
            <w:noWrap/>
            <w:vAlign w:val="bottom"/>
            <w:hideMark/>
          </w:tcPr>
          <w:p w14:paraId="7BC69734"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O</w:t>
            </w:r>
          </w:p>
        </w:tc>
      </w:tr>
      <w:tr w:rsidR="00E40CCE" w:rsidRPr="00CA633A" w14:paraId="7E4B4FF9" w14:textId="77777777" w:rsidTr="00E40CCE">
        <w:trPr>
          <w:trHeight w:val="255"/>
        </w:trPr>
        <w:tc>
          <w:tcPr>
            <w:tcW w:w="4240" w:type="dxa"/>
            <w:gridSpan w:val="2"/>
            <w:tcBorders>
              <w:top w:val="nil"/>
              <w:left w:val="single" w:sz="4" w:space="0" w:color="auto"/>
              <w:bottom w:val="single" w:sz="4" w:space="0" w:color="auto"/>
              <w:right w:val="single" w:sz="4" w:space="0" w:color="000000"/>
            </w:tcBorders>
            <w:shd w:val="clear" w:color="auto" w:fill="auto"/>
            <w:noWrap/>
            <w:vAlign w:val="bottom"/>
            <w:hideMark/>
          </w:tcPr>
          <w:p w14:paraId="7E136DDB" w14:textId="77777777" w:rsidR="00E40CCE" w:rsidRPr="00CA633A" w:rsidRDefault="00E40CCE" w:rsidP="00E40CCE">
            <w:pPr>
              <w:spacing w:after="0" w:line="240" w:lineRule="auto"/>
              <w:rPr>
                <w:rFonts w:eastAsia="Times New Roman" w:cs="Arial"/>
                <w:color w:val="000000"/>
                <w:sz w:val="20"/>
                <w:szCs w:val="20"/>
                <w:lang w:val="en-GB" w:eastAsia="en-GB"/>
              </w:rPr>
            </w:pPr>
            <w:r w:rsidRPr="00CA633A">
              <w:rPr>
                <w:rFonts w:eastAsia="Times New Roman" w:cs="Arial"/>
                <w:color w:val="000000"/>
                <w:sz w:val="20"/>
                <w:szCs w:val="20"/>
                <w:lang w:val="en-GB" w:eastAsia="en-GB"/>
              </w:rPr>
              <w:t xml:space="preserve">• Active scanning </w:t>
            </w:r>
          </w:p>
        </w:tc>
        <w:tc>
          <w:tcPr>
            <w:tcW w:w="1269" w:type="dxa"/>
            <w:tcBorders>
              <w:top w:val="nil"/>
              <w:left w:val="nil"/>
              <w:bottom w:val="single" w:sz="4" w:space="0" w:color="auto"/>
              <w:right w:val="single" w:sz="4" w:space="0" w:color="auto"/>
            </w:tcBorders>
            <w:shd w:val="clear" w:color="auto" w:fill="auto"/>
            <w:noWrap/>
            <w:vAlign w:val="bottom"/>
            <w:hideMark/>
          </w:tcPr>
          <w:p w14:paraId="4A6A789F"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E</w:t>
            </w:r>
          </w:p>
        </w:tc>
        <w:tc>
          <w:tcPr>
            <w:tcW w:w="963" w:type="dxa"/>
            <w:tcBorders>
              <w:top w:val="nil"/>
              <w:left w:val="nil"/>
              <w:bottom w:val="single" w:sz="4" w:space="0" w:color="auto"/>
              <w:right w:val="single" w:sz="4" w:space="0" w:color="auto"/>
            </w:tcBorders>
            <w:shd w:val="clear" w:color="auto" w:fill="auto"/>
            <w:noWrap/>
            <w:vAlign w:val="bottom"/>
            <w:hideMark/>
          </w:tcPr>
          <w:p w14:paraId="71A25495"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O</w:t>
            </w:r>
          </w:p>
        </w:tc>
        <w:tc>
          <w:tcPr>
            <w:tcW w:w="1067" w:type="dxa"/>
            <w:tcBorders>
              <w:top w:val="nil"/>
              <w:left w:val="nil"/>
              <w:bottom w:val="single" w:sz="4" w:space="0" w:color="auto"/>
              <w:right w:val="single" w:sz="4" w:space="0" w:color="auto"/>
            </w:tcBorders>
            <w:shd w:val="clear" w:color="auto" w:fill="auto"/>
            <w:noWrap/>
            <w:vAlign w:val="bottom"/>
            <w:hideMark/>
          </w:tcPr>
          <w:p w14:paraId="7B93DCC0"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E</w:t>
            </w:r>
          </w:p>
        </w:tc>
        <w:tc>
          <w:tcPr>
            <w:tcW w:w="761" w:type="dxa"/>
            <w:tcBorders>
              <w:top w:val="nil"/>
              <w:left w:val="nil"/>
              <w:bottom w:val="single" w:sz="4" w:space="0" w:color="auto"/>
              <w:right w:val="single" w:sz="4" w:space="0" w:color="auto"/>
            </w:tcBorders>
            <w:shd w:val="clear" w:color="auto" w:fill="auto"/>
            <w:noWrap/>
            <w:vAlign w:val="bottom"/>
            <w:hideMark/>
          </w:tcPr>
          <w:p w14:paraId="72889F11"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C1</w:t>
            </w:r>
          </w:p>
        </w:tc>
      </w:tr>
      <w:tr w:rsidR="00E40CCE" w:rsidRPr="00CA633A" w14:paraId="62BEB43A" w14:textId="77777777" w:rsidTr="00E40CCE">
        <w:trPr>
          <w:trHeight w:val="255"/>
        </w:trPr>
        <w:tc>
          <w:tcPr>
            <w:tcW w:w="4240" w:type="dxa"/>
            <w:gridSpan w:val="2"/>
            <w:tcBorders>
              <w:top w:val="single" w:sz="4" w:space="0" w:color="auto"/>
              <w:left w:val="single" w:sz="4" w:space="0" w:color="auto"/>
              <w:bottom w:val="nil"/>
              <w:right w:val="single" w:sz="4" w:space="0" w:color="000000"/>
            </w:tcBorders>
            <w:shd w:val="clear" w:color="000000" w:fill="DBEFF9"/>
            <w:noWrap/>
            <w:vAlign w:val="bottom"/>
            <w:hideMark/>
          </w:tcPr>
          <w:p w14:paraId="2A480CF4" w14:textId="77777777" w:rsidR="00E40CCE" w:rsidRPr="00CA633A" w:rsidRDefault="00E40CCE" w:rsidP="00E40CCE">
            <w:pPr>
              <w:spacing w:after="0" w:line="240" w:lineRule="auto"/>
              <w:rPr>
                <w:rFonts w:eastAsia="Times New Roman" w:cs="Arial"/>
                <w:color w:val="000000"/>
                <w:sz w:val="20"/>
                <w:szCs w:val="20"/>
                <w:lang w:val="en-GB" w:eastAsia="en-GB"/>
              </w:rPr>
            </w:pPr>
            <w:r w:rsidRPr="00CA633A">
              <w:rPr>
                <w:rFonts w:eastAsia="Times New Roman" w:cs="Arial"/>
                <w:color w:val="000000"/>
                <w:sz w:val="20"/>
                <w:szCs w:val="20"/>
                <w:lang w:val="en-GB" w:eastAsia="en-GB"/>
              </w:rPr>
              <w:t>Link Layer control procedures:</w:t>
            </w:r>
          </w:p>
        </w:tc>
        <w:tc>
          <w:tcPr>
            <w:tcW w:w="1269" w:type="dxa"/>
            <w:tcBorders>
              <w:top w:val="nil"/>
              <w:left w:val="nil"/>
              <w:bottom w:val="nil"/>
              <w:right w:val="single" w:sz="4" w:space="0" w:color="auto"/>
            </w:tcBorders>
            <w:shd w:val="clear" w:color="000000" w:fill="DBEFF9"/>
            <w:noWrap/>
            <w:vAlign w:val="bottom"/>
            <w:hideMark/>
          </w:tcPr>
          <w:p w14:paraId="2925AC1B"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 </w:t>
            </w:r>
          </w:p>
        </w:tc>
        <w:tc>
          <w:tcPr>
            <w:tcW w:w="963" w:type="dxa"/>
            <w:tcBorders>
              <w:top w:val="nil"/>
              <w:left w:val="nil"/>
              <w:bottom w:val="nil"/>
              <w:right w:val="single" w:sz="4" w:space="0" w:color="auto"/>
            </w:tcBorders>
            <w:shd w:val="clear" w:color="000000" w:fill="DBEFF9"/>
            <w:noWrap/>
            <w:vAlign w:val="bottom"/>
            <w:hideMark/>
          </w:tcPr>
          <w:p w14:paraId="25485BE1"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 </w:t>
            </w:r>
          </w:p>
        </w:tc>
        <w:tc>
          <w:tcPr>
            <w:tcW w:w="1067" w:type="dxa"/>
            <w:tcBorders>
              <w:top w:val="nil"/>
              <w:left w:val="nil"/>
              <w:bottom w:val="nil"/>
              <w:right w:val="single" w:sz="4" w:space="0" w:color="auto"/>
            </w:tcBorders>
            <w:shd w:val="clear" w:color="000000" w:fill="DBEFF9"/>
            <w:noWrap/>
            <w:vAlign w:val="bottom"/>
            <w:hideMark/>
          </w:tcPr>
          <w:p w14:paraId="63F998EF"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 </w:t>
            </w:r>
          </w:p>
        </w:tc>
        <w:tc>
          <w:tcPr>
            <w:tcW w:w="761" w:type="dxa"/>
            <w:tcBorders>
              <w:top w:val="nil"/>
              <w:left w:val="nil"/>
              <w:bottom w:val="nil"/>
              <w:right w:val="single" w:sz="4" w:space="0" w:color="auto"/>
            </w:tcBorders>
            <w:shd w:val="clear" w:color="000000" w:fill="DBEFF9"/>
            <w:noWrap/>
            <w:vAlign w:val="bottom"/>
            <w:hideMark/>
          </w:tcPr>
          <w:p w14:paraId="796CECA0"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 </w:t>
            </w:r>
          </w:p>
        </w:tc>
      </w:tr>
      <w:tr w:rsidR="00E40CCE" w:rsidRPr="00CA633A" w14:paraId="405C5508" w14:textId="77777777" w:rsidTr="00E40CCE">
        <w:trPr>
          <w:trHeight w:val="255"/>
        </w:trPr>
        <w:tc>
          <w:tcPr>
            <w:tcW w:w="4240" w:type="dxa"/>
            <w:gridSpan w:val="2"/>
            <w:tcBorders>
              <w:top w:val="nil"/>
              <w:left w:val="single" w:sz="4" w:space="0" w:color="auto"/>
              <w:bottom w:val="nil"/>
              <w:right w:val="single" w:sz="4" w:space="0" w:color="000000"/>
            </w:tcBorders>
            <w:shd w:val="clear" w:color="auto" w:fill="auto"/>
            <w:noWrap/>
            <w:vAlign w:val="bottom"/>
            <w:hideMark/>
          </w:tcPr>
          <w:p w14:paraId="491509E2" w14:textId="77777777" w:rsidR="00E40CCE" w:rsidRPr="00CA633A" w:rsidRDefault="00E40CCE" w:rsidP="00E40CCE">
            <w:pPr>
              <w:spacing w:after="0" w:line="240" w:lineRule="auto"/>
              <w:rPr>
                <w:rFonts w:eastAsia="Times New Roman" w:cs="Arial"/>
                <w:color w:val="000000"/>
                <w:sz w:val="20"/>
                <w:szCs w:val="20"/>
                <w:lang w:val="en-GB" w:eastAsia="en-GB"/>
              </w:rPr>
            </w:pPr>
            <w:r w:rsidRPr="00CA633A">
              <w:rPr>
                <w:rFonts w:eastAsia="Times New Roman" w:cs="Arial"/>
                <w:color w:val="000000"/>
                <w:sz w:val="20"/>
                <w:szCs w:val="20"/>
                <w:lang w:val="en-GB" w:eastAsia="en-GB"/>
              </w:rPr>
              <w:t>• Connection Update procedure</w:t>
            </w:r>
          </w:p>
        </w:tc>
        <w:tc>
          <w:tcPr>
            <w:tcW w:w="1269" w:type="dxa"/>
            <w:tcBorders>
              <w:top w:val="nil"/>
              <w:left w:val="nil"/>
              <w:bottom w:val="nil"/>
              <w:right w:val="single" w:sz="4" w:space="0" w:color="auto"/>
            </w:tcBorders>
            <w:shd w:val="clear" w:color="auto" w:fill="auto"/>
            <w:noWrap/>
            <w:vAlign w:val="bottom"/>
            <w:hideMark/>
          </w:tcPr>
          <w:p w14:paraId="472903C2"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E</w:t>
            </w:r>
          </w:p>
        </w:tc>
        <w:tc>
          <w:tcPr>
            <w:tcW w:w="963" w:type="dxa"/>
            <w:tcBorders>
              <w:top w:val="nil"/>
              <w:left w:val="nil"/>
              <w:bottom w:val="nil"/>
              <w:right w:val="single" w:sz="4" w:space="0" w:color="auto"/>
            </w:tcBorders>
            <w:shd w:val="clear" w:color="auto" w:fill="auto"/>
            <w:noWrap/>
            <w:vAlign w:val="bottom"/>
            <w:hideMark/>
          </w:tcPr>
          <w:p w14:paraId="0B820F75"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E</w:t>
            </w:r>
          </w:p>
        </w:tc>
        <w:tc>
          <w:tcPr>
            <w:tcW w:w="1067" w:type="dxa"/>
            <w:tcBorders>
              <w:top w:val="nil"/>
              <w:left w:val="nil"/>
              <w:bottom w:val="nil"/>
              <w:right w:val="single" w:sz="4" w:space="0" w:color="auto"/>
            </w:tcBorders>
            <w:shd w:val="clear" w:color="auto" w:fill="auto"/>
            <w:noWrap/>
            <w:vAlign w:val="bottom"/>
            <w:hideMark/>
          </w:tcPr>
          <w:p w14:paraId="1797B726"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M</w:t>
            </w:r>
          </w:p>
        </w:tc>
        <w:tc>
          <w:tcPr>
            <w:tcW w:w="761" w:type="dxa"/>
            <w:tcBorders>
              <w:top w:val="nil"/>
              <w:left w:val="nil"/>
              <w:bottom w:val="nil"/>
              <w:right w:val="single" w:sz="4" w:space="0" w:color="auto"/>
            </w:tcBorders>
            <w:shd w:val="clear" w:color="auto" w:fill="auto"/>
            <w:noWrap/>
            <w:vAlign w:val="bottom"/>
            <w:hideMark/>
          </w:tcPr>
          <w:p w14:paraId="3259F6C3"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M</w:t>
            </w:r>
          </w:p>
        </w:tc>
      </w:tr>
      <w:tr w:rsidR="00E40CCE" w:rsidRPr="00CA633A" w14:paraId="59E4703E" w14:textId="77777777" w:rsidTr="00E40CCE">
        <w:trPr>
          <w:trHeight w:val="255"/>
        </w:trPr>
        <w:tc>
          <w:tcPr>
            <w:tcW w:w="4240" w:type="dxa"/>
            <w:gridSpan w:val="2"/>
            <w:tcBorders>
              <w:top w:val="nil"/>
              <w:left w:val="single" w:sz="4" w:space="0" w:color="auto"/>
              <w:bottom w:val="nil"/>
              <w:right w:val="single" w:sz="4" w:space="0" w:color="000000"/>
            </w:tcBorders>
            <w:shd w:val="clear" w:color="000000" w:fill="DBEFF9"/>
            <w:noWrap/>
            <w:vAlign w:val="bottom"/>
            <w:hideMark/>
          </w:tcPr>
          <w:p w14:paraId="3136E49B" w14:textId="77777777" w:rsidR="00E40CCE" w:rsidRPr="00CA633A" w:rsidRDefault="00E40CCE" w:rsidP="00E40CCE">
            <w:pPr>
              <w:spacing w:after="0" w:line="240" w:lineRule="auto"/>
              <w:rPr>
                <w:rFonts w:eastAsia="Times New Roman" w:cs="Arial"/>
                <w:color w:val="000000"/>
                <w:sz w:val="20"/>
                <w:szCs w:val="20"/>
                <w:lang w:val="en-GB" w:eastAsia="en-GB"/>
              </w:rPr>
            </w:pPr>
            <w:r w:rsidRPr="00CA633A">
              <w:rPr>
                <w:rFonts w:eastAsia="Times New Roman" w:cs="Arial"/>
                <w:color w:val="000000"/>
                <w:sz w:val="20"/>
                <w:szCs w:val="20"/>
                <w:lang w:val="en-GB" w:eastAsia="en-GB"/>
              </w:rPr>
              <w:t xml:space="preserve">• Channel Map Update procedure </w:t>
            </w:r>
          </w:p>
        </w:tc>
        <w:tc>
          <w:tcPr>
            <w:tcW w:w="1269" w:type="dxa"/>
            <w:tcBorders>
              <w:top w:val="nil"/>
              <w:left w:val="nil"/>
              <w:bottom w:val="nil"/>
              <w:right w:val="single" w:sz="4" w:space="0" w:color="auto"/>
            </w:tcBorders>
            <w:shd w:val="clear" w:color="000000" w:fill="DBEFF9"/>
            <w:noWrap/>
            <w:vAlign w:val="bottom"/>
            <w:hideMark/>
          </w:tcPr>
          <w:p w14:paraId="21ECD9D7"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E</w:t>
            </w:r>
          </w:p>
        </w:tc>
        <w:tc>
          <w:tcPr>
            <w:tcW w:w="963" w:type="dxa"/>
            <w:tcBorders>
              <w:top w:val="nil"/>
              <w:left w:val="nil"/>
              <w:bottom w:val="nil"/>
              <w:right w:val="single" w:sz="4" w:space="0" w:color="auto"/>
            </w:tcBorders>
            <w:shd w:val="clear" w:color="000000" w:fill="DBEFF9"/>
            <w:noWrap/>
            <w:vAlign w:val="bottom"/>
            <w:hideMark/>
          </w:tcPr>
          <w:p w14:paraId="166DC42E"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E</w:t>
            </w:r>
          </w:p>
        </w:tc>
        <w:tc>
          <w:tcPr>
            <w:tcW w:w="1067" w:type="dxa"/>
            <w:tcBorders>
              <w:top w:val="nil"/>
              <w:left w:val="nil"/>
              <w:bottom w:val="nil"/>
              <w:right w:val="single" w:sz="4" w:space="0" w:color="auto"/>
            </w:tcBorders>
            <w:shd w:val="clear" w:color="000000" w:fill="DBEFF9"/>
            <w:noWrap/>
            <w:vAlign w:val="bottom"/>
            <w:hideMark/>
          </w:tcPr>
          <w:p w14:paraId="0C0BDF99"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M</w:t>
            </w:r>
          </w:p>
        </w:tc>
        <w:tc>
          <w:tcPr>
            <w:tcW w:w="761" w:type="dxa"/>
            <w:tcBorders>
              <w:top w:val="nil"/>
              <w:left w:val="nil"/>
              <w:bottom w:val="nil"/>
              <w:right w:val="single" w:sz="4" w:space="0" w:color="auto"/>
            </w:tcBorders>
            <w:shd w:val="clear" w:color="000000" w:fill="DBEFF9"/>
            <w:noWrap/>
            <w:vAlign w:val="bottom"/>
            <w:hideMark/>
          </w:tcPr>
          <w:p w14:paraId="3E8D9D9D"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M</w:t>
            </w:r>
          </w:p>
        </w:tc>
      </w:tr>
      <w:tr w:rsidR="00E40CCE" w:rsidRPr="00CA633A" w14:paraId="686B2C3F" w14:textId="77777777" w:rsidTr="00E40CCE">
        <w:trPr>
          <w:trHeight w:val="255"/>
        </w:trPr>
        <w:tc>
          <w:tcPr>
            <w:tcW w:w="4240" w:type="dxa"/>
            <w:gridSpan w:val="2"/>
            <w:tcBorders>
              <w:top w:val="nil"/>
              <w:left w:val="single" w:sz="4" w:space="0" w:color="auto"/>
              <w:bottom w:val="nil"/>
              <w:right w:val="single" w:sz="4" w:space="0" w:color="000000"/>
            </w:tcBorders>
            <w:shd w:val="clear" w:color="auto" w:fill="auto"/>
            <w:noWrap/>
            <w:vAlign w:val="bottom"/>
            <w:hideMark/>
          </w:tcPr>
          <w:p w14:paraId="2BB2DD0E" w14:textId="77777777" w:rsidR="00E40CCE" w:rsidRPr="00CA633A" w:rsidRDefault="00E40CCE" w:rsidP="00E40CCE">
            <w:pPr>
              <w:spacing w:after="0" w:line="240" w:lineRule="auto"/>
              <w:rPr>
                <w:rFonts w:eastAsia="Times New Roman" w:cs="Arial"/>
                <w:color w:val="000000"/>
                <w:sz w:val="20"/>
                <w:szCs w:val="20"/>
                <w:lang w:val="en-GB" w:eastAsia="en-GB"/>
              </w:rPr>
            </w:pPr>
            <w:r w:rsidRPr="00CA633A">
              <w:rPr>
                <w:rFonts w:eastAsia="Times New Roman" w:cs="Arial"/>
                <w:color w:val="000000"/>
                <w:sz w:val="20"/>
                <w:szCs w:val="20"/>
                <w:lang w:val="en-GB" w:eastAsia="en-GB"/>
              </w:rPr>
              <w:t>• Encryption procedure</w:t>
            </w:r>
          </w:p>
        </w:tc>
        <w:tc>
          <w:tcPr>
            <w:tcW w:w="1269" w:type="dxa"/>
            <w:tcBorders>
              <w:top w:val="nil"/>
              <w:left w:val="nil"/>
              <w:bottom w:val="nil"/>
              <w:right w:val="single" w:sz="4" w:space="0" w:color="auto"/>
            </w:tcBorders>
            <w:shd w:val="clear" w:color="auto" w:fill="auto"/>
            <w:noWrap/>
            <w:vAlign w:val="bottom"/>
            <w:hideMark/>
          </w:tcPr>
          <w:p w14:paraId="07D73675"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E</w:t>
            </w:r>
          </w:p>
        </w:tc>
        <w:tc>
          <w:tcPr>
            <w:tcW w:w="963" w:type="dxa"/>
            <w:tcBorders>
              <w:top w:val="nil"/>
              <w:left w:val="nil"/>
              <w:bottom w:val="nil"/>
              <w:right w:val="single" w:sz="4" w:space="0" w:color="auto"/>
            </w:tcBorders>
            <w:shd w:val="clear" w:color="auto" w:fill="auto"/>
            <w:noWrap/>
            <w:vAlign w:val="bottom"/>
            <w:hideMark/>
          </w:tcPr>
          <w:p w14:paraId="6650EE35"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E</w:t>
            </w:r>
          </w:p>
        </w:tc>
        <w:tc>
          <w:tcPr>
            <w:tcW w:w="1067" w:type="dxa"/>
            <w:tcBorders>
              <w:top w:val="nil"/>
              <w:left w:val="nil"/>
              <w:bottom w:val="nil"/>
              <w:right w:val="single" w:sz="4" w:space="0" w:color="auto"/>
            </w:tcBorders>
            <w:shd w:val="clear" w:color="auto" w:fill="auto"/>
            <w:noWrap/>
            <w:vAlign w:val="bottom"/>
            <w:hideMark/>
          </w:tcPr>
          <w:p w14:paraId="49CF60F0"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O</w:t>
            </w:r>
          </w:p>
        </w:tc>
        <w:tc>
          <w:tcPr>
            <w:tcW w:w="761" w:type="dxa"/>
            <w:tcBorders>
              <w:top w:val="nil"/>
              <w:left w:val="nil"/>
              <w:bottom w:val="nil"/>
              <w:right w:val="single" w:sz="4" w:space="0" w:color="auto"/>
            </w:tcBorders>
            <w:shd w:val="clear" w:color="auto" w:fill="auto"/>
            <w:noWrap/>
            <w:vAlign w:val="bottom"/>
            <w:hideMark/>
          </w:tcPr>
          <w:p w14:paraId="33C6B06E"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O</w:t>
            </w:r>
          </w:p>
        </w:tc>
      </w:tr>
      <w:tr w:rsidR="00E40CCE" w:rsidRPr="00CA633A" w14:paraId="33E63456" w14:textId="77777777" w:rsidTr="00E40CCE">
        <w:trPr>
          <w:trHeight w:val="255"/>
        </w:trPr>
        <w:tc>
          <w:tcPr>
            <w:tcW w:w="4240" w:type="dxa"/>
            <w:gridSpan w:val="2"/>
            <w:tcBorders>
              <w:top w:val="nil"/>
              <w:left w:val="single" w:sz="4" w:space="0" w:color="auto"/>
              <w:bottom w:val="nil"/>
              <w:right w:val="single" w:sz="4" w:space="0" w:color="000000"/>
            </w:tcBorders>
            <w:shd w:val="clear" w:color="000000" w:fill="DBEFF9"/>
            <w:noWrap/>
            <w:vAlign w:val="bottom"/>
            <w:hideMark/>
          </w:tcPr>
          <w:p w14:paraId="728D673E" w14:textId="77777777" w:rsidR="00E40CCE" w:rsidRPr="00CA633A" w:rsidRDefault="00E40CCE" w:rsidP="00E40CCE">
            <w:pPr>
              <w:spacing w:after="0" w:line="240" w:lineRule="auto"/>
              <w:rPr>
                <w:rFonts w:eastAsia="Times New Roman" w:cs="Arial"/>
                <w:color w:val="000000"/>
                <w:sz w:val="20"/>
                <w:szCs w:val="20"/>
                <w:lang w:val="en-GB" w:eastAsia="en-GB"/>
              </w:rPr>
            </w:pPr>
            <w:r w:rsidRPr="00CA633A">
              <w:rPr>
                <w:rFonts w:eastAsia="Times New Roman" w:cs="Arial"/>
                <w:color w:val="000000"/>
                <w:sz w:val="20"/>
                <w:szCs w:val="20"/>
                <w:lang w:val="en-GB" w:eastAsia="en-GB"/>
              </w:rPr>
              <w:t>• Master-initiated Feature Exchange procedure</w:t>
            </w:r>
          </w:p>
        </w:tc>
        <w:tc>
          <w:tcPr>
            <w:tcW w:w="1269" w:type="dxa"/>
            <w:tcBorders>
              <w:top w:val="nil"/>
              <w:left w:val="nil"/>
              <w:bottom w:val="nil"/>
              <w:right w:val="single" w:sz="4" w:space="0" w:color="auto"/>
            </w:tcBorders>
            <w:shd w:val="clear" w:color="000000" w:fill="DBEFF9"/>
            <w:noWrap/>
            <w:vAlign w:val="bottom"/>
            <w:hideMark/>
          </w:tcPr>
          <w:p w14:paraId="35BEA71E"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E</w:t>
            </w:r>
          </w:p>
        </w:tc>
        <w:tc>
          <w:tcPr>
            <w:tcW w:w="963" w:type="dxa"/>
            <w:tcBorders>
              <w:top w:val="nil"/>
              <w:left w:val="nil"/>
              <w:bottom w:val="nil"/>
              <w:right w:val="single" w:sz="4" w:space="0" w:color="auto"/>
            </w:tcBorders>
            <w:shd w:val="clear" w:color="000000" w:fill="DBEFF9"/>
            <w:noWrap/>
            <w:vAlign w:val="bottom"/>
            <w:hideMark/>
          </w:tcPr>
          <w:p w14:paraId="6E1DEB75"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E</w:t>
            </w:r>
          </w:p>
        </w:tc>
        <w:tc>
          <w:tcPr>
            <w:tcW w:w="1067" w:type="dxa"/>
            <w:tcBorders>
              <w:top w:val="nil"/>
              <w:left w:val="nil"/>
              <w:bottom w:val="nil"/>
              <w:right w:val="single" w:sz="4" w:space="0" w:color="auto"/>
            </w:tcBorders>
            <w:shd w:val="clear" w:color="000000" w:fill="DBEFF9"/>
            <w:noWrap/>
            <w:vAlign w:val="bottom"/>
            <w:hideMark/>
          </w:tcPr>
          <w:p w14:paraId="0CDEE53D"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M</w:t>
            </w:r>
          </w:p>
        </w:tc>
        <w:tc>
          <w:tcPr>
            <w:tcW w:w="761" w:type="dxa"/>
            <w:tcBorders>
              <w:top w:val="nil"/>
              <w:left w:val="nil"/>
              <w:bottom w:val="nil"/>
              <w:right w:val="single" w:sz="4" w:space="0" w:color="auto"/>
            </w:tcBorders>
            <w:shd w:val="clear" w:color="000000" w:fill="DBEFF9"/>
            <w:noWrap/>
            <w:vAlign w:val="bottom"/>
            <w:hideMark/>
          </w:tcPr>
          <w:p w14:paraId="5E0D00D8"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M</w:t>
            </w:r>
          </w:p>
        </w:tc>
      </w:tr>
      <w:tr w:rsidR="00E40CCE" w:rsidRPr="00CA633A" w14:paraId="04CDEFC7" w14:textId="77777777" w:rsidTr="00E40CCE">
        <w:trPr>
          <w:trHeight w:val="255"/>
        </w:trPr>
        <w:tc>
          <w:tcPr>
            <w:tcW w:w="4240" w:type="dxa"/>
            <w:gridSpan w:val="2"/>
            <w:tcBorders>
              <w:top w:val="nil"/>
              <w:left w:val="single" w:sz="4" w:space="0" w:color="auto"/>
              <w:bottom w:val="nil"/>
              <w:right w:val="single" w:sz="4" w:space="0" w:color="000000"/>
            </w:tcBorders>
            <w:shd w:val="clear" w:color="auto" w:fill="auto"/>
            <w:noWrap/>
            <w:vAlign w:val="bottom"/>
            <w:hideMark/>
          </w:tcPr>
          <w:p w14:paraId="2172A73A" w14:textId="77777777" w:rsidR="00E40CCE" w:rsidRPr="00CA633A" w:rsidRDefault="00E40CCE" w:rsidP="00E40CCE">
            <w:pPr>
              <w:spacing w:after="0" w:line="240" w:lineRule="auto"/>
              <w:rPr>
                <w:rFonts w:eastAsia="Times New Roman" w:cs="Arial"/>
                <w:color w:val="000000"/>
                <w:sz w:val="20"/>
                <w:szCs w:val="20"/>
                <w:lang w:val="en-GB" w:eastAsia="en-GB"/>
              </w:rPr>
            </w:pPr>
            <w:r w:rsidRPr="00CA633A">
              <w:rPr>
                <w:rFonts w:eastAsia="Times New Roman" w:cs="Arial"/>
                <w:color w:val="000000"/>
                <w:sz w:val="20"/>
                <w:szCs w:val="20"/>
                <w:lang w:val="en-GB" w:eastAsia="en-GB"/>
              </w:rPr>
              <w:t>• Slave-initiated Feature Exchange procedure</w:t>
            </w:r>
          </w:p>
        </w:tc>
        <w:tc>
          <w:tcPr>
            <w:tcW w:w="1269" w:type="dxa"/>
            <w:tcBorders>
              <w:top w:val="nil"/>
              <w:left w:val="nil"/>
              <w:bottom w:val="nil"/>
              <w:right w:val="single" w:sz="4" w:space="0" w:color="auto"/>
            </w:tcBorders>
            <w:shd w:val="clear" w:color="auto" w:fill="auto"/>
            <w:noWrap/>
            <w:vAlign w:val="bottom"/>
            <w:hideMark/>
          </w:tcPr>
          <w:p w14:paraId="468629B2"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E</w:t>
            </w:r>
          </w:p>
        </w:tc>
        <w:tc>
          <w:tcPr>
            <w:tcW w:w="963" w:type="dxa"/>
            <w:tcBorders>
              <w:top w:val="nil"/>
              <w:left w:val="nil"/>
              <w:bottom w:val="nil"/>
              <w:right w:val="single" w:sz="4" w:space="0" w:color="auto"/>
            </w:tcBorders>
            <w:shd w:val="clear" w:color="auto" w:fill="auto"/>
            <w:noWrap/>
            <w:vAlign w:val="bottom"/>
            <w:hideMark/>
          </w:tcPr>
          <w:p w14:paraId="23FA7266"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E</w:t>
            </w:r>
          </w:p>
        </w:tc>
        <w:tc>
          <w:tcPr>
            <w:tcW w:w="1067" w:type="dxa"/>
            <w:tcBorders>
              <w:top w:val="nil"/>
              <w:left w:val="nil"/>
              <w:bottom w:val="nil"/>
              <w:right w:val="single" w:sz="4" w:space="0" w:color="auto"/>
            </w:tcBorders>
            <w:shd w:val="clear" w:color="auto" w:fill="auto"/>
            <w:noWrap/>
            <w:vAlign w:val="bottom"/>
            <w:hideMark/>
          </w:tcPr>
          <w:p w14:paraId="5A0379A3"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C2</w:t>
            </w:r>
          </w:p>
        </w:tc>
        <w:tc>
          <w:tcPr>
            <w:tcW w:w="761" w:type="dxa"/>
            <w:tcBorders>
              <w:top w:val="nil"/>
              <w:left w:val="nil"/>
              <w:bottom w:val="nil"/>
              <w:right w:val="single" w:sz="4" w:space="0" w:color="auto"/>
            </w:tcBorders>
            <w:shd w:val="clear" w:color="auto" w:fill="auto"/>
            <w:noWrap/>
            <w:vAlign w:val="bottom"/>
            <w:hideMark/>
          </w:tcPr>
          <w:p w14:paraId="525E4019"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C2</w:t>
            </w:r>
          </w:p>
        </w:tc>
      </w:tr>
      <w:tr w:rsidR="00E40CCE" w:rsidRPr="00CA633A" w14:paraId="511A86E2" w14:textId="77777777" w:rsidTr="00E40CCE">
        <w:trPr>
          <w:trHeight w:val="255"/>
        </w:trPr>
        <w:tc>
          <w:tcPr>
            <w:tcW w:w="4240" w:type="dxa"/>
            <w:gridSpan w:val="2"/>
            <w:tcBorders>
              <w:top w:val="nil"/>
              <w:left w:val="single" w:sz="4" w:space="0" w:color="auto"/>
              <w:bottom w:val="nil"/>
              <w:right w:val="single" w:sz="4" w:space="0" w:color="000000"/>
            </w:tcBorders>
            <w:shd w:val="clear" w:color="000000" w:fill="DBEFF9"/>
            <w:noWrap/>
            <w:vAlign w:val="bottom"/>
            <w:hideMark/>
          </w:tcPr>
          <w:p w14:paraId="6B745FF6" w14:textId="77777777" w:rsidR="00E40CCE" w:rsidRPr="00CA633A" w:rsidRDefault="00E40CCE" w:rsidP="00E40CCE">
            <w:pPr>
              <w:spacing w:after="0" w:line="240" w:lineRule="auto"/>
              <w:rPr>
                <w:rFonts w:eastAsia="Times New Roman" w:cs="Arial"/>
                <w:color w:val="000000"/>
                <w:sz w:val="20"/>
                <w:szCs w:val="20"/>
                <w:lang w:val="en-GB" w:eastAsia="en-GB"/>
              </w:rPr>
            </w:pPr>
            <w:r w:rsidRPr="00CA633A">
              <w:rPr>
                <w:rFonts w:eastAsia="Times New Roman" w:cs="Arial"/>
                <w:color w:val="000000"/>
                <w:sz w:val="20"/>
                <w:szCs w:val="20"/>
                <w:lang w:val="en-GB" w:eastAsia="en-GB"/>
              </w:rPr>
              <w:t>• Connection Parameters Request procedure</w:t>
            </w:r>
          </w:p>
        </w:tc>
        <w:tc>
          <w:tcPr>
            <w:tcW w:w="1269" w:type="dxa"/>
            <w:tcBorders>
              <w:top w:val="nil"/>
              <w:left w:val="nil"/>
              <w:bottom w:val="nil"/>
              <w:right w:val="single" w:sz="4" w:space="0" w:color="auto"/>
            </w:tcBorders>
            <w:shd w:val="clear" w:color="000000" w:fill="DBEFF9"/>
            <w:noWrap/>
            <w:vAlign w:val="bottom"/>
            <w:hideMark/>
          </w:tcPr>
          <w:p w14:paraId="6A9242D2"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E</w:t>
            </w:r>
          </w:p>
        </w:tc>
        <w:tc>
          <w:tcPr>
            <w:tcW w:w="963" w:type="dxa"/>
            <w:tcBorders>
              <w:top w:val="nil"/>
              <w:left w:val="nil"/>
              <w:bottom w:val="nil"/>
              <w:right w:val="single" w:sz="4" w:space="0" w:color="auto"/>
            </w:tcBorders>
            <w:shd w:val="clear" w:color="000000" w:fill="DBEFF9"/>
            <w:noWrap/>
            <w:vAlign w:val="bottom"/>
            <w:hideMark/>
          </w:tcPr>
          <w:p w14:paraId="081A6635"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E</w:t>
            </w:r>
          </w:p>
        </w:tc>
        <w:tc>
          <w:tcPr>
            <w:tcW w:w="1067" w:type="dxa"/>
            <w:tcBorders>
              <w:top w:val="nil"/>
              <w:left w:val="nil"/>
              <w:bottom w:val="nil"/>
              <w:right w:val="single" w:sz="4" w:space="0" w:color="auto"/>
            </w:tcBorders>
            <w:shd w:val="clear" w:color="000000" w:fill="DBEFF9"/>
            <w:noWrap/>
            <w:vAlign w:val="bottom"/>
            <w:hideMark/>
          </w:tcPr>
          <w:p w14:paraId="77CFB2A7"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O</w:t>
            </w:r>
          </w:p>
        </w:tc>
        <w:tc>
          <w:tcPr>
            <w:tcW w:w="761" w:type="dxa"/>
            <w:tcBorders>
              <w:top w:val="nil"/>
              <w:left w:val="nil"/>
              <w:bottom w:val="nil"/>
              <w:right w:val="single" w:sz="4" w:space="0" w:color="auto"/>
            </w:tcBorders>
            <w:shd w:val="clear" w:color="000000" w:fill="DBEFF9"/>
            <w:noWrap/>
            <w:vAlign w:val="bottom"/>
            <w:hideMark/>
          </w:tcPr>
          <w:p w14:paraId="7605A1BB"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O</w:t>
            </w:r>
          </w:p>
        </w:tc>
      </w:tr>
      <w:tr w:rsidR="00E40CCE" w:rsidRPr="00CA633A" w14:paraId="380CED99" w14:textId="77777777" w:rsidTr="00E40CCE">
        <w:trPr>
          <w:trHeight w:val="255"/>
        </w:trPr>
        <w:tc>
          <w:tcPr>
            <w:tcW w:w="4240" w:type="dxa"/>
            <w:gridSpan w:val="2"/>
            <w:tcBorders>
              <w:top w:val="nil"/>
              <w:left w:val="single" w:sz="4" w:space="0" w:color="auto"/>
              <w:bottom w:val="nil"/>
              <w:right w:val="single" w:sz="4" w:space="0" w:color="000000"/>
            </w:tcBorders>
            <w:shd w:val="clear" w:color="auto" w:fill="auto"/>
            <w:noWrap/>
            <w:vAlign w:val="bottom"/>
            <w:hideMark/>
          </w:tcPr>
          <w:p w14:paraId="01B56100" w14:textId="77777777" w:rsidR="00E40CCE" w:rsidRPr="00CA633A" w:rsidRDefault="00E40CCE" w:rsidP="00E40CCE">
            <w:pPr>
              <w:spacing w:after="0" w:line="240" w:lineRule="auto"/>
              <w:rPr>
                <w:rFonts w:eastAsia="Times New Roman" w:cs="Arial"/>
                <w:color w:val="000000"/>
                <w:sz w:val="20"/>
                <w:szCs w:val="20"/>
                <w:lang w:val="en-GB" w:eastAsia="en-GB"/>
              </w:rPr>
            </w:pPr>
            <w:r w:rsidRPr="00CA633A">
              <w:rPr>
                <w:rFonts w:eastAsia="Times New Roman" w:cs="Arial"/>
                <w:color w:val="000000"/>
                <w:sz w:val="20"/>
                <w:szCs w:val="20"/>
                <w:lang w:val="en-GB" w:eastAsia="en-GB"/>
              </w:rPr>
              <w:t xml:space="preserve">• Version Exchange procedure </w:t>
            </w:r>
          </w:p>
        </w:tc>
        <w:tc>
          <w:tcPr>
            <w:tcW w:w="1269" w:type="dxa"/>
            <w:tcBorders>
              <w:top w:val="nil"/>
              <w:left w:val="nil"/>
              <w:bottom w:val="nil"/>
              <w:right w:val="single" w:sz="4" w:space="0" w:color="auto"/>
            </w:tcBorders>
            <w:shd w:val="clear" w:color="auto" w:fill="auto"/>
            <w:noWrap/>
            <w:vAlign w:val="bottom"/>
            <w:hideMark/>
          </w:tcPr>
          <w:p w14:paraId="2656E8C3"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E</w:t>
            </w:r>
          </w:p>
        </w:tc>
        <w:tc>
          <w:tcPr>
            <w:tcW w:w="963" w:type="dxa"/>
            <w:tcBorders>
              <w:top w:val="nil"/>
              <w:left w:val="nil"/>
              <w:bottom w:val="nil"/>
              <w:right w:val="single" w:sz="4" w:space="0" w:color="auto"/>
            </w:tcBorders>
            <w:shd w:val="clear" w:color="auto" w:fill="auto"/>
            <w:noWrap/>
            <w:vAlign w:val="bottom"/>
            <w:hideMark/>
          </w:tcPr>
          <w:p w14:paraId="6F2C3750"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E</w:t>
            </w:r>
          </w:p>
        </w:tc>
        <w:tc>
          <w:tcPr>
            <w:tcW w:w="1067" w:type="dxa"/>
            <w:tcBorders>
              <w:top w:val="nil"/>
              <w:left w:val="nil"/>
              <w:bottom w:val="nil"/>
              <w:right w:val="single" w:sz="4" w:space="0" w:color="auto"/>
            </w:tcBorders>
            <w:shd w:val="clear" w:color="auto" w:fill="auto"/>
            <w:noWrap/>
            <w:vAlign w:val="bottom"/>
            <w:hideMark/>
          </w:tcPr>
          <w:p w14:paraId="0E52EAEE"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M</w:t>
            </w:r>
          </w:p>
        </w:tc>
        <w:tc>
          <w:tcPr>
            <w:tcW w:w="761" w:type="dxa"/>
            <w:tcBorders>
              <w:top w:val="nil"/>
              <w:left w:val="nil"/>
              <w:bottom w:val="nil"/>
              <w:right w:val="single" w:sz="4" w:space="0" w:color="auto"/>
            </w:tcBorders>
            <w:shd w:val="clear" w:color="auto" w:fill="auto"/>
            <w:noWrap/>
            <w:vAlign w:val="bottom"/>
            <w:hideMark/>
          </w:tcPr>
          <w:p w14:paraId="1E0B7179"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M</w:t>
            </w:r>
          </w:p>
        </w:tc>
      </w:tr>
      <w:tr w:rsidR="00E40CCE" w:rsidRPr="00CA633A" w14:paraId="57CE2C19" w14:textId="77777777" w:rsidTr="00E40CCE">
        <w:trPr>
          <w:trHeight w:val="255"/>
        </w:trPr>
        <w:tc>
          <w:tcPr>
            <w:tcW w:w="4240" w:type="dxa"/>
            <w:gridSpan w:val="2"/>
            <w:tcBorders>
              <w:top w:val="nil"/>
              <w:left w:val="single" w:sz="4" w:space="0" w:color="auto"/>
              <w:bottom w:val="single" w:sz="4" w:space="0" w:color="auto"/>
              <w:right w:val="single" w:sz="4" w:space="0" w:color="000000"/>
            </w:tcBorders>
            <w:shd w:val="clear" w:color="000000" w:fill="DBEFF9"/>
            <w:noWrap/>
            <w:vAlign w:val="bottom"/>
            <w:hideMark/>
          </w:tcPr>
          <w:p w14:paraId="6303DABA" w14:textId="77777777" w:rsidR="00E40CCE" w:rsidRPr="00CA633A" w:rsidRDefault="00E40CCE" w:rsidP="00E40CCE">
            <w:pPr>
              <w:spacing w:after="0" w:line="240" w:lineRule="auto"/>
              <w:rPr>
                <w:rFonts w:eastAsia="Times New Roman" w:cs="Arial"/>
                <w:color w:val="000000"/>
                <w:sz w:val="20"/>
                <w:szCs w:val="20"/>
                <w:lang w:val="en-GB" w:eastAsia="en-GB"/>
              </w:rPr>
            </w:pPr>
            <w:r w:rsidRPr="00CA633A">
              <w:rPr>
                <w:rFonts w:eastAsia="Times New Roman" w:cs="Arial"/>
                <w:color w:val="000000"/>
                <w:sz w:val="20"/>
                <w:szCs w:val="20"/>
                <w:lang w:val="en-GB" w:eastAsia="en-GB"/>
              </w:rPr>
              <w:t xml:space="preserve">• Termination procedure </w:t>
            </w:r>
          </w:p>
        </w:tc>
        <w:tc>
          <w:tcPr>
            <w:tcW w:w="1269" w:type="dxa"/>
            <w:tcBorders>
              <w:top w:val="nil"/>
              <w:left w:val="nil"/>
              <w:bottom w:val="single" w:sz="4" w:space="0" w:color="auto"/>
              <w:right w:val="single" w:sz="4" w:space="0" w:color="auto"/>
            </w:tcBorders>
            <w:shd w:val="clear" w:color="000000" w:fill="DBEFF9"/>
            <w:noWrap/>
            <w:vAlign w:val="bottom"/>
            <w:hideMark/>
          </w:tcPr>
          <w:p w14:paraId="25EAEABD"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E</w:t>
            </w:r>
          </w:p>
        </w:tc>
        <w:tc>
          <w:tcPr>
            <w:tcW w:w="963" w:type="dxa"/>
            <w:tcBorders>
              <w:top w:val="nil"/>
              <w:left w:val="nil"/>
              <w:bottom w:val="single" w:sz="4" w:space="0" w:color="auto"/>
              <w:right w:val="single" w:sz="4" w:space="0" w:color="auto"/>
            </w:tcBorders>
            <w:shd w:val="clear" w:color="000000" w:fill="DBEFF9"/>
            <w:noWrap/>
            <w:vAlign w:val="bottom"/>
            <w:hideMark/>
          </w:tcPr>
          <w:p w14:paraId="403C0DFB"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E</w:t>
            </w:r>
          </w:p>
        </w:tc>
        <w:tc>
          <w:tcPr>
            <w:tcW w:w="1067" w:type="dxa"/>
            <w:tcBorders>
              <w:top w:val="nil"/>
              <w:left w:val="nil"/>
              <w:bottom w:val="single" w:sz="4" w:space="0" w:color="auto"/>
              <w:right w:val="single" w:sz="4" w:space="0" w:color="auto"/>
            </w:tcBorders>
            <w:shd w:val="clear" w:color="000000" w:fill="DBEFF9"/>
            <w:noWrap/>
            <w:vAlign w:val="bottom"/>
            <w:hideMark/>
          </w:tcPr>
          <w:p w14:paraId="5AF12E4C"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M</w:t>
            </w:r>
          </w:p>
        </w:tc>
        <w:tc>
          <w:tcPr>
            <w:tcW w:w="761" w:type="dxa"/>
            <w:tcBorders>
              <w:top w:val="nil"/>
              <w:left w:val="nil"/>
              <w:bottom w:val="single" w:sz="4" w:space="0" w:color="auto"/>
              <w:right w:val="single" w:sz="4" w:space="0" w:color="auto"/>
            </w:tcBorders>
            <w:shd w:val="clear" w:color="000000" w:fill="DBEFF9"/>
            <w:noWrap/>
            <w:vAlign w:val="bottom"/>
            <w:hideMark/>
          </w:tcPr>
          <w:p w14:paraId="718A0AD3" w14:textId="77777777" w:rsidR="00E40CCE" w:rsidRPr="00CA633A" w:rsidRDefault="00E40CCE" w:rsidP="00E40CCE">
            <w:pPr>
              <w:spacing w:after="0" w:line="240" w:lineRule="auto"/>
              <w:jc w:val="center"/>
              <w:rPr>
                <w:rFonts w:eastAsia="Times New Roman" w:cs="Arial"/>
                <w:color w:val="000000"/>
                <w:sz w:val="20"/>
                <w:szCs w:val="20"/>
                <w:lang w:val="en-GB" w:eastAsia="en-GB"/>
              </w:rPr>
            </w:pPr>
            <w:r w:rsidRPr="00CA633A">
              <w:rPr>
                <w:rFonts w:eastAsia="Times New Roman" w:cs="Arial"/>
                <w:color w:val="000000"/>
                <w:sz w:val="20"/>
                <w:szCs w:val="20"/>
                <w:lang w:val="en-GB" w:eastAsia="en-GB"/>
              </w:rPr>
              <w:t>M</w:t>
            </w:r>
          </w:p>
        </w:tc>
      </w:tr>
      <w:tr w:rsidR="00E40CCE" w:rsidRPr="00CA633A" w14:paraId="64E153D9" w14:textId="77777777" w:rsidTr="00E40CCE">
        <w:trPr>
          <w:trHeight w:val="540"/>
        </w:trPr>
        <w:tc>
          <w:tcPr>
            <w:tcW w:w="8300" w:type="dxa"/>
            <w:gridSpan w:val="6"/>
            <w:tcBorders>
              <w:top w:val="single" w:sz="4" w:space="0" w:color="auto"/>
              <w:left w:val="single" w:sz="4" w:space="0" w:color="auto"/>
              <w:bottom w:val="nil"/>
              <w:right w:val="single" w:sz="4" w:space="0" w:color="000000"/>
            </w:tcBorders>
            <w:shd w:val="clear" w:color="auto" w:fill="auto"/>
            <w:vAlign w:val="bottom"/>
            <w:hideMark/>
          </w:tcPr>
          <w:p w14:paraId="1B7EA735" w14:textId="77777777" w:rsidR="00E40CCE" w:rsidRPr="00CA633A" w:rsidRDefault="00E40CCE" w:rsidP="00E40CCE">
            <w:pPr>
              <w:spacing w:after="0" w:line="240" w:lineRule="auto"/>
              <w:rPr>
                <w:rFonts w:eastAsia="Times New Roman" w:cs="Arial"/>
                <w:color w:val="000000"/>
                <w:sz w:val="20"/>
                <w:szCs w:val="20"/>
                <w:lang w:val="en-GB" w:eastAsia="en-GB"/>
              </w:rPr>
            </w:pPr>
            <w:r w:rsidRPr="00CA633A">
              <w:rPr>
                <w:rFonts w:eastAsia="Times New Roman" w:cs="Arial"/>
                <w:color w:val="000000"/>
                <w:sz w:val="20"/>
                <w:szCs w:val="20"/>
                <w:lang w:val="en-GB" w:eastAsia="en-GB"/>
              </w:rPr>
              <w:t>C1: If passive scanning is supported then active scanning is optional, otherwise active scanning is mandatory.</w:t>
            </w:r>
          </w:p>
        </w:tc>
      </w:tr>
      <w:tr w:rsidR="00E40CCE" w:rsidRPr="00CA633A" w14:paraId="373EF5AF" w14:textId="77777777" w:rsidTr="00E40CCE">
        <w:trPr>
          <w:trHeight w:val="285"/>
        </w:trPr>
        <w:tc>
          <w:tcPr>
            <w:tcW w:w="8300" w:type="dxa"/>
            <w:gridSpan w:val="6"/>
            <w:tcBorders>
              <w:top w:val="nil"/>
              <w:left w:val="single" w:sz="4" w:space="0" w:color="auto"/>
              <w:bottom w:val="single" w:sz="4" w:space="0" w:color="auto"/>
              <w:right w:val="single" w:sz="4" w:space="0" w:color="000000"/>
            </w:tcBorders>
            <w:shd w:val="clear" w:color="auto" w:fill="auto"/>
            <w:noWrap/>
            <w:vAlign w:val="bottom"/>
            <w:hideMark/>
          </w:tcPr>
          <w:p w14:paraId="335AA37E" w14:textId="77777777" w:rsidR="00E40CCE" w:rsidRPr="00CA633A" w:rsidRDefault="00E40CCE" w:rsidP="00E40CCE">
            <w:pPr>
              <w:spacing w:after="0" w:line="240" w:lineRule="auto"/>
              <w:rPr>
                <w:rFonts w:eastAsia="Times New Roman" w:cs="Arial"/>
                <w:color w:val="000000"/>
                <w:sz w:val="20"/>
                <w:szCs w:val="20"/>
                <w:lang w:val="en-GB" w:eastAsia="en-GB"/>
              </w:rPr>
            </w:pPr>
            <w:r w:rsidRPr="00CA633A">
              <w:rPr>
                <w:rFonts w:eastAsia="Times New Roman" w:cs="Arial"/>
                <w:color w:val="000000"/>
                <w:sz w:val="20"/>
                <w:szCs w:val="20"/>
                <w:lang w:val="en-GB" w:eastAsia="en-GB"/>
              </w:rPr>
              <w:t>C2: Mandatory if Connection Parameters Request procedure is supported, otherwise optional</w:t>
            </w:r>
          </w:p>
        </w:tc>
      </w:tr>
      <w:tr w:rsidR="00E40CCE" w:rsidRPr="00CA633A" w14:paraId="6CC8E8A8" w14:textId="77777777" w:rsidTr="00E40CCE">
        <w:trPr>
          <w:trHeight w:val="630"/>
        </w:trPr>
        <w:tc>
          <w:tcPr>
            <w:tcW w:w="8300" w:type="dxa"/>
            <w:gridSpan w:val="6"/>
            <w:tcBorders>
              <w:top w:val="nil"/>
              <w:left w:val="nil"/>
              <w:bottom w:val="nil"/>
              <w:right w:val="nil"/>
            </w:tcBorders>
            <w:shd w:val="clear" w:color="auto" w:fill="auto"/>
            <w:vAlign w:val="bottom"/>
            <w:hideMark/>
          </w:tcPr>
          <w:p w14:paraId="05641D69" w14:textId="77777777" w:rsidR="00E40CCE" w:rsidRPr="005818E1" w:rsidRDefault="00E40CCE" w:rsidP="00E40CCE">
            <w:pPr>
              <w:spacing w:after="0" w:line="240" w:lineRule="auto"/>
              <w:rPr>
                <w:rFonts w:eastAsia="Times New Roman" w:cs="Arial"/>
                <w:i/>
                <w:color w:val="000000"/>
                <w:sz w:val="20"/>
                <w:szCs w:val="20"/>
                <w:lang w:val="en-GB" w:eastAsia="en-GB"/>
              </w:rPr>
            </w:pPr>
            <w:r w:rsidRPr="005818E1">
              <w:rPr>
                <w:rFonts w:eastAsia="Times New Roman" w:cs="Arial"/>
                <w:i/>
                <w:color w:val="000000"/>
                <w:sz w:val="20"/>
                <w:szCs w:val="20"/>
                <w:lang w:val="en-GB" w:eastAsia="en-GB"/>
              </w:rPr>
              <w:t xml:space="preserve">Table 2.1: </w:t>
            </w:r>
            <w:r w:rsidRPr="005818E1">
              <w:rPr>
                <w:rFonts w:eastAsia="Times New Roman" w:cs="Arial"/>
                <w:i/>
                <w:color w:val="FF0000"/>
                <w:sz w:val="20"/>
                <w:szCs w:val="20"/>
                <w:lang w:val="en-GB" w:eastAsia="en-GB"/>
              </w:rPr>
              <w:t xml:space="preserve">GAP compliance requirements for </w:t>
            </w:r>
            <w:r w:rsidRPr="005818E1">
              <w:rPr>
                <w:rFonts w:eastAsia="Times New Roman" w:cs="Arial"/>
                <w:i/>
                <w:color w:val="000000"/>
                <w:sz w:val="20"/>
                <w:szCs w:val="20"/>
                <w:lang w:val="en-GB" w:eastAsia="en-GB"/>
              </w:rPr>
              <w:t>Physical Layer and Link Layer functionalit</w:t>
            </w:r>
            <w:r w:rsidRPr="005818E1">
              <w:rPr>
                <w:rFonts w:eastAsia="Times New Roman" w:cs="Arial"/>
                <w:i/>
                <w:strike/>
                <w:color w:val="000000"/>
                <w:sz w:val="20"/>
                <w:szCs w:val="20"/>
                <w:lang w:val="en-GB" w:eastAsia="en-GB"/>
              </w:rPr>
              <w:t>y</w:t>
            </w:r>
            <w:r w:rsidRPr="005818E1">
              <w:rPr>
                <w:rFonts w:eastAsia="Times New Roman" w:cs="Arial"/>
                <w:i/>
                <w:color w:val="FF0000"/>
                <w:sz w:val="20"/>
                <w:szCs w:val="20"/>
                <w:lang w:val="en-GB" w:eastAsia="en-GB"/>
              </w:rPr>
              <w:t>ies</w:t>
            </w:r>
            <w:r w:rsidRPr="005818E1">
              <w:rPr>
                <w:rFonts w:eastAsia="Times New Roman" w:cs="Arial"/>
                <w:i/>
                <w:color w:val="000000"/>
                <w:sz w:val="20"/>
                <w:szCs w:val="20"/>
                <w:lang w:val="en-GB" w:eastAsia="en-GB"/>
              </w:rPr>
              <w:t xml:space="preserve"> for </w:t>
            </w:r>
            <w:r w:rsidRPr="005818E1">
              <w:rPr>
                <w:rFonts w:eastAsia="Times New Roman" w:cs="Arial"/>
                <w:i/>
                <w:color w:val="FF0000"/>
                <w:sz w:val="20"/>
                <w:szCs w:val="20"/>
                <w:lang w:val="en-GB" w:eastAsia="en-GB"/>
              </w:rPr>
              <w:t xml:space="preserve">each </w:t>
            </w:r>
            <w:r w:rsidRPr="005818E1">
              <w:rPr>
                <w:rFonts w:eastAsia="Times New Roman" w:cs="Arial"/>
                <w:i/>
                <w:color w:val="000000"/>
                <w:sz w:val="20"/>
                <w:szCs w:val="20"/>
                <w:lang w:val="en-GB" w:eastAsia="en-GB"/>
              </w:rPr>
              <w:t>GAP role</w:t>
            </w:r>
            <w:r w:rsidRPr="005818E1">
              <w:rPr>
                <w:rFonts w:eastAsia="Times New Roman" w:cs="Arial"/>
                <w:i/>
                <w:strike/>
                <w:color w:val="000000"/>
                <w:sz w:val="20"/>
                <w:szCs w:val="20"/>
                <w:lang w:val="en-GB" w:eastAsia="en-GB"/>
              </w:rPr>
              <w:t>s</w:t>
            </w:r>
            <w:r w:rsidRPr="005818E1">
              <w:rPr>
                <w:rFonts w:eastAsia="Times New Roman" w:cs="Arial"/>
                <w:i/>
                <w:color w:val="000000"/>
                <w:sz w:val="20"/>
                <w:szCs w:val="20"/>
                <w:lang w:val="en-GB" w:eastAsia="en-GB"/>
              </w:rPr>
              <w:t xml:space="preserve"> when operating over an LE physical transport</w:t>
            </w:r>
          </w:p>
        </w:tc>
      </w:tr>
    </w:tbl>
    <w:p w14:paraId="729278FA" w14:textId="77777777" w:rsidR="00E40CCE" w:rsidRDefault="00E40CCE" w:rsidP="00E40CCE">
      <w:pPr>
        <w:autoSpaceDE w:val="0"/>
        <w:autoSpaceDN w:val="0"/>
        <w:adjustRightInd w:val="0"/>
        <w:spacing w:after="0" w:line="240" w:lineRule="auto"/>
        <w:rPr>
          <w:rFonts w:cs="Arial"/>
          <w:color w:val="000000"/>
          <w:sz w:val="24"/>
          <w:szCs w:val="24"/>
          <w:lang w:val="en-GB"/>
        </w:rPr>
      </w:pPr>
    </w:p>
    <w:p w14:paraId="78380A13" w14:textId="77777777" w:rsidR="00E40CCE" w:rsidRDefault="00E40CCE" w:rsidP="00F03F8D">
      <w:pPr>
        <w:pStyle w:val="Heading3"/>
      </w:pPr>
      <w:bookmarkStart w:id="681" w:name="_Toc432709700"/>
      <w:bookmarkStart w:id="682" w:name="_Toc443590433"/>
      <w:bookmarkStart w:id="683" w:name="_Toc448771417"/>
      <w:r w:rsidRPr="00B03027">
        <w:t>[Modified Section] 2.2.2.5 Concurrent Operation in Multiple GAP Roles</w:t>
      </w:r>
      <w:bookmarkEnd w:id="681"/>
      <w:bookmarkEnd w:id="682"/>
      <w:bookmarkEnd w:id="683"/>
    </w:p>
    <w:p w14:paraId="18E77377" w14:textId="77777777" w:rsidR="00F42B2F" w:rsidRPr="00B03027" w:rsidRDefault="00F42B2F" w:rsidP="00B03027">
      <w:pPr>
        <w:rPr>
          <w:b/>
        </w:rPr>
      </w:pPr>
      <w:r w:rsidRPr="00B03027">
        <w:rPr>
          <w:b/>
        </w:rPr>
        <w:t>2.2.2.5 Concurrent Operation in Multiple GAP Roles</w:t>
      </w:r>
    </w:p>
    <w:p w14:paraId="024559C0" w14:textId="77777777" w:rsidR="00E40CCE" w:rsidRDefault="00E40CCE" w:rsidP="00E40CCE">
      <w:pPr>
        <w:autoSpaceDE w:val="0"/>
        <w:autoSpaceDN w:val="0"/>
        <w:adjustRightInd w:val="0"/>
        <w:spacing w:after="0" w:line="240" w:lineRule="auto"/>
        <w:rPr>
          <w:rFonts w:cs="Arial"/>
          <w:b/>
          <w:bCs/>
          <w:i/>
          <w:iCs/>
          <w:color w:val="000000"/>
          <w:sz w:val="24"/>
          <w:szCs w:val="24"/>
          <w:lang w:val="en-GB"/>
        </w:rPr>
      </w:pPr>
    </w:p>
    <w:p w14:paraId="3990D319" w14:textId="77777777" w:rsidR="00B26229" w:rsidRDefault="00E40CCE" w:rsidP="00E40CCE">
      <w:pPr>
        <w:autoSpaceDE w:val="0"/>
        <w:autoSpaceDN w:val="0"/>
        <w:adjustRightInd w:val="0"/>
        <w:spacing w:after="0" w:line="240" w:lineRule="auto"/>
        <w:rPr>
          <w:rFonts w:cs="Arial"/>
          <w:color w:val="000000"/>
          <w:sz w:val="24"/>
          <w:szCs w:val="24"/>
          <w:lang w:val="en-GB"/>
        </w:rPr>
      </w:pPr>
      <w:r>
        <w:rPr>
          <w:rFonts w:cs="Arial"/>
          <w:color w:val="000000"/>
          <w:sz w:val="24"/>
          <w:szCs w:val="24"/>
          <w:lang w:val="en-GB"/>
        </w:rPr>
        <w:t xml:space="preserve">A device may operate in multiple GAP roles concurrently if supported by the Controller. The Host should read the supported Link Layer States and State combinations from the Controller before any procedures or modes are used. </w:t>
      </w:r>
    </w:p>
    <w:p w14:paraId="03FF3058" w14:textId="77777777" w:rsidR="00B26229" w:rsidRDefault="00B26229" w:rsidP="00E40CCE">
      <w:pPr>
        <w:autoSpaceDE w:val="0"/>
        <w:autoSpaceDN w:val="0"/>
        <w:adjustRightInd w:val="0"/>
        <w:spacing w:after="0" w:line="240" w:lineRule="auto"/>
        <w:rPr>
          <w:rFonts w:cs="Arial"/>
          <w:color w:val="000000"/>
          <w:sz w:val="24"/>
          <w:szCs w:val="24"/>
          <w:lang w:val="en-GB"/>
        </w:rPr>
      </w:pPr>
    </w:p>
    <w:p w14:paraId="6FEE444E" w14:textId="77777777" w:rsidR="00E40CCE" w:rsidRDefault="00E40CCE" w:rsidP="00E40CCE">
      <w:pPr>
        <w:autoSpaceDE w:val="0"/>
        <w:autoSpaceDN w:val="0"/>
        <w:adjustRightInd w:val="0"/>
        <w:spacing w:after="0" w:line="240" w:lineRule="auto"/>
        <w:rPr>
          <w:rFonts w:cs="Arial"/>
          <w:color w:val="000000"/>
          <w:sz w:val="24"/>
          <w:szCs w:val="24"/>
          <w:lang w:val="en-GB"/>
        </w:rPr>
      </w:pPr>
      <w:r w:rsidRPr="0014690E">
        <w:rPr>
          <w:rFonts w:cs="Arial"/>
          <w:strike/>
          <w:color w:val="000000"/>
          <w:sz w:val="24"/>
          <w:szCs w:val="24"/>
          <w:lang w:val="en-GB"/>
        </w:rPr>
        <w:t xml:space="preserve">The Physical Layer and Link Layer functionalities of each GAP role are shown in </w:t>
      </w:r>
      <w:r w:rsidRPr="0014690E">
        <w:rPr>
          <w:rFonts w:cs="Arial"/>
          <w:strike/>
          <w:color w:val="0000FF"/>
          <w:sz w:val="24"/>
          <w:szCs w:val="24"/>
          <w:lang w:val="en-GB"/>
        </w:rPr>
        <w:t>Table 2.1</w:t>
      </w:r>
      <w:r w:rsidRPr="0014690E">
        <w:rPr>
          <w:rFonts w:cs="Arial"/>
          <w:strike/>
          <w:color w:val="000000"/>
          <w:sz w:val="24"/>
          <w:szCs w:val="24"/>
          <w:lang w:val="en-GB"/>
        </w:rPr>
        <w:t>.</w:t>
      </w:r>
    </w:p>
    <w:p w14:paraId="22BF6836" w14:textId="77777777" w:rsidR="00E40CCE" w:rsidRDefault="00E40CCE" w:rsidP="00E40CCE">
      <w:pPr>
        <w:autoSpaceDE w:val="0"/>
        <w:autoSpaceDN w:val="0"/>
        <w:adjustRightInd w:val="0"/>
        <w:spacing w:after="0" w:line="240" w:lineRule="auto"/>
        <w:rPr>
          <w:rFonts w:cs="Arial"/>
          <w:color w:val="8E1AFF"/>
          <w:sz w:val="24"/>
          <w:szCs w:val="24"/>
          <w:lang w:val="en-GB"/>
        </w:rPr>
      </w:pPr>
    </w:p>
    <w:p w14:paraId="240DAD78" w14:textId="77777777" w:rsidR="00E40CCE" w:rsidRPr="00B03027" w:rsidRDefault="00E40CCE" w:rsidP="00E40CCE">
      <w:pPr>
        <w:autoSpaceDE w:val="0"/>
        <w:autoSpaceDN w:val="0"/>
        <w:adjustRightInd w:val="0"/>
        <w:spacing w:after="0" w:line="240" w:lineRule="auto"/>
        <w:rPr>
          <w:b/>
          <w:color w:val="00B050"/>
        </w:rPr>
      </w:pPr>
      <w:r w:rsidRPr="00B03027">
        <w:rPr>
          <w:rFonts w:cs="Arial"/>
          <w:b/>
          <w:color w:val="00B050"/>
          <w:sz w:val="24"/>
          <w:szCs w:val="24"/>
          <w:lang w:val="en-GB"/>
        </w:rPr>
        <w:t>[</w:t>
      </w:r>
      <w:r w:rsidR="00F42B2F" w:rsidRPr="00B03027">
        <w:rPr>
          <w:rFonts w:cs="Arial"/>
          <w:b/>
          <w:color w:val="00B050"/>
          <w:sz w:val="24"/>
          <w:szCs w:val="24"/>
          <w:lang w:val="en-GB"/>
        </w:rPr>
        <w:t xml:space="preserve">Note to Editor: </w:t>
      </w:r>
      <w:r w:rsidRPr="00B03027">
        <w:rPr>
          <w:rFonts w:cs="Arial"/>
          <w:b/>
          <w:color w:val="00B050"/>
          <w:sz w:val="24"/>
          <w:szCs w:val="24"/>
          <w:lang w:val="en-GB"/>
        </w:rPr>
        <w:t>Move Table 2.1 to section 2.2.2]</w:t>
      </w:r>
    </w:p>
    <w:p w14:paraId="3BC4A3DE" w14:textId="77777777" w:rsidR="00E40CCE" w:rsidRPr="00B03027" w:rsidRDefault="00E40CCE" w:rsidP="00F03F8D">
      <w:pPr>
        <w:pStyle w:val="Heading3"/>
      </w:pPr>
      <w:bookmarkStart w:id="684" w:name="_Toc432709701"/>
      <w:bookmarkStart w:id="685" w:name="_Toc443590434"/>
      <w:bookmarkStart w:id="686" w:name="_Toc448771418"/>
      <w:r w:rsidRPr="00B03027">
        <w:t xml:space="preserve">[Modified Section] 9 </w:t>
      </w:r>
      <w:bookmarkEnd w:id="684"/>
      <w:bookmarkEnd w:id="685"/>
      <w:r w:rsidR="00F42B2F" w:rsidRPr="00B03027">
        <w:t>Operational Modes and Procedures – LE Physical Transport</w:t>
      </w:r>
      <w:bookmarkEnd w:id="686"/>
    </w:p>
    <w:p w14:paraId="01CF5C3C" w14:textId="77777777" w:rsidR="00F42B2F" w:rsidRPr="00B03027" w:rsidRDefault="00F42B2F" w:rsidP="00B03027">
      <w:pPr>
        <w:rPr>
          <w:b/>
          <w:sz w:val="28"/>
          <w:lang w:val="en-GB"/>
        </w:rPr>
      </w:pPr>
      <w:r w:rsidRPr="00B03027">
        <w:rPr>
          <w:b/>
          <w:sz w:val="28"/>
          <w:lang w:val="en-GB"/>
        </w:rPr>
        <w:t>9 OPERATIONAL MODES AND PROCEDURES – LE PHYSICAL TRANSPORT</w:t>
      </w:r>
    </w:p>
    <w:p w14:paraId="0B122272" w14:textId="77777777" w:rsidR="00E40CCE" w:rsidRDefault="00E40CCE" w:rsidP="00E40CCE">
      <w:pPr>
        <w:autoSpaceDE w:val="0"/>
        <w:autoSpaceDN w:val="0"/>
        <w:adjustRightInd w:val="0"/>
        <w:spacing w:after="0" w:line="240" w:lineRule="auto"/>
        <w:rPr>
          <w:rFonts w:cs="Arial"/>
          <w:color w:val="000000"/>
          <w:sz w:val="24"/>
          <w:szCs w:val="24"/>
          <w:lang w:val="en-GB"/>
        </w:rPr>
      </w:pPr>
      <w:r w:rsidRPr="0014690E">
        <w:rPr>
          <w:rFonts w:cs="Arial"/>
          <w:color w:val="000000"/>
          <w:sz w:val="24"/>
          <w:szCs w:val="24"/>
          <w:lang w:val="en-GB"/>
        </w:rPr>
        <w:t>Several different modes and procedures may be performed simultaneously over an LE physical transport. The following modes and procedures are defined for use over an LE physical transport:</w:t>
      </w:r>
    </w:p>
    <w:p w14:paraId="51C02F2E" w14:textId="77777777" w:rsidR="00E40CCE" w:rsidRPr="0014690E" w:rsidRDefault="00E40CCE" w:rsidP="00E40CCE">
      <w:pPr>
        <w:autoSpaceDE w:val="0"/>
        <w:autoSpaceDN w:val="0"/>
        <w:adjustRightInd w:val="0"/>
        <w:spacing w:after="0" w:line="240" w:lineRule="auto"/>
        <w:rPr>
          <w:rFonts w:cs="Arial"/>
          <w:color w:val="000000"/>
          <w:sz w:val="24"/>
          <w:szCs w:val="24"/>
          <w:lang w:val="en-GB"/>
        </w:rPr>
      </w:pPr>
    </w:p>
    <w:p w14:paraId="54DED848" w14:textId="77777777" w:rsidR="00E40CCE" w:rsidRPr="0014690E" w:rsidRDefault="00E40CCE" w:rsidP="00E40CCE">
      <w:pPr>
        <w:autoSpaceDE w:val="0"/>
        <w:autoSpaceDN w:val="0"/>
        <w:adjustRightInd w:val="0"/>
        <w:spacing w:after="0" w:line="240" w:lineRule="auto"/>
        <w:rPr>
          <w:rFonts w:cs="Arial"/>
          <w:color w:val="000000"/>
          <w:sz w:val="24"/>
          <w:szCs w:val="24"/>
          <w:lang w:val="en-GB"/>
        </w:rPr>
      </w:pPr>
      <w:r w:rsidRPr="0014690E">
        <w:rPr>
          <w:rFonts w:cs="Arial"/>
          <w:color w:val="000000"/>
          <w:sz w:val="24"/>
          <w:szCs w:val="24"/>
          <w:lang w:val="en-GB"/>
        </w:rPr>
        <w:t>• Broadcast mode and observation procedure</w:t>
      </w:r>
    </w:p>
    <w:p w14:paraId="041C383F" w14:textId="77777777" w:rsidR="00E40CCE" w:rsidRPr="0014690E" w:rsidRDefault="00E40CCE" w:rsidP="00E40CCE">
      <w:pPr>
        <w:autoSpaceDE w:val="0"/>
        <w:autoSpaceDN w:val="0"/>
        <w:adjustRightInd w:val="0"/>
        <w:spacing w:after="0" w:line="240" w:lineRule="auto"/>
        <w:rPr>
          <w:rFonts w:cs="Arial"/>
          <w:color w:val="000000"/>
          <w:sz w:val="24"/>
          <w:szCs w:val="24"/>
          <w:lang w:val="en-GB"/>
        </w:rPr>
      </w:pPr>
      <w:r w:rsidRPr="0014690E">
        <w:rPr>
          <w:rFonts w:cs="Arial"/>
          <w:color w:val="000000"/>
          <w:sz w:val="24"/>
          <w:szCs w:val="24"/>
          <w:lang w:val="en-GB"/>
        </w:rPr>
        <w:t>• Discovery modes and procedures</w:t>
      </w:r>
    </w:p>
    <w:p w14:paraId="49A6868D" w14:textId="77777777" w:rsidR="00E40CCE" w:rsidRPr="0014690E" w:rsidRDefault="00E40CCE" w:rsidP="00E40CCE">
      <w:pPr>
        <w:autoSpaceDE w:val="0"/>
        <w:autoSpaceDN w:val="0"/>
        <w:adjustRightInd w:val="0"/>
        <w:spacing w:after="0" w:line="240" w:lineRule="auto"/>
        <w:rPr>
          <w:rFonts w:cs="Arial"/>
          <w:color w:val="000000"/>
          <w:sz w:val="24"/>
          <w:szCs w:val="24"/>
          <w:lang w:val="en-GB"/>
        </w:rPr>
      </w:pPr>
      <w:r w:rsidRPr="0014690E">
        <w:rPr>
          <w:rFonts w:cs="Arial"/>
          <w:color w:val="000000"/>
          <w:sz w:val="24"/>
          <w:szCs w:val="24"/>
          <w:lang w:val="en-GB"/>
        </w:rPr>
        <w:t>• Connection modes and procedures</w:t>
      </w:r>
    </w:p>
    <w:p w14:paraId="1484BBDF" w14:textId="77777777" w:rsidR="00E40CCE" w:rsidRDefault="00E40CCE" w:rsidP="00E40CCE">
      <w:pPr>
        <w:autoSpaceDE w:val="0"/>
        <w:autoSpaceDN w:val="0"/>
        <w:adjustRightInd w:val="0"/>
        <w:spacing w:after="0" w:line="240" w:lineRule="auto"/>
        <w:rPr>
          <w:rFonts w:cs="Arial"/>
          <w:color w:val="000000"/>
          <w:sz w:val="24"/>
          <w:szCs w:val="24"/>
          <w:lang w:val="en-GB"/>
        </w:rPr>
      </w:pPr>
      <w:r w:rsidRPr="0014690E">
        <w:rPr>
          <w:rFonts w:cs="Arial"/>
          <w:color w:val="000000"/>
          <w:sz w:val="24"/>
          <w:szCs w:val="24"/>
          <w:lang w:val="en-GB"/>
        </w:rPr>
        <w:t>• Bonding modes and procedures</w:t>
      </w:r>
    </w:p>
    <w:p w14:paraId="43281C06" w14:textId="77777777" w:rsidR="00E40CCE" w:rsidRPr="0014690E" w:rsidRDefault="00E40CCE" w:rsidP="00E40CCE">
      <w:pPr>
        <w:autoSpaceDE w:val="0"/>
        <w:autoSpaceDN w:val="0"/>
        <w:adjustRightInd w:val="0"/>
        <w:spacing w:after="0" w:line="240" w:lineRule="auto"/>
        <w:rPr>
          <w:rFonts w:cs="Arial"/>
          <w:color w:val="000000"/>
          <w:sz w:val="24"/>
          <w:szCs w:val="24"/>
          <w:lang w:val="en-GB"/>
        </w:rPr>
      </w:pPr>
    </w:p>
    <w:p w14:paraId="74C7ECFD" w14:textId="77777777" w:rsidR="00E40CCE" w:rsidRDefault="00E40CCE" w:rsidP="00E40CCE">
      <w:pPr>
        <w:autoSpaceDE w:val="0"/>
        <w:autoSpaceDN w:val="0"/>
        <w:adjustRightInd w:val="0"/>
        <w:spacing w:after="0" w:line="240" w:lineRule="auto"/>
        <w:rPr>
          <w:rFonts w:cs="Arial"/>
          <w:color w:val="000000"/>
          <w:sz w:val="24"/>
          <w:szCs w:val="24"/>
          <w:lang w:val="en-GB"/>
        </w:rPr>
      </w:pPr>
      <w:r w:rsidRPr="0014690E">
        <w:rPr>
          <w:rFonts w:cs="Arial"/>
          <w:color w:val="000000"/>
          <w:sz w:val="24"/>
          <w:szCs w:val="24"/>
          <w:lang w:val="en-GB"/>
        </w:rPr>
        <w:t>Each of the above modes and procedures are independent from each other but are closely related since a combination of the modes and procedures are necessary for most devices to communicate with each other. Both the modes and procedures may be entered or executed respectively as a result of direct user action or autonomously by a device.</w:t>
      </w:r>
    </w:p>
    <w:p w14:paraId="34DBABCF" w14:textId="77777777" w:rsidR="00E40CCE" w:rsidRPr="0014690E" w:rsidRDefault="00E40CCE" w:rsidP="00E40CCE">
      <w:pPr>
        <w:autoSpaceDE w:val="0"/>
        <w:autoSpaceDN w:val="0"/>
        <w:adjustRightInd w:val="0"/>
        <w:spacing w:after="0" w:line="240" w:lineRule="auto"/>
        <w:rPr>
          <w:rFonts w:cs="Arial"/>
          <w:color w:val="000000"/>
          <w:sz w:val="24"/>
          <w:szCs w:val="24"/>
          <w:lang w:val="en-GB"/>
        </w:rPr>
      </w:pPr>
    </w:p>
    <w:p w14:paraId="6A5AEE73" w14:textId="77777777" w:rsidR="00E40CCE" w:rsidRDefault="00E40CCE" w:rsidP="00E40CCE">
      <w:pPr>
        <w:autoSpaceDE w:val="0"/>
        <w:autoSpaceDN w:val="0"/>
        <w:adjustRightInd w:val="0"/>
        <w:spacing w:after="0" w:line="240" w:lineRule="auto"/>
        <w:rPr>
          <w:rFonts w:cs="Arial"/>
          <w:color w:val="000000"/>
          <w:sz w:val="24"/>
          <w:szCs w:val="24"/>
          <w:lang w:val="en-GB"/>
        </w:rPr>
      </w:pPr>
      <w:r w:rsidRPr="0014690E">
        <w:rPr>
          <w:rFonts w:cs="Arial"/>
          <w:color w:val="000000"/>
          <w:sz w:val="24"/>
          <w:szCs w:val="24"/>
          <w:lang w:val="en-GB"/>
        </w:rPr>
        <w:t>The Host shall configure the Controller with its local Link Layer feature information as defined in [Vol 6] Part B, Section 4.6 before performing any of the above modes and procedures.</w:t>
      </w:r>
    </w:p>
    <w:p w14:paraId="3D7AB234" w14:textId="77777777" w:rsidR="0069211C" w:rsidRDefault="0069211C" w:rsidP="00E40CCE">
      <w:pPr>
        <w:autoSpaceDE w:val="0"/>
        <w:autoSpaceDN w:val="0"/>
        <w:adjustRightInd w:val="0"/>
        <w:spacing w:after="0" w:line="240" w:lineRule="auto"/>
        <w:rPr>
          <w:color w:val="FF0000"/>
        </w:rPr>
      </w:pPr>
    </w:p>
    <w:p w14:paraId="27135B78" w14:textId="77777777" w:rsidR="00E40CCE" w:rsidRPr="00DB5009" w:rsidRDefault="00E40CCE" w:rsidP="00E40CCE">
      <w:pPr>
        <w:rPr>
          <w:color w:val="FF0000"/>
          <w:sz w:val="24"/>
        </w:rPr>
      </w:pPr>
      <w:r w:rsidRPr="005818E1">
        <w:rPr>
          <w:color w:val="FF0000"/>
          <w:sz w:val="24"/>
        </w:rPr>
        <w:t>The types of advertising used in these modes and procedure</w:t>
      </w:r>
      <w:r w:rsidR="009F5963">
        <w:rPr>
          <w:color w:val="FF0000"/>
          <w:sz w:val="24"/>
        </w:rPr>
        <w:t>s</w:t>
      </w:r>
      <w:r w:rsidRPr="005818E1">
        <w:rPr>
          <w:color w:val="FF0000"/>
          <w:sz w:val="24"/>
        </w:rPr>
        <w:t xml:space="preserve"> for each of the associated GAP roles are defined in Section 2.2.2 Table 2.1.</w:t>
      </w:r>
    </w:p>
    <w:p w14:paraId="2CA8D79F" w14:textId="77777777" w:rsidR="00E40CCE" w:rsidRPr="00F03F8D" w:rsidRDefault="00E40CCE" w:rsidP="00F03F8D">
      <w:pPr>
        <w:pStyle w:val="Heading3"/>
      </w:pPr>
      <w:bookmarkStart w:id="687" w:name="_Toc432709702"/>
      <w:bookmarkStart w:id="688" w:name="_Toc443590435"/>
      <w:bookmarkStart w:id="689" w:name="_Toc448771419"/>
      <w:r w:rsidRPr="00B03027">
        <w:t>[Modified Section]</w:t>
      </w:r>
      <w:r w:rsidRPr="00F03F8D">
        <w:t xml:space="preserve"> 9.1.1 Broadcast Mode</w:t>
      </w:r>
      <w:bookmarkEnd w:id="687"/>
      <w:bookmarkEnd w:id="688"/>
      <w:bookmarkEnd w:id="689"/>
    </w:p>
    <w:p w14:paraId="6464BE1C" w14:textId="77777777" w:rsidR="00E40CCE" w:rsidRPr="00DB5009" w:rsidRDefault="00E40CCE" w:rsidP="00E40CCE">
      <w:pPr>
        <w:rPr>
          <w:b/>
          <w:i/>
          <w:sz w:val="24"/>
          <w:szCs w:val="24"/>
        </w:rPr>
      </w:pPr>
      <w:r w:rsidRPr="00DB5009">
        <w:rPr>
          <w:b/>
          <w:i/>
          <w:sz w:val="24"/>
          <w:szCs w:val="24"/>
        </w:rPr>
        <w:t>9.1.1.2 Conditions</w:t>
      </w:r>
    </w:p>
    <w:p w14:paraId="07DE1FBA" w14:textId="77777777" w:rsidR="00E40CCE" w:rsidRPr="00DB5009" w:rsidRDefault="00E40CCE" w:rsidP="00FD472E">
      <w:pPr>
        <w:rPr>
          <w:color w:val="FF0000"/>
          <w:sz w:val="24"/>
          <w:szCs w:val="24"/>
        </w:rPr>
      </w:pPr>
      <w:r w:rsidRPr="00DB5009">
        <w:rPr>
          <w:sz w:val="24"/>
          <w:szCs w:val="24"/>
        </w:rPr>
        <w:t xml:space="preserve">A device in the broadcast mode shall send data </w:t>
      </w:r>
      <w:r w:rsidRPr="00D5160D">
        <w:rPr>
          <w:strike/>
          <w:sz w:val="24"/>
          <w:szCs w:val="24"/>
        </w:rPr>
        <w:t xml:space="preserve">in </w:t>
      </w:r>
      <w:r w:rsidRPr="00DB5009">
        <w:rPr>
          <w:color w:val="FF0000"/>
          <w:sz w:val="24"/>
          <w:szCs w:val="24"/>
        </w:rPr>
        <w:t xml:space="preserve">using </w:t>
      </w:r>
      <w:r w:rsidR="00FD472E">
        <w:rPr>
          <w:color w:val="FF0000"/>
          <w:sz w:val="24"/>
          <w:szCs w:val="24"/>
        </w:rPr>
        <w:t>non-connectable</w:t>
      </w:r>
      <w:r w:rsidRPr="00DB5009">
        <w:rPr>
          <w:color w:val="FF0000"/>
          <w:sz w:val="24"/>
          <w:szCs w:val="24"/>
        </w:rPr>
        <w:t xml:space="preserve"> advertising events</w:t>
      </w:r>
      <w:r w:rsidRPr="00DB5009">
        <w:rPr>
          <w:sz w:val="24"/>
          <w:szCs w:val="24"/>
        </w:rPr>
        <w:t>.</w:t>
      </w:r>
      <w:r w:rsidRPr="00DB5009">
        <w:rPr>
          <w:color w:val="FF0000"/>
          <w:sz w:val="24"/>
          <w:szCs w:val="24"/>
        </w:rPr>
        <w:t xml:space="preserve"> </w:t>
      </w:r>
    </w:p>
    <w:p w14:paraId="6F73D718" w14:textId="77777777" w:rsidR="00E40CCE" w:rsidRPr="00DB5009" w:rsidRDefault="00E40CCE" w:rsidP="00E40CCE">
      <w:pPr>
        <w:rPr>
          <w:sz w:val="24"/>
          <w:szCs w:val="24"/>
        </w:rPr>
      </w:pPr>
      <w:r w:rsidRPr="00DB5009">
        <w:rPr>
          <w:sz w:val="24"/>
          <w:szCs w:val="24"/>
        </w:rPr>
        <w:t xml:space="preserve">The advertising data shall be formatted using the Advertising Data (AD) type format as defined in </w:t>
      </w:r>
      <w:r w:rsidRPr="00DB5009">
        <w:rPr>
          <w:strike/>
          <w:sz w:val="24"/>
          <w:szCs w:val="24"/>
        </w:rPr>
        <w:t>[</w:t>
      </w:r>
      <w:r w:rsidRPr="00DB5009">
        <w:rPr>
          <w:sz w:val="24"/>
          <w:szCs w:val="24"/>
        </w:rPr>
        <w:t>[Core Specification Supplement], Part A, Section 1.3. A device in the broadcast mode shall not set the ‘LE General Discoverable Mode’ flag or the ‘LE Limited Discoverable Mode’ flag in the Flags AD Type as defined in [Core Specification Supplement], Part A, Section 1.3.</w:t>
      </w:r>
    </w:p>
    <w:p w14:paraId="4A0F9A38" w14:textId="77777777" w:rsidR="00E40CCE" w:rsidRPr="00DB5009" w:rsidRDefault="00E40CCE" w:rsidP="00E40CCE">
      <w:pPr>
        <w:rPr>
          <w:sz w:val="24"/>
          <w:szCs w:val="24"/>
        </w:rPr>
      </w:pPr>
      <w:r w:rsidRPr="00DB5009">
        <w:rPr>
          <w:sz w:val="24"/>
          <w:szCs w:val="24"/>
        </w:rPr>
        <w:t>Note: All data sent by a device in the broadcast mode is considered unreliable since there is no acknowledgement from any device that may have received the data.</w:t>
      </w:r>
    </w:p>
    <w:p w14:paraId="539C42C4" w14:textId="77777777" w:rsidR="00E40CCE" w:rsidRDefault="002D3150" w:rsidP="00E40CCE">
      <w:pPr>
        <w:rPr>
          <w:color w:val="FF0000"/>
          <w:sz w:val="24"/>
          <w:szCs w:val="24"/>
        </w:rPr>
      </w:pPr>
      <w:r w:rsidRPr="00DB5009">
        <w:rPr>
          <w:color w:val="FF0000"/>
          <w:sz w:val="24"/>
          <w:szCs w:val="24"/>
        </w:rPr>
        <w:t>The device may configure and enable multiple independent advertising sets.</w:t>
      </w:r>
      <w:ins w:id="690" w:author="Clive D.W. Feather" w:date="2016-04-12T15:08:00Z">
        <w:r w:rsidR="00F82B75">
          <w:rPr>
            <w:color w:val="FF0000"/>
            <w:sz w:val="24"/>
            <w:szCs w:val="24"/>
          </w:rPr>
          <w:t xml:space="preserve"> </w:t>
        </w:r>
      </w:ins>
      <w:r w:rsidR="00E40CCE" w:rsidRPr="00DB5009">
        <w:rPr>
          <w:color w:val="FF0000"/>
          <w:sz w:val="24"/>
          <w:szCs w:val="24"/>
        </w:rPr>
        <w:t>The device may send periodic advertising.</w:t>
      </w:r>
    </w:p>
    <w:p w14:paraId="2CBA2CAD" w14:textId="77777777" w:rsidR="00E40CCE" w:rsidRPr="00F03F8D" w:rsidRDefault="00E40CCE" w:rsidP="00F03F8D">
      <w:pPr>
        <w:pStyle w:val="Heading3"/>
      </w:pPr>
      <w:bookmarkStart w:id="691" w:name="_Toc432709703"/>
      <w:bookmarkStart w:id="692" w:name="_Toc443590436"/>
      <w:bookmarkStart w:id="693" w:name="_Toc448771420"/>
      <w:r w:rsidRPr="00B03027">
        <w:t>[Modified Section]</w:t>
      </w:r>
      <w:r w:rsidRPr="00F03F8D">
        <w:t xml:space="preserve"> 9.1.2 Observation Procedure</w:t>
      </w:r>
      <w:bookmarkEnd w:id="691"/>
      <w:bookmarkEnd w:id="692"/>
      <w:bookmarkEnd w:id="693"/>
    </w:p>
    <w:p w14:paraId="7D50A9A8" w14:textId="77777777" w:rsidR="00E40CCE" w:rsidRDefault="00E40CCE" w:rsidP="00E40CCE">
      <w:pPr>
        <w:rPr>
          <w:b/>
          <w:i/>
          <w:sz w:val="24"/>
          <w:szCs w:val="24"/>
        </w:rPr>
      </w:pPr>
      <w:r w:rsidRPr="005818E1">
        <w:rPr>
          <w:b/>
          <w:i/>
          <w:sz w:val="24"/>
          <w:szCs w:val="24"/>
        </w:rPr>
        <w:t>9.1.</w:t>
      </w:r>
      <w:r w:rsidR="002C02B1">
        <w:rPr>
          <w:b/>
          <w:i/>
          <w:sz w:val="24"/>
          <w:szCs w:val="24"/>
        </w:rPr>
        <w:t>2</w:t>
      </w:r>
      <w:r w:rsidRPr="005818E1">
        <w:rPr>
          <w:b/>
          <w:i/>
          <w:sz w:val="24"/>
          <w:szCs w:val="24"/>
        </w:rPr>
        <w:t>.2 Conditions</w:t>
      </w:r>
    </w:p>
    <w:p w14:paraId="1A8996CF" w14:textId="77777777" w:rsidR="00E40CCE" w:rsidRPr="00DB5009" w:rsidRDefault="00E40CCE" w:rsidP="00E40CCE">
      <w:pPr>
        <w:rPr>
          <w:sz w:val="24"/>
          <w:szCs w:val="24"/>
        </w:rPr>
      </w:pPr>
      <w:r w:rsidRPr="00DB5009">
        <w:rPr>
          <w:sz w:val="24"/>
          <w:szCs w:val="24"/>
        </w:rPr>
        <w:t>A device performing the observation procedure may use passive scanning or active scanning to receive advertising events.</w:t>
      </w:r>
    </w:p>
    <w:p w14:paraId="2B6B3195" w14:textId="77777777" w:rsidR="00E40CCE" w:rsidRPr="005C45EA" w:rsidRDefault="00E40CCE" w:rsidP="00E40CCE">
      <w:pPr>
        <w:rPr>
          <w:color w:val="FF0000"/>
          <w:sz w:val="24"/>
          <w:szCs w:val="24"/>
        </w:rPr>
      </w:pPr>
      <w:r w:rsidRPr="00DB5009">
        <w:rPr>
          <w:sz w:val="24"/>
          <w:szCs w:val="24"/>
        </w:rPr>
        <w:t xml:space="preserve">A device performing the observation procedure may use active scanning to also receive scan response data sent by any device in the broadcast mode that advertises using scannable </w:t>
      </w:r>
      <w:r w:rsidRPr="00005904">
        <w:rPr>
          <w:strike/>
          <w:sz w:val="24"/>
          <w:szCs w:val="24"/>
        </w:rPr>
        <w:t>undirected</w:t>
      </w:r>
      <w:r w:rsidR="003010EF" w:rsidRPr="00B03027">
        <w:rPr>
          <w:sz w:val="24"/>
          <w:szCs w:val="24"/>
        </w:rPr>
        <w:t xml:space="preserve"> </w:t>
      </w:r>
      <w:r w:rsidRPr="00DB5009">
        <w:rPr>
          <w:sz w:val="24"/>
          <w:szCs w:val="24"/>
        </w:rPr>
        <w:t>advertising events.</w:t>
      </w:r>
    </w:p>
    <w:p w14:paraId="4A59E550" w14:textId="77777777" w:rsidR="00E40CCE" w:rsidRPr="00DB5009" w:rsidRDefault="00E40CCE" w:rsidP="00E40CCE">
      <w:pPr>
        <w:rPr>
          <w:color w:val="FF0000"/>
          <w:sz w:val="24"/>
          <w:szCs w:val="24"/>
        </w:rPr>
      </w:pPr>
      <w:r w:rsidRPr="00DB5009">
        <w:rPr>
          <w:sz w:val="24"/>
          <w:szCs w:val="24"/>
        </w:rPr>
        <w:t>When a device performing the observation procedure receives a resolvable private address in the advertising event, the device may resolve the private address by using the resolvable private address resolution procedure as defined in Section 10.8.2.3.</w:t>
      </w:r>
    </w:p>
    <w:p w14:paraId="75BF1323" w14:textId="77777777" w:rsidR="00E40CCE" w:rsidRPr="00DB5009" w:rsidRDefault="00E40CCE" w:rsidP="00E40CCE">
      <w:pPr>
        <w:rPr>
          <w:sz w:val="24"/>
          <w:szCs w:val="24"/>
        </w:rPr>
      </w:pPr>
      <w:r w:rsidRPr="00DB5009">
        <w:rPr>
          <w:sz w:val="24"/>
          <w:szCs w:val="24"/>
        </w:rPr>
        <w:t>Note: In use cases where a device in the broadcast mode sends dynamic data, the receiving device should disable duplicate filtering capability in the Controller so that the Host receives all advertising packets received by the Controller.</w:t>
      </w:r>
    </w:p>
    <w:p w14:paraId="3E4E2731" w14:textId="77777777" w:rsidR="00E40CCE" w:rsidRDefault="00E40CCE" w:rsidP="00E40CCE">
      <w:pPr>
        <w:rPr>
          <w:color w:val="FF0000"/>
          <w:sz w:val="24"/>
          <w:szCs w:val="24"/>
        </w:rPr>
      </w:pPr>
      <w:r w:rsidRPr="00DB5009">
        <w:rPr>
          <w:color w:val="FF0000"/>
          <w:sz w:val="24"/>
          <w:szCs w:val="24"/>
        </w:rPr>
        <w:t xml:space="preserve">The device may </w:t>
      </w:r>
      <w:r w:rsidR="008A1300">
        <w:rPr>
          <w:color w:val="FF0000"/>
          <w:sz w:val="24"/>
          <w:szCs w:val="24"/>
        </w:rPr>
        <w:t xml:space="preserve">also </w:t>
      </w:r>
      <w:r w:rsidRPr="00DB5009">
        <w:rPr>
          <w:color w:val="FF0000"/>
          <w:sz w:val="24"/>
          <w:szCs w:val="24"/>
        </w:rPr>
        <w:t>receive periodic advertising.</w:t>
      </w:r>
    </w:p>
    <w:p w14:paraId="574257D8" w14:textId="77777777" w:rsidR="0069211C" w:rsidRPr="00B03027" w:rsidRDefault="0069211C" w:rsidP="00B03027">
      <w:pPr>
        <w:pStyle w:val="Heading3"/>
      </w:pPr>
      <w:bookmarkStart w:id="694" w:name="_Toc448771421"/>
      <w:r w:rsidRPr="00F03F8D">
        <w:t>[Modified Section] 9.2 Discovery Mode</w:t>
      </w:r>
      <w:r w:rsidRPr="003928DF">
        <w:t xml:space="preserve"> and Procedures</w:t>
      </w:r>
      <w:bookmarkEnd w:id="694"/>
    </w:p>
    <w:p w14:paraId="2730D987" w14:textId="77777777" w:rsidR="0069211C" w:rsidRDefault="0069211C" w:rsidP="0069211C">
      <w:pPr>
        <w:autoSpaceDE w:val="0"/>
        <w:autoSpaceDN w:val="0"/>
        <w:adjustRightInd w:val="0"/>
        <w:spacing w:after="0" w:line="240" w:lineRule="auto"/>
        <w:rPr>
          <w:rFonts w:ascii="Arial,Bold" w:hAnsi="Arial,Bold" w:cs="Arial,Bold"/>
          <w:b/>
          <w:bCs/>
          <w:color w:val="000000"/>
          <w:sz w:val="28"/>
          <w:szCs w:val="28"/>
        </w:rPr>
      </w:pPr>
      <w:r>
        <w:rPr>
          <w:rFonts w:ascii="Arial,Bold" w:hAnsi="Arial,Bold" w:cs="Arial,Bold"/>
          <w:b/>
          <w:bCs/>
          <w:color w:val="000000"/>
          <w:sz w:val="28"/>
          <w:szCs w:val="28"/>
        </w:rPr>
        <w:t>9.2 DISCOVERY MODES AND PROCEDURES</w:t>
      </w:r>
    </w:p>
    <w:p w14:paraId="1815E4A4" w14:textId="77777777" w:rsidR="0069211C" w:rsidRDefault="0069211C" w:rsidP="00B03027">
      <w:pPr>
        <w:autoSpaceDE w:val="0"/>
        <w:autoSpaceDN w:val="0"/>
        <w:adjustRightInd w:val="0"/>
        <w:spacing w:after="0" w:line="240" w:lineRule="auto"/>
        <w:rPr>
          <w:rFonts w:cs="Arial"/>
          <w:color w:val="000000"/>
          <w:sz w:val="24"/>
          <w:szCs w:val="24"/>
        </w:rPr>
      </w:pPr>
      <w:r>
        <w:rPr>
          <w:rFonts w:cs="Arial"/>
          <w:color w:val="000000"/>
          <w:sz w:val="24"/>
          <w:szCs w:val="24"/>
        </w:rPr>
        <w:t xml:space="preserve">All devices shall be in either non-discoverable mode or one of the discoverable modes. A device in the discoverable mode shall be in either the general discoverable mode or the limited discoverable mode. A device in the nondiscoverable mode is not discoverable. Devices operating in either the general discoverable mode or the limited discoverable mode can be found by the discovering device. A device that is discovering other devices performs either the limited discovery procedure as defined in </w:t>
      </w:r>
      <w:r>
        <w:rPr>
          <w:rFonts w:cs="Arial"/>
          <w:color w:val="0000FF"/>
          <w:sz w:val="24"/>
          <w:szCs w:val="24"/>
        </w:rPr>
        <w:t xml:space="preserve">Section 9.2.5 </w:t>
      </w:r>
      <w:r>
        <w:rPr>
          <w:rFonts w:cs="Arial"/>
          <w:color w:val="000000"/>
          <w:sz w:val="24"/>
          <w:szCs w:val="24"/>
        </w:rPr>
        <w:t xml:space="preserve">or the general discovery procedure as defined in </w:t>
      </w:r>
      <w:r>
        <w:rPr>
          <w:rFonts w:cs="Arial"/>
          <w:color w:val="0000FF"/>
          <w:sz w:val="24"/>
          <w:szCs w:val="24"/>
        </w:rPr>
        <w:t>Section 9.2.6</w:t>
      </w:r>
      <w:r>
        <w:rPr>
          <w:rFonts w:cs="Arial"/>
          <w:color w:val="000000"/>
          <w:sz w:val="24"/>
          <w:szCs w:val="24"/>
        </w:rPr>
        <w:t>.</w:t>
      </w:r>
    </w:p>
    <w:p w14:paraId="1AF11DD4" w14:textId="77777777" w:rsidR="0069211C" w:rsidRDefault="0069211C" w:rsidP="00B03027">
      <w:pPr>
        <w:autoSpaceDE w:val="0"/>
        <w:autoSpaceDN w:val="0"/>
        <w:adjustRightInd w:val="0"/>
        <w:spacing w:after="0" w:line="240" w:lineRule="auto"/>
        <w:rPr>
          <w:rFonts w:cs="Arial"/>
          <w:color w:val="000000"/>
          <w:sz w:val="24"/>
          <w:szCs w:val="24"/>
        </w:rPr>
      </w:pPr>
    </w:p>
    <w:p w14:paraId="2F1214F9" w14:textId="77777777" w:rsidR="0069211C" w:rsidRPr="00B03027" w:rsidRDefault="0069211C" w:rsidP="00CD46E3">
      <w:pPr>
        <w:rPr>
          <w:rFonts w:cs="Arial"/>
          <w:color w:val="000000"/>
          <w:sz w:val="24"/>
          <w:szCs w:val="24"/>
        </w:rPr>
      </w:pPr>
      <w:r>
        <w:rPr>
          <w:color w:val="FF0000"/>
          <w:sz w:val="24"/>
          <w:szCs w:val="24"/>
        </w:rPr>
        <w:t>Some d</w:t>
      </w:r>
      <w:r w:rsidRPr="00DB5009">
        <w:rPr>
          <w:color w:val="FF0000"/>
          <w:sz w:val="24"/>
          <w:szCs w:val="24"/>
        </w:rPr>
        <w:t xml:space="preserve">evices </w:t>
      </w:r>
      <w:r>
        <w:rPr>
          <w:color w:val="FF0000"/>
          <w:sz w:val="24"/>
          <w:szCs w:val="24"/>
        </w:rPr>
        <w:t>may</w:t>
      </w:r>
      <w:r w:rsidRPr="00DB5009">
        <w:rPr>
          <w:color w:val="FF0000"/>
          <w:sz w:val="24"/>
          <w:szCs w:val="24"/>
        </w:rPr>
        <w:t xml:space="preserve"> only scan for </w:t>
      </w:r>
      <w:r>
        <w:rPr>
          <w:color w:val="FF0000"/>
          <w:sz w:val="24"/>
          <w:szCs w:val="24"/>
        </w:rPr>
        <w:t xml:space="preserve">advertising events using legacy advertising PDUs.  </w:t>
      </w:r>
      <w:r w:rsidRPr="00DB5009">
        <w:rPr>
          <w:color w:val="FF0000"/>
          <w:sz w:val="24"/>
          <w:szCs w:val="24"/>
        </w:rPr>
        <w:t>It is therefore recommended that device</w:t>
      </w:r>
      <w:r>
        <w:rPr>
          <w:color w:val="FF0000"/>
          <w:sz w:val="24"/>
          <w:szCs w:val="24"/>
        </w:rPr>
        <w:t>s</w:t>
      </w:r>
      <w:r w:rsidRPr="00DB5009">
        <w:rPr>
          <w:color w:val="FF0000"/>
          <w:sz w:val="24"/>
          <w:szCs w:val="24"/>
        </w:rPr>
        <w:t xml:space="preserve"> </w:t>
      </w:r>
      <w:r>
        <w:rPr>
          <w:color w:val="FF0000"/>
          <w:sz w:val="24"/>
          <w:szCs w:val="24"/>
        </w:rPr>
        <w:t xml:space="preserve">using </w:t>
      </w:r>
      <w:r w:rsidRPr="00DB5009">
        <w:rPr>
          <w:color w:val="FF0000"/>
          <w:sz w:val="24"/>
          <w:szCs w:val="24"/>
        </w:rPr>
        <w:t xml:space="preserve">advertising events </w:t>
      </w:r>
      <w:r>
        <w:rPr>
          <w:color w:val="FF0000"/>
          <w:sz w:val="24"/>
          <w:szCs w:val="24"/>
        </w:rPr>
        <w:t>with the extended advertising PDUs also use an advertising set with advertising events that use legacy advertising PDUs.</w:t>
      </w:r>
    </w:p>
    <w:p w14:paraId="63BB6ED2" w14:textId="77777777" w:rsidR="00E40CCE" w:rsidRPr="00F03F8D" w:rsidRDefault="00E40CCE" w:rsidP="00F03F8D">
      <w:pPr>
        <w:pStyle w:val="Heading3"/>
      </w:pPr>
      <w:bookmarkStart w:id="695" w:name="_Toc432709705"/>
      <w:bookmarkStart w:id="696" w:name="_Toc443590437"/>
      <w:bookmarkStart w:id="697" w:name="_Toc448771422"/>
      <w:r w:rsidRPr="00B03027">
        <w:t xml:space="preserve">[Modified Section] </w:t>
      </w:r>
      <w:r w:rsidRPr="00F03F8D">
        <w:t>9.2.3 Limited Discoverable Mode</w:t>
      </w:r>
      <w:bookmarkEnd w:id="695"/>
      <w:bookmarkEnd w:id="696"/>
      <w:bookmarkEnd w:id="697"/>
    </w:p>
    <w:p w14:paraId="28974A61" w14:textId="77777777" w:rsidR="00E40CCE" w:rsidRDefault="00E40CCE" w:rsidP="00E40CCE">
      <w:pPr>
        <w:rPr>
          <w:b/>
          <w:i/>
          <w:sz w:val="24"/>
          <w:szCs w:val="24"/>
        </w:rPr>
      </w:pPr>
      <w:r w:rsidRPr="005818E1">
        <w:rPr>
          <w:b/>
          <w:i/>
          <w:sz w:val="24"/>
          <w:szCs w:val="24"/>
        </w:rPr>
        <w:t>9.</w:t>
      </w:r>
      <w:r>
        <w:rPr>
          <w:b/>
          <w:i/>
          <w:sz w:val="24"/>
          <w:szCs w:val="24"/>
        </w:rPr>
        <w:t>2</w:t>
      </w:r>
      <w:r w:rsidRPr="005818E1">
        <w:rPr>
          <w:b/>
          <w:i/>
          <w:sz w:val="24"/>
          <w:szCs w:val="24"/>
        </w:rPr>
        <w:t>.</w:t>
      </w:r>
      <w:r>
        <w:rPr>
          <w:b/>
          <w:i/>
          <w:sz w:val="24"/>
          <w:szCs w:val="24"/>
        </w:rPr>
        <w:t>3</w:t>
      </w:r>
      <w:r w:rsidRPr="005818E1">
        <w:rPr>
          <w:b/>
          <w:i/>
          <w:sz w:val="24"/>
          <w:szCs w:val="24"/>
        </w:rPr>
        <w:t>.2 Conditions</w:t>
      </w:r>
    </w:p>
    <w:p w14:paraId="4F0D27C8" w14:textId="77777777" w:rsidR="00E40CCE" w:rsidRPr="00DB5009" w:rsidRDefault="00E40CCE" w:rsidP="00E40CCE">
      <w:pPr>
        <w:rPr>
          <w:sz w:val="24"/>
          <w:szCs w:val="24"/>
        </w:rPr>
      </w:pPr>
      <w:r w:rsidRPr="00DB5009">
        <w:rPr>
          <w:sz w:val="24"/>
          <w:szCs w:val="24"/>
        </w:rPr>
        <w:t>While a device is in the Peripheral role the device may support the limited discoverable mode. While a device is in the Broadcaster, Observer or Central role the device shall not support the limited discoverable mode.</w:t>
      </w:r>
    </w:p>
    <w:p w14:paraId="46BBF481" w14:textId="77777777" w:rsidR="00E40CCE" w:rsidRPr="00F301D3" w:rsidRDefault="00E40CCE" w:rsidP="00E40CCE">
      <w:pPr>
        <w:rPr>
          <w:strike/>
          <w:color w:val="FF0000"/>
          <w:sz w:val="24"/>
          <w:szCs w:val="24"/>
        </w:rPr>
      </w:pPr>
      <w:r w:rsidRPr="00F301D3">
        <w:rPr>
          <w:strike/>
          <w:sz w:val="24"/>
          <w:szCs w:val="24"/>
        </w:rPr>
        <w:t xml:space="preserve">A device in the limited discoverable mode sends </w:t>
      </w:r>
      <w:r w:rsidRPr="00F40442">
        <w:rPr>
          <w:strike/>
          <w:sz w:val="24"/>
          <w:szCs w:val="24"/>
        </w:rPr>
        <w:t>either non-connectable</w:t>
      </w:r>
      <w:r w:rsidRPr="00F301D3">
        <w:rPr>
          <w:strike/>
          <w:sz w:val="24"/>
          <w:szCs w:val="24"/>
        </w:rPr>
        <w:t xml:space="preserve"> advertising events</w:t>
      </w:r>
      <w:r w:rsidRPr="00F40442">
        <w:rPr>
          <w:strike/>
          <w:sz w:val="24"/>
          <w:szCs w:val="24"/>
        </w:rPr>
        <w:t>, scannable undirected advertising events or connectable undirected advertising events</w:t>
      </w:r>
      <w:r w:rsidRPr="00F301D3">
        <w:rPr>
          <w:strike/>
          <w:sz w:val="24"/>
          <w:szCs w:val="24"/>
        </w:rPr>
        <w:t>.</w:t>
      </w:r>
    </w:p>
    <w:p w14:paraId="339FD254" w14:textId="77777777" w:rsidR="00E40CCE" w:rsidRPr="00DB5009" w:rsidRDefault="00E40CCE" w:rsidP="00E40CCE">
      <w:pPr>
        <w:rPr>
          <w:sz w:val="24"/>
          <w:szCs w:val="24"/>
        </w:rPr>
      </w:pPr>
      <w:r w:rsidRPr="00F40442">
        <w:rPr>
          <w:strike/>
          <w:sz w:val="24"/>
          <w:szCs w:val="24"/>
        </w:rPr>
        <w:t>While</w:t>
      </w:r>
      <w:r w:rsidR="007A6C91" w:rsidRPr="00F301D3">
        <w:rPr>
          <w:color w:val="FF0000"/>
          <w:sz w:val="24"/>
          <w:szCs w:val="24"/>
        </w:rPr>
        <w:t>A device</w:t>
      </w:r>
      <w:r w:rsidRPr="00F301D3">
        <w:rPr>
          <w:sz w:val="24"/>
          <w:szCs w:val="24"/>
        </w:rPr>
        <w:t xml:space="preserve"> in the limited discoverable mode </w:t>
      </w:r>
      <w:r w:rsidRPr="00F40442">
        <w:rPr>
          <w:strike/>
          <w:sz w:val="24"/>
          <w:szCs w:val="24"/>
        </w:rPr>
        <w:t>t</w:t>
      </w:r>
      <w:r w:rsidR="000A3F80" w:rsidRPr="000C72A9">
        <w:rPr>
          <w:strike/>
          <w:sz w:val="24"/>
          <w:szCs w:val="24"/>
        </w:rPr>
        <w:t xml:space="preserve">he </w:t>
      </w:r>
      <w:r w:rsidRPr="00F301D3">
        <w:rPr>
          <w:strike/>
          <w:sz w:val="24"/>
          <w:szCs w:val="24"/>
        </w:rPr>
        <w:t xml:space="preserve">device </w:t>
      </w:r>
      <w:r w:rsidRPr="00DB5009">
        <w:rPr>
          <w:sz w:val="24"/>
          <w:szCs w:val="24"/>
        </w:rPr>
        <w:t>shall send advertising event types with the advertising data including the Flags AD type as defined in [Core Specification Supplement], Part A, Section 1.3 with all the following flags set as described:</w:t>
      </w:r>
    </w:p>
    <w:p w14:paraId="1554B5B6" w14:textId="77777777" w:rsidR="00E40CCE" w:rsidRPr="00DB5009" w:rsidRDefault="00E40CCE" w:rsidP="00E40CCE">
      <w:pPr>
        <w:rPr>
          <w:sz w:val="24"/>
          <w:szCs w:val="24"/>
        </w:rPr>
      </w:pPr>
      <w:r w:rsidRPr="00DB5009">
        <w:rPr>
          <w:sz w:val="24"/>
          <w:szCs w:val="24"/>
        </w:rPr>
        <w:t>• The LE Limited Discoverable Mode flag set to one.</w:t>
      </w:r>
    </w:p>
    <w:p w14:paraId="6DCBCEBF" w14:textId="77777777" w:rsidR="00E40CCE" w:rsidRPr="00DB5009" w:rsidRDefault="00E40CCE" w:rsidP="00E40CCE">
      <w:pPr>
        <w:rPr>
          <w:sz w:val="24"/>
          <w:szCs w:val="24"/>
        </w:rPr>
      </w:pPr>
      <w:r w:rsidRPr="00DB5009">
        <w:rPr>
          <w:sz w:val="24"/>
          <w:szCs w:val="24"/>
        </w:rPr>
        <w:t>• The LE General Discoverable Mode flag set to zero.</w:t>
      </w:r>
    </w:p>
    <w:p w14:paraId="3EC7681A" w14:textId="77777777" w:rsidR="00E40CCE" w:rsidRPr="00DB5009" w:rsidRDefault="00E40CCE" w:rsidP="00E40CCE">
      <w:pPr>
        <w:rPr>
          <w:sz w:val="24"/>
          <w:szCs w:val="24"/>
        </w:rPr>
      </w:pPr>
      <w:r w:rsidRPr="00DB5009">
        <w:rPr>
          <w:sz w:val="24"/>
          <w:szCs w:val="24"/>
        </w:rPr>
        <w:t>• For a device of the LE-only device type with all the following flags set as described:</w:t>
      </w:r>
    </w:p>
    <w:p w14:paraId="02F18AE3" w14:textId="77777777" w:rsidR="00E40CCE" w:rsidRPr="00DB5009" w:rsidRDefault="00E40CCE" w:rsidP="00E40CCE">
      <w:pPr>
        <w:ind w:left="720"/>
        <w:rPr>
          <w:sz w:val="24"/>
          <w:szCs w:val="24"/>
        </w:rPr>
      </w:pPr>
      <w:r w:rsidRPr="00DB5009">
        <w:rPr>
          <w:sz w:val="24"/>
          <w:szCs w:val="24"/>
        </w:rPr>
        <w:t>a) The ‘BR/EDR Not Supported’ flag to set one.</w:t>
      </w:r>
    </w:p>
    <w:p w14:paraId="0769C6FD" w14:textId="77777777" w:rsidR="00E40CCE" w:rsidRPr="00DB5009" w:rsidRDefault="00E40CCE" w:rsidP="00E40CCE">
      <w:pPr>
        <w:ind w:left="720"/>
        <w:rPr>
          <w:sz w:val="24"/>
          <w:szCs w:val="24"/>
        </w:rPr>
      </w:pPr>
      <w:r w:rsidRPr="00DB5009">
        <w:rPr>
          <w:sz w:val="24"/>
          <w:szCs w:val="24"/>
        </w:rPr>
        <w:t>b) The ‘Simultaneous LE and BR/EDR to Same Device Capable (Controller)’ flag set to zero.</w:t>
      </w:r>
    </w:p>
    <w:p w14:paraId="000384F3" w14:textId="77777777" w:rsidR="00E40CCE" w:rsidRPr="00DB5009" w:rsidRDefault="00E40CCE" w:rsidP="00E40CCE">
      <w:pPr>
        <w:ind w:left="720"/>
        <w:rPr>
          <w:sz w:val="24"/>
          <w:szCs w:val="24"/>
        </w:rPr>
      </w:pPr>
      <w:r w:rsidRPr="00DB5009">
        <w:rPr>
          <w:sz w:val="24"/>
          <w:szCs w:val="24"/>
        </w:rPr>
        <w:t>c) The ‘Simultaneous LE and BR/EDR to Same Device Capable (Host)’ flag set to zero.</w:t>
      </w:r>
    </w:p>
    <w:p w14:paraId="221008C1" w14:textId="77777777" w:rsidR="00E40CCE" w:rsidRPr="00DB5009" w:rsidRDefault="00E40CCE" w:rsidP="00E40CCE">
      <w:pPr>
        <w:rPr>
          <w:sz w:val="24"/>
          <w:szCs w:val="24"/>
        </w:rPr>
      </w:pPr>
      <w:r w:rsidRPr="00DB5009">
        <w:rPr>
          <w:sz w:val="24"/>
          <w:szCs w:val="24"/>
        </w:rPr>
        <w:t>The advertising data should also include the following AD types to enable a faster connectivity experience:</w:t>
      </w:r>
    </w:p>
    <w:p w14:paraId="5C2C9E52" w14:textId="77777777" w:rsidR="00E40CCE" w:rsidRPr="00DB5009" w:rsidRDefault="00E40CCE" w:rsidP="00E40CCE">
      <w:pPr>
        <w:rPr>
          <w:sz w:val="24"/>
          <w:szCs w:val="24"/>
        </w:rPr>
      </w:pPr>
      <w:r w:rsidRPr="00DB5009">
        <w:rPr>
          <w:sz w:val="24"/>
          <w:szCs w:val="24"/>
        </w:rPr>
        <w:t>• TX Power Level AD type defined in [Core Specification Supplement], Part A, Section 1.5.</w:t>
      </w:r>
    </w:p>
    <w:p w14:paraId="36C29821" w14:textId="77777777" w:rsidR="00E40CCE" w:rsidRPr="00DB5009" w:rsidRDefault="00E40CCE" w:rsidP="00E40CCE">
      <w:pPr>
        <w:rPr>
          <w:sz w:val="24"/>
          <w:szCs w:val="24"/>
        </w:rPr>
      </w:pPr>
      <w:r w:rsidRPr="00DB5009">
        <w:rPr>
          <w:sz w:val="24"/>
          <w:szCs w:val="24"/>
        </w:rPr>
        <w:t>• Local Name AD type defined in [Core Specification Supplement], Part A, Section 1.2.</w:t>
      </w:r>
    </w:p>
    <w:p w14:paraId="6252EE2C" w14:textId="77777777" w:rsidR="00E40CCE" w:rsidRPr="00DB5009" w:rsidRDefault="00E40CCE" w:rsidP="00E40CCE">
      <w:pPr>
        <w:rPr>
          <w:sz w:val="24"/>
          <w:szCs w:val="24"/>
        </w:rPr>
      </w:pPr>
      <w:r w:rsidRPr="00DB5009">
        <w:rPr>
          <w:sz w:val="24"/>
          <w:szCs w:val="24"/>
        </w:rPr>
        <w:t>• Service UUIDs AD type defined in [Core Specification Supplement], Part A, Section 1.1.</w:t>
      </w:r>
    </w:p>
    <w:p w14:paraId="2287F311" w14:textId="77777777" w:rsidR="00E40CCE" w:rsidRPr="00DB5009" w:rsidRDefault="00E40CCE" w:rsidP="00E40CCE">
      <w:pPr>
        <w:rPr>
          <w:sz w:val="24"/>
          <w:szCs w:val="24"/>
        </w:rPr>
      </w:pPr>
      <w:r w:rsidRPr="00DB5009">
        <w:rPr>
          <w:sz w:val="24"/>
          <w:szCs w:val="24"/>
        </w:rPr>
        <w:t>• Slave Connection Interval Range AD type as defined in [Core Specification Supplement], Part A, Section 1.9.</w:t>
      </w:r>
    </w:p>
    <w:p w14:paraId="548487ED" w14:textId="77777777" w:rsidR="00E40CCE" w:rsidRPr="00DB5009" w:rsidRDefault="00E40CCE" w:rsidP="00E40CCE">
      <w:pPr>
        <w:rPr>
          <w:sz w:val="24"/>
          <w:szCs w:val="24"/>
        </w:rPr>
      </w:pPr>
      <w:r w:rsidRPr="00DB5009">
        <w:rPr>
          <w:sz w:val="24"/>
          <w:szCs w:val="24"/>
        </w:rPr>
        <w:t>Devices shall remain in the limited discoverable mode no longer than TGAP(lim_adv_timeout). While a device is in limited discoverable mode the Host configures the Controller as follows:</w:t>
      </w:r>
    </w:p>
    <w:p w14:paraId="7B5F6423" w14:textId="77777777" w:rsidR="00E40CCE" w:rsidRPr="00DB5009" w:rsidRDefault="00E40CCE" w:rsidP="00E40CCE">
      <w:pPr>
        <w:rPr>
          <w:sz w:val="24"/>
          <w:szCs w:val="24"/>
        </w:rPr>
      </w:pPr>
      <w:r w:rsidRPr="00DB5009">
        <w:rPr>
          <w:sz w:val="24"/>
          <w:szCs w:val="24"/>
        </w:rPr>
        <w:t>• The Host shall set the advertising filter policy to ‘process scan and connection requests from all devices’.</w:t>
      </w:r>
    </w:p>
    <w:p w14:paraId="15919924" w14:textId="77777777" w:rsidR="00E40CCE" w:rsidRPr="00DB5009" w:rsidRDefault="00E40CCE" w:rsidP="00E40CCE">
      <w:pPr>
        <w:rPr>
          <w:sz w:val="24"/>
          <w:szCs w:val="24"/>
        </w:rPr>
      </w:pPr>
      <w:r w:rsidRPr="00DB5009">
        <w:rPr>
          <w:sz w:val="24"/>
          <w:szCs w:val="24"/>
        </w:rPr>
        <w:t>• The Host should set the advertising intervals as defined in Section 9.3.11.</w:t>
      </w:r>
    </w:p>
    <w:p w14:paraId="0DACA876" w14:textId="77777777" w:rsidR="00E40CCE" w:rsidRPr="00DB5009" w:rsidRDefault="00E40CCE" w:rsidP="00E40CCE">
      <w:pPr>
        <w:rPr>
          <w:sz w:val="24"/>
          <w:szCs w:val="24"/>
        </w:rPr>
      </w:pPr>
      <w:r w:rsidRPr="00DB5009">
        <w:rPr>
          <w:sz w:val="24"/>
          <w:szCs w:val="24"/>
        </w:rPr>
        <w:t>The device shall remain in limited discoverable mode until a connection is established or the Host terminates the mode.</w:t>
      </w:r>
    </w:p>
    <w:p w14:paraId="33C77B0E" w14:textId="77777777" w:rsidR="00E40CCE" w:rsidRPr="00DB5009" w:rsidRDefault="00E40CCE" w:rsidP="00E40CCE">
      <w:pPr>
        <w:rPr>
          <w:sz w:val="24"/>
          <w:szCs w:val="24"/>
        </w:rPr>
      </w:pPr>
      <w:r w:rsidRPr="00DB5009">
        <w:rPr>
          <w:sz w:val="24"/>
          <w:szCs w:val="24"/>
        </w:rPr>
        <w:t>If a device is in the limited discoverable mode and in the undirected connectable mode the advertising interval values should be set as defined in Section 9.3.4</w:t>
      </w:r>
    </w:p>
    <w:p w14:paraId="06C886CE" w14:textId="77777777" w:rsidR="00E40CCE" w:rsidRPr="00DB5009" w:rsidRDefault="00E40CCE" w:rsidP="00E40CCE">
      <w:pPr>
        <w:rPr>
          <w:sz w:val="24"/>
          <w:szCs w:val="24"/>
        </w:rPr>
      </w:pPr>
      <w:r w:rsidRPr="00DB5009">
        <w:rPr>
          <w:sz w:val="24"/>
          <w:szCs w:val="24"/>
        </w:rPr>
        <w:t>A device in the limited discoverable mode shall not set both the LE Limited Discoverable Flag and the LE General Discoverable Flag to one.</w:t>
      </w:r>
    </w:p>
    <w:p w14:paraId="55E84196" w14:textId="4E627346" w:rsidR="00E40CCE" w:rsidRPr="00DB5009" w:rsidRDefault="00E40CCE" w:rsidP="00E40CCE">
      <w:pPr>
        <w:rPr>
          <w:sz w:val="24"/>
          <w:szCs w:val="24"/>
        </w:rPr>
      </w:pPr>
      <w:r w:rsidRPr="00DB5009">
        <w:rPr>
          <w:sz w:val="24"/>
          <w:szCs w:val="24"/>
        </w:rPr>
        <w:t xml:space="preserve">Note: </w:t>
      </w:r>
      <w:r w:rsidR="004E41AD">
        <w:rPr>
          <w:color w:val="FF0000"/>
          <w:sz w:val="24"/>
          <w:szCs w:val="24"/>
        </w:rPr>
        <w:t xml:space="preserve">Host </w:t>
      </w:r>
      <w:r w:rsidRPr="004E41AD">
        <w:rPr>
          <w:strike/>
          <w:sz w:val="24"/>
          <w:szCs w:val="24"/>
        </w:rPr>
        <w:t>D</w:t>
      </w:r>
      <w:r w:rsidR="004E41AD">
        <w:rPr>
          <w:color w:val="FF0000"/>
          <w:sz w:val="24"/>
          <w:szCs w:val="24"/>
        </w:rPr>
        <w:t>d</w:t>
      </w:r>
      <w:r w:rsidRPr="00DB5009">
        <w:rPr>
          <w:sz w:val="24"/>
          <w:szCs w:val="24"/>
        </w:rPr>
        <w:t xml:space="preserve">ata </w:t>
      </w:r>
      <w:r w:rsidR="004E41AD">
        <w:rPr>
          <w:color w:val="FF0000"/>
          <w:sz w:val="24"/>
          <w:szCs w:val="24"/>
        </w:rPr>
        <w:t xml:space="preserve">used in legacy advertising events </w:t>
      </w:r>
      <w:r w:rsidRPr="00DB5009">
        <w:rPr>
          <w:sz w:val="24"/>
          <w:szCs w:val="24"/>
        </w:rPr>
        <w:t>that change frequently should be placed in the advertising data and static data should be placed in the scan response data.</w:t>
      </w:r>
    </w:p>
    <w:p w14:paraId="4A28EC89" w14:textId="77777777" w:rsidR="00E40CCE" w:rsidRPr="00DB5009" w:rsidRDefault="00E40CCE" w:rsidP="00E40CCE">
      <w:pPr>
        <w:rPr>
          <w:sz w:val="24"/>
          <w:szCs w:val="24"/>
        </w:rPr>
      </w:pPr>
      <w:r w:rsidRPr="00DB5009">
        <w:rPr>
          <w:sz w:val="24"/>
          <w:szCs w:val="24"/>
        </w:rPr>
        <w:t>Note: The choice of advertising interval is a trade-off between power consumption and device discovery time.</w:t>
      </w:r>
    </w:p>
    <w:p w14:paraId="1F0723D4" w14:textId="77777777" w:rsidR="00C14E15" w:rsidRDefault="002D3150" w:rsidP="00E40CCE">
      <w:pPr>
        <w:rPr>
          <w:color w:val="FF0000"/>
          <w:sz w:val="24"/>
          <w:szCs w:val="24"/>
        </w:rPr>
      </w:pPr>
      <w:r w:rsidRPr="00DB5009">
        <w:rPr>
          <w:color w:val="FF0000"/>
          <w:sz w:val="24"/>
          <w:szCs w:val="24"/>
        </w:rPr>
        <w:t>The device may configure and enable multiple independent advertising sets.</w:t>
      </w:r>
      <w:r w:rsidR="00E40CCE" w:rsidRPr="00DB5009">
        <w:rPr>
          <w:color w:val="FF0000"/>
          <w:sz w:val="24"/>
          <w:szCs w:val="24"/>
        </w:rPr>
        <w:t xml:space="preserve"> </w:t>
      </w:r>
    </w:p>
    <w:p w14:paraId="6FF6509B" w14:textId="77777777" w:rsidR="00E40CCE" w:rsidRDefault="00E40CCE" w:rsidP="00B03027">
      <w:pPr>
        <w:pStyle w:val="Heading3"/>
      </w:pPr>
      <w:bookmarkStart w:id="698" w:name="_Toc432709706"/>
      <w:bookmarkStart w:id="699" w:name="_Toc443590438"/>
      <w:bookmarkStart w:id="700" w:name="_Toc448771423"/>
      <w:r>
        <w:t>[Modified Section] 9.2.4</w:t>
      </w:r>
      <w:r w:rsidRPr="005818E1">
        <w:t xml:space="preserve"> </w:t>
      </w:r>
      <w:r>
        <w:t>General Discoverable Mode</w:t>
      </w:r>
      <w:bookmarkEnd w:id="698"/>
      <w:bookmarkEnd w:id="699"/>
      <w:bookmarkEnd w:id="700"/>
    </w:p>
    <w:p w14:paraId="577F4D48" w14:textId="77777777" w:rsidR="00E40CCE" w:rsidRDefault="00E40CCE" w:rsidP="00E40CCE">
      <w:pPr>
        <w:rPr>
          <w:b/>
          <w:i/>
          <w:sz w:val="24"/>
          <w:szCs w:val="24"/>
        </w:rPr>
      </w:pPr>
      <w:r w:rsidRPr="005818E1">
        <w:rPr>
          <w:b/>
          <w:i/>
          <w:sz w:val="24"/>
          <w:szCs w:val="24"/>
        </w:rPr>
        <w:t>9.</w:t>
      </w:r>
      <w:r>
        <w:rPr>
          <w:b/>
          <w:i/>
          <w:sz w:val="24"/>
          <w:szCs w:val="24"/>
        </w:rPr>
        <w:t>2</w:t>
      </w:r>
      <w:r w:rsidRPr="005818E1">
        <w:rPr>
          <w:b/>
          <w:i/>
          <w:sz w:val="24"/>
          <w:szCs w:val="24"/>
        </w:rPr>
        <w:t>.</w:t>
      </w:r>
      <w:r>
        <w:rPr>
          <w:b/>
          <w:i/>
          <w:sz w:val="24"/>
          <w:szCs w:val="24"/>
        </w:rPr>
        <w:t>4</w:t>
      </w:r>
      <w:r w:rsidRPr="005818E1">
        <w:rPr>
          <w:b/>
          <w:i/>
          <w:sz w:val="24"/>
          <w:szCs w:val="24"/>
        </w:rPr>
        <w:t>.2 Conditions</w:t>
      </w:r>
    </w:p>
    <w:p w14:paraId="49C4B07A" w14:textId="77777777" w:rsidR="00E40CCE" w:rsidRPr="00DB5009" w:rsidRDefault="00E40CCE" w:rsidP="00E40CCE">
      <w:pPr>
        <w:rPr>
          <w:sz w:val="24"/>
          <w:szCs w:val="24"/>
        </w:rPr>
      </w:pPr>
      <w:r w:rsidRPr="00DB5009">
        <w:rPr>
          <w:sz w:val="24"/>
          <w:szCs w:val="24"/>
        </w:rPr>
        <w:t>While a device is in the Peripheral role the device may support the general discoverable mode. While a device is in the Broadcaster, Observer or Central role the device shall not support the general discoverable mode.</w:t>
      </w:r>
    </w:p>
    <w:p w14:paraId="19B312B0" w14:textId="77777777" w:rsidR="00E40CCE" w:rsidRPr="00F301D3" w:rsidRDefault="00E40CCE" w:rsidP="00E40CCE">
      <w:pPr>
        <w:rPr>
          <w:strike/>
          <w:sz w:val="24"/>
          <w:szCs w:val="24"/>
        </w:rPr>
      </w:pPr>
      <w:r w:rsidRPr="00F301D3">
        <w:rPr>
          <w:strike/>
          <w:sz w:val="24"/>
          <w:szCs w:val="24"/>
        </w:rPr>
        <w:t xml:space="preserve">A device in the general discoverable mode sends </w:t>
      </w:r>
      <w:r w:rsidRPr="00F40442">
        <w:rPr>
          <w:strike/>
          <w:sz w:val="24"/>
          <w:szCs w:val="24"/>
        </w:rPr>
        <w:t>either non-connectable advertising events, scannable undirected advertising events, or connectable undirecte</w:t>
      </w:r>
      <w:r w:rsidRPr="000C72A9">
        <w:rPr>
          <w:strike/>
          <w:sz w:val="24"/>
          <w:szCs w:val="24"/>
        </w:rPr>
        <w:t xml:space="preserve">d </w:t>
      </w:r>
      <w:r w:rsidRPr="00F301D3">
        <w:rPr>
          <w:strike/>
          <w:sz w:val="24"/>
          <w:szCs w:val="24"/>
        </w:rPr>
        <w:t xml:space="preserve">advertising events. </w:t>
      </w:r>
    </w:p>
    <w:p w14:paraId="05E09FAA" w14:textId="77777777" w:rsidR="00E40CCE" w:rsidRPr="00DB5009" w:rsidRDefault="00E40CCE" w:rsidP="00E40CCE">
      <w:pPr>
        <w:rPr>
          <w:sz w:val="24"/>
          <w:szCs w:val="24"/>
        </w:rPr>
      </w:pPr>
      <w:r w:rsidRPr="00F40442">
        <w:rPr>
          <w:strike/>
          <w:sz w:val="24"/>
          <w:szCs w:val="24"/>
        </w:rPr>
        <w:t>While</w:t>
      </w:r>
      <w:r w:rsidR="005B7E38">
        <w:rPr>
          <w:color w:val="FF0000"/>
          <w:sz w:val="24"/>
          <w:szCs w:val="24"/>
        </w:rPr>
        <w:t>A device</w:t>
      </w:r>
      <w:r w:rsidRPr="00F301D3">
        <w:rPr>
          <w:sz w:val="24"/>
          <w:szCs w:val="24"/>
        </w:rPr>
        <w:t xml:space="preserve"> in general discoverable mode </w:t>
      </w:r>
      <w:r w:rsidR="005B7E38" w:rsidRPr="00F40442">
        <w:rPr>
          <w:strike/>
          <w:sz w:val="24"/>
          <w:szCs w:val="24"/>
        </w:rPr>
        <w:t>t</w:t>
      </w:r>
      <w:r w:rsidR="005B7E38" w:rsidRPr="00F301D3">
        <w:rPr>
          <w:strike/>
          <w:sz w:val="24"/>
          <w:szCs w:val="24"/>
        </w:rPr>
        <w:t xml:space="preserve">he </w:t>
      </w:r>
      <w:r w:rsidRPr="00F301D3">
        <w:rPr>
          <w:strike/>
          <w:sz w:val="24"/>
          <w:szCs w:val="24"/>
        </w:rPr>
        <w:t xml:space="preserve">device </w:t>
      </w:r>
      <w:r w:rsidRPr="00DB5009">
        <w:rPr>
          <w:sz w:val="24"/>
          <w:szCs w:val="24"/>
        </w:rPr>
        <w:t>shall send advertising events with the advertising data including the Flags AD data type as defined in [Core Specification Supplement], Part A, Section 1.3 with all the following flags set as described:</w:t>
      </w:r>
    </w:p>
    <w:p w14:paraId="1559F94E" w14:textId="77777777" w:rsidR="00E40CCE" w:rsidRPr="00DB5009" w:rsidRDefault="00E40CCE" w:rsidP="00E40CCE">
      <w:pPr>
        <w:rPr>
          <w:sz w:val="24"/>
          <w:szCs w:val="24"/>
        </w:rPr>
      </w:pPr>
      <w:r w:rsidRPr="00DB5009">
        <w:rPr>
          <w:sz w:val="24"/>
          <w:szCs w:val="24"/>
        </w:rPr>
        <w:t>The LE Limited Discoverable Mode flag set to zero.</w:t>
      </w:r>
    </w:p>
    <w:p w14:paraId="37BDCFD2" w14:textId="77777777" w:rsidR="00E40CCE" w:rsidRPr="00DB5009" w:rsidRDefault="00E40CCE" w:rsidP="00E40CCE">
      <w:pPr>
        <w:rPr>
          <w:sz w:val="24"/>
          <w:szCs w:val="24"/>
        </w:rPr>
      </w:pPr>
      <w:r w:rsidRPr="00DB5009">
        <w:rPr>
          <w:sz w:val="24"/>
          <w:szCs w:val="24"/>
        </w:rPr>
        <w:t>• The LE General Discoverable Mode flag set to one.</w:t>
      </w:r>
    </w:p>
    <w:p w14:paraId="07DA84C2" w14:textId="77777777" w:rsidR="00E40CCE" w:rsidRPr="00DB5009" w:rsidRDefault="00E40CCE" w:rsidP="00E40CCE">
      <w:pPr>
        <w:rPr>
          <w:sz w:val="24"/>
          <w:szCs w:val="24"/>
        </w:rPr>
      </w:pPr>
      <w:r w:rsidRPr="00DB5009">
        <w:rPr>
          <w:sz w:val="24"/>
          <w:szCs w:val="24"/>
        </w:rPr>
        <w:t>• For a device of the LE-only device type with all the following flags set as described:</w:t>
      </w:r>
    </w:p>
    <w:p w14:paraId="6523B54E" w14:textId="77777777" w:rsidR="00E40CCE" w:rsidRPr="00DB5009" w:rsidRDefault="00E40CCE" w:rsidP="00E40CCE">
      <w:pPr>
        <w:rPr>
          <w:sz w:val="24"/>
          <w:szCs w:val="24"/>
        </w:rPr>
      </w:pPr>
      <w:r w:rsidRPr="00DB5009">
        <w:rPr>
          <w:sz w:val="24"/>
          <w:szCs w:val="24"/>
        </w:rPr>
        <w:t>a) The ‘BR/EDR Not Supported’ flag set to one.</w:t>
      </w:r>
    </w:p>
    <w:p w14:paraId="25EF5F55" w14:textId="77777777" w:rsidR="00E40CCE" w:rsidRPr="00DB5009" w:rsidRDefault="00E40CCE" w:rsidP="00E40CCE">
      <w:pPr>
        <w:rPr>
          <w:sz w:val="24"/>
          <w:szCs w:val="24"/>
        </w:rPr>
      </w:pPr>
      <w:r w:rsidRPr="00DB5009">
        <w:rPr>
          <w:sz w:val="24"/>
          <w:szCs w:val="24"/>
        </w:rPr>
        <w:t>b) The ‘Simultaneous LE and BR/EDR to Same Device Capable (Controller)’ flag set to zero.</w:t>
      </w:r>
    </w:p>
    <w:p w14:paraId="6B290C3B" w14:textId="77777777" w:rsidR="00E40CCE" w:rsidRPr="00DB5009" w:rsidRDefault="00E40CCE" w:rsidP="00E40CCE">
      <w:pPr>
        <w:rPr>
          <w:sz w:val="24"/>
          <w:szCs w:val="24"/>
        </w:rPr>
      </w:pPr>
      <w:r w:rsidRPr="00DB5009">
        <w:rPr>
          <w:sz w:val="24"/>
          <w:szCs w:val="24"/>
        </w:rPr>
        <w:t>c) The ‘Simultaneous LE and BR/EDR to Same Device Capable (Host)’ flag set to zero.</w:t>
      </w:r>
    </w:p>
    <w:p w14:paraId="20C710CC" w14:textId="77777777" w:rsidR="00E40CCE" w:rsidRPr="00DB5009" w:rsidRDefault="00E40CCE" w:rsidP="00E40CCE">
      <w:pPr>
        <w:rPr>
          <w:sz w:val="24"/>
          <w:szCs w:val="24"/>
        </w:rPr>
      </w:pPr>
      <w:r w:rsidRPr="00DB5009">
        <w:rPr>
          <w:sz w:val="24"/>
          <w:szCs w:val="24"/>
        </w:rPr>
        <w:t>The advertising data should also include the following AD types to enable a faster connectivity experience:</w:t>
      </w:r>
    </w:p>
    <w:p w14:paraId="0FDC222D" w14:textId="77777777" w:rsidR="00E40CCE" w:rsidRPr="00DB5009" w:rsidRDefault="00E40CCE" w:rsidP="00E40CCE">
      <w:pPr>
        <w:rPr>
          <w:sz w:val="24"/>
          <w:szCs w:val="24"/>
        </w:rPr>
      </w:pPr>
      <w:r w:rsidRPr="00DB5009">
        <w:rPr>
          <w:sz w:val="24"/>
          <w:szCs w:val="24"/>
        </w:rPr>
        <w:t>• TX Power Level AD type as defined in [Core Specification Supplement], Part A, Section 1.5.</w:t>
      </w:r>
    </w:p>
    <w:p w14:paraId="0B17D771" w14:textId="77777777" w:rsidR="00E40CCE" w:rsidRPr="00DB5009" w:rsidRDefault="00E40CCE" w:rsidP="00E40CCE">
      <w:pPr>
        <w:rPr>
          <w:sz w:val="24"/>
          <w:szCs w:val="24"/>
        </w:rPr>
      </w:pPr>
      <w:r w:rsidRPr="00DB5009">
        <w:rPr>
          <w:sz w:val="24"/>
          <w:szCs w:val="24"/>
        </w:rPr>
        <w:t>• Local Name AD type as defined in [Core Specification Supplement], Part A, Section 1.2.</w:t>
      </w:r>
    </w:p>
    <w:p w14:paraId="2CB0BB48" w14:textId="77777777" w:rsidR="00E40CCE" w:rsidRPr="00DB5009" w:rsidRDefault="00E40CCE" w:rsidP="00E40CCE">
      <w:pPr>
        <w:rPr>
          <w:sz w:val="24"/>
          <w:szCs w:val="24"/>
        </w:rPr>
      </w:pPr>
      <w:r w:rsidRPr="00DB5009">
        <w:rPr>
          <w:sz w:val="24"/>
          <w:szCs w:val="24"/>
        </w:rPr>
        <w:t>• Service UUIDs AD type as defined in [Core Specification Supplement], Part A, Section 1.1.</w:t>
      </w:r>
    </w:p>
    <w:p w14:paraId="130D7999" w14:textId="77777777" w:rsidR="00E40CCE" w:rsidRPr="00DB5009" w:rsidRDefault="00E40CCE" w:rsidP="00E40CCE">
      <w:pPr>
        <w:rPr>
          <w:sz w:val="24"/>
          <w:szCs w:val="24"/>
        </w:rPr>
      </w:pPr>
      <w:r w:rsidRPr="00DB5009">
        <w:rPr>
          <w:sz w:val="24"/>
          <w:szCs w:val="24"/>
        </w:rPr>
        <w:t>• Slave Connection Interval Range AD type as defined in [Core Specification Supplement], Part A, Section 1.9.</w:t>
      </w:r>
    </w:p>
    <w:p w14:paraId="06FE9E27" w14:textId="77777777" w:rsidR="00E40CCE" w:rsidRPr="00DB5009" w:rsidRDefault="00E40CCE" w:rsidP="00E40CCE">
      <w:pPr>
        <w:rPr>
          <w:sz w:val="24"/>
          <w:szCs w:val="24"/>
        </w:rPr>
      </w:pPr>
      <w:r w:rsidRPr="00DB5009">
        <w:rPr>
          <w:sz w:val="24"/>
          <w:szCs w:val="24"/>
        </w:rPr>
        <w:t>While a device is in general discoverable mode the Host configures the Controller as follows:</w:t>
      </w:r>
    </w:p>
    <w:p w14:paraId="71060127" w14:textId="77777777" w:rsidR="00E40CCE" w:rsidRPr="00DB5009" w:rsidRDefault="00E40CCE" w:rsidP="00E40CCE">
      <w:pPr>
        <w:rPr>
          <w:sz w:val="24"/>
          <w:szCs w:val="24"/>
        </w:rPr>
      </w:pPr>
      <w:r w:rsidRPr="00DB5009">
        <w:rPr>
          <w:sz w:val="24"/>
          <w:szCs w:val="24"/>
        </w:rPr>
        <w:t>• The Host shall set the advertising filter policy to ‘process scan and connection requests from all devices’.</w:t>
      </w:r>
    </w:p>
    <w:p w14:paraId="0E671DD9" w14:textId="77777777" w:rsidR="00E40CCE" w:rsidRPr="00DB5009" w:rsidRDefault="00E40CCE" w:rsidP="00E40CCE">
      <w:pPr>
        <w:rPr>
          <w:sz w:val="24"/>
          <w:szCs w:val="24"/>
        </w:rPr>
      </w:pPr>
      <w:r w:rsidRPr="00DB5009">
        <w:rPr>
          <w:sz w:val="24"/>
          <w:szCs w:val="24"/>
        </w:rPr>
        <w:t>• The Host should set the advertising intervals as defined in Section 9.3.11.</w:t>
      </w:r>
    </w:p>
    <w:p w14:paraId="24F0B7DE" w14:textId="77777777" w:rsidR="00E40CCE" w:rsidRPr="00DB5009" w:rsidRDefault="00E40CCE" w:rsidP="00E40CCE">
      <w:pPr>
        <w:rPr>
          <w:sz w:val="24"/>
          <w:szCs w:val="24"/>
        </w:rPr>
      </w:pPr>
      <w:r w:rsidRPr="00DB5009">
        <w:rPr>
          <w:sz w:val="24"/>
          <w:szCs w:val="24"/>
        </w:rPr>
        <w:t>The device shall remain in general discoverable mode until a connection is established or the Host terminates the mode.</w:t>
      </w:r>
    </w:p>
    <w:p w14:paraId="41CA95AB" w14:textId="77777777" w:rsidR="00E40CCE" w:rsidRPr="00DB5009" w:rsidRDefault="00E40CCE" w:rsidP="00E40CCE">
      <w:pPr>
        <w:rPr>
          <w:sz w:val="24"/>
          <w:szCs w:val="24"/>
        </w:rPr>
      </w:pPr>
      <w:r w:rsidRPr="00DB5009">
        <w:rPr>
          <w:sz w:val="24"/>
          <w:szCs w:val="24"/>
        </w:rPr>
        <w:t>If a device is in the general discoverable mode and in the directed connectable mode or the non-connectable mode, the advertising interval values should be set as defined in Section 9.3.3.</w:t>
      </w:r>
    </w:p>
    <w:p w14:paraId="13DC88AE" w14:textId="77777777" w:rsidR="00E40CCE" w:rsidRPr="00DB5009" w:rsidRDefault="00E40CCE" w:rsidP="00E40CCE">
      <w:pPr>
        <w:rPr>
          <w:sz w:val="24"/>
          <w:szCs w:val="24"/>
        </w:rPr>
      </w:pPr>
      <w:r w:rsidRPr="00DB5009">
        <w:rPr>
          <w:sz w:val="24"/>
          <w:szCs w:val="24"/>
        </w:rPr>
        <w:t>A device in the general discoverable mode shall not set both the LE Limited Discoverable Flag and the LE General Discoverable Flag to one.</w:t>
      </w:r>
    </w:p>
    <w:p w14:paraId="0E744099" w14:textId="7D219F3A" w:rsidR="00E40CCE" w:rsidRPr="00DB5009" w:rsidRDefault="00E40CCE" w:rsidP="00E40CCE">
      <w:pPr>
        <w:rPr>
          <w:sz w:val="24"/>
          <w:szCs w:val="24"/>
        </w:rPr>
      </w:pPr>
      <w:r w:rsidRPr="00DB5009">
        <w:rPr>
          <w:sz w:val="24"/>
          <w:szCs w:val="24"/>
        </w:rPr>
        <w:t xml:space="preserve">Note: </w:t>
      </w:r>
      <w:r w:rsidR="004E41AD">
        <w:rPr>
          <w:color w:val="FF0000"/>
          <w:sz w:val="24"/>
          <w:szCs w:val="24"/>
        </w:rPr>
        <w:t xml:space="preserve">Host </w:t>
      </w:r>
      <w:r w:rsidRPr="004E41AD">
        <w:rPr>
          <w:strike/>
          <w:sz w:val="24"/>
          <w:szCs w:val="24"/>
        </w:rPr>
        <w:t>D</w:t>
      </w:r>
      <w:r w:rsidR="004E41AD">
        <w:rPr>
          <w:color w:val="FF0000"/>
          <w:sz w:val="24"/>
          <w:szCs w:val="24"/>
        </w:rPr>
        <w:t>d</w:t>
      </w:r>
      <w:r w:rsidRPr="00DB5009">
        <w:rPr>
          <w:sz w:val="24"/>
          <w:szCs w:val="24"/>
        </w:rPr>
        <w:t xml:space="preserve">ata </w:t>
      </w:r>
      <w:r w:rsidR="004E41AD">
        <w:rPr>
          <w:color w:val="FF0000"/>
          <w:sz w:val="24"/>
          <w:szCs w:val="24"/>
        </w:rPr>
        <w:t xml:space="preserve">used in legacy advertising events </w:t>
      </w:r>
      <w:r w:rsidRPr="00DB5009">
        <w:rPr>
          <w:sz w:val="24"/>
          <w:szCs w:val="24"/>
        </w:rPr>
        <w:t>that change frequently should be placed in the advertising data and static data should be placed in the scan response data.</w:t>
      </w:r>
    </w:p>
    <w:p w14:paraId="1CDEE8B4" w14:textId="77777777" w:rsidR="00E40CCE" w:rsidRPr="00DB5009" w:rsidRDefault="00E40CCE" w:rsidP="00E40CCE">
      <w:pPr>
        <w:rPr>
          <w:sz w:val="24"/>
          <w:szCs w:val="24"/>
        </w:rPr>
      </w:pPr>
      <w:r w:rsidRPr="00DB5009">
        <w:rPr>
          <w:sz w:val="24"/>
          <w:szCs w:val="24"/>
        </w:rPr>
        <w:t>Note: The choice of advertising interval is a trade-off between power consumption and device discovery time.</w:t>
      </w:r>
    </w:p>
    <w:p w14:paraId="2E9200EE" w14:textId="77777777" w:rsidR="00E40CCE" w:rsidRDefault="00E40CCE" w:rsidP="00B03027">
      <w:pPr>
        <w:pStyle w:val="Heading3"/>
      </w:pPr>
      <w:bookmarkStart w:id="701" w:name="_Toc432709707"/>
      <w:bookmarkStart w:id="702" w:name="_Toc443590439"/>
      <w:bookmarkStart w:id="703" w:name="_Toc448771424"/>
      <w:r>
        <w:t>[Modified Section] 9.2.5</w:t>
      </w:r>
      <w:r w:rsidRPr="005818E1">
        <w:t xml:space="preserve"> </w:t>
      </w:r>
      <w:r>
        <w:t>Limited Discovery Procedure</w:t>
      </w:r>
      <w:bookmarkEnd w:id="701"/>
      <w:bookmarkEnd w:id="702"/>
      <w:bookmarkEnd w:id="703"/>
    </w:p>
    <w:p w14:paraId="323A8580" w14:textId="77777777" w:rsidR="00E40CCE" w:rsidRDefault="00E40CCE" w:rsidP="00E40CCE">
      <w:pPr>
        <w:rPr>
          <w:b/>
          <w:i/>
          <w:sz w:val="24"/>
          <w:szCs w:val="24"/>
        </w:rPr>
      </w:pPr>
      <w:r w:rsidRPr="005818E1">
        <w:rPr>
          <w:b/>
          <w:i/>
          <w:sz w:val="24"/>
          <w:szCs w:val="24"/>
        </w:rPr>
        <w:t>9.</w:t>
      </w:r>
      <w:r>
        <w:rPr>
          <w:b/>
          <w:i/>
          <w:sz w:val="24"/>
          <w:szCs w:val="24"/>
        </w:rPr>
        <w:t>2</w:t>
      </w:r>
      <w:r w:rsidRPr="005818E1">
        <w:rPr>
          <w:b/>
          <w:i/>
          <w:sz w:val="24"/>
          <w:szCs w:val="24"/>
        </w:rPr>
        <w:t>.</w:t>
      </w:r>
      <w:r>
        <w:rPr>
          <w:b/>
          <w:i/>
          <w:sz w:val="24"/>
          <w:szCs w:val="24"/>
        </w:rPr>
        <w:t>5</w:t>
      </w:r>
      <w:r w:rsidRPr="005818E1">
        <w:rPr>
          <w:b/>
          <w:i/>
          <w:sz w:val="24"/>
          <w:szCs w:val="24"/>
        </w:rPr>
        <w:t>.2 Conditions</w:t>
      </w:r>
    </w:p>
    <w:p w14:paraId="0A204D94" w14:textId="77777777" w:rsidR="00E40CCE" w:rsidRPr="00DB5009" w:rsidRDefault="00E40CCE" w:rsidP="00E40CCE">
      <w:pPr>
        <w:rPr>
          <w:sz w:val="24"/>
          <w:szCs w:val="24"/>
        </w:rPr>
      </w:pPr>
      <w:r w:rsidRPr="00DB5009">
        <w:rPr>
          <w:sz w:val="24"/>
          <w:szCs w:val="24"/>
        </w:rPr>
        <w:t>While a device is in the Central role the device may support the limited discovery procedure. While a device is in the Broadcaster, Observer or Peripheral role the device shall not support the limited discovery procedure.</w:t>
      </w:r>
    </w:p>
    <w:p w14:paraId="144CE496" w14:textId="77777777" w:rsidR="00E40CCE" w:rsidRPr="00DB5009" w:rsidRDefault="003C7BF9" w:rsidP="00E40CCE">
      <w:pPr>
        <w:rPr>
          <w:strike/>
          <w:color w:val="FF0000"/>
          <w:sz w:val="24"/>
          <w:szCs w:val="24"/>
        </w:rPr>
      </w:pPr>
      <w:r>
        <w:rPr>
          <w:color w:val="FF0000"/>
          <w:sz w:val="24"/>
          <w:szCs w:val="24"/>
        </w:rPr>
        <w:t xml:space="preserve">It is recommended that the </w:t>
      </w:r>
      <w:r w:rsidR="0020277A">
        <w:rPr>
          <w:color w:val="FF0000"/>
          <w:sz w:val="24"/>
          <w:szCs w:val="24"/>
        </w:rPr>
        <w:t xml:space="preserve">device </w:t>
      </w:r>
      <w:r>
        <w:rPr>
          <w:color w:val="FF0000"/>
          <w:sz w:val="24"/>
          <w:szCs w:val="24"/>
        </w:rPr>
        <w:t xml:space="preserve">scan on all the PHYs </w:t>
      </w:r>
      <w:r w:rsidR="0020277A">
        <w:rPr>
          <w:color w:val="FF0000"/>
          <w:sz w:val="24"/>
          <w:szCs w:val="24"/>
        </w:rPr>
        <w:t>it supports</w:t>
      </w:r>
      <w:r>
        <w:rPr>
          <w:color w:val="FF0000"/>
          <w:sz w:val="24"/>
          <w:szCs w:val="24"/>
        </w:rPr>
        <w:t>.</w:t>
      </w:r>
    </w:p>
    <w:p w14:paraId="64E9FC59" w14:textId="77777777" w:rsidR="00E40CCE" w:rsidRPr="00DB5009" w:rsidRDefault="00E40CCE" w:rsidP="00E40CCE">
      <w:pPr>
        <w:rPr>
          <w:sz w:val="24"/>
          <w:szCs w:val="24"/>
        </w:rPr>
      </w:pPr>
      <w:r w:rsidRPr="00DB5009">
        <w:rPr>
          <w:sz w:val="24"/>
          <w:szCs w:val="24"/>
        </w:rPr>
        <w:t>When a Host performs the limited discovery procedure, the Host configures the Controller as follows:</w:t>
      </w:r>
    </w:p>
    <w:p w14:paraId="7F82C276" w14:textId="77777777" w:rsidR="00E40CCE" w:rsidRPr="00DB5009" w:rsidRDefault="00E40CCE" w:rsidP="00E40CCE">
      <w:pPr>
        <w:rPr>
          <w:sz w:val="24"/>
          <w:szCs w:val="24"/>
        </w:rPr>
      </w:pPr>
      <w:r w:rsidRPr="00DB5009">
        <w:rPr>
          <w:sz w:val="24"/>
          <w:szCs w:val="24"/>
        </w:rPr>
        <w:t>1. The Host shall set the scanner filter policy to ‘process all advertising packets’.</w:t>
      </w:r>
    </w:p>
    <w:p w14:paraId="566B2ACB" w14:textId="77777777" w:rsidR="00E40CCE" w:rsidRPr="00DB5009" w:rsidRDefault="00E40CCE" w:rsidP="00E40CCE">
      <w:pPr>
        <w:rPr>
          <w:sz w:val="24"/>
          <w:szCs w:val="24"/>
        </w:rPr>
      </w:pPr>
      <w:r w:rsidRPr="00DB5009">
        <w:rPr>
          <w:sz w:val="24"/>
          <w:szCs w:val="24"/>
        </w:rPr>
        <w:t>2. The Host should set the scan interval and scan window as defined in Section 9.3.11.</w:t>
      </w:r>
    </w:p>
    <w:p w14:paraId="68558662" w14:textId="77777777" w:rsidR="00E40CCE" w:rsidRPr="00DB5009" w:rsidRDefault="00E40CCE" w:rsidP="00E40CCE">
      <w:pPr>
        <w:rPr>
          <w:noProof/>
          <w:sz w:val="24"/>
          <w:szCs w:val="24"/>
          <w:lang w:val="en-GB" w:eastAsia="en-GB"/>
        </w:rPr>
      </w:pPr>
      <w:r w:rsidRPr="00DB5009">
        <w:rPr>
          <w:sz w:val="24"/>
          <w:szCs w:val="24"/>
        </w:rPr>
        <w:t>3. The Host should configure the Controller to use active scanning.</w:t>
      </w:r>
      <w:r w:rsidRPr="00DB5009">
        <w:rPr>
          <w:noProof/>
          <w:sz w:val="24"/>
          <w:szCs w:val="24"/>
          <w:lang w:val="en-GB" w:eastAsia="en-GB"/>
        </w:rPr>
        <w:t xml:space="preserve"> </w:t>
      </w:r>
    </w:p>
    <w:p w14:paraId="3411593C" w14:textId="77777777" w:rsidR="00E40CCE" w:rsidRPr="00DB5009" w:rsidRDefault="00E40CCE" w:rsidP="00E40CCE">
      <w:pPr>
        <w:rPr>
          <w:sz w:val="24"/>
          <w:szCs w:val="24"/>
        </w:rPr>
      </w:pPr>
      <w:r w:rsidRPr="00DB5009">
        <w:rPr>
          <w:sz w:val="24"/>
          <w:szCs w:val="24"/>
        </w:rPr>
        <w:t>The Host shall begin scanning for advertising packets and should continue for a minimum of TGAP(lim_disc_scan_min)</w:t>
      </w:r>
      <w:r w:rsidRPr="00DB5009">
        <w:rPr>
          <w:color w:val="FF0000"/>
          <w:sz w:val="24"/>
          <w:szCs w:val="24"/>
        </w:rPr>
        <w:t xml:space="preserve"> when scanning </w:t>
      </w:r>
      <w:r w:rsidR="00593B99">
        <w:rPr>
          <w:color w:val="FF0000"/>
          <w:sz w:val="24"/>
          <w:szCs w:val="24"/>
        </w:rPr>
        <w:t>on</w:t>
      </w:r>
      <w:r w:rsidRPr="00DB5009">
        <w:rPr>
          <w:color w:val="FF0000"/>
          <w:sz w:val="24"/>
          <w:szCs w:val="24"/>
        </w:rPr>
        <w:t xml:space="preserve"> the LE 1M PHY and T</w:t>
      </w:r>
      <w:r w:rsidR="006850BD" w:rsidRPr="001F0512">
        <w:rPr>
          <w:color w:val="FF0000"/>
          <w:sz w:val="24"/>
          <w:szCs w:val="24"/>
          <w:vertAlign w:val="subscript"/>
        </w:rPr>
        <w:t>GAP</w:t>
      </w:r>
      <w:r w:rsidRPr="00DB5009">
        <w:rPr>
          <w:color w:val="FF0000"/>
          <w:sz w:val="24"/>
          <w:szCs w:val="24"/>
        </w:rPr>
        <w:t xml:space="preserve">(lim_disc_scan_min_coded) when scanning </w:t>
      </w:r>
      <w:r w:rsidR="00A95CB3">
        <w:rPr>
          <w:color w:val="FF0000"/>
          <w:sz w:val="24"/>
          <w:szCs w:val="24"/>
        </w:rPr>
        <w:t>on</w:t>
      </w:r>
      <w:r w:rsidR="00A95CB3" w:rsidRPr="00DB5009">
        <w:rPr>
          <w:color w:val="FF0000"/>
          <w:sz w:val="24"/>
          <w:szCs w:val="24"/>
        </w:rPr>
        <w:t xml:space="preserve"> </w:t>
      </w:r>
      <w:r w:rsidRPr="00DB5009">
        <w:rPr>
          <w:color w:val="FF0000"/>
          <w:sz w:val="24"/>
          <w:szCs w:val="24"/>
        </w:rPr>
        <w:t>the LE Coded PHY</w:t>
      </w:r>
      <w:r w:rsidRPr="00DB5009">
        <w:rPr>
          <w:sz w:val="24"/>
          <w:szCs w:val="24"/>
        </w:rPr>
        <w:t>, unless the host ends the limited discovery procedure.</w:t>
      </w:r>
    </w:p>
    <w:p w14:paraId="18992166" w14:textId="77777777" w:rsidR="00E40CCE" w:rsidRPr="00DB5009" w:rsidRDefault="00E40CCE" w:rsidP="00E40CCE">
      <w:pPr>
        <w:rPr>
          <w:sz w:val="24"/>
          <w:szCs w:val="24"/>
        </w:rPr>
      </w:pPr>
      <w:r w:rsidRPr="00DB5009">
        <w:rPr>
          <w:sz w:val="24"/>
          <w:szCs w:val="24"/>
        </w:rPr>
        <w:t>The Host shall check for the Flags AD type in the advertising data. If the Flags AD type is present and the LE Limited Discoverable Flag is set to one then the Host shall consider the device as a discovered device, otherwise the advertising data shall be ignored. The Flag AD type is defined in [Core Specification Supplement], Part A, Section 1.3. The advertising data of the discovered device may contain data with other AD types, e.g. Service UUIDs AD type, TX Power Level AD type, Local Name AD type, Slave Connection Interval Range AD type. The Host may use the data in performing any of the connection establishment procedures.</w:t>
      </w:r>
    </w:p>
    <w:p w14:paraId="45A30E49" w14:textId="77777777" w:rsidR="00E40CCE" w:rsidRPr="00DB5009" w:rsidRDefault="00E40CCE" w:rsidP="00E40CCE">
      <w:pPr>
        <w:rPr>
          <w:sz w:val="24"/>
          <w:szCs w:val="24"/>
        </w:rPr>
      </w:pPr>
      <w:r w:rsidRPr="00DB5009">
        <w:rPr>
          <w:sz w:val="24"/>
          <w:szCs w:val="24"/>
        </w:rPr>
        <w:t xml:space="preserve">The host shall ignore the 'Simultaneous LE and BR/EDR to Same Device Capable (Controller)' and </w:t>
      </w:r>
      <w:r w:rsidR="003E6751" w:rsidRPr="00DB5009">
        <w:rPr>
          <w:sz w:val="24"/>
          <w:szCs w:val="24"/>
        </w:rPr>
        <w:t>'</w:t>
      </w:r>
      <w:r w:rsidRPr="00DB5009">
        <w:rPr>
          <w:sz w:val="24"/>
          <w:szCs w:val="24"/>
        </w:rPr>
        <w:t>Simultaneous LE and BR/EDR to Same Device Capable (Host)' bits in the Flags AD type.</w:t>
      </w:r>
    </w:p>
    <w:p w14:paraId="1B67E442" w14:textId="77777777" w:rsidR="00E40CCE" w:rsidRPr="00F03F8D" w:rsidRDefault="00E40CCE" w:rsidP="00F03F8D">
      <w:pPr>
        <w:pStyle w:val="Heading3"/>
      </w:pPr>
      <w:bookmarkStart w:id="704" w:name="_Toc432709708"/>
      <w:bookmarkStart w:id="705" w:name="_Toc443590440"/>
      <w:bookmarkStart w:id="706" w:name="_Toc448771425"/>
      <w:r w:rsidRPr="00B03027">
        <w:t xml:space="preserve">[Modified Section] </w:t>
      </w:r>
      <w:r w:rsidRPr="00F03F8D">
        <w:t>9.2.6 General Discovery Procedure</w:t>
      </w:r>
      <w:bookmarkEnd w:id="704"/>
      <w:bookmarkEnd w:id="705"/>
      <w:bookmarkEnd w:id="706"/>
    </w:p>
    <w:p w14:paraId="7BAC745E" w14:textId="77777777" w:rsidR="00E40CCE" w:rsidRDefault="00E40CCE" w:rsidP="00E40CCE">
      <w:pPr>
        <w:rPr>
          <w:b/>
          <w:i/>
          <w:sz w:val="24"/>
          <w:szCs w:val="24"/>
        </w:rPr>
      </w:pPr>
      <w:r w:rsidRPr="005818E1">
        <w:rPr>
          <w:b/>
          <w:i/>
          <w:sz w:val="24"/>
          <w:szCs w:val="24"/>
        </w:rPr>
        <w:t>9.</w:t>
      </w:r>
      <w:r>
        <w:rPr>
          <w:b/>
          <w:i/>
          <w:sz w:val="24"/>
          <w:szCs w:val="24"/>
        </w:rPr>
        <w:t>2</w:t>
      </w:r>
      <w:r w:rsidRPr="005818E1">
        <w:rPr>
          <w:b/>
          <w:i/>
          <w:sz w:val="24"/>
          <w:szCs w:val="24"/>
        </w:rPr>
        <w:t>.</w:t>
      </w:r>
      <w:r w:rsidR="003010EF">
        <w:rPr>
          <w:b/>
          <w:i/>
          <w:sz w:val="24"/>
          <w:szCs w:val="24"/>
        </w:rPr>
        <w:t>6</w:t>
      </w:r>
      <w:r w:rsidRPr="005818E1">
        <w:rPr>
          <w:b/>
          <w:i/>
          <w:sz w:val="24"/>
          <w:szCs w:val="24"/>
        </w:rPr>
        <w:t>.2 Conditions</w:t>
      </w:r>
    </w:p>
    <w:p w14:paraId="21F9236D" w14:textId="77777777" w:rsidR="00E40CCE" w:rsidRPr="00DB5009" w:rsidRDefault="00E40CCE" w:rsidP="00E40CCE">
      <w:pPr>
        <w:rPr>
          <w:sz w:val="24"/>
          <w:szCs w:val="24"/>
        </w:rPr>
      </w:pPr>
      <w:r w:rsidRPr="00DB5009">
        <w:rPr>
          <w:sz w:val="24"/>
          <w:szCs w:val="24"/>
        </w:rPr>
        <w:t>While a device is in the Central role the device shall support the general discovery procedure. While a device is in the Broadcaster, Observer or Peripheral role the device shall not support the general discovery procedure.</w:t>
      </w:r>
    </w:p>
    <w:p w14:paraId="6DD0C803" w14:textId="77777777" w:rsidR="00E40CCE" w:rsidRPr="00DB5009" w:rsidRDefault="003C7BF9" w:rsidP="00E40CCE">
      <w:pPr>
        <w:rPr>
          <w:strike/>
          <w:color w:val="FF0000"/>
          <w:sz w:val="24"/>
          <w:szCs w:val="24"/>
        </w:rPr>
      </w:pPr>
      <w:r>
        <w:rPr>
          <w:color w:val="FF0000"/>
          <w:sz w:val="24"/>
          <w:szCs w:val="24"/>
        </w:rPr>
        <w:t xml:space="preserve">It is recommended that the </w:t>
      </w:r>
      <w:r w:rsidR="0020277A">
        <w:rPr>
          <w:color w:val="FF0000"/>
          <w:sz w:val="24"/>
          <w:szCs w:val="24"/>
        </w:rPr>
        <w:t xml:space="preserve">device </w:t>
      </w:r>
      <w:r>
        <w:rPr>
          <w:color w:val="FF0000"/>
          <w:sz w:val="24"/>
          <w:szCs w:val="24"/>
        </w:rPr>
        <w:t xml:space="preserve">scan on all the PHYs </w:t>
      </w:r>
      <w:r w:rsidR="0020277A">
        <w:rPr>
          <w:color w:val="FF0000"/>
          <w:sz w:val="24"/>
          <w:szCs w:val="24"/>
        </w:rPr>
        <w:t>it supports</w:t>
      </w:r>
      <w:r>
        <w:rPr>
          <w:color w:val="FF0000"/>
          <w:sz w:val="24"/>
          <w:szCs w:val="24"/>
        </w:rPr>
        <w:t>.</w:t>
      </w:r>
    </w:p>
    <w:p w14:paraId="7D961CDD" w14:textId="77777777" w:rsidR="00E40CCE" w:rsidRPr="00DB5009" w:rsidRDefault="00E40CCE" w:rsidP="00E40CCE">
      <w:pPr>
        <w:rPr>
          <w:sz w:val="24"/>
          <w:szCs w:val="24"/>
        </w:rPr>
      </w:pPr>
      <w:r w:rsidRPr="00DB5009">
        <w:rPr>
          <w:sz w:val="24"/>
          <w:szCs w:val="24"/>
        </w:rPr>
        <w:t>When a Host performs the general discovery procedure, the Host configures the Controller as follows:</w:t>
      </w:r>
    </w:p>
    <w:p w14:paraId="02DE3B35" w14:textId="77777777" w:rsidR="00E40CCE" w:rsidRPr="00DB5009" w:rsidRDefault="00E40CCE" w:rsidP="00E40CCE">
      <w:pPr>
        <w:rPr>
          <w:sz w:val="24"/>
          <w:szCs w:val="24"/>
        </w:rPr>
      </w:pPr>
      <w:r w:rsidRPr="00DB5009">
        <w:rPr>
          <w:sz w:val="24"/>
          <w:szCs w:val="24"/>
        </w:rPr>
        <w:t>1. The Host shall set the scanner filter policy to ‘process all advertising packets’.</w:t>
      </w:r>
    </w:p>
    <w:p w14:paraId="2292098B" w14:textId="77777777" w:rsidR="00E40CCE" w:rsidRPr="00DB5009" w:rsidRDefault="00E40CCE" w:rsidP="00E40CCE">
      <w:pPr>
        <w:rPr>
          <w:sz w:val="24"/>
          <w:szCs w:val="24"/>
        </w:rPr>
      </w:pPr>
      <w:r w:rsidRPr="00DB5009">
        <w:rPr>
          <w:sz w:val="24"/>
          <w:szCs w:val="24"/>
        </w:rPr>
        <w:t>2. The Host should set the scan interval and scan window as defined in Section 9.3.11.</w:t>
      </w:r>
    </w:p>
    <w:p w14:paraId="5784D032" w14:textId="77777777" w:rsidR="00E40CCE" w:rsidRPr="00DB5009" w:rsidRDefault="00E40CCE" w:rsidP="00E40CCE">
      <w:pPr>
        <w:rPr>
          <w:sz w:val="24"/>
          <w:szCs w:val="24"/>
        </w:rPr>
      </w:pPr>
      <w:r w:rsidRPr="00DB5009">
        <w:rPr>
          <w:sz w:val="24"/>
          <w:szCs w:val="24"/>
        </w:rPr>
        <w:t>3. The Host should configure the Controller to use active scanning.</w:t>
      </w:r>
    </w:p>
    <w:p w14:paraId="1D33EF93" w14:textId="77777777" w:rsidR="00E40CCE" w:rsidRPr="00DB5009" w:rsidRDefault="00E40CCE" w:rsidP="00E40CCE">
      <w:pPr>
        <w:rPr>
          <w:sz w:val="24"/>
          <w:szCs w:val="24"/>
        </w:rPr>
      </w:pPr>
      <w:r w:rsidRPr="00DB5009">
        <w:rPr>
          <w:sz w:val="24"/>
          <w:szCs w:val="24"/>
        </w:rPr>
        <w:t>The Host shall begin scanning for advertising packets and should continue for a minimum of TGAP(gen_disc_scan_min)</w:t>
      </w:r>
      <w:r w:rsidRPr="00DB5009">
        <w:rPr>
          <w:color w:val="FF0000"/>
          <w:sz w:val="24"/>
          <w:szCs w:val="24"/>
        </w:rPr>
        <w:t xml:space="preserve"> when scanning </w:t>
      </w:r>
      <w:r w:rsidR="00A95CB3">
        <w:rPr>
          <w:color w:val="FF0000"/>
          <w:sz w:val="24"/>
          <w:szCs w:val="24"/>
        </w:rPr>
        <w:t>on</w:t>
      </w:r>
      <w:r w:rsidR="00A95CB3" w:rsidRPr="00DB5009">
        <w:rPr>
          <w:color w:val="FF0000"/>
          <w:sz w:val="24"/>
          <w:szCs w:val="24"/>
        </w:rPr>
        <w:t xml:space="preserve"> </w:t>
      </w:r>
      <w:r w:rsidRPr="00DB5009">
        <w:rPr>
          <w:color w:val="FF0000"/>
          <w:sz w:val="24"/>
          <w:szCs w:val="24"/>
        </w:rPr>
        <w:t>the LE 1M PHY and T</w:t>
      </w:r>
      <w:r w:rsidR="006850BD" w:rsidRPr="00DE03BB">
        <w:rPr>
          <w:color w:val="FF0000"/>
          <w:sz w:val="24"/>
          <w:szCs w:val="24"/>
          <w:vertAlign w:val="subscript"/>
        </w:rPr>
        <w:t>GAP</w:t>
      </w:r>
      <w:r w:rsidRPr="00DB5009">
        <w:rPr>
          <w:color w:val="FF0000"/>
          <w:sz w:val="24"/>
          <w:szCs w:val="24"/>
        </w:rPr>
        <w:t xml:space="preserve">(gen_disc_scan_min_coded) when scanning </w:t>
      </w:r>
      <w:r w:rsidR="00A95CB3">
        <w:rPr>
          <w:color w:val="FF0000"/>
          <w:sz w:val="24"/>
          <w:szCs w:val="24"/>
        </w:rPr>
        <w:t>on</w:t>
      </w:r>
      <w:r w:rsidR="00A95CB3" w:rsidRPr="00DB5009">
        <w:rPr>
          <w:color w:val="FF0000"/>
          <w:sz w:val="24"/>
          <w:szCs w:val="24"/>
        </w:rPr>
        <w:t xml:space="preserve"> </w:t>
      </w:r>
      <w:r w:rsidRPr="00DB5009">
        <w:rPr>
          <w:color w:val="FF0000"/>
          <w:sz w:val="24"/>
          <w:szCs w:val="24"/>
        </w:rPr>
        <w:t>the LE Coded PHY</w:t>
      </w:r>
      <w:r w:rsidRPr="00DB5009">
        <w:rPr>
          <w:sz w:val="24"/>
          <w:szCs w:val="24"/>
        </w:rPr>
        <w:t>. The procedure may be terminated early by the Host.</w:t>
      </w:r>
    </w:p>
    <w:p w14:paraId="6C7A92F9" w14:textId="77777777" w:rsidR="00E40CCE" w:rsidRPr="00DB5009" w:rsidRDefault="00E40CCE" w:rsidP="00E40CCE">
      <w:pPr>
        <w:rPr>
          <w:sz w:val="24"/>
          <w:szCs w:val="24"/>
        </w:rPr>
      </w:pPr>
      <w:r w:rsidRPr="00DB5009">
        <w:rPr>
          <w:sz w:val="24"/>
          <w:szCs w:val="24"/>
        </w:rPr>
        <w:t>The Host shall check for the Flags AD type in the advertising data. If the Flags AD type (see [Core Specification Supplement], Part A, Section 1.3) is present and either the LE General Discoverable Mode flag is set to one or the LE Limited Discoverable Mode flag is set to one then the Host shall consider the device as a discovered device, otherwise the advertising data shall be ignored. The advertising data of the discovered device may contain data with other AD types, e.g. Service UUIDs AD type, TX Power Level AD type, Local Name AD type, Slave Connection Interval Range AD type. The Host may use the data in performing any of the connection establishment procedures as defined in Section 9.3.</w:t>
      </w:r>
    </w:p>
    <w:p w14:paraId="3565399E" w14:textId="77777777" w:rsidR="00E40CCE" w:rsidRPr="00DB5009" w:rsidRDefault="00E40CCE" w:rsidP="00E40CCE">
      <w:pPr>
        <w:rPr>
          <w:sz w:val="24"/>
          <w:szCs w:val="24"/>
        </w:rPr>
      </w:pPr>
      <w:r w:rsidRPr="00DB5009">
        <w:rPr>
          <w:sz w:val="24"/>
          <w:szCs w:val="24"/>
        </w:rPr>
        <w:t>The host shall ignore the 'Simultaneous LE and BR/EDR to Same Device Capable (Controller)' and 'Simultaneous LE and BR/EDR to Same Device Capable (Host)' bits in the Flags AD type.</w:t>
      </w:r>
    </w:p>
    <w:p w14:paraId="07603041" w14:textId="77777777" w:rsidR="00E40CCE" w:rsidRPr="00F03F8D" w:rsidRDefault="00E40CCE" w:rsidP="00F03F8D">
      <w:pPr>
        <w:pStyle w:val="Heading3"/>
      </w:pPr>
      <w:bookmarkStart w:id="707" w:name="_Toc432709709"/>
      <w:bookmarkStart w:id="708" w:name="_Toc443590441"/>
      <w:bookmarkStart w:id="709" w:name="_Toc448771426"/>
      <w:r w:rsidRPr="00B03027">
        <w:t xml:space="preserve">[Modified Section] </w:t>
      </w:r>
      <w:r w:rsidRPr="00F03F8D">
        <w:t>9.3.2 Non-Connectable Mode</w:t>
      </w:r>
      <w:bookmarkEnd w:id="707"/>
      <w:bookmarkEnd w:id="708"/>
      <w:bookmarkEnd w:id="709"/>
    </w:p>
    <w:p w14:paraId="1027D687" w14:textId="77777777" w:rsidR="00E40CCE" w:rsidRDefault="00E40CCE" w:rsidP="00E40CCE">
      <w:pPr>
        <w:rPr>
          <w:b/>
          <w:i/>
          <w:sz w:val="24"/>
          <w:szCs w:val="24"/>
        </w:rPr>
      </w:pPr>
      <w:r w:rsidRPr="005818E1">
        <w:rPr>
          <w:b/>
          <w:i/>
          <w:sz w:val="24"/>
          <w:szCs w:val="24"/>
        </w:rPr>
        <w:t>9.</w:t>
      </w:r>
      <w:r>
        <w:rPr>
          <w:b/>
          <w:i/>
          <w:sz w:val="24"/>
          <w:szCs w:val="24"/>
        </w:rPr>
        <w:t>3</w:t>
      </w:r>
      <w:r w:rsidRPr="005818E1">
        <w:rPr>
          <w:b/>
          <w:i/>
          <w:sz w:val="24"/>
          <w:szCs w:val="24"/>
        </w:rPr>
        <w:t>.</w:t>
      </w:r>
      <w:r>
        <w:rPr>
          <w:b/>
          <w:i/>
          <w:sz w:val="24"/>
          <w:szCs w:val="24"/>
        </w:rPr>
        <w:t>2</w:t>
      </w:r>
      <w:r w:rsidRPr="005818E1">
        <w:rPr>
          <w:b/>
          <w:i/>
          <w:sz w:val="24"/>
          <w:szCs w:val="24"/>
        </w:rPr>
        <w:t>.2 Conditions</w:t>
      </w:r>
    </w:p>
    <w:p w14:paraId="635DB343" w14:textId="77777777" w:rsidR="00E40CCE" w:rsidRPr="00DB5009" w:rsidRDefault="00E40CCE" w:rsidP="00E40CCE">
      <w:pPr>
        <w:tabs>
          <w:tab w:val="left" w:pos="2181"/>
        </w:tabs>
        <w:rPr>
          <w:bCs/>
          <w:sz w:val="24"/>
          <w:szCs w:val="24"/>
          <w:lang w:val="en-GB"/>
        </w:rPr>
      </w:pPr>
      <w:r w:rsidRPr="00DB5009">
        <w:rPr>
          <w:bCs/>
          <w:sz w:val="24"/>
          <w:szCs w:val="24"/>
          <w:lang w:val="en-GB"/>
        </w:rPr>
        <w:t>While a device is in the Peripheral role the device shall support the non</w:t>
      </w:r>
      <w:r w:rsidRPr="00DB5009">
        <w:rPr>
          <w:bCs/>
          <w:color w:val="FF0000"/>
          <w:sz w:val="24"/>
          <w:szCs w:val="24"/>
          <w:lang w:val="en-GB"/>
        </w:rPr>
        <w:t>-</w:t>
      </w:r>
      <w:r w:rsidRPr="00DB5009">
        <w:rPr>
          <w:bCs/>
          <w:sz w:val="24"/>
          <w:szCs w:val="24"/>
          <w:lang w:val="en-GB"/>
        </w:rPr>
        <w:t>connectable mode. A device in the Broadcaster or Observer role cannot establish a connection, therefore the device is considered to support the non</w:t>
      </w:r>
      <w:r w:rsidRPr="00DB5009">
        <w:rPr>
          <w:bCs/>
          <w:color w:val="FF0000"/>
          <w:sz w:val="24"/>
          <w:szCs w:val="24"/>
          <w:lang w:val="en-GB"/>
        </w:rPr>
        <w:t>-</w:t>
      </w:r>
      <w:r w:rsidRPr="00DB5009">
        <w:rPr>
          <w:bCs/>
          <w:sz w:val="24"/>
          <w:szCs w:val="24"/>
          <w:lang w:val="en-GB"/>
        </w:rPr>
        <w:t>connectable mode.</w:t>
      </w:r>
    </w:p>
    <w:p w14:paraId="1CB2F05A" w14:textId="77777777" w:rsidR="00E40CCE" w:rsidRPr="00DB5009" w:rsidRDefault="00E40CCE" w:rsidP="00E40CCE">
      <w:pPr>
        <w:rPr>
          <w:color w:val="FF0000"/>
          <w:sz w:val="24"/>
          <w:szCs w:val="24"/>
        </w:rPr>
      </w:pPr>
      <w:r w:rsidRPr="00DB5009">
        <w:rPr>
          <w:bCs/>
          <w:sz w:val="24"/>
          <w:szCs w:val="24"/>
          <w:lang w:val="en-GB"/>
        </w:rPr>
        <w:t>A Peripheral device in the non-connectable mode may send</w:t>
      </w:r>
      <w:r w:rsidRPr="00DB5009">
        <w:rPr>
          <w:bCs/>
          <w:color w:val="FF0000"/>
          <w:sz w:val="24"/>
          <w:szCs w:val="24"/>
          <w:lang w:val="en-GB"/>
        </w:rPr>
        <w:t xml:space="preserve"> </w:t>
      </w:r>
      <w:r w:rsidRPr="00DB5009">
        <w:rPr>
          <w:bCs/>
          <w:sz w:val="24"/>
          <w:szCs w:val="24"/>
          <w:lang w:val="en-GB"/>
        </w:rPr>
        <w:t xml:space="preserve">non-connectable </w:t>
      </w:r>
      <w:r w:rsidRPr="004138C9">
        <w:rPr>
          <w:bCs/>
          <w:strike/>
          <w:sz w:val="24"/>
          <w:szCs w:val="24"/>
          <w:lang w:val="en-GB"/>
        </w:rPr>
        <w:t>undirected</w:t>
      </w:r>
      <w:r w:rsidRPr="00FD472E">
        <w:rPr>
          <w:bCs/>
          <w:strike/>
          <w:sz w:val="24"/>
          <w:szCs w:val="24"/>
          <w:lang w:val="en-GB"/>
        </w:rPr>
        <w:t xml:space="preserve"> advertising events or</w:t>
      </w:r>
      <w:r w:rsidRPr="004138C9">
        <w:rPr>
          <w:bCs/>
          <w:strike/>
          <w:sz w:val="24"/>
          <w:szCs w:val="24"/>
          <w:lang w:val="en-GB"/>
        </w:rPr>
        <w:t xml:space="preserve"> scannable undirected</w:t>
      </w:r>
      <w:r w:rsidRPr="00DB5009">
        <w:rPr>
          <w:bCs/>
          <w:sz w:val="24"/>
          <w:szCs w:val="24"/>
          <w:lang w:val="en-GB"/>
        </w:rPr>
        <w:t xml:space="preserve"> advertising events</w:t>
      </w:r>
      <w:r w:rsidRPr="00DB5009">
        <w:rPr>
          <w:sz w:val="24"/>
          <w:szCs w:val="24"/>
        </w:rPr>
        <w:t>.</w:t>
      </w:r>
      <w:r w:rsidR="001A0397">
        <w:rPr>
          <w:sz w:val="24"/>
          <w:szCs w:val="24"/>
        </w:rPr>
        <w:t xml:space="preserve"> </w:t>
      </w:r>
      <w:r w:rsidRPr="001A0397">
        <w:rPr>
          <w:bCs/>
          <w:sz w:val="24"/>
          <w:szCs w:val="24"/>
          <w:lang w:val="en-GB"/>
        </w:rPr>
        <w:t>I</w:t>
      </w:r>
      <w:r w:rsidRPr="004138C9">
        <w:rPr>
          <w:bCs/>
          <w:sz w:val="24"/>
          <w:szCs w:val="24"/>
          <w:lang w:val="en-GB"/>
        </w:rPr>
        <w:t>n this case i</w:t>
      </w:r>
      <w:r w:rsidRPr="001A0397">
        <w:rPr>
          <w:bCs/>
          <w:sz w:val="24"/>
          <w:szCs w:val="24"/>
          <w:lang w:val="en-GB"/>
        </w:rPr>
        <w:t>t</w:t>
      </w:r>
      <w:r w:rsidRPr="00DB5009">
        <w:rPr>
          <w:bCs/>
          <w:sz w:val="24"/>
          <w:szCs w:val="24"/>
          <w:lang w:val="en-GB"/>
        </w:rPr>
        <w:t xml:space="preserve"> is recommended that the Host configures the Controller as follows:</w:t>
      </w:r>
    </w:p>
    <w:p w14:paraId="17BB6C76" w14:textId="77777777" w:rsidR="00E40CCE" w:rsidRPr="00DB5009" w:rsidRDefault="00E40CCE" w:rsidP="00E40CCE">
      <w:pPr>
        <w:tabs>
          <w:tab w:val="left" w:pos="2181"/>
        </w:tabs>
        <w:rPr>
          <w:bCs/>
          <w:sz w:val="24"/>
          <w:szCs w:val="24"/>
          <w:lang w:val="en-GB"/>
        </w:rPr>
      </w:pPr>
      <w:r w:rsidRPr="00DB5009">
        <w:rPr>
          <w:bCs/>
          <w:sz w:val="24"/>
          <w:szCs w:val="24"/>
          <w:lang w:val="en-GB"/>
        </w:rPr>
        <w:t>• The Host should set the advertising filter policy to either ‘process scan and connection requests only from devices in the White List’ or ‘process scan and connection requests from all devices’.</w:t>
      </w:r>
    </w:p>
    <w:p w14:paraId="0C3CB473" w14:textId="77777777" w:rsidR="00E40CCE" w:rsidRDefault="00E40CCE" w:rsidP="00E40CCE">
      <w:pPr>
        <w:tabs>
          <w:tab w:val="left" w:pos="2181"/>
        </w:tabs>
        <w:rPr>
          <w:bCs/>
          <w:sz w:val="24"/>
          <w:szCs w:val="24"/>
          <w:lang w:val="en-GB"/>
        </w:rPr>
      </w:pPr>
      <w:r w:rsidRPr="00DB5009">
        <w:rPr>
          <w:bCs/>
          <w:sz w:val="24"/>
          <w:szCs w:val="24"/>
          <w:lang w:val="en-GB"/>
        </w:rPr>
        <w:t>• The Host should set the advertising intervals as defined in Section 9.3.11.</w:t>
      </w:r>
    </w:p>
    <w:p w14:paraId="0FE3617E" w14:textId="77777777" w:rsidR="00E40CCE" w:rsidRPr="00F03F8D" w:rsidRDefault="002D3150" w:rsidP="00F03F8D">
      <w:pPr>
        <w:pStyle w:val="Heading3"/>
      </w:pPr>
      <w:bookmarkStart w:id="710" w:name="_Toc448771427"/>
      <w:r w:rsidRPr="00DB5009">
        <w:rPr>
          <w:color w:val="FF0000"/>
          <w:szCs w:val="24"/>
        </w:rPr>
        <w:t>The device may configure and enable multiple independent advertising sets.</w:t>
      </w:r>
      <w:r w:rsidRPr="00DB5009" w:rsidDel="002D3150">
        <w:rPr>
          <w:color w:val="FF0000"/>
          <w:szCs w:val="24"/>
        </w:rPr>
        <w:t xml:space="preserve"> </w:t>
      </w:r>
      <w:bookmarkStart w:id="711" w:name="_Toc432709710"/>
      <w:bookmarkStart w:id="712" w:name="_Toc443590442"/>
      <w:r w:rsidR="00E40CCE" w:rsidRPr="00B03027">
        <w:t xml:space="preserve">[Modified Section] </w:t>
      </w:r>
      <w:r w:rsidR="00E40CCE" w:rsidRPr="00F03F8D">
        <w:t>9.3.3 Directed Connectable Mode</w:t>
      </w:r>
      <w:bookmarkEnd w:id="711"/>
      <w:bookmarkEnd w:id="712"/>
      <w:bookmarkEnd w:id="710"/>
    </w:p>
    <w:p w14:paraId="211FDDB7" w14:textId="77777777" w:rsidR="00E40CCE" w:rsidRDefault="00E40CCE" w:rsidP="00E40CCE">
      <w:pPr>
        <w:rPr>
          <w:b/>
          <w:i/>
          <w:sz w:val="24"/>
          <w:szCs w:val="24"/>
        </w:rPr>
      </w:pPr>
      <w:r w:rsidRPr="005818E1">
        <w:rPr>
          <w:b/>
          <w:i/>
          <w:sz w:val="24"/>
          <w:szCs w:val="24"/>
        </w:rPr>
        <w:t>9.</w:t>
      </w:r>
      <w:r>
        <w:rPr>
          <w:b/>
          <w:i/>
          <w:sz w:val="24"/>
          <w:szCs w:val="24"/>
        </w:rPr>
        <w:t>3</w:t>
      </w:r>
      <w:r w:rsidRPr="005818E1">
        <w:rPr>
          <w:b/>
          <w:i/>
          <w:sz w:val="24"/>
          <w:szCs w:val="24"/>
        </w:rPr>
        <w:t>.</w:t>
      </w:r>
      <w:r>
        <w:rPr>
          <w:b/>
          <w:i/>
          <w:sz w:val="24"/>
          <w:szCs w:val="24"/>
        </w:rPr>
        <w:t>3</w:t>
      </w:r>
      <w:r w:rsidRPr="005818E1">
        <w:rPr>
          <w:b/>
          <w:i/>
          <w:sz w:val="24"/>
          <w:szCs w:val="24"/>
        </w:rPr>
        <w:t>.2 Conditions</w:t>
      </w:r>
    </w:p>
    <w:p w14:paraId="5E897F22" w14:textId="77777777" w:rsidR="00E40CCE" w:rsidRPr="00DB5009" w:rsidRDefault="00E40CCE" w:rsidP="00E40CCE">
      <w:pPr>
        <w:tabs>
          <w:tab w:val="left" w:pos="2181"/>
        </w:tabs>
        <w:rPr>
          <w:bCs/>
          <w:sz w:val="24"/>
          <w:szCs w:val="24"/>
          <w:lang w:val="en-GB"/>
        </w:rPr>
      </w:pPr>
      <w:r w:rsidRPr="00DB5009">
        <w:rPr>
          <w:bCs/>
          <w:sz w:val="24"/>
          <w:szCs w:val="24"/>
          <w:lang w:val="en-GB"/>
        </w:rPr>
        <w:t>While a device is in the Peripheral role the device may support the directed connectable mode. This mode shall only be used if the device has a known peer device address. While a device is in the Broadcaster, Observer, or the Central role the device shall not support the direct connectable mode.</w:t>
      </w:r>
    </w:p>
    <w:p w14:paraId="5BDF2A65" w14:textId="77777777" w:rsidR="00E40CCE" w:rsidRPr="00DB5009" w:rsidRDefault="00E40CCE" w:rsidP="00E40CCE">
      <w:pPr>
        <w:tabs>
          <w:tab w:val="left" w:pos="2181"/>
        </w:tabs>
        <w:rPr>
          <w:bCs/>
          <w:color w:val="FF0000"/>
          <w:sz w:val="24"/>
          <w:szCs w:val="24"/>
          <w:lang w:val="en-GB"/>
        </w:rPr>
      </w:pPr>
      <w:r w:rsidRPr="00F301D3">
        <w:rPr>
          <w:bCs/>
          <w:strike/>
          <w:sz w:val="24"/>
          <w:szCs w:val="24"/>
          <w:lang w:val="en-GB"/>
        </w:rPr>
        <w:t xml:space="preserve">The </w:t>
      </w:r>
      <w:r w:rsidRPr="00F40442">
        <w:rPr>
          <w:bCs/>
          <w:strike/>
          <w:sz w:val="24"/>
          <w:szCs w:val="24"/>
          <w:lang w:val="en-GB"/>
        </w:rPr>
        <w:t>Host</w:t>
      </w:r>
      <w:r w:rsidR="00882497">
        <w:rPr>
          <w:bCs/>
          <w:color w:val="FF0000"/>
          <w:sz w:val="24"/>
          <w:szCs w:val="24"/>
          <w:lang w:val="en-GB"/>
        </w:rPr>
        <w:t xml:space="preserve">A Peripheral </w:t>
      </w:r>
      <w:r w:rsidRPr="00DB5009">
        <w:rPr>
          <w:bCs/>
          <w:color w:val="FF0000"/>
          <w:sz w:val="24"/>
          <w:szCs w:val="24"/>
          <w:lang w:val="en-GB"/>
        </w:rPr>
        <w:t xml:space="preserve">device </w:t>
      </w:r>
      <w:r w:rsidRPr="00DB5009">
        <w:rPr>
          <w:bCs/>
          <w:sz w:val="24"/>
          <w:szCs w:val="24"/>
          <w:lang w:val="en-GB"/>
        </w:rPr>
        <w:t xml:space="preserve">shall </w:t>
      </w:r>
      <w:r w:rsidRPr="00DB5009">
        <w:rPr>
          <w:bCs/>
          <w:strike/>
          <w:sz w:val="24"/>
          <w:szCs w:val="24"/>
          <w:lang w:val="en-GB"/>
        </w:rPr>
        <w:t>configure the Controller to</w:t>
      </w:r>
      <w:r w:rsidRPr="00DB5009">
        <w:rPr>
          <w:bCs/>
          <w:sz w:val="24"/>
          <w:szCs w:val="24"/>
          <w:lang w:val="en-GB"/>
        </w:rPr>
        <w:t xml:space="preserve"> send</w:t>
      </w:r>
      <w:r w:rsidRPr="00DB5009">
        <w:rPr>
          <w:bCs/>
          <w:color w:val="FF0000"/>
          <w:sz w:val="24"/>
          <w:szCs w:val="24"/>
          <w:lang w:val="en-GB"/>
        </w:rPr>
        <w:t xml:space="preserve"> </w:t>
      </w:r>
      <w:r w:rsidRPr="00DB5009">
        <w:rPr>
          <w:color w:val="FF0000"/>
          <w:sz w:val="24"/>
          <w:szCs w:val="24"/>
        </w:rPr>
        <w:t xml:space="preserve">connectable </w:t>
      </w:r>
      <w:r w:rsidRPr="00DB5009">
        <w:rPr>
          <w:bCs/>
          <w:sz w:val="24"/>
          <w:szCs w:val="24"/>
          <w:lang w:val="en-GB"/>
        </w:rPr>
        <w:t xml:space="preserve">directed </w:t>
      </w:r>
      <w:r w:rsidRPr="00DB5009">
        <w:rPr>
          <w:bCs/>
          <w:strike/>
          <w:sz w:val="24"/>
          <w:szCs w:val="24"/>
          <w:lang w:val="en-GB"/>
        </w:rPr>
        <w:t>connectable</w:t>
      </w:r>
      <w:r w:rsidRPr="00DB5009">
        <w:rPr>
          <w:bCs/>
          <w:sz w:val="24"/>
          <w:szCs w:val="24"/>
          <w:lang w:val="en-GB"/>
        </w:rPr>
        <w:t>advertising events.</w:t>
      </w:r>
    </w:p>
    <w:p w14:paraId="1B6A45E0" w14:textId="77777777" w:rsidR="00E40CCE" w:rsidRDefault="002D3150" w:rsidP="00B03027">
      <w:pPr>
        <w:pStyle w:val="Heading3"/>
      </w:pPr>
      <w:bookmarkStart w:id="713" w:name="_Toc448771428"/>
      <w:r w:rsidRPr="00DB5009">
        <w:rPr>
          <w:color w:val="FF0000"/>
          <w:szCs w:val="24"/>
        </w:rPr>
        <w:t>The device may configure and enable multiple independent advertising sets.</w:t>
      </w:r>
      <w:r w:rsidRPr="00DB5009" w:rsidDel="002D3150">
        <w:rPr>
          <w:color w:val="FF0000"/>
          <w:szCs w:val="24"/>
        </w:rPr>
        <w:t xml:space="preserve"> </w:t>
      </w:r>
      <w:bookmarkStart w:id="714" w:name="_Toc432709711"/>
      <w:bookmarkStart w:id="715" w:name="_Toc443590443"/>
      <w:r w:rsidR="00E40CCE">
        <w:t>[Modified Section] 9.3.4</w:t>
      </w:r>
      <w:r w:rsidR="00E40CCE" w:rsidRPr="005818E1">
        <w:t xml:space="preserve"> </w:t>
      </w:r>
      <w:r w:rsidR="00E40CCE">
        <w:t>Undirected Connectable Mode</w:t>
      </w:r>
      <w:bookmarkEnd w:id="714"/>
      <w:bookmarkEnd w:id="715"/>
      <w:bookmarkEnd w:id="713"/>
    </w:p>
    <w:p w14:paraId="57076C67" w14:textId="77777777" w:rsidR="00E40CCE" w:rsidRDefault="00E40CCE" w:rsidP="00E40CCE">
      <w:pPr>
        <w:rPr>
          <w:b/>
          <w:i/>
          <w:sz w:val="24"/>
          <w:szCs w:val="24"/>
        </w:rPr>
      </w:pPr>
      <w:r w:rsidRPr="005818E1">
        <w:rPr>
          <w:b/>
          <w:i/>
          <w:sz w:val="24"/>
          <w:szCs w:val="24"/>
        </w:rPr>
        <w:t>9.</w:t>
      </w:r>
      <w:r>
        <w:rPr>
          <w:b/>
          <w:i/>
          <w:sz w:val="24"/>
          <w:szCs w:val="24"/>
        </w:rPr>
        <w:t>3</w:t>
      </w:r>
      <w:r w:rsidRPr="005818E1">
        <w:rPr>
          <w:b/>
          <w:i/>
          <w:sz w:val="24"/>
          <w:szCs w:val="24"/>
        </w:rPr>
        <w:t>.</w:t>
      </w:r>
      <w:r>
        <w:rPr>
          <w:b/>
          <w:i/>
          <w:sz w:val="24"/>
          <w:szCs w:val="24"/>
        </w:rPr>
        <w:t>4</w:t>
      </w:r>
      <w:r w:rsidRPr="005818E1">
        <w:rPr>
          <w:b/>
          <w:i/>
          <w:sz w:val="24"/>
          <w:szCs w:val="24"/>
        </w:rPr>
        <w:t>.2 Conditions</w:t>
      </w:r>
    </w:p>
    <w:p w14:paraId="52D696F0" w14:textId="77777777" w:rsidR="00E40CCE" w:rsidRPr="00DB5009" w:rsidRDefault="00E40CCE" w:rsidP="00E40CCE">
      <w:pPr>
        <w:tabs>
          <w:tab w:val="left" w:pos="2181"/>
        </w:tabs>
        <w:rPr>
          <w:bCs/>
          <w:sz w:val="24"/>
          <w:szCs w:val="24"/>
          <w:lang w:val="en-GB"/>
        </w:rPr>
      </w:pPr>
      <w:r w:rsidRPr="00DB5009">
        <w:rPr>
          <w:bCs/>
          <w:sz w:val="24"/>
          <w:szCs w:val="24"/>
          <w:lang w:val="en-GB"/>
        </w:rPr>
        <w:t>While a device is in the Peripheral role the device shall support the undirected connectable mode. While a device is in the Broadcaster, Observer, or the Central role the device shall not support the undirected connectable mode.</w:t>
      </w:r>
    </w:p>
    <w:p w14:paraId="0D696822" w14:textId="77777777" w:rsidR="00E40CCE" w:rsidRPr="00DB5009" w:rsidRDefault="00E40CCE" w:rsidP="00E40CCE">
      <w:pPr>
        <w:tabs>
          <w:tab w:val="left" w:pos="2181"/>
        </w:tabs>
        <w:rPr>
          <w:bCs/>
          <w:sz w:val="24"/>
          <w:szCs w:val="24"/>
          <w:lang w:val="en-GB"/>
        </w:rPr>
      </w:pPr>
      <w:r w:rsidRPr="00F301D3">
        <w:rPr>
          <w:bCs/>
          <w:strike/>
          <w:sz w:val="24"/>
          <w:szCs w:val="24"/>
          <w:lang w:val="en-GB"/>
        </w:rPr>
        <w:t xml:space="preserve">The </w:t>
      </w:r>
      <w:r w:rsidRPr="00DB5009">
        <w:rPr>
          <w:bCs/>
          <w:strike/>
          <w:sz w:val="24"/>
          <w:szCs w:val="24"/>
          <w:lang w:val="en-GB"/>
        </w:rPr>
        <w:t>Host</w:t>
      </w:r>
      <w:r w:rsidR="00D8342A">
        <w:rPr>
          <w:bCs/>
          <w:color w:val="FF0000"/>
          <w:sz w:val="24"/>
          <w:szCs w:val="24"/>
          <w:lang w:val="en-GB"/>
        </w:rPr>
        <w:t xml:space="preserve">A Peripheral </w:t>
      </w:r>
      <w:r w:rsidRPr="00DB5009">
        <w:rPr>
          <w:bCs/>
          <w:color w:val="FF0000"/>
          <w:sz w:val="24"/>
          <w:szCs w:val="24"/>
          <w:lang w:val="en-GB"/>
        </w:rPr>
        <w:t xml:space="preserve">device </w:t>
      </w:r>
      <w:r w:rsidRPr="00DB5009">
        <w:rPr>
          <w:bCs/>
          <w:sz w:val="24"/>
          <w:szCs w:val="24"/>
          <w:lang w:val="en-GB"/>
        </w:rPr>
        <w:t xml:space="preserve">should </w:t>
      </w:r>
      <w:r w:rsidRPr="00DB5009">
        <w:rPr>
          <w:bCs/>
          <w:strike/>
          <w:sz w:val="24"/>
          <w:szCs w:val="24"/>
          <w:lang w:val="en-GB"/>
        </w:rPr>
        <w:t>configure the Controller</w:t>
      </w:r>
      <w:r w:rsidRPr="00DB5009">
        <w:rPr>
          <w:bCs/>
          <w:sz w:val="24"/>
          <w:szCs w:val="24"/>
          <w:lang w:val="en-GB"/>
        </w:rPr>
        <w:t xml:space="preserve"> </w:t>
      </w:r>
      <w:r w:rsidRPr="00DB5009">
        <w:rPr>
          <w:bCs/>
          <w:color w:val="FF0000"/>
          <w:sz w:val="24"/>
          <w:szCs w:val="24"/>
          <w:lang w:val="en-GB"/>
        </w:rPr>
        <w:t>follow the guidelines</w:t>
      </w:r>
      <w:r w:rsidRPr="00DB5009">
        <w:rPr>
          <w:bCs/>
          <w:strike/>
          <w:sz w:val="24"/>
          <w:szCs w:val="24"/>
          <w:lang w:val="en-GB"/>
        </w:rPr>
        <w:t>as</w:t>
      </w:r>
      <w:r w:rsidRPr="00DB5009">
        <w:rPr>
          <w:bCs/>
          <w:sz w:val="24"/>
          <w:szCs w:val="24"/>
          <w:lang w:val="en-GB"/>
        </w:rPr>
        <w:t xml:space="preserve"> defined in Section 9.3.11. </w:t>
      </w:r>
      <w:r w:rsidRPr="00F301D3">
        <w:rPr>
          <w:bCs/>
          <w:strike/>
          <w:sz w:val="24"/>
          <w:szCs w:val="24"/>
          <w:lang w:val="en-GB"/>
        </w:rPr>
        <w:t xml:space="preserve">The </w:t>
      </w:r>
      <w:r w:rsidRPr="00DB5009">
        <w:rPr>
          <w:bCs/>
          <w:strike/>
          <w:sz w:val="24"/>
          <w:szCs w:val="24"/>
          <w:lang w:val="en-GB"/>
        </w:rPr>
        <w:t>Host</w:t>
      </w:r>
      <w:r w:rsidR="00D8342A">
        <w:rPr>
          <w:bCs/>
          <w:color w:val="FF0000"/>
          <w:sz w:val="24"/>
          <w:szCs w:val="24"/>
          <w:lang w:val="en-GB"/>
        </w:rPr>
        <w:t xml:space="preserve">A Peripheral </w:t>
      </w:r>
      <w:r w:rsidRPr="00DB5009">
        <w:rPr>
          <w:bCs/>
          <w:color w:val="FF0000"/>
          <w:sz w:val="24"/>
          <w:szCs w:val="24"/>
          <w:lang w:val="en-GB"/>
        </w:rPr>
        <w:t xml:space="preserve">device </w:t>
      </w:r>
      <w:r w:rsidRPr="00DB5009">
        <w:rPr>
          <w:bCs/>
          <w:sz w:val="24"/>
          <w:szCs w:val="24"/>
          <w:lang w:val="en-GB"/>
        </w:rPr>
        <w:t xml:space="preserve">shall </w:t>
      </w:r>
      <w:r w:rsidRPr="00DB5009">
        <w:rPr>
          <w:bCs/>
          <w:strike/>
          <w:sz w:val="24"/>
          <w:szCs w:val="24"/>
          <w:lang w:val="en-GB"/>
        </w:rPr>
        <w:t>configure the Controller to</w:t>
      </w:r>
      <w:r w:rsidRPr="00DB5009">
        <w:rPr>
          <w:bCs/>
          <w:sz w:val="24"/>
          <w:szCs w:val="24"/>
          <w:lang w:val="en-GB"/>
        </w:rPr>
        <w:t xml:space="preserve"> send</w:t>
      </w:r>
      <w:r w:rsidRPr="00DB5009">
        <w:rPr>
          <w:bCs/>
          <w:color w:val="FF0000"/>
          <w:sz w:val="24"/>
          <w:szCs w:val="24"/>
          <w:lang w:val="en-GB"/>
        </w:rPr>
        <w:t xml:space="preserve"> either</w:t>
      </w:r>
      <w:r w:rsidRPr="00DB5009">
        <w:rPr>
          <w:bCs/>
          <w:sz w:val="24"/>
          <w:szCs w:val="24"/>
          <w:lang w:val="en-GB"/>
        </w:rPr>
        <w:t xml:space="preserve"> </w:t>
      </w:r>
      <w:r w:rsidRPr="00DB5009">
        <w:rPr>
          <w:color w:val="FF0000"/>
          <w:sz w:val="24"/>
          <w:szCs w:val="24"/>
        </w:rPr>
        <w:t>connectable</w:t>
      </w:r>
      <w:r w:rsidR="003C6A10">
        <w:rPr>
          <w:color w:val="FF0000"/>
          <w:sz w:val="24"/>
          <w:szCs w:val="24"/>
        </w:rPr>
        <w:t xml:space="preserve"> and</w:t>
      </w:r>
      <w:r w:rsidR="003C6A10" w:rsidRPr="00DB5009">
        <w:rPr>
          <w:color w:val="FF0000"/>
          <w:sz w:val="24"/>
          <w:szCs w:val="24"/>
        </w:rPr>
        <w:t xml:space="preserve"> </w:t>
      </w:r>
      <w:r w:rsidRPr="00DB5009">
        <w:rPr>
          <w:color w:val="FF0000"/>
          <w:sz w:val="24"/>
          <w:szCs w:val="24"/>
        </w:rPr>
        <w:t xml:space="preserve">scannable </w:t>
      </w:r>
      <w:r w:rsidRPr="00DB5009">
        <w:rPr>
          <w:bCs/>
          <w:sz w:val="24"/>
          <w:szCs w:val="24"/>
          <w:lang w:val="en-GB"/>
        </w:rPr>
        <w:t xml:space="preserve">undirected </w:t>
      </w:r>
      <w:r w:rsidR="00593B99" w:rsidRPr="00DB5009">
        <w:rPr>
          <w:bCs/>
          <w:strike/>
          <w:sz w:val="24"/>
          <w:szCs w:val="24"/>
          <w:lang w:val="en-GB"/>
        </w:rPr>
        <w:t>connectable</w:t>
      </w:r>
      <w:r w:rsidR="00593B99">
        <w:rPr>
          <w:bCs/>
          <w:sz w:val="24"/>
          <w:szCs w:val="24"/>
          <w:lang w:val="en-GB"/>
        </w:rPr>
        <w:t xml:space="preserve"> </w:t>
      </w:r>
      <w:r w:rsidR="00200AA8">
        <w:rPr>
          <w:bCs/>
          <w:sz w:val="24"/>
          <w:szCs w:val="24"/>
          <w:lang w:val="en-GB"/>
        </w:rPr>
        <w:t>advertising events</w:t>
      </w:r>
      <w:r w:rsidRPr="00DB5009">
        <w:rPr>
          <w:bCs/>
          <w:sz w:val="24"/>
          <w:szCs w:val="24"/>
          <w:lang w:val="en-GB"/>
        </w:rPr>
        <w:t xml:space="preserve"> </w:t>
      </w:r>
      <w:r w:rsidRPr="00DB5009">
        <w:rPr>
          <w:bCs/>
          <w:color w:val="FF0000"/>
          <w:sz w:val="24"/>
          <w:szCs w:val="24"/>
          <w:lang w:val="en-GB"/>
        </w:rPr>
        <w:t xml:space="preserve">or </w:t>
      </w:r>
      <w:r w:rsidRPr="00DB5009">
        <w:rPr>
          <w:color w:val="FF0000"/>
          <w:sz w:val="24"/>
          <w:szCs w:val="24"/>
        </w:rPr>
        <w:t xml:space="preserve">connectable undirected </w:t>
      </w:r>
      <w:r w:rsidRPr="00D00FE1">
        <w:rPr>
          <w:sz w:val="24"/>
          <w:lang w:val="en-GB"/>
        </w:rPr>
        <w:t>advertising</w:t>
      </w:r>
      <w:r w:rsidRPr="00DB5009">
        <w:rPr>
          <w:bCs/>
          <w:sz w:val="24"/>
          <w:szCs w:val="24"/>
          <w:lang w:val="en-GB"/>
        </w:rPr>
        <w:t xml:space="preserve"> </w:t>
      </w:r>
      <w:r w:rsidRPr="00DB5009">
        <w:rPr>
          <w:bCs/>
          <w:color w:val="FF0000"/>
          <w:sz w:val="24"/>
          <w:szCs w:val="24"/>
          <w:lang w:val="en-GB"/>
        </w:rPr>
        <w:t>events</w:t>
      </w:r>
      <w:r w:rsidRPr="00DB5009">
        <w:rPr>
          <w:bCs/>
          <w:sz w:val="24"/>
          <w:szCs w:val="24"/>
          <w:lang w:val="en-GB"/>
        </w:rPr>
        <w:t>.</w:t>
      </w:r>
    </w:p>
    <w:p w14:paraId="1FCC85E5" w14:textId="77777777" w:rsidR="002C150C" w:rsidRDefault="00E40CCE" w:rsidP="002C150C">
      <w:pPr>
        <w:rPr>
          <w:color w:val="FF0000"/>
          <w:sz w:val="24"/>
          <w:szCs w:val="24"/>
        </w:rPr>
      </w:pPr>
      <w:r w:rsidRPr="00DB5009">
        <w:rPr>
          <w:color w:val="FF0000"/>
          <w:sz w:val="24"/>
          <w:szCs w:val="24"/>
        </w:rPr>
        <w:t xml:space="preserve">The device may configure and enable multiple independent advertising sets. </w:t>
      </w:r>
    </w:p>
    <w:p w14:paraId="043955BF" w14:textId="77777777" w:rsidR="00E40CCE" w:rsidRPr="003928DF" w:rsidRDefault="00E40CCE" w:rsidP="00F03F8D">
      <w:pPr>
        <w:pStyle w:val="Heading3"/>
      </w:pPr>
      <w:bookmarkStart w:id="716" w:name="_Toc432709712"/>
      <w:bookmarkStart w:id="717" w:name="_Toc443590444"/>
      <w:bookmarkStart w:id="718" w:name="_Toc448771429"/>
      <w:r w:rsidRPr="00B03027">
        <w:t xml:space="preserve">[Modified Section] </w:t>
      </w:r>
      <w:r w:rsidRPr="00F03F8D">
        <w:t>9.3.11 Connection Establishment Timing Parameters</w:t>
      </w:r>
      <w:bookmarkEnd w:id="716"/>
      <w:bookmarkEnd w:id="717"/>
      <w:bookmarkEnd w:id="718"/>
    </w:p>
    <w:p w14:paraId="269B32AA" w14:textId="77777777" w:rsidR="00E40CCE" w:rsidRDefault="00E40CCE" w:rsidP="00E40CCE">
      <w:pPr>
        <w:rPr>
          <w:b/>
          <w:i/>
          <w:sz w:val="24"/>
          <w:szCs w:val="24"/>
        </w:rPr>
      </w:pPr>
      <w:r w:rsidRPr="005818E1">
        <w:rPr>
          <w:b/>
          <w:i/>
          <w:sz w:val="24"/>
          <w:szCs w:val="24"/>
        </w:rPr>
        <w:t>9.</w:t>
      </w:r>
      <w:r>
        <w:rPr>
          <w:b/>
          <w:i/>
          <w:sz w:val="24"/>
          <w:szCs w:val="24"/>
        </w:rPr>
        <w:t>3</w:t>
      </w:r>
      <w:r w:rsidRPr="005818E1">
        <w:rPr>
          <w:b/>
          <w:i/>
          <w:sz w:val="24"/>
          <w:szCs w:val="24"/>
        </w:rPr>
        <w:t>.</w:t>
      </w:r>
      <w:r>
        <w:rPr>
          <w:b/>
          <w:i/>
          <w:sz w:val="24"/>
          <w:szCs w:val="24"/>
        </w:rPr>
        <w:t>11</w:t>
      </w:r>
      <w:r w:rsidRPr="005818E1">
        <w:rPr>
          <w:b/>
          <w:i/>
          <w:sz w:val="24"/>
          <w:szCs w:val="24"/>
        </w:rPr>
        <w:t>.2 Conditions</w:t>
      </w:r>
    </w:p>
    <w:p w14:paraId="2AF37907" w14:textId="77777777" w:rsidR="00E40CCE" w:rsidRPr="00DB5009" w:rsidRDefault="00E40CCE" w:rsidP="00E40CCE">
      <w:pPr>
        <w:rPr>
          <w:sz w:val="24"/>
          <w:szCs w:val="24"/>
          <w:lang w:val="en-GB"/>
        </w:rPr>
      </w:pPr>
      <w:r w:rsidRPr="00DB5009">
        <w:rPr>
          <w:sz w:val="24"/>
          <w:szCs w:val="24"/>
          <w:lang w:val="en-GB"/>
        </w:rPr>
        <w:t>A Central device starting a GAP connection establishment procedure should use the recommended scan interval TGAP(scan_fast_interval) and scan window TGAP(scan_fast_window) for TGAP(scan_fast_period)</w:t>
      </w:r>
      <w:r w:rsidRPr="00DB5009">
        <w:rPr>
          <w:color w:val="FF0000"/>
          <w:sz w:val="24"/>
          <w:szCs w:val="24"/>
          <w:lang w:val="en-GB"/>
        </w:rPr>
        <w:t xml:space="preserve"> when scanning </w:t>
      </w:r>
      <w:r w:rsidR="00A95CB3">
        <w:rPr>
          <w:color w:val="FF0000"/>
          <w:sz w:val="24"/>
          <w:szCs w:val="24"/>
          <w:lang w:val="en-GB"/>
        </w:rPr>
        <w:t>on</w:t>
      </w:r>
      <w:r w:rsidR="00A95CB3" w:rsidRPr="00DB5009">
        <w:rPr>
          <w:color w:val="FF0000"/>
          <w:sz w:val="24"/>
          <w:szCs w:val="24"/>
          <w:lang w:val="en-GB"/>
        </w:rPr>
        <w:t xml:space="preserve"> </w:t>
      </w:r>
      <w:r w:rsidRPr="00DB5009">
        <w:rPr>
          <w:color w:val="FF0000"/>
          <w:sz w:val="24"/>
          <w:szCs w:val="24"/>
          <w:lang w:val="en-GB"/>
        </w:rPr>
        <w:t>the LE 1M PHY</w:t>
      </w:r>
      <w:bookmarkStart w:id="719" w:name="otherwisePunctuation"/>
      <w:bookmarkEnd w:id="719"/>
      <w:r w:rsidR="002C150C">
        <w:rPr>
          <w:color w:val="FF0000"/>
          <w:sz w:val="24"/>
          <w:szCs w:val="24"/>
          <w:lang w:val="en-GB"/>
        </w:rPr>
        <w:t xml:space="preserve"> and should use</w:t>
      </w:r>
      <w:r w:rsidRPr="00DB5009">
        <w:rPr>
          <w:color w:val="FF0000"/>
          <w:sz w:val="24"/>
          <w:szCs w:val="24"/>
          <w:lang w:val="en-GB"/>
        </w:rPr>
        <w:t xml:space="preserve"> scan interval T</w:t>
      </w:r>
      <w:r w:rsidR="006850BD" w:rsidRPr="00DE03BB">
        <w:rPr>
          <w:color w:val="FF0000"/>
          <w:sz w:val="24"/>
          <w:szCs w:val="24"/>
          <w:vertAlign w:val="subscript"/>
        </w:rPr>
        <w:t>GAP</w:t>
      </w:r>
      <w:r w:rsidRPr="00DB5009">
        <w:rPr>
          <w:color w:val="FF0000"/>
          <w:sz w:val="24"/>
          <w:szCs w:val="24"/>
          <w:lang w:val="en-GB"/>
        </w:rPr>
        <w:t>(scan_fast_interval_coded) and scan window T</w:t>
      </w:r>
      <w:r w:rsidR="006850BD" w:rsidRPr="00DE03BB">
        <w:rPr>
          <w:color w:val="FF0000"/>
          <w:sz w:val="24"/>
          <w:szCs w:val="24"/>
          <w:vertAlign w:val="subscript"/>
        </w:rPr>
        <w:t>GAP</w:t>
      </w:r>
      <w:r w:rsidRPr="00DB5009">
        <w:rPr>
          <w:color w:val="FF0000"/>
          <w:sz w:val="24"/>
          <w:szCs w:val="24"/>
          <w:lang w:val="en-GB"/>
        </w:rPr>
        <w:t>(scan_fast_window_coded) for T</w:t>
      </w:r>
      <w:r w:rsidR="006850BD" w:rsidRPr="00DE03BB">
        <w:rPr>
          <w:color w:val="FF0000"/>
          <w:sz w:val="24"/>
          <w:szCs w:val="24"/>
          <w:vertAlign w:val="subscript"/>
        </w:rPr>
        <w:t>GAP</w:t>
      </w:r>
      <w:r w:rsidRPr="00DB5009">
        <w:rPr>
          <w:color w:val="FF0000"/>
          <w:sz w:val="24"/>
          <w:szCs w:val="24"/>
          <w:lang w:val="en-GB"/>
        </w:rPr>
        <w:t xml:space="preserve">(scan_fast_period) when scanning </w:t>
      </w:r>
      <w:r w:rsidR="00A95CB3" w:rsidRPr="00DB5009">
        <w:rPr>
          <w:color w:val="FF0000"/>
          <w:sz w:val="24"/>
          <w:szCs w:val="24"/>
          <w:lang w:val="en-GB"/>
        </w:rPr>
        <w:t>o</w:t>
      </w:r>
      <w:r w:rsidR="00A95CB3">
        <w:rPr>
          <w:color w:val="FF0000"/>
          <w:sz w:val="24"/>
          <w:szCs w:val="24"/>
          <w:lang w:val="en-GB"/>
        </w:rPr>
        <w:t>n</w:t>
      </w:r>
      <w:r w:rsidR="00A95CB3" w:rsidRPr="00DB5009">
        <w:rPr>
          <w:color w:val="FF0000"/>
          <w:sz w:val="24"/>
          <w:szCs w:val="24"/>
          <w:lang w:val="en-GB"/>
        </w:rPr>
        <w:t xml:space="preserve"> </w:t>
      </w:r>
      <w:r w:rsidRPr="00DB5009">
        <w:rPr>
          <w:color w:val="FF0000"/>
          <w:sz w:val="24"/>
          <w:szCs w:val="24"/>
          <w:lang w:val="en-GB"/>
        </w:rPr>
        <w:t>the LE Coded PHY</w:t>
      </w:r>
      <w:r w:rsidRPr="00DB5009">
        <w:rPr>
          <w:sz w:val="24"/>
          <w:szCs w:val="24"/>
          <w:lang w:val="en-GB"/>
        </w:rPr>
        <w:t>.</w:t>
      </w:r>
    </w:p>
    <w:p w14:paraId="5976D024" w14:textId="77777777" w:rsidR="00E40CCE" w:rsidRPr="00DB5009" w:rsidRDefault="00E40CCE" w:rsidP="00E40CCE">
      <w:pPr>
        <w:rPr>
          <w:sz w:val="24"/>
          <w:szCs w:val="24"/>
          <w:lang w:val="en-GB"/>
        </w:rPr>
      </w:pPr>
      <w:r w:rsidRPr="00DB5009">
        <w:rPr>
          <w:sz w:val="24"/>
          <w:szCs w:val="24"/>
          <w:lang w:val="en-GB"/>
        </w:rPr>
        <w:t>A Central device that is background scanning should use the recommended scan interval TGAP(scan_slow_interval1) and scan window TGAP(scan_slow_window1)</w:t>
      </w:r>
      <w:r w:rsidRPr="00DB5009">
        <w:rPr>
          <w:color w:val="FF0000"/>
          <w:sz w:val="24"/>
          <w:szCs w:val="24"/>
          <w:lang w:val="en-GB"/>
        </w:rPr>
        <w:t xml:space="preserve"> when scanning </w:t>
      </w:r>
      <w:r w:rsidR="00A95CB3" w:rsidRPr="00DB5009">
        <w:rPr>
          <w:color w:val="FF0000"/>
          <w:sz w:val="24"/>
          <w:szCs w:val="24"/>
          <w:lang w:val="en-GB"/>
        </w:rPr>
        <w:t>o</w:t>
      </w:r>
      <w:r w:rsidR="00A95CB3">
        <w:rPr>
          <w:color w:val="FF0000"/>
          <w:sz w:val="24"/>
          <w:szCs w:val="24"/>
          <w:lang w:val="en-GB"/>
        </w:rPr>
        <w:t>n</w:t>
      </w:r>
      <w:r w:rsidR="00A95CB3" w:rsidRPr="00DB5009">
        <w:rPr>
          <w:color w:val="FF0000"/>
          <w:sz w:val="24"/>
          <w:szCs w:val="24"/>
          <w:lang w:val="en-GB"/>
        </w:rPr>
        <w:t xml:space="preserve"> </w:t>
      </w:r>
      <w:r w:rsidRPr="00DB5009">
        <w:rPr>
          <w:color w:val="FF0000"/>
          <w:sz w:val="24"/>
          <w:szCs w:val="24"/>
          <w:lang w:val="en-GB"/>
        </w:rPr>
        <w:t>the LE 1M PHY</w:t>
      </w:r>
      <w:r w:rsidR="002C150C">
        <w:rPr>
          <w:color w:val="FF0000"/>
          <w:sz w:val="24"/>
          <w:szCs w:val="24"/>
          <w:lang w:val="en-GB"/>
        </w:rPr>
        <w:t xml:space="preserve"> and should use</w:t>
      </w:r>
      <w:r w:rsidRPr="00DB5009">
        <w:rPr>
          <w:color w:val="FF0000"/>
          <w:sz w:val="24"/>
          <w:szCs w:val="24"/>
          <w:lang w:val="en-GB"/>
        </w:rPr>
        <w:t xml:space="preserve"> scan interval T</w:t>
      </w:r>
      <w:r w:rsidR="006850BD" w:rsidRPr="00DE03BB">
        <w:rPr>
          <w:color w:val="FF0000"/>
          <w:sz w:val="24"/>
          <w:szCs w:val="24"/>
          <w:vertAlign w:val="subscript"/>
        </w:rPr>
        <w:t>GAP</w:t>
      </w:r>
      <w:r w:rsidRPr="00DB5009">
        <w:rPr>
          <w:color w:val="FF0000"/>
          <w:sz w:val="24"/>
          <w:szCs w:val="24"/>
          <w:lang w:val="en-GB"/>
        </w:rPr>
        <w:t>(scan_slow_interval1_coded) and scan window T</w:t>
      </w:r>
      <w:r w:rsidR="006850BD" w:rsidRPr="00DE03BB">
        <w:rPr>
          <w:color w:val="FF0000"/>
          <w:sz w:val="24"/>
          <w:szCs w:val="24"/>
          <w:vertAlign w:val="subscript"/>
        </w:rPr>
        <w:t>GAP</w:t>
      </w:r>
      <w:r w:rsidRPr="00DB5009">
        <w:rPr>
          <w:color w:val="FF0000"/>
          <w:sz w:val="24"/>
          <w:szCs w:val="24"/>
          <w:lang w:val="en-GB"/>
        </w:rPr>
        <w:t xml:space="preserve">(scan_slow_window1_coded) when scanning </w:t>
      </w:r>
      <w:r w:rsidR="00A95CB3" w:rsidRPr="00DB5009">
        <w:rPr>
          <w:color w:val="FF0000"/>
          <w:sz w:val="24"/>
          <w:szCs w:val="24"/>
          <w:lang w:val="en-GB"/>
        </w:rPr>
        <w:t>o</w:t>
      </w:r>
      <w:r w:rsidR="00A95CB3">
        <w:rPr>
          <w:color w:val="FF0000"/>
          <w:sz w:val="24"/>
          <w:szCs w:val="24"/>
          <w:lang w:val="en-GB"/>
        </w:rPr>
        <w:t>n</w:t>
      </w:r>
      <w:r w:rsidR="00A95CB3" w:rsidRPr="00DB5009">
        <w:rPr>
          <w:color w:val="FF0000"/>
          <w:sz w:val="24"/>
          <w:szCs w:val="24"/>
          <w:lang w:val="en-GB"/>
        </w:rPr>
        <w:t xml:space="preserve"> </w:t>
      </w:r>
      <w:r w:rsidRPr="00DB5009">
        <w:rPr>
          <w:color w:val="FF0000"/>
          <w:sz w:val="24"/>
          <w:szCs w:val="24"/>
          <w:lang w:val="en-GB"/>
        </w:rPr>
        <w:t>the LE Coded PHY</w:t>
      </w:r>
      <w:r w:rsidRPr="00DB5009">
        <w:rPr>
          <w:sz w:val="24"/>
          <w:szCs w:val="24"/>
          <w:lang w:val="en-GB"/>
        </w:rPr>
        <w:t>. Alternatively the central may use TGAP(scan_slow_interval2) and scan window TGAP(scan_slow_window2)</w:t>
      </w:r>
      <w:r w:rsidRPr="00DB5009">
        <w:rPr>
          <w:color w:val="FF0000"/>
          <w:sz w:val="24"/>
          <w:szCs w:val="24"/>
          <w:lang w:val="en-GB"/>
        </w:rPr>
        <w:t xml:space="preserve"> when scanning </w:t>
      </w:r>
      <w:r w:rsidR="00A95CB3" w:rsidRPr="00DB5009">
        <w:rPr>
          <w:color w:val="FF0000"/>
          <w:sz w:val="24"/>
          <w:szCs w:val="24"/>
          <w:lang w:val="en-GB"/>
        </w:rPr>
        <w:t>o</w:t>
      </w:r>
      <w:r w:rsidR="00A95CB3">
        <w:rPr>
          <w:color w:val="FF0000"/>
          <w:sz w:val="24"/>
          <w:szCs w:val="24"/>
          <w:lang w:val="en-GB"/>
        </w:rPr>
        <w:t>n</w:t>
      </w:r>
      <w:r w:rsidR="00A95CB3" w:rsidRPr="00DB5009">
        <w:rPr>
          <w:color w:val="FF0000"/>
          <w:sz w:val="24"/>
          <w:szCs w:val="24"/>
          <w:lang w:val="en-GB"/>
        </w:rPr>
        <w:t xml:space="preserve"> </w:t>
      </w:r>
      <w:r w:rsidRPr="00DB5009">
        <w:rPr>
          <w:color w:val="FF0000"/>
          <w:sz w:val="24"/>
          <w:szCs w:val="24"/>
          <w:lang w:val="en-GB"/>
        </w:rPr>
        <w:t>the LE 1M PHY</w:t>
      </w:r>
      <w:r w:rsidR="002C150C">
        <w:rPr>
          <w:color w:val="FF0000"/>
          <w:sz w:val="24"/>
          <w:szCs w:val="24"/>
          <w:lang w:val="en-GB"/>
        </w:rPr>
        <w:t xml:space="preserve"> and should use</w:t>
      </w:r>
      <w:r w:rsidRPr="00DB5009">
        <w:rPr>
          <w:color w:val="FF0000"/>
          <w:sz w:val="24"/>
          <w:szCs w:val="24"/>
          <w:lang w:val="en-GB"/>
        </w:rPr>
        <w:t xml:space="preserve"> T</w:t>
      </w:r>
      <w:r w:rsidR="006850BD" w:rsidRPr="00DE03BB">
        <w:rPr>
          <w:color w:val="FF0000"/>
          <w:sz w:val="24"/>
          <w:szCs w:val="24"/>
          <w:vertAlign w:val="subscript"/>
        </w:rPr>
        <w:t>GAP</w:t>
      </w:r>
      <w:r w:rsidRPr="00DB5009">
        <w:rPr>
          <w:color w:val="FF0000"/>
          <w:sz w:val="24"/>
          <w:szCs w:val="24"/>
          <w:lang w:val="en-GB"/>
        </w:rPr>
        <w:t>(scan_slow_interval2_coded) and scan window T</w:t>
      </w:r>
      <w:r w:rsidR="006850BD" w:rsidRPr="00DE03BB">
        <w:rPr>
          <w:color w:val="FF0000"/>
          <w:sz w:val="24"/>
          <w:szCs w:val="24"/>
          <w:vertAlign w:val="subscript"/>
        </w:rPr>
        <w:t>GAP</w:t>
      </w:r>
      <w:r w:rsidRPr="00DB5009">
        <w:rPr>
          <w:color w:val="FF0000"/>
          <w:sz w:val="24"/>
          <w:szCs w:val="24"/>
          <w:lang w:val="en-GB"/>
        </w:rPr>
        <w:t xml:space="preserve">(scan_slow_window2_coded) when scanning </w:t>
      </w:r>
      <w:r w:rsidR="00A95CB3" w:rsidRPr="00DB5009">
        <w:rPr>
          <w:color w:val="FF0000"/>
          <w:sz w:val="24"/>
          <w:szCs w:val="24"/>
          <w:lang w:val="en-GB"/>
        </w:rPr>
        <w:t>o</w:t>
      </w:r>
      <w:r w:rsidR="00A95CB3">
        <w:rPr>
          <w:color w:val="FF0000"/>
          <w:sz w:val="24"/>
          <w:szCs w:val="24"/>
          <w:lang w:val="en-GB"/>
        </w:rPr>
        <w:t>n</w:t>
      </w:r>
      <w:r w:rsidR="00A95CB3" w:rsidRPr="00DB5009">
        <w:rPr>
          <w:color w:val="FF0000"/>
          <w:sz w:val="24"/>
          <w:szCs w:val="24"/>
          <w:lang w:val="en-GB"/>
        </w:rPr>
        <w:t xml:space="preserve"> </w:t>
      </w:r>
      <w:r w:rsidRPr="00DB5009">
        <w:rPr>
          <w:color w:val="FF0000"/>
          <w:sz w:val="24"/>
          <w:szCs w:val="24"/>
          <w:lang w:val="en-GB"/>
        </w:rPr>
        <w:t>the LE Coded PHY</w:t>
      </w:r>
      <w:r w:rsidRPr="00DB5009">
        <w:rPr>
          <w:sz w:val="24"/>
          <w:szCs w:val="24"/>
          <w:lang w:val="en-GB"/>
        </w:rPr>
        <w:t>.</w:t>
      </w:r>
    </w:p>
    <w:p w14:paraId="3E1BE3AC" w14:textId="77777777" w:rsidR="00E40CCE" w:rsidRPr="00DB5009" w:rsidRDefault="00E40CCE" w:rsidP="00E40CCE">
      <w:pPr>
        <w:rPr>
          <w:sz w:val="24"/>
          <w:szCs w:val="24"/>
          <w:lang w:val="en-GB"/>
        </w:rPr>
      </w:pPr>
      <w:r w:rsidRPr="00DB5009">
        <w:rPr>
          <w:sz w:val="24"/>
          <w:szCs w:val="24"/>
          <w:lang w:val="en-GB"/>
        </w:rPr>
        <w:t xml:space="preserve">A Peripheral device entering any of the following GAP Modes should use the recommended advertising interval TGAP(adv_fast_interval1) for TGAP(adv_fast_period) </w:t>
      </w:r>
      <w:r w:rsidRPr="00DB5009">
        <w:rPr>
          <w:color w:val="FF0000"/>
          <w:sz w:val="24"/>
          <w:szCs w:val="24"/>
          <w:lang w:val="en-GB"/>
        </w:rPr>
        <w:t xml:space="preserve">when advertising </w:t>
      </w:r>
      <w:r w:rsidR="00A95CB3" w:rsidRPr="00DB5009">
        <w:rPr>
          <w:color w:val="FF0000"/>
          <w:sz w:val="24"/>
          <w:szCs w:val="24"/>
          <w:lang w:val="en-GB"/>
        </w:rPr>
        <w:t>o</w:t>
      </w:r>
      <w:r w:rsidR="00A95CB3">
        <w:rPr>
          <w:color w:val="FF0000"/>
          <w:sz w:val="24"/>
          <w:szCs w:val="24"/>
          <w:lang w:val="en-GB"/>
        </w:rPr>
        <w:t>n</w:t>
      </w:r>
      <w:r w:rsidR="00A95CB3" w:rsidRPr="00DB5009">
        <w:rPr>
          <w:color w:val="FF0000"/>
          <w:sz w:val="24"/>
          <w:szCs w:val="24"/>
          <w:lang w:val="en-GB"/>
        </w:rPr>
        <w:t xml:space="preserve"> </w:t>
      </w:r>
      <w:r w:rsidRPr="00DB5009">
        <w:rPr>
          <w:color w:val="FF0000"/>
          <w:sz w:val="24"/>
          <w:szCs w:val="24"/>
          <w:lang w:val="en-GB"/>
        </w:rPr>
        <w:t>the LE 1M PHY</w:t>
      </w:r>
      <w:r w:rsidR="002C150C">
        <w:rPr>
          <w:color w:val="FF0000"/>
          <w:sz w:val="24"/>
          <w:szCs w:val="24"/>
          <w:lang w:val="en-GB"/>
        </w:rPr>
        <w:t xml:space="preserve"> and should use</w:t>
      </w:r>
      <w:r w:rsidRPr="00DB5009">
        <w:rPr>
          <w:color w:val="FF0000"/>
          <w:sz w:val="24"/>
          <w:szCs w:val="24"/>
          <w:lang w:val="en-GB"/>
        </w:rPr>
        <w:t xml:space="preserve"> T</w:t>
      </w:r>
      <w:r w:rsidR="006850BD" w:rsidRPr="00DE03BB">
        <w:rPr>
          <w:color w:val="FF0000"/>
          <w:sz w:val="24"/>
          <w:szCs w:val="24"/>
          <w:vertAlign w:val="subscript"/>
        </w:rPr>
        <w:t>GAP</w:t>
      </w:r>
      <w:r w:rsidRPr="00DB5009">
        <w:rPr>
          <w:color w:val="FF0000"/>
          <w:sz w:val="24"/>
          <w:szCs w:val="24"/>
          <w:lang w:val="en-GB"/>
        </w:rPr>
        <w:t>(adv_fast_interval1_coded) for T</w:t>
      </w:r>
      <w:r w:rsidR="006850BD" w:rsidRPr="00DE03BB">
        <w:rPr>
          <w:color w:val="FF0000"/>
          <w:sz w:val="24"/>
          <w:szCs w:val="24"/>
          <w:vertAlign w:val="subscript"/>
        </w:rPr>
        <w:t>GAP</w:t>
      </w:r>
      <w:r w:rsidRPr="00DB5009">
        <w:rPr>
          <w:color w:val="FF0000"/>
          <w:sz w:val="24"/>
          <w:szCs w:val="24"/>
          <w:lang w:val="en-GB"/>
        </w:rPr>
        <w:t xml:space="preserve">(adv_fast_period) when advertising </w:t>
      </w:r>
      <w:r w:rsidR="00A95CB3" w:rsidRPr="00DB5009">
        <w:rPr>
          <w:color w:val="FF0000"/>
          <w:sz w:val="24"/>
          <w:szCs w:val="24"/>
          <w:lang w:val="en-GB"/>
        </w:rPr>
        <w:t>o</w:t>
      </w:r>
      <w:r w:rsidR="00A95CB3">
        <w:rPr>
          <w:color w:val="FF0000"/>
          <w:sz w:val="24"/>
          <w:szCs w:val="24"/>
          <w:lang w:val="en-GB"/>
        </w:rPr>
        <w:t>n</w:t>
      </w:r>
      <w:r w:rsidR="00A95CB3" w:rsidRPr="00DB5009">
        <w:rPr>
          <w:color w:val="FF0000"/>
          <w:sz w:val="24"/>
          <w:szCs w:val="24"/>
          <w:lang w:val="en-GB"/>
        </w:rPr>
        <w:t xml:space="preserve"> </w:t>
      </w:r>
      <w:r w:rsidRPr="00DB5009">
        <w:rPr>
          <w:color w:val="FF0000"/>
          <w:sz w:val="24"/>
          <w:szCs w:val="24"/>
          <w:lang w:val="en-GB"/>
        </w:rPr>
        <w:t>the LE Coded PHY</w:t>
      </w:r>
      <w:r w:rsidRPr="00DB5009">
        <w:rPr>
          <w:sz w:val="24"/>
          <w:szCs w:val="24"/>
          <w:lang w:val="en-GB"/>
        </w:rPr>
        <w:t>:</w:t>
      </w:r>
    </w:p>
    <w:p w14:paraId="4EFA1B38" w14:textId="77777777" w:rsidR="00E40CCE" w:rsidRPr="00DB5009" w:rsidRDefault="00E40CCE" w:rsidP="00E40CCE">
      <w:pPr>
        <w:rPr>
          <w:sz w:val="24"/>
          <w:szCs w:val="24"/>
          <w:lang w:val="en-GB"/>
        </w:rPr>
      </w:pPr>
      <w:r w:rsidRPr="00DB5009">
        <w:rPr>
          <w:sz w:val="24"/>
          <w:szCs w:val="24"/>
          <w:lang w:val="en-GB"/>
        </w:rPr>
        <w:t>• Undirected Connectable Mode</w:t>
      </w:r>
    </w:p>
    <w:p w14:paraId="6BF31619" w14:textId="77777777" w:rsidR="00E40CCE" w:rsidRPr="00DB5009" w:rsidRDefault="00E40CCE" w:rsidP="00E40CCE">
      <w:pPr>
        <w:rPr>
          <w:color w:val="FF0000"/>
          <w:sz w:val="24"/>
          <w:szCs w:val="24"/>
          <w:lang w:val="en-GB"/>
        </w:rPr>
      </w:pPr>
      <w:r w:rsidRPr="00DB5009">
        <w:rPr>
          <w:sz w:val="24"/>
          <w:szCs w:val="24"/>
          <w:lang w:val="en-GB"/>
        </w:rPr>
        <w:t>• Limited Discoverable Mode and sending connectable undirected advertising events</w:t>
      </w:r>
    </w:p>
    <w:p w14:paraId="67A3A65B" w14:textId="77777777" w:rsidR="00E40CCE" w:rsidRPr="00DB5009" w:rsidRDefault="00E40CCE" w:rsidP="00E40CCE">
      <w:pPr>
        <w:rPr>
          <w:color w:val="FF0000"/>
          <w:sz w:val="24"/>
          <w:szCs w:val="24"/>
          <w:lang w:val="en-GB"/>
        </w:rPr>
      </w:pPr>
      <w:r w:rsidRPr="00DB5009">
        <w:rPr>
          <w:sz w:val="24"/>
          <w:szCs w:val="24"/>
          <w:lang w:val="en-GB"/>
        </w:rPr>
        <w:t>• General Discoverable Mode and sending connectable undirected advertising events</w:t>
      </w:r>
    </w:p>
    <w:p w14:paraId="0C31D2D8" w14:textId="77777777" w:rsidR="00E40CCE" w:rsidRPr="00DB5009" w:rsidRDefault="00E40CCE" w:rsidP="00E40CCE">
      <w:pPr>
        <w:rPr>
          <w:color w:val="FF0000"/>
          <w:sz w:val="24"/>
          <w:szCs w:val="24"/>
          <w:lang w:val="en-GB"/>
        </w:rPr>
      </w:pPr>
      <w:r w:rsidRPr="00DB5009">
        <w:rPr>
          <w:sz w:val="24"/>
          <w:szCs w:val="24"/>
          <w:lang w:val="en-GB"/>
        </w:rPr>
        <w:t xml:space="preserve">• Directed Connectable Mode and sending low duty cycle </w:t>
      </w:r>
      <w:r w:rsidR="00113645" w:rsidRPr="00D5160D">
        <w:rPr>
          <w:color w:val="FF0000"/>
          <w:sz w:val="24"/>
          <w:szCs w:val="24"/>
          <w:lang w:val="en-GB"/>
        </w:rPr>
        <w:t xml:space="preserve">connectable </w:t>
      </w:r>
      <w:r w:rsidRPr="00DB5009">
        <w:rPr>
          <w:sz w:val="24"/>
          <w:szCs w:val="24"/>
          <w:lang w:val="en-GB"/>
        </w:rPr>
        <w:t>directed advertising events</w:t>
      </w:r>
    </w:p>
    <w:p w14:paraId="6E725D84" w14:textId="77777777" w:rsidR="00E40CCE" w:rsidRPr="00DB5009" w:rsidRDefault="00E40CCE" w:rsidP="00E40CCE">
      <w:pPr>
        <w:rPr>
          <w:sz w:val="24"/>
          <w:szCs w:val="24"/>
          <w:lang w:val="en-GB"/>
        </w:rPr>
      </w:pPr>
      <w:r w:rsidRPr="00DB5009">
        <w:rPr>
          <w:sz w:val="24"/>
          <w:szCs w:val="24"/>
          <w:lang w:val="en-GB"/>
        </w:rPr>
        <w:t xml:space="preserve">A Peripheral device when entering any of the following GAP Modes and sending </w:t>
      </w:r>
      <w:r w:rsidRPr="004138C9">
        <w:rPr>
          <w:strike/>
          <w:sz w:val="24"/>
          <w:szCs w:val="24"/>
          <w:lang w:val="en-GB"/>
        </w:rPr>
        <w:t>either</w:t>
      </w:r>
      <w:r w:rsidRPr="00DB5009">
        <w:rPr>
          <w:sz w:val="24"/>
          <w:szCs w:val="24"/>
          <w:lang w:val="en-GB"/>
        </w:rPr>
        <w:t xml:space="preserve"> non-connectable </w:t>
      </w:r>
      <w:r w:rsidRPr="00DB5009">
        <w:rPr>
          <w:strike/>
          <w:sz w:val="24"/>
          <w:szCs w:val="24"/>
          <w:lang w:val="en-GB"/>
        </w:rPr>
        <w:t>advertising events</w:t>
      </w:r>
      <w:r w:rsidRPr="004138C9">
        <w:rPr>
          <w:strike/>
          <w:sz w:val="24"/>
          <w:szCs w:val="24"/>
          <w:lang w:val="en-GB"/>
        </w:rPr>
        <w:t xml:space="preserve"> or scannable undirected </w:t>
      </w:r>
      <w:r w:rsidRPr="00DB5009">
        <w:rPr>
          <w:sz w:val="24"/>
          <w:szCs w:val="24"/>
          <w:lang w:val="en-GB"/>
        </w:rPr>
        <w:t>advertising events should use the recommended advertising interval TGAP(adv_fast_interval2) for TGAP(adv_fast_period)</w:t>
      </w:r>
      <w:r w:rsidRPr="00DB5009">
        <w:rPr>
          <w:color w:val="FF0000"/>
          <w:sz w:val="24"/>
          <w:szCs w:val="24"/>
          <w:lang w:val="en-GB"/>
        </w:rPr>
        <w:t xml:space="preserve"> when advertising </w:t>
      </w:r>
      <w:r w:rsidR="00A95CB3" w:rsidRPr="00DB5009">
        <w:rPr>
          <w:color w:val="FF0000"/>
          <w:sz w:val="24"/>
          <w:szCs w:val="24"/>
          <w:lang w:val="en-GB"/>
        </w:rPr>
        <w:t>o</w:t>
      </w:r>
      <w:r w:rsidR="00A95CB3">
        <w:rPr>
          <w:color w:val="FF0000"/>
          <w:sz w:val="24"/>
          <w:szCs w:val="24"/>
          <w:lang w:val="en-GB"/>
        </w:rPr>
        <w:t>n</w:t>
      </w:r>
      <w:r w:rsidR="00A95CB3" w:rsidRPr="00DB5009">
        <w:rPr>
          <w:color w:val="FF0000"/>
          <w:sz w:val="24"/>
          <w:szCs w:val="24"/>
          <w:lang w:val="en-GB"/>
        </w:rPr>
        <w:t xml:space="preserve"> </w:t>
      </w:r>
      <w:r w:rsidRPr="00DB5009">
        <w:rPr>
          <w:color w:val="FF0000"/>
          <w:sz w:val="24"/>
          <w:szCs w:val="24"/>
          <w:lang w:val="en-GB"/>
        </w:rPr>
        <w:t>the LE 1M PHY</w:t>
      </w:r>
      <w:r w:rsidR="002C150C">
        <w:rPr>
          <w:color w:val="FF0000"/>
          <w:sz w:val="24"/>
          <w:szCs w:val="24"/>
          <w:lang w:val="en-GB"/>
        </w:rPr>
        <w:t xml:space="preserve"> and should use</w:t>
      </w:r>
      <w:r w:rsidRPr="00DB5009">
        <w:rPr>
          <w:color w:val="FF0000"/>
          <w:sz w:val="24"/>
          <w:szCs w:val="24"/>
          <w:lang w:val="en-GB"/>
        </w:rPr>
        <w:t xml:space="preserve"> T</w:t>
      </w:r>
      <w:r w:rsidR="006850BD" w:rsidRPr="00DE03BB">
        <w:rPr>
          <w:color w:val="FF0000"/>
          <w:sz w:val="24"/>
          <w:szCs w:val="24"/>
          <w:vertAlign w:val="subscript"/>
        </w:rPr>
        <w:t>GAP</w:t>
      </w:r>
      <w:r w:rsidRPr="00DB5009">
        <w:rPr>
          <w:color w:val="FF0000"/>
          <w:sz w:val="24"/>
          <w:szCs w:val="24"/>
          <w:lang w:val="en-GB"/>
        </w:rPr>
        <w:t>(adv_fast_interval2_coded) for T</w:t>
      </w:r>
      <w:r w:rsidR="006850BD" w:rsidRPr="00DE03BB">
        <w:rPr>
          <w:color w:val="FF0000"/>
          <w:sz w:val="24"/>
          <w:szCs w:val="24"/>
          <w:vertAlign w:val="subscript"/>
        </w:rPr>
        <w:t>GAP</w:t>
      </w:r>
      <w:r w:rsidRPr="00DB5009">
        <w:rPr>
          <w:color w:val="FF0000"/>
          <w:sz w:val="24"/>
          <w:szCs w:val="24"/>
          <w:lang w:val="en-GB"/>
        </w:rPr>
        <w:t xml:space="preserve">(adv_fast_period) when advertising </w:t>
      </w:r>
      <w:r w:rsidR="00A95CB3" w:rsidRPr="00DB5009">
        <w:rPr>
          <w:color w:val="FF0000"/>
          <w:sz w:val="24"/>
          <w:szCs w:val="24"/>
          <w:lang w:val="en-GB"/>
        </w:rPr>
        <w:t>o</w:t>
      </w:r>
      <w:r w:rsidR="00A95CB3">
        <w:rPr>
          <w:color w:val="FF0000"/>
          <w:sz w:val="24"/>
          <w:szCs w:val="24"/>
          <w:lang w:val="en-GB"/>
        </w:rPr>
        <w:t>n</w:t>
      </w:r>
      <w:r w:rsidR="00A95CB3" w:rsidRPr="00DB5009">
        <w:rPr>
          <w:color w:val="FF0000"/>
          <w:sz w:val="24"/>
          <w:szCs w:val="24"/>
          <w:lang w:val="en-GB"/>
        </w:rPr>
        <w:t xml:space="preserve"> </w:t>
      </w:r>
      <w:r w:rsidRPr="00DB5009">
        <w:rPr>
          <w:color w:val="FF0000"/>
          <w:sz w:val="24"/>
          <w:szCs w:val="24"/>
          <w:lang w:val="en-GB"/>
        </w:rPr>
        <w:t>the LE Coded PHY</w:t>
      </w:r>
      <w:r w:rsidRPr="00DB5009">
        <w:rPr>
          <w:sz w:val="24"/>
          <w:szCs w:val="24"/>
          <w:lang w:val="en-GB"/>
        </w:rPr>
        <w:t>:</w:t>
      </w:r>
    </w:p>
    <w:p w14:paraId="347A81DF" w14:textId="77777777" w:rsidR="00E40CCE" w:rsidRPr="00DB5009" w:rsidRDefault="00E40CCE" w:rsidP="00E40CCE">
      <w:pPr>
        <w:rPr>
          <w:sz w:val="24"/>
          <w:szCs w:val="24"/>
          <w:lang w:val="en-GB"/>
        </w:rPr>
      </w:pPr>
      <w:r w:rsidRPr="00DB5009">
        <w:rPr>
          <w:sz w:val="24"/>
          <w:szCs w:val="24"/>
          <w:lang w:val="en-GB"/>
        </w:rPr>
        <w:t>• Non-Discoverable Mode</w:t>
      </w:r>
    </w:p>
    <w:p w14:paraId="5AD517A9" w14:textId="77777777" w:rsidR="00E40CCE" w:rsidRPr="00DB5009" w:rsidRDefault="00E40CCE" w:rsidP="00E40CCE">
      <w:pPr>
        <w:rPr>
          <w:sz w:val="24"/>
          <w:szCs w:val="24"/>
          <w:lang w:val="en-GB"/>
        </w:rPr>
      </w:pPr>
      <w:r w:rsidRPr="00DB5009">
        <w:rPr>
          <w:sz w:val="24"/>
          <w:szCs w:val="24"/>
          <w:lang w:val="en-GB"/>
        </w:rPr>
        <w:t>• Non-Connectable Mode</w:t>
      </w:r>
    </w:p>
    <w:p w14:paraId="3BF98B75" w14:textId="77777777" w:rsidR="00E40CCE" w:rsidRPr="00DB5009" w:rsidRDefault="00E40CCE" w:rsidP="00E40CCE">
      <w:pPr>
        <w:rPr>
          <w:sz w:val="24"/>
          <w:szCs w:val="24"/>
          <w:lang w:val="en-GB"/>
        </w:rPr>
      </w:pPr>
      <w:r w:rsidRPr="00DB5009">
        <w:rPr>
          <w:sz w:val="24"/>
          <w:szCs w:val="24"/>
          <w:lang w:val="en-GB"/>
        </w:rPr>
        <w:t>• Limited Discoverable Mode</w:t>
      </w:r>
    </w:p>
    <w:p w14:paraId="6F67D1E8" w14:textId="77777777" w:rsidR="00E40CCE" w:rsidRPr="00DB5009" w:rsidRDefault="00E40CCE" w:rsidP="00E40CCE">
      <w:pPr>
        <w:rPr>
          <w:sz w:val="24"/>
          <w:szCs w:val="24"/>
          <w:lang w:val="en-GB"/>
        </w:rPr>
      </w:pPr>
      <w:r w:rsidRPr="00DB5009">
        <w:rPr>
          <w:sz w:val="24"/>
          <w:szCs w:val="24"/>
          <w:lang w:val="en-GB"/>
        </w:rPr>
        <w:t>• General Discoverable Mode</w:t>
      </w:r>
    </w:p>
    <w:p w14:paraId="7CEC9947" w14:textId="77777777" w:rsidR="00E40CCE" w:rsidRPr="00DB5009" w:rsidRDefault="00E40CCE" w:rsidP="00E40CCE">
      <w:pPr>
        <w:rPr>
          <w:color w:val="FF0000"/>
          <w:sz w:val="24"/>
          <w:szCs w:val="24"/>
          <w:lang w:val="en-GB"/>
        </w:rPr>
      </w:pPr>
      <w:r w:rsidRPr="00DB5009">
        <w:rPr>
          <w:sz w:val="24"/>
          <w:szCs w:val="24"/>
          <w:lang w:val="en-GB"/>
        </w:rPr>
        <w:t xml:space="preserve">A Peripheral device that is background advertising in any GAP Mode other than GAP Directed Connectable Mode with high duty cycle </w:t>
      </w:r>
      <w:r w:rsidR="006A2B53">
        <w:rPr>
          <w:color w:val="FF0000"/>
          <w:sz w:val="24"/>
          <w:szCs w:val="24"/>
          <w:lang w:val="en-GB"/>
        </w:rPr>
        <w:t xml:space="preserve">connectable </w:t>
      </w:r>
      <w:r w:rsidRPr="00DB5009">
        <w:rPr>
          <w:sz w:val="24"/>
          <w:szCs w:val="24"/>
          <w:lang w:val="en-GB"/>
        </w:rPr>
        <w:t>directed advertising events should use the recommended advertising interval TGAP(adv_slow_interval)</w:t>
      </w:r>
      <w:r w:rsidRPr="00DB5009">
        <w:rPr>
          <w:color w:val="FF0000"/>
          <w:sz w:val="24"/>
          <w:szCs w:val="24"/>
          <w:lang w:val="en-GB"/>
        </w:rPr>
        <w:t xml:space="preserve"> when advertising </w:t>
      </w:r>
      <w:r w:rsidR="00A95CB3" w:rsidRPr="00DB5009">
        <w:rPr>
          <w:color w:val="FF0000"/>
          <w:sz w:val="24"/>
          <w:szCs w:val="24"/>
          <w:lang w:val="en-GB"/>
        </w:rPr>
        <w:t>o</w:t>
      </w:r>
      <w:r w:rsidR="00A95CB3">
        <w:rPr>
          <w:color w:val="FF0000"/>
          <w:sz w:val="24"/>
          <w:szCs w:val="24"/>
          <w:lang w:val="en-GB"/>
        </w:rPr>
        <w:t>n</w:t>
      </w:r>
      <w:r w:rsidR="00A95CB3" w:rsidRPr="00DB5009">
        <w:rPr>
          <w:color w:val="FF0000"/>
          <w:sz w:val="24"/>
          <w:szCs w:val="24"/>
          <w:lang w:val="en-GB"/>
        </w:rPr>
        <w:t xml:space="preserve"> </w:t>
      </w:r>
      <w:r w:rsidRPr="00DB5009">
        <w:rPr>
          <w:color w:val="FF0000"/>
          <w:sz w:val="24"/>
          <w:szCs w:val="24"/>
          <w:lang w:val="en-GB"/>
        </w:rPr>
        <w:t xml:space="preserve">the LE 1M PHY </w:t>
      </w:r>
      <w:r w:rsidR="002C150C">
        <w:rPr>
          <w:color w:val="FF0000"/>
          <w:sz w:val="24"/>
          <w:szCs w:val="24"/>
          <w:lang w:val="en-GB"/>
        </w:rPr>
        <w:t>and should use</w:t>
      </w:r>
      <w:r w:rsidR="002C150C" w:rsidRPr="00DB5009">
        <w:rPr>
          <w:color w:val="FF0000"/>
          <w:sz w:val="24"/>
          <w:szCs w:val="24"/>
          <w:lang w:val="en-GB"/>
        </w:rPr>
        <w:t xml:space="preserve"> </w:t>
      </w:r>
      <w:r w:rsidRPr="00DB5009">
        <w:rPr>
          <w:color w:val="FF0000"/>
          <w:sz w:val="24"/>
          <w:szCs w:val="24"/>
          <w:lang w:val="en-GB"/>
        </w:rPr>
        <w:t>T</w:t>
      </w:r>
      <w:r w:rsidR="006850BD" w:rsidRPr="00DE03BB">
        <w:rPr>
          <w:color w:val="FF0000"/>
          <w:sz w:val="24"/>
          <w:szCs w:val="24"/>
          <w:vertAlign w:val="subscript"/>
        </w:rPr>
        <w:t>GAP</w:t>
      </w:r>
      <w:r w:rsidRPr="00DB5009">
        <w:rPr>
          <w:color w:val="FF0000"/>
          <w:sz w:val="24"/>
          <w:szCs w:val="24"/>
          <w:lang w:val="en-GB"/>
        </w:rPr>
        <w:t xml:space="preserve">(adv_slow_interval_coded) when advertising </w:t>
      </w:r>
      <w:r w:rsidR="00A95CB3" w:rsidRPr="00DB5009">
        <w:rPr>
          <w:color w:val="FF0000"/>
          <w:sz w:val="24"/>
          <w:szCs w:val="24"/>
          <w:lang w:val="en-GB"/>
        </w:rPr>
        <w:t>o</w:t>
      </w:r>
      <w:r w:rsidR="00A95CB3">
        <w:rPr>
          <w:color w:val="FF0000"/>
          <w:sz w:val="24"/>
          <w:szCs w:val="24"/>
          <w:lang w:val="en-GB"/>
        </w:rPr>
        <w:t>n</w:t>
      </w:r>
      <w:r w:rsidR="00A95CB3" w:rsidRPr="00DB5009">
        <w:rPr>
          <w:color w:val="FF0000"/>
          <w:sz w:val="24"/>
          <w:szCs w:val="24"/>
          <w:lang w:val="en-GB"/>
        </w:rPr>
        <w:t xml:space="preserve"> </w:t>
      </w:r>
      <w:r w:rsidRPr="00DB5009">
        <w:rPr>
          <w:color w:val="FF0000"/>
          <w:sz w:val="24"/>
          <w:szCs w:val="24"/>
          <w:lang w:val="en-GB"/>
        </w:rPr>
        <w:t>the LE Coded PHY</w:t>
      </w:r>
      <w:r w:rsidRPr="00DB5009">
        <w:rPr>
          <w:sz w:val="24"/>
          <w:szCs w:val="24"/>
          <w:lang w:val="en-GB"/>
        </w:rPr>
        <w:t>.</w:t>
      </w:r>
    </w:p>
    <w:p w14:paraId="1BC13D7E" w14:textId="77777777" w:rsidR="00E40CCE" w:rsidRPr="00F03F8D" w:rsidRDefault="00E40CCE" w:rsidP="00F03F8D">
      <w:pPr>
        <w:pStyle w:val="Heading3"/>
      </w:pPr>
      <w:bookmarkStart w:id="720" w:name="_Toc432709713"/>
      <w:bookmarkStart w:id="721" w:name="_Toc443590445"/>
      <w:bookmarkStart w:id="722" w:name="_Toc448771430"/>
      <w:r w:rsidRPr="00B03027">
        <w:t xml:space="preserve">[Modified Section] </w:t>
      </w:r>
      <w:r w:rsidRPr="00F03F8D">
        <w:t>9.3.12 Connection Establishment Timing Parameters</w:t>
      </w:r>
      <w:bookmarkEnd w:id="720"/>
      <w:bookmarkEnd w:id="721"/>
      <w:bookmarkEnd w:id="722"/>
    </w:p>
    <w:p w14:paraId="5F60D89F" w14:textId="77777777" w:rsidR="00E40CCE" w:rsidRDefault="00E40CCE" w:rsidP="00E40CCE">
      <w:pPr>
        <w:rPr>
          <w:b/>
          <w:i/>
          <w:sz w:val="24"/>
          <w:szCs w:val="24"/>
        </w:rPr>
      </w:pPr>
      <w:r w:rsidRPr="005818E1">
        <w:rPr>
          <w:b/>
          <w:i/>
          <w:sz w:val="24"/>
          <w:szCs w:val="24"/>
        </w:rPr>
        <w:t>9.</w:t>
      </w:r>
      <w:r>
        <w:rPr>
          <w:b/>
          <w:i/>
          <w:sz w:val="24"/>
          <w:szCs w:val="24"/>
        </w:rPr>
        <w:t>3</w:t>
      </w:r>
      <w:r w:rsidRPr="005818E1">
        <w:rPr>
          <w:b/>
          <w:i/>
          <w:sz w:val="24"/>
          <w:szCs w:val="24"/>
        </w:rPr>
        <w:t>.</w:t>
      </w:r>
      <w:r>
        <w:rPr>
          <w:b/>
          <w:i/>
          <w:sz w:val="24"/>
          <w:szCs w:val="24"/>
        </w:rPr>
        <w:t>12</w:t>
      </w:r>
      <w:r w:rsidRPr="005818E1">
        <w:rPr>
          <w:b/>
          <w:i/>
          <w:sz w:val="24"/>
          <w:szCs w:val="24"/>
        </w:rPr>
        <w:t>.2 Conditions</w:t>
      </w:r>
    </w:p>
    <w:p w14:paraId="21634167" w14:textId="77777777" w:rsidR="00E40CCE" w:rsidRPr="00DB5009" w:rsidRDefault="00E40CCE" w:rsidP="00E40CCE">
      <w:pPr>
        <w:rPr>
          <w:sz w:val="24"/>
          <w:szCs w:val="24"/>
          <w:lang w:val="en-GB"/>
        </w:rPr>
      </w:pPr>
      <w:r w:rsidRPr="00DB5009">
        <w:rPr>
          <w:sz w:val="24"/>
          <w:szCs w:val="24"/>
          <w:lang w:val="en-GB"/>
        </w:rPr>
        <w:t>The Central device should either read the Peripheral Preferred Connection Parameters characteristic (see Section 12.3) or retrieve the parameters from advertising data (see Section 12.3).</w:t>
      </w:r>
    </w:p>
    <w:p w14:paraId="77D0C6A2" w14:textId="77777777" w:rsidR="00E40CCE" w:rsidRPr="00DB5009" w:rsidRDefault="00E40CCE" w:rsidP="00E40CCE">
      <w:pPr>
        <w:rPr>
          <w:sz w:val="24"/>
          <w:szCs w:val="24"/>
          <w:lang w:val="en-GB"/>
        </w:rPr>
      </w:pPr>
      <w:r w:rsidRPr="00DB5009">
        <w:rPr>
          <w:sz w:val="24"/>
          <w:szCs w:val="24"/>
          <w:lang w:val="en-GB"/>
        </w:rPr>
        <w:t xml:space="preserve">The connection interval should be set to TGAP(initial_conn_interval) </w:t>
      </w:r>
      <w:r w:rsidRPr="00DB5009">
        <w:rPr>
          <w:color w:val="FF0000"/>
          <w:sz w:val="24"/>
          <w:szCs w:val="24"/>
          <w:lang w:val="en-GB"/>
        </w:rPr>
        <w:t xml:space="preserve">when establishing a connection </w:t>
      </w:r>
      <w:r w:rsidR="00A95CB3" w:rsidRPr="00DB5009">
        <w:rPr>
          <w:color w:val="FF0000"/>
          <w:sz w:val="24"/>
          <w:szCs w:val="24"/>
          <w:lang w:val="en-GB"/>
        </w:rPr>
        <w:t>o</w:t>
      </w:r>
      <w:r w:rsidR="00A95CB3">
        <w:rPr>
          <w:color w:val="FF0000"/>
          <w:sz w:val="24"/>
          <w:szCs w:val="24"/>
          <w:lang w:val="en-GB"/>
        </w:rPr>
        <w:t>n</w:t>
      </w:r>
      <w:r w:rsidR="00A95CB3" w:rsidRPr="00DB5009">
        <w:rPr>
          <w:color w:val="FF0000"/>
          <w:sz w:val="24"/>
          <w:szCs w:val="24"/>
          <w:lang w:val="en-GB"/>
        </w:rPr>
        <w:t xml:space="preserve"> </w:t>
      </w:r>
      <w:r w:rsidRPr="00DB5009">
        <w:rPr>
          <w:color w:val="FF0000"/>
          <w:sz w:val="24"/>
          <w:szCs w:val="24"/>
          <w:lang w:val="en-GB"/>
        </w:rPr>
        <w:t xml:space="preserve">the LE 1M PHY </w:t>
      </w:r>
      <w:r w:rsidRPr="00DB5009">
        <w:rPr>
          <w:sz w:val="24"/>
          <w:szCs w:val="24"/>
          <w:lang w:val="en-GB"/>
        </w:rPr>
        <w:t xml:space="preserve">and </w:t>
      </w:r>
      <w:r w:rsidR="00593B99">
        <w:rPr>
          <w:sz w:val="24"/>
          <w:szCs w:val="24"/>
          <w:lang w:val="en-GB"/>
        </w:rPr>
        <w:t xml:space="preserve">to </w:t>
      </w:r>
      <w:r w:rsidRPr="00DB5009">
        <w:rPr>
          <w:color w:val="FF0000"/>
          <w:sz w:val="24"/>
          <w:szCs w:val="24"/>
          <w:lang w:val="en-GB"/>
        </w:rPr>
        <w:t>T</w:t>
      </w:r>
      <w:r w:rsidR="006850BD" w:rsidRPr="00DE03BB">
        <w:rPr>
          <w:color w:val="FF0000"/>
          <w:sz w:val="24"/>
          <w:szCs w:val="24"/>
          <w:vertAlign w:val="subscript"/>
        </w:rPr>
        <w:t>GAP</w:t>
      </w:r>
      <w:r w:rsidRPr="00DB5009">
        <w:rPr>
          <w:color w:val="FF0000"/>
          <w:sz w:val="24"/>
          <w:szCs w:val="24"/>
          <w:lang w:val="en-GB"/>
        </w:rPr>
        <w:t xml:space="preserve">(initial_conn_interval_coded) when establishing a connection </w:t>
      </w:r>
      <w:r w:rsidR="00A95CB3" w:rsidRPr="00DB5009">
        <w:rPr>
          <w:color w:val="FF0000"/>
          <w:sz w:val="24"/>
          <w:szCs w:val="24"/>
          <w:lang w:val="en-GB"/>
        </w:rPr>
        <w:t>o</w:t>
      </w:r>
      <w:r w:rsidR="00A95CB3">
        <w:rPr>
          <w:color w:val="FF0000"/>
          <w:sz w:val="24"/>
          <w:szCs w:val="24"/>
          <w:lang w:val="en-GB"/>
        </w:rPr>
        <w:t>n</w:t>
      </w:r>
      <w:r w:rsidR="00A95CB3" w:rsidRPr="00DB5009">
        <w:rPr>
          <w:color w:val="FF0000"/>
          <w:sz w:val="24"/>
          <w:szCs w:val="24"/>
          <w:lang w:val="en-GB"/>
        </w:rPr>
        <w:t xml:space="preserve"> </w:t>
      </w:r>
      <w:r w:rsidRPr="00DB5009">
        <w:rPr>
          <w:color w:val="FF0000"/>
          <w:sz w:val="24"/>
          <w:szCs w:val="24"/>
          <w:lang w:val="en-GB"/>
        </w:rPr>
        <w:t>the</w:t>
      </w:r>
      <w:r w:rsidRPr="00DB5009">
        <w:rPr>
          <w:sz w:val="24"/>
          <w:szCs w:val="24"/>
          <w:lang w:val="en-GB"/>
        </w:rPr>
        <w:t xml:space="preserve"> </w:t>
      </w:r>
      <w:r w:rsidRPr="00DB5009">
        <w:rPr>
          <w:color w:val="FF0000"/>
          <w:sz w:val="24"/>
          <w:szCs w:val="24"/>
          <w:lang w:val="en-GB"/>
        </w:rPr>
        <w:t>LE Coded PHY</w:t>
      </w:r>
      <w:r w:rsidRPr="00DB5009">
        <w:rPr>
          <w:sz w:val="24"/>
          <w:szCs w:val="24"/>
          <w:lang w:val="en-GB"/>
        </w:rPr>
        <w:t xml:space="preserve"> </w:t>
      </w:r>
      <w:r w:rsidRPr="00DB5009">
        <w:rPr>
          <w:color w:val="FF0000"/>
          <w:sz w:val="24"/>
          <w:szCs w:val="24"/>
          <w:lang w:val="en-GB"/>
        </w:rPr>
        <w:t xml:space="preserve">and </w:t>
      </w:r>
      <w:r w:rsidRPr="00DB5009">
        <w:rPr>
          <w:sz w:val="24"/>
          <w:szCs w:val="24"/>
          <w:lang w:val="en-GB"/>
        </w:rPr>
        <w:t>slave latency should be set to zero. These parameters should be used until the Central device has no further pending actions to perform or until the Peripheral device performs a Connection Parameter Update procedure (see Section 9.3.9).</w:t>
      </w:r>
    </w:p>
    <w:p w14:paraId="1F613A3A" w14:textId="77777777" w:rsidR="00E40CCE" w:rsidRPr="00DB5009" w:rsidRDefault="00E40CCE" w:rsidP="00E40CCE">
      <w:pPr>
        <w:rPr>
          <w:sz w:val="24"/>
          <w:szCs w:val="24"/>
          <w:lang w:val="en-GB"/>
        </w:rPr>
      </w:pPr>
      <w:r w:rsidRPr="00DB5009">
        <w:rPr>
          <w:sz w:val="24"/>
          <w:szCs w:val="24"/>
          <w:lang w:val="en-GB"/>
        </w:rPr>
        <w:t>After the Central device has no further pending actions to perform and the Peripheral device has not initiated any other actions within TGAP(conn_pause_central), then the Central device should invoke the Connection Parameter Update procedure (see Section 9.3.9) and change the connection intervals as defined in the Peripheral Preferred Connection Parameters.</w:t>
      </w:r>
    </w:p>
    <w:p w14:paraId="700382D5" w14:textId="77777777" w:rsidR="00E40CCE" w:rsidRPr="00DB5009" w:rsidRDefault="00E40CCE" w:rsidP="00E40CCE">
      <w:pPr>
        <w:rPr>
          <w:sz w:val="24"/>
          <w:szCs w:val="24"/>
          <w:lang w:val="en-GB"/>
        </w:rPr>
      </w:pPr>
      <w:r w:rsidRPr="00DB5009">
        <w:rPr>
          <w:sz w:val="24"/>
          <w:szCs w:val="24"/>
          <w:lang w:val="en-GB"/>
        </w:rPr>
        <w:t>If the Central device does not have the Peripheral Preferred Connection Parameters, then the Central device may choose the connection parameters to be used.</w:t>
      </w:r>
    </w:p>
    <w:p w14:paraId="51BF1552" w14:textId="77777777" w:rsidR="00E40CCE" w:rsidRPr="00DB5009" w:rsidRDefault="00E40CCE" w:rsidP="00E40CCE">
      <w:pPr>
        <w:rPr>
          <w:sz w:val="24"/>
          <w:szCs w:val="24"/>
          <w:lang w:val="en-GB"/>
        </w:rPr>
      </w:pPr>
      <w:r w:rsidRPr="00DB5009">
        <w:rPr>
          <w:sz w:val="24"/>
          <w:szCs w:val="24"/>
          <w:lang w:val="en-GB"/>
        </w:rPr>
        <w:t>After the Peripheral device has no further pending actions to perform and the Central device has not initiated any other actions within TGAP(conn_pause_central), then the Peripheral device may perform a Connection Parameter Update procedure (see Section 9.3.9). The Peripheral device should not perform a Connection Parameter Update procedure within TGAP(conn_pause_peripheral) after establishing a connection.</w:t>
      </w:r>
    </w:p>
    <w:p w14:paraId="2AA1D304" w14:textId="77777777" w:rsidR="00E40CCE" w:rsidRPr="00DB5009" w:rsidRDefault="00E40CCE" w:rsidP="00E40CCE">
      <w:pPr>
        <w:rPr>
          <w:sz w:val="24"/>
          <w:szCs w:val="24"/>
          <w:lang w:val="en-GB"/>
        </w:rPr>
      </w:pPr>
      <w:r w:rsidRPr="00DB5009">
        <w:rPr>
          <w:sz w:val="24"/>
          <w:szCs w:val="24"/>
          <w:lang w:val="en-GB"/>
        </w:rPr>
        <w:t>At any time a key refresh or encryption setup procedure is required and the current connection interval is greater than TGAP(initial_conn_interval)</w:t>
      </w:r>
      <w:r w:rsidRPr="00DB5009">
        <w:rPr>
          <w:color w:val="FF0000"/>
          <w:sz w:val="24"/>
          <w:szCs w:val="24"/>
          <w:lang w:val="en-GB"/>
        </w:rPr>
        <w:t xml:space="preserve"> when connected </w:t>
      </w:r>
      <w:r w:rsidR="00A95CB3" w:rsidRPr="00DB5009">
        <w:rPr>
          <w:color w:val="FF0000"/>
          <w:sz w:val="24"/>
          <w:szCs w:val="24"/>
          <w:lang w:val="en-GB"/>
        </w:rPr>
        <w:t>o</w:t>
      </w:r>
      <w:r w:rsidR="00A95CB3">
        <w:rPr>
          <w:color w:val="FF0000"/>
          <w:sz w:val="24"/>
          <w:szCs w:val="24"/>
          <w:lang w:val="en-GB"/>
        </w:rPr>
        <w:t>n</w:t>
      </w:r>
      <w:r w:rsidR="00A95CB3" w:rsidRPr="00DB5009">
        <w:rPr>
          <w:color w:val="FF0000"/>
          <w:sz w:val="24"/>
          <w:szCs w:val="24"/>
          <w:lang w:val="en-GB"/>
        </w:rPr>
        <w:t xml:space="preserve"> </w:t>
      </w:r>
      <w:r w:rsidRPr="00DB5009">
        <w:rPr>
          <w:color w:val="FF0000"/>
          <w:sz w:val="24"/>
          <w:szCs w:val="24"/>
          <w:lang w:val="en-GB"/>
        </w:rPr>
        <w:t xml:space="preserve">the LE 1M PHY or LE 2M PHY </w:t>
      </w:r>
      <w:r w:rsidR="00593B99">
        <w:rPr>
          <w:color w:val="FF0000"/>
          <w:sz w:val="24"/>
          <w:szCs w:val="24"/>
          <w:lang w:val="en-GB"/>
        </w:rPr>
        <w:t>or greater than</w:t>
      </w:r>
      <w:r w:rsidR="00593B99" w:rsidRPr="00DB5009">
        <w:rPr>
          <w:color w:val="FF0000"/>
          <w:sz w:val="24"/>
          <w:szCs w:val="24"/>
          <w:lang w:val="en-GB"/>
        </w:rPr>
        <w:t xml:space="preserve"> </w:t>
      </w:r>
      <w:r w:rsidRPr="00DB5009">
        <w:rPr>
          <w:color w:val="FF0000"/>
          <w:sz w:val="24"/>
          <w:szCs w:val="24"/>
          <w:lang w:val="en-GB"/>
        </w:rPr>
        <w:t>T</w:t>
      </w:r>
      <w:r w:rsidR="006850BD" w:rsidRPr="00DE03BB">
        <w:rPr>
          <w:color w:val="FF0000"/>
          <w:sz w:val="24"/>
          <w:szCs w:val="24"/>
          <w:vertAlign w:val="subscript"/>
        </w:rPr>
        <w:t>GAP</w:t>
      </w:r>
      <w:r w:rsidRPr="00DB5009">
        <w:rPr>
          <w:color w:val="FF0000"/>
          <w:sz w:val="24"/>
          <w:szCs w:val="24"/>
          <w:lang w:val="en-GB"/>
        </w:rPr>
        <w:t>(initial_conn_interval</w:t>
      </w:r>
      <w:r w:rsidR="00D75B8C">
        <w:rPr>
          <w:color w:val="FF0000"/>
          <w:sz w:val="24"/>
          <w:szCs w:val="24"/>
          <w:lang w:val="en-GB"/>
        </w:rPr>
        <w:t>_coded</w:t>
      </w:r>
      <w:r w:rsidRPr="00DB5009">
        <w:rPr>
          <w:color w:val="FF0000"/>
          <w:sz w:val="24"/>
          <w:szCs w:val="24"/>
          <w:lang w:val="en-GB"/>
        </w:rPr>
        <w:t xml:space="preserve">) when connected </w:t>
      </w:r>
      <w:r w:rsidR="00A95CB3" w:rsidRPr="00DB5009">
        <w:rPr>
          <w:color w:val="FF0000"/>
          <w:sz w:val="24"/>
          <w:szCs w:val="24"/>
          <w:lang w:val="en-GB"/>
        </w:rPr>
        <w:t>o</w:t>
      </w:r>
      <w:r w:rsidR="00A95CB3">
        <w:rPr>
          <w:color w:val="FF0000"/>
          <w:sz w:val="24"/>
          <w:szCs w:val="24"/>
          <w:lang w:val="en-GB"/>
        </w:rPr>
        <w:t>n</w:t>
      </w:r>
      <w:r w:rsidR="00A95CB3" w:rsidRPr="00DB5009">
        <w:rPr>
          <w:color w:val="FF0000"/>
          <w:sz w:val="24"/>
          <w:szCs w:val="24"/>
          <w:lang w:val="en-GB"/>
        </w:rPr>
        <w:t xml:space="preserve"> </w:t>
      </w:r>
      <w:r w:rsidRPr="00DB5009">
        <w:rPr>
          <w:color w:val="FF0000"/>
          <w:sz w:val="24"/>
          <w:szCs w:val="24"/>
          <w:lang w:val="en-GB"/>
        </w:rPr>
        <w:t>the LE Coded PHY</w:t>
      </w:r>
      <w:r w:rsidRPr="00DB5009">
        <w:rPr>
          <w:sz w:val="24"/>
          <w:szCs w:val="24"/>
          <w:lang w:val="en-GB"/>
        </w:rPr>
        <w:t xml:space="preserve">, the key refresh or encryption setup procedure should be preceded with a Connection Parameter Update procedure (see Section 9.3.9). The connection interval should be set to TGAP(initial_conn_interval) </w:t>
      </w:r>
      <w:r w:rsidR="00BD30CB" w:rsidRPr="00DB5009">
        <w:rPr>
          <w:color w:val="FF0000"/>
          <w:sz w:val="24"/>
          <w:szCs w:val="24"/>
          <w:lang w:val="en-GB"/>
        </w:rPr>
        <w:t xml:space="preserve">when connected </w:t>
      </w:r>
      <w:r w:rsidR="00A95CB3" w:rsidRPr="00DB5009">
        <w:rPr>
          <w:color w:val="FF0000"/>
          <w:sz w:val="24"/>
          <w:szCs w:val="24"/>
          <w:lang w:val="en-GB"/>
        </w:rPr>
        <w:t>o</w:t>
      </w:r>
      <w:r w:rsidR="00A95CB3">
        <w:rPr>
          <w:color w:val="FF0000"/>
          <w:sz w:val="24"/>
          <w:szCs w:val="24"/>
          <w:lang w:val="en-GB"/>
        </w:rPr>
        <w:t>n</w:t>
      </w:r>
      <w:r w:rsidR="00A95CB3" w:rsidRPr="00DB5009">
        <w:rPr>
          <w:color w:val="FF0000"/>
          <w:sz w:val="24"/>
          <w:szCs w:val="24"/>
          <w:lang w:val="en-GB"/>
        </w:rPr>
        <w:t xml:space="preserve"> </w:t>
      </w:r>
      <w:r w:rsidR="00BD30CB" w:rsidRPr="00DB5009">
        <w:rPr>
          <w:color w:val="FF0000"/>
          <w:sz w:val="24"/>
          <w:szCs w:val="24"/>
          <w:lang w:val="en-GB"/>
        </w:rPr>
        <w:t xml:space="preserve">the LE 1M PHY </w:t>
      </w:r>
      <w:r w:rsidR="00593B99">
        <w:rPr>
          <w:color w:val="FF0000"/>
          <w:sz w:val="24"/>
          <w:szCs w:val="24"/>
          <w:lang w:val="en-GB"/>
        </w:rPr>
        <w:t>and to</w:t>
      </w:r>
      <w:r w:rsidR="00BD30CB" w:rsidRPr="00DB5009">
        <w:rPr>
          <w:color w:val="FF0000"/>
          <w:sz w:val="24"/>
          <w:szCs w:val="24"/>
          <w:lang w:val="en-GB"/>
        </w:rPr>
        <w:t xml:space="preserve"> LE 2M PHY and T</w:t>
      </w:r>
      <w:r w:rsidR="006850BD" w:rsidRPr="00DE03BB">
        <w:rPr>
          <w:color w:val="FF0000"/>
          <w:sz w:val="24"/>
          <w:szCs w:val="24"/>
          <w:vertAlign w:val="subscript"/>
        </w:rPr>
        <w:t>GAP</w:t>
      </w:r>
      <w:r w:rsidR="00BD30CB" w:rsidRPr="00DB5009">
        <w:rPr>
          <w:color w:val="FF0000"/>
          <w:sz w:val="24"/>
          <w:szCs w:val="24"/>
          <w:lang w:val="en-GB"/>
        </w:rPr>
        <w:t>(initial_conn_interval</w:t>
      </w:r>
      <w:r w:rsidR="00BD30CB">
        <w:rPr>
          <w:color w:val="FF0000"/>
          <w:sz w:val="24"/>
          <w:szCs w:val="24"/>
          <w:lang w:val="en-GB"/>
        </w:rPr>
        <w:t>_coded</w:t>
      </w:r>
      <w:r w:rsidR="00BD30CB" w:rsidRPr="00DB5009">
        <w:rPr>
          <w:color w:val="FF0000"/>
          <w:sz w:val="24"/>
          <w:szCs w:val="24"/>
          <w:lang w:val="en-GB"/>
        </w:rPr>
        <w:t>)</w:t>
      </w:r>
      <w:r w:rsidR="00BD30CB">
        <w:rPr>
          <w:color w:val="FF0000"/>
          <w:sz w:val="24"/>
          <w:szCs w:val="24"/>
          <w:lang w:val="en-GB"/>
        </w:rPr>
        <w:t xml:space="preserve"> </w:t>
      </w:r>
      <w:r w:rsidR="00BD30CB" w:rsidRPr="00DB5009">
        <w:rPr>
          <w:color w:val="FF0000"/>
          <w:sz w:val="24"/>
          <w:szCs w:val="24"/>
          <w:lang w:val="en-GB"/>
        </w:rPr>
        <w:t xml:space="preserve">when connected </w:t>
      </w:r>
      <w:r w:rsidR="00A95CB3" w:rsidRPr="00DB5009">
        <w:rPr>
          <w:color w:val="FF0000"/>
          <w:sz w:val="24"/>
          <w:szCs w:val="24"/>
          <w:lang w:val="en-GB"/>
        </w:rPr>
        <w:t>o</w:t>
      </w:r>
      <w:r w:rsidR="00A95CB3">
        <w:rPr>
          <w:color w:val="FF0000"/>
          <w:sz w:val="24"/>
          <w:szCs w:val="24"/>
          <w:lang w:val="en-GB"/>
        </w:rPr>
        <w:t>n</w:t>
      </w:r>
      <w:r w:rsidR="00A95CB3" w:rsidRPr="00DB5009">
        <w:rPr>
          <w:color w:val="FF0000"/>
          <w:sz w:val="24"/>
          <w:szCs w:val="24"/>
          <w:lang w:val="en-GB"/>
        </w:rPr>
        <w:t xml:space="preserve"> </w:t>
      </w:r>
      <w:r w:rsidR="00BD30CB" w:rsidRPr="00DB5009">
        <w:rPr>
          <w:color w:val="FF0000"/>
          <w:sz w:val="24"/>
          <w:szCs w:val="24"/>
          <w:lang w:val="en-GB"/>
        </w:rPr>
        <w:t>the LE Coded PHY</w:t>
      </w:r>
      <w:r w:rsidR="00BD30CB" w:rsidRPr="00DB5009">
        <w:rPr>
          <w:sz w:val="24"/>
          <w:szCs w:val="24"/>
          <w:lang w:val="en-GB"/>
        </w:rPr>
        <w:t xml:space="preserve"> </w:t>
      </w:r>
      <w:r w:rsidRPr="00DB5009">
        <w:rPr>
          <w:sz w:val="24"/>
          <w:szCs w:val="24"/>
          <w:lang w:val="en-GB"/>
        </w:rPr>
        <w:t>and slave latency should be set to zero. This fast connection interval should be maintained until the key refresh or encryption setup procedure is complete. It should then switch to the Peripheral Preferred Connection Parameters.</w:t>
      </w:r>
    </w:p>
    <w:p w14:paraId="1D290D55" w14:textId="77777777" w:rsidR="00E40CCE" w:rsidRDefault="00E40CCE" w:rsidP="00F03F8D">
      <w:pPr>
        <w:pStyle w:val="Heading3"/>
      </w:pPr>
      <w:bookmarkStart w:id="723" w:name="_Toc432709714"/>
      <w:bookmarkStart w:id="724" w:name="_Toc443590446"/>
      <w:bookmarkStart w:id="725" w:name="_Toc448771431"/>
      <w:r w:rsidRPr="00B03027">
        <w:t xml:space="preserve">[Modified Section] </w:t>
      </w:r>
      <w:r w:rsidRPr="00F03F8D">
        <w:t>11 A</w:t>
      </w:r>
      <w:bookmarkEnd w:id="723"/>
      <w:bookmarkEnd w:id="724"/>
      <w:r w:rsidR="00366DC7">
        <w:t>dvertising and Scan Response Data Format</w:t>
      </w:r>
      <w:bookmarkEnd w:id="725"/>
    </w:p>
    <w:p w14:paraId="4AF1374A" w14:textId="77777777" w:rsidR="00366DC7" w:rsidRPr="00B03027" w:rsidRDefault="00366DC7" w:rsidP="00B03027">
      <w:pPr>
        <w:rPr>
          <w:b/>
          <w:sz w:val="28"/>
        </w:rPr>
      </w:pPr>
      <w:r w:rsidRPr="00B03027">
        <w:rPr>
          <w:b/>
          <w:sz w:val="28"/>
        </w:rPr>
        <w:t>11 ADVERTISING AND SCAN RESPONSE DATA FORMAT</w:t>
      </w:r>
    </w:p>
    <w:p w14:paraId="22E301AE" w14:textId="77777777" w:rsidR="00E40CCE" w:rsidRPr="00DB5009" w:rsidRDefault="00E40CCE" w:rsidP="00E40CCE">
      <w:pPr>
        <w:rPr>
          <w:sz w:val="24"/>
          <w:szCs w:val="24"/>
          <w:lang w:val="en-GB"/>
        </w:rPr>
      </w:pPr>
      <w:r w:rsidRPr="00DB5009">
        <w:rPr>
          <w:sz w:val="24"/>
          <w:szCs w:val="24"/>
          <w:lang w:val="en-GB"/>
        </w:rPr>
        <w:t>The format of Advertising data and Scan Response data is shown in Figure 11.1. The data consists of a significant part and a non-significant part. The significant part contains a sequence of AD structures. Each AD structure shall have a Length field of one octet, which contains the Length value, and a Data field of Length octets. The first octet of the Data field contains the AD type field.</w:t>
      </w:r>
    </w:p>
    <w:p w14:paraId="79C423FC" w14:textId="77777777" w:rsidR="00E40CCE" w:rsidRPr="00DB5009" w:rsidRDefault="00E40CCE" w:rsidP="00E40CCE">
      <w:pPr>
        <w:rPr>
          <w:sz w:val="24"/>
          <w:szCs w:val="24"/>
          <w:lang w:val="en-GB"/>
        </w:rPr>
      </w:pPr>
      <w:r w:rsidRPr="00DB5009">
        <w:rPr>
          <w:noProof/>
          <w:sz w:val="24"/>
          <w:szCs w:val="24"/>
        </w:rPr>
        <w:drawing>
          <wp:anchor distT="0" distB="0" distL="114300" distR="114300" simplePos="0" relativeHeight="251658240" behindDoc="0" locked="0" layoutInCell="1" allowOverlap="1" wp14:anchorId="5161B281" wp14:editId="2C09DCC0">
            <wp:simplePos x="0" y="0"/>
            <wp:positionH relativeFrom="margin">
              <wp:align>right</wp:align>
            </wp:positionH>
            <wp:positionV relativeFrom="paragraph">
              <wp:posOffset>656931</wp:posOffset>
            </wp:positionV>
            <wp:extent cx="5941060" cy="2956560"/>
            <wp:effectExtent l="0" t="0" r="254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1060" cy="2956560"/>
                    </a:xfrm>
                    <a:prstGeom prst="rect">
                      <a:avLst/>
                    </a:prstGeom>
                    <a:noFill/>
                    <a:ln>
                      <a:noFill/>
                    </a:ln>
                  </pic:spPr>
                </pic:pic>
              </a:graphicData>
            </a:graphic>
          </wp:anchor>
        </w:drawing>
      </w:r>
      <w:r w:rsidRPr="00DB5009">
        <w:rPr>
          <w:sz w:val="24"/>
          <w:szCs w:val="24"/>
          <w:lang w:val="en-GB"/>
        </w:rPr>
        <w:t>The content of the remaining Length - 1 octet in the Data field depends on the value of the AD type field and is called the AD data. The non-significant part extends the Advertising and Scan Response data to 31 octets and shall contain all-zero octets.</w:t>
      </w:r>
    </w:p>
    <w:p w14:paraId="74A56817" w14:textId="77777777" w:rsidR="00E40CCE" w:rsidRPr="00DB5009" w:rsidRDefault="00E40CCE" w:rsidP="00E40CCE">
      <w:pPr>
        <w:rPr>
          <w:i/>
          <w:iCs/>
          <w:sz w:val="24"/>
          <w:szCs w:val="24"/>
          <w:lang w:val="en-GB"/>
        </w:rPr>
      </w:pPr>
      <w:r w:rsidRPr="00DB5009">
        <w:rPr>
          <w:i/>
          <w:iCs/>
          <w:sz w:val="24"/>
          <w:szCs w:val="24"/>
          <w:lang w:val="en-GB"/>
        </w:rPr>
        <w:t>Figure 11.1: Advertising and Scan Response data format</w:t>
      </w:r>
    </w:p>
    <w:p w14:paraId="089729C7" w14:textId="77777777" w:rsidR="00E40CCE" w:rsidRPr="00DB5009" w:rsidRDefault="00E40CCE" w:rsidP="00E40CCE">
      <w:pPr>
        <w:rPr>
          <w:sz w:val="24"/>
          <w:szCs w:val="24"/>
          <w:lang w:val="en-GB"/>
        </w:rPr>
      </w:pPr>
      <w:r w:rsidRPr="00DB5009">
        <w:rPr>
          <w:sz w:val="24"/>
          <w:szCs w:val="24"/>
          <w:lang w:val="en-GB"/>
        </w:rPr>
        <w:t>If the Length field is set to zero, then the Data field has zero octets. This shall only occur to allow an early termination of the Advertising or Scan Response data.</w:t>
      </w:r>
    </w:p>
    <w:p w14:paraId="2A2A6EAB" w14:textId="77777777" w:rsidR="00E40CCE" w:rsidRPr="00DB5009" w:rsidRDefault="00E40CCE" w:rsidP="00E40CCE">
      <w:pPr>
        <w:rPr>
          <w:sz w:val="24"/>
          <w:szCs w:val="24"/>
          <w:lang w:val="en-GB"/>
        </w:rPr>
      </w:pPr>
      <w:r w:rsidRPr="00DB5009">
        <w:rPr>
          <w:sz w:val="24"/>
          <w:szCs w:val="24"/>
          <w:lang w:val="en-GB"/>
        </w:rPr>
        <w:t>Only the significant part of the Advertising or Scan Response data needs to be sent over the air.</w:t>
      </w:r>
    </w:p>
    <w:p w14:paraId="38E45284" w14:textId="77777777" w:rsidR="00E40CCE" w:rsidRPr="005E7583" w:rsidRDefault="00E40CCE" w:rsidP="00E40CCE">
      <w:pPr>
        <w:rPr>
          <w:color w:val="FF0000"/>
          <w:sz w:val="24"/>
          <w:szCs w:val="24"/>
        </w:rPr>
      </w:pPr>
      <w:r w:rsidRPr="00DB5009">
        <w:rPr>
          <w:sz w:val="24"/>
          <w:szCs w:val="24"/>
          <w:lang w:val="en-GB"/>
        </w:rPr>
        <w:t>The Advertising and Scan Response data is sent in advertising events. The Advertising Data is placed in the AdvData field of ADV_IND, ADV_NONCONN_IND,</w:t>
      </w:r>
      <w:r w:rsidRPr="00DB5009">
        <w:rPr>
          <w:strike/>
          <w:sz w:val="24"/>
          <w:szCs w:val="24"/>
          <w:lang w:val="en-GB"/>
        </w:rPr>
        <w:t xml:space="preserve"> and</w:t>
      </w:r>
      <w:r w:rsidRPr="00DB5009">
        <w:rPr>
          <w:sz w:val="24"/>
          <w:szCs w:val="24"/>
          <w:lang w:val="en-GB"/>
        </w:rPr>
        <w:t xml:space="preserve"> ADV_SCAN_IND</w:t>
      </w:r>
      <w:r w:rsidRPr="00DB5009">
        <w:rPr>
          <w:color w:val="FF0000"/>
          <w:sz w:val="24"/>
          <w:szCs w:val="24"/>
          <w:lang w:val="en-GB"/>
        </w:rPr>
        <w:t>, AUX_ADV_IND</w:t>
      </w:r>
      <w:r w:rsidR="00995FD8">
        <w:rPr>
          <w:color w:val="FF0000"/>
          <w:sz w:val="24"/>
          <w:szCs w:val="24"/>
          <w:lang w:val="en-GB"/>
        </w:rPr>
        <w:t>, AUX_CHAIN_IND, and AUX_SYNC_IND</w:t>
      </w:r>
      <w:r w:rsidRPr="00DB5009">
        <w:rPr>
          <w:sz w:val="24"/>
          <w:szCs w:val="24"/>
          <w:lang w:val="en-GB"/>
        </w:rPr>
        <w:t xml:space="preserve"> packets. The Scan Response data is sent in the ScanRspData field of SCAN_RSP packets</w:t>
      </w:r>
      <w:r w:rsidRPr="00DB5009">
        <w:rPr>
          <w:color w:val="FF0000"/>
          <w:sz w:val="24"/>
          <w:szCs w:val="24"/>
          <w:lang w:val="en-GB"/>
        </w:rPr>
        <w:t xml:space="preserve"> or the AdvData field of the AUX_SCAN_RSP packet</w:t>
      </w:r>
      <w:r w:rsidRPr="00DB5009">
        <w:rPr>
          <w:sz w:val="24"/>
          <w:szCs w:val="24"/>
          <w:lang w:val="en-GB"/>
        </w:rPr>
        <w:t>.</w:t>
      </w:r>
      <w:r w:rsidR="005E7583">
        <w:rPr>
          <w:color w:val="FF0000"/>
          <w:sz w:val="24"/>
          <w:szCs w:val="24"/>
          <w:lang w:val="en-GB"/>
        </w:rPr>
        <w:t xml:space="preserve">  If the complete Advertising or Scan </w:t>
      </w:r>
      <w:r w:rsidR="00413FF2">
        <w:rPr>
          <w:color w:val="FF0000"/>
          <w:sz w:val="24"/>
          <w:szCs w:val="24"/>
          <w:lang w:val="en-GB"/>
        </w:rPr>
        <w:t>Response</w:t>
      </w:r>
      <w:r w:rsidR="005E7583">
        <w:rPr>
          <w:color w:val="FF0000"/>
          <w:sz w:val="24"/>
          <w:szCs w:val="24"/>
          <w:lang w:val="en-GB"/>
        </w:rPr>
        <w:t xml:space="preserve"> data cannot fit in the AUX_ADV_IND or AUX_SCAN_RSP packets, AUX_CHAIN_IND packets are used to send the remaining fragments of </w:t>
      </w:r>
      <w:r w:rsidR="003010EF">
        <w:rPr>
          <w:color w:val="FF0000"/>
          <w:sz w:val="24"/>
          <w:szCs w:val="24"/>
          <w:lang w:val="en-GB"/>
        </w:rPr>
        <w:t xml:space="preserve">the </w:t>
      </w:r>
      <w:r w:rsidR="005E7583">
        <w:rPr>
          <w:color w:val="FF0000"/>
          <w:sz w:val="24"/>
          <w:szCs w:val="24"/>
          <w:lang w:val="en-GB"/>
        </w:rPr>
        <w:t>data.</w:t>
      </w:r>
    </w:p>
    <w:p w14:paraId="2A3E54DE" w14:textId="77777777" w:rsidR="00E40CCE" w:rsidRPr="00DB5009" w:rsidRDefault="00E40CCE" w:rsidP="00E40CCE">
      <w:pPr>
        <w:rPr>
          <w:sz w:val="24"/>
          <w:szCs w:val="24"/>
          <w:lang w:val="en-GB"/>
        </w:rPr>
      </w:pPr>
      <w:r w:rsidRPr="00DB5009">
        <w:rPr>
          <w:sz w:val="24"/>
          <w:szCs w:val="24"/>
          <w:lang w:val="en-GB"/>
        </w:rPr>
        <w:t>The AD type data formats and meanings are defined in [Core Specification Supplement], Part A. The AD type identifier values are defined in the Assigned Numbers document.</w:t>
      </w:r>
    </w:p>
    <w:p w14:paraId="344A83FE" w14:textId="77777777" w:rsidR="00E40CCE" w:rsidRPr="00B03027" w:rsidRDefault="00E40CCE" w:rsidP="00F03F8D">
      <w:pPr>
        <w:pStyle w:val="Heading3"/>
      </w:pPr>
      <w:bookmarkStart w:id="726" w:name="_Toc432709715"/>
      <w:bookmarkStart w:id="727" w:name="_Toc443590447"/>
      <w:bookmarkStart w:id="728" w:name="_Toc448771432"/>
      <w:r w:rsidRPr="00B03027">
        <w:t xml:space="preserve">[Modified Section] </w:t>
      </w:r>
      <w:r w:rsidR="00366DC7" w:rsidRPr="003928DF">
        <w:t xml:space="preserve">Appendix </w:t>
      </w:r>
      <w:r w:rsidRPr="00B03027">
        <w:t>A (</w:t>
      </w:r>
      <w:r w:rsidR="00366DC7" w:rsidRPr="00B03027">
        <w:t>Normative</w:t>
      </w:r>
      <w:r w:rsidRPr="00B03027">
        <w:t xml:space="preserve">): </w:t>
      </w:r>
      <w:r w:rsidR="00366DC7" w:rsidRPr="00B03027">
        <w:t xml:space="preserve">Timers </w:t>
      </w:r>
      <w:bookmarkEnd w:id="726"/>
      <w:bookmarkEnd w:id="727"/>
      <w:r w:rsidR="00366DC7" w:rsidRPr="00B03027">
        <w:t>and Constants</w:t>
      </w:r>
      <w:bookmarkEnd w:id="728"/>
    </w:p>
    <w:p w14:paraId="29B67BB8" w14:textId="77777777" w:rsidR="00366DC7" w:rsidRPr="00B03027" w:rsidRDefault="00366DC7" w:rsidP="00B03027">
      <w:pPr>
        <w:rPr>
          <w:b/>
          <w:sz w:val="28"/>
        </w:rPr>
      </w:pPr>
      <w:r w:rsidRPr="00F03F8D">
        <w:rPr>
          <w:b/>
          <w:sz w:val="28"/>
        </w:rPr>
        <w:t>A</w:t>
      </w:r>
      <w:r w:rsidRPr="003928DF">
        <w:rPr>
          <w:b/>
          <w:sz w:val="28"/>
        </w:rPr>
        <w:t>PP</w:t>
      </w:r>
      <w:r w:rsidRPr="00B03027">
        <w:rPr>
          <w:b/>
          <w:sz w:val="28"/>
        </w:rPr>
        <w:t>ENDIX A (NORMATIVE): TIMERS AND CONSTANTS</w:t>
      </w:r>
    </w:p>
    <w:p w14:paraId="58B51084" w14:textId="77777777" w:rsidR="00E40CCE" w:rsidRPr="00DB5009" w:rsidRDefault="00E40CCE" w:rsidP="00E40CCE">
      <w:pPr>
        <w:autoSpaceDE w:val="0"/>
        <w:autoSpaceDN w:val="0"/>
        <w:adjustRightInd w:val="0"/>
        <w:spacing w:after="0" w:line="240" w:lineRule="auto"/>
        <w:rPr>
          <w:rFonts w:cs="Arial,Bold"/>
          <w:b/>
          <w:bCs/>
          <w:color w:val="2260A5" w:themeColor="accent1"/>
          <w:sz w:val="24"/>
          <w:lang w:val="en-GB"/>
        </w:rPr>
      </w:pPr>
      <w:r w:rsidRPr="00DB5009">
        <w:rPr>
          <w:rFonts w:cs="Arial,Bold"/>
          <w:b/>
          <w:bCs/>
          <w:color w:val="2260A5" w:themeColor="accent1"/>
          <w:sz w:val="24"/>
          <w:lang w:val="en-GB"/>
        </w:rPr>
        <w:t>[NOTE TO EDITOR: Append the following timers to Table A.1]</w:t>
      </w:r>
    </w:p>
    <w:tbl>
      <w:tblPr>
        <w:tblW w:w="9860" w:type="dxa"/>
        <w:tblInd w:w="-5" w:type="dxa"/>
        <w:tblLook w:val="04A0" w:firstRow="1" w:lastRow="0" w:firstColumn="1" w:lastColumn="0" w:noHBand="0" w:noVBand="1"/>
      </w:tblPr>
      <w:tblGrid>
        <w:gridCol w:w="3620"/>
        <w:gridCol w:w="1120"/>
        <w:gridCol w:w="3600"/>
        <w:gridCol w:w="1784"/>
      </w:tblGrid>
      <w:tr w:rsidR="00E40CCE" w:rsidRPr="002C1101" w14:paraId="19C828F6" w14:textId="77777777" w:rsidTr="00E40CCE">
        <w:trPr>
          <w:trHeight w:val="510"/>
        </w:trPr>
        <w:tc>
          <w:tcPr>
            <w:tcW w:w="3620" w:type="dxa"/>
            <w:tcBorders>
              <w:top w:val="single" w:sz="4" w:space="0" w:color="auto"/>
              <w:left w:val="single" w:sz="4" w:space="0" w:color="auto"/>
              <w:bottom w:val="single" w:sz="4" w:space="0" w:color="auto"/>
              <w:right w:val="single" w:sz="4" w:space="0" w:color="auto"/>
            </w:tcBorders>
            <w:shd w:val="clear" w:color="000000" w:fill="DBEFF9"/>
            <w:noWrap/>
            <w:vAlign w:val="bottom"/>
            <w:hideMark/>
          </w:tcPr>
          <w:p w14:paraId="35478D84" w14:textId="77777777" w:rsidR="00E40CCE" w:rsidRPr="00DB5009" w:rsidRDefault="00E40CCE" w:rsidP="00E40CCE">
            <w:pPr>
              <w:spacing w:after="0" w:line="240" w:lineRule="auto"/>
              <w:rPr>
                <w:rFonts w:eastAsia="Times New Roman" w:cs="Arial"/>
                <w:color w:val="FF0000"/>
                <w:sz w:val="20"/>
                <w:szCs w:val="20"/>
                <w:lang w:val="en-GB" w:eastAsia="en-GB"/>
              </w:rPr>
            </w:pPr>
            <w:r w:rsidRPr="00DB5009">
              <w:rPr>
                <w:rFonts w:eastAsia="Times New Roman" w:cs="Arial"/>
                <w:color w:val="FF0000"/>
                <w:sz w:val="20"/>
                <w:szCs w:val="20"/>
                <w:lang w:val="en-GB" w:eastAsia="en-GB"/>
              </w:rPr>
              <w:t>Timer name</w:t>
            </w:r>
          </w:p>
        </w:tc>
        <w:tc>
          <w:tcPr>
            <w:tcW w:w="1120" w:type="dxa"/>
            <w:tcBorders>
              <w:top w:val="single" w:sz="4" w:space="0" w:color="auto"/>
              <w:left w:val="nil"/>
              <w:bottom w:val="single" w:sz="4" w:space="0" w:color="auto"/>
              <w:right w:val="single" w:sz="4" w:space="0" w:color="auto"/>
            </w:tcBorders>
            <w:shd w:val="clear" w:color="000000" w:fill="DBEFF9"/>
            <w:noWrap/>
            <w:vAlign w:val="bottom"/>
            <w:hideMark/>
          </w:tcPr>
          <w:p w14:paraId="150CDA92" w14:textId="77777777" w:rsidR="00E40CCE" w:rsidRPr="00DB5009" w:rsidRDefault="00E40CCE" w:rsidP="00E40CCE">
            <w:pPr>
              <w:spacing w:after="0" w:line="240" w:lineRule="auto"/>
              <w:rPr>
                <w:rFonts w:eastAsia="Times New Roman" w:cs="Arial"/>
                <w:color w:val="FF0000"/>
                <w:sz w:val="20"/>
                <w:szCs w:val="20"/>
                <w:lang w:val="en-GB" w:eastAsia="en-GB"/>
              </w:rPr>
            </w:pPr>
            <w:r w:rsidRPr="00DB5009">
              <w:rPr>
                <w:rFonts w:eastAsia="Times New Roman" w:cs="Arial"/>
                <w:color w:val="FF0000"/>
                <w:sz w:val="20"/>
                <w:szCs w:val="20"/>
                <w:lang w:val="en-GB" w:eastAsia="en-GB"/>
              </w:rPr>
              <w:t>Value</w:t>
            </w:r>
          </w:p>
        </w:tc>
        <w:tc>
          <w:tcPr>
            <w:tcW w:w="3600" w:type="dxa"/>
            <w:tcBorders>
              <w:top w:val="single" w:sz="4" w:space="0" w:color="auto"/>
              <w:left w:val="nil"/>
              <w:bottom w:val="single" w:sz="4" w:space="0" w:color="auto"/>
              <w:right w:val="single" w:sz="4" w:space="0" w:color="auto"/>
            </w:tcBorders>
            <w:shd w:val="clear" w:color="000000" w:fill="DBEFF9"/>
            <w:noWrap/>
            <w:vAlign w:val="bottom"/>
            <w:hideMark/>
          </w:tcPr>
          <w:p w14:paraId="2929CFCF" w14:textId="77777777" w:rsidR="00E40CCE" w:rsidRPr="00DB5009" w:rsidRDefault="00E40CCE" w:rsidP="00E40CCE">
            <w:pPr>
              <w:spacing w:after="0" w:line="240" w:lineRule="auto"/>
              <w:rPr>
                <w:rFonts w:eastAsia="Times New Roman" w:cs="Arial"/>
                <w:color w:val="FF0000"/>
                <w:sz w:val="20"/>
                <w:szCs w:val="20"/>
                <w:lang w:val="en-GB" w:eastAsia="en-GB"/>
              </w:rPr>
            </w:pPr>
            <w:r w:rsidRPr="00DB5009">
              <w:rPr>
                <w:rFonts w:eastAsia="Times New Roman" w:cs="Arial"/>
                <w:color w:val="FF0000"/>
                <w:sz w:val="20"/>
                <w:szCs w:val="20"/>
                <w:lang w:val="en-GB" w:eastAsia="en-GB"/>
              </w:rPr>
              <w:t>Description</w:t>
            </w:r>
          </w:p>
        </w:tc>
        <w:tc>
          <w:tcPr>
            <w:tcW w:w="1520" w:type="dxa"/>
            <w:tcBorders>
              <w:top w:val="single" w:sz="4" w:space="0" w:color="auto"/>
              <w:left w:val="nil"/>
              <w:bottom w:val="single" w:sz="4" w:space="0" w:color="auto"/>
              <w:right w:val="single" w:sz="4" w:space="0" w:color="auto"/>
            </w:tcBorders>
            <w:shd w:val="clear" w:color="000000" w:fill="DBEFF9"/>
            <w:vAlign w:val="bottom"/>
            <w:hideMark/>
          </w:tcPr>
          <w:p w14:paraId="4415F797" w14:textId="77777777" w:rsidR="00E40CCE" w:rsidRPr="00DB5009" w:rsidRDefault="00E40CCE" w:rsidP="00E40CCE">
            <w:pPr>
              <w:spacing w:after="0" w:line="240" w:lineRule="auto"/>
              <w:rPr>
                <w:rFonts w:eastAsia="Times New Roman" w:cs="Arial"/>
                <w:color w:val="FF0000"/>
                <w:sz w:val="20"/>
                <w:szCs w:val="20"/>
                <w:lang w:val="en-GB" w:eastAsia="en-GB"/>
              </w:rPr>
            </w:pPr>
            <w:r w:rsidRPr="00DB5009">
              <w:rPr>
                <w:rFonts w:eastAsia="Times New Roman" w:cs="Arial"/>
                <w:color w:val="FF0000"/>
                <w:sz w:val="20"/>
                <w:szCs w:val="20"/>
                <w:lang w:val="en-GB" w:eastAsia="en-GB"/>
              </w:rPr>
              <w:t>Requirement or Recommendation</w:t>
            </w:r>
          </w:p>
        </w:tc>
      </w:tr>
      <w:tr w:rsidR="00E40CCE" w:rsidRPr="002C1101" w14:paraId="6037F4B2" w14:textId="77777777" w:rsidTr="00E40CCE">
        <w:trPr>
          <w:trHeight w:val="765"/>
        </w:trPr>
        <w:tc>
          <w:tcPr>
            <w:tcW w:w="3620" w:type="dxa"/>
            <w:tcBorders>
              <w:top w:val="nil"/>
              <w:left w:val="single" w:sz="4" w:space="0" w:color="auto"/>
              <w:bottom w:val="nil"/>
              <w:right w:val="single" w:sz="4" w:space="0" w:color="auto"/>
            </w:tcBorders>
            <w:shd w:val="clear" w:color="auto" w:fill="auto"/>
            <w:noWrap/>
            <w:vAlign w:val="center"/>
            <w:hideMark/>
          </w:tcPr>
          <w:p w14:paraId="2ED81553" w14:textId="77777777" w:rsidR="00E40CCE" w:rsidRPr="00DB5009" w:rsidRDefault="00E40CCE" w:rsidP="008C76C8">
            <w:pPr>
              <w:spacing w:after="0" w:line="240" w:lineRule="auto"/>
              <w:rPr>
                <w:rFonts w:eastAsia="Times New Roman" w:cs="Arial"/>
                <w:color w:val="FF0000"/>
                <w:sz w:val="20"/>
                <w:szCs w:val="20"/>
                <w:lang w:val="en-GB" w:eastAsia="en-GB"/>
              </w:rPr>
            </w:pPr>
            <w:r w:rsidRPr="00DB5009">
              <w:rPr>
                <w:rFonts w:eastAsia="Times New Roman" w:cs="Arial"/>
                <w:color w:val="FF0000"/>
                <w:sz w:val="20"/>
                <w:szCs w:val="20"/>
                <w:lang w:val="en-GB" w:eastAsia="en-GB"/>
              </w:rPr>
              <w:t>T</w:t>
            </w:r>
            <w:r w:rsidR="008C76C8" w:rsidRPr="001F0512">
              <w:rPr>
                <w:rFonts w:eastAsia="Times New Roman" w:cs="Arial"/>
                <w:color w:val="FF0000"/>
                <w:sz w:val="20"/>
                <w:szCs w:val="20"/>
                <w:vertAlign w:val="subscript"/>
                <w:lang w:val="en-GB" w:eastAsia="en-GB"/>
              </w:rPr>
              <w:t>GAP</w:t>
            </w:r>
            <w:bookmarkStart w:id="729" w:name="TGAPfirstCase"/>
            <w:bookmarkEnd w:id="729"/>
            <w:r w:rsidRPr="00DB5009">
              <w:rPr>
                <w:rFonts w:eastAsia="Times New Roman" w:cs="Arial"/>
                <w:color w:val="FF0000"/>
                <w:sz w:val="20"/>
                <w:szCs w:val="20"/>
                <w:lang w:val="en-GB" w:eastAsia="en-GB"/>
              </w:rPr>
              <w:t xml:space="preserve">(gen_disc_scan_min_coded) </w:t>
            </w:r>
          </w:p>
        </w:tc>
        <w:tc>
          <w:tcPr>
            <w:tcW w:w="1120" w:type="dxa"/>
            <w:tcBorders>
              <w:top w:val="nil"/>
              <w:left w:val="nil"/>
              <w:bottom w:val="nil"/>
              <w:right w:val="single" w:sz="4" w:space="0" w:color="auto"/>
            </w:tcBorders>
            <w:shd w:val="clear" w:color="auto" w:fill="auto"/>
            <w:vAlign w:val="center"/>
            <w:hideMark/>
          </w:tcPr>
          <w:p w14:paraId="32B6CE38" w14:textId="77777777" w:rsidR="00E40CCE" w:rsidRPr="00DB5009" w:rsidRDefault="00E40CCE" w:rsidP="00E40CCE">
            <w:pPr>
              <w:spacing w:after="0" w:line="240" w:lineRule="auto"/>
              <w:rPr>
                <w:rFonts w:eastAsia="Times New Roman" w:cs="Arial"/>
                <w:color w:val="FF0000"/>
                <w:sz w:val="20"/>
                <w:szCs w:val="20"/>
                <w:lang w:val="en-GB" w:eastAsia="en-GB"/>
              </w:rPr>
            </w:pPr>
            <w:r w:rsidRPr="00DB5009">
              <w:rPr>
                <w:rFonts w:eastAsia="Times New Roman" w:cs="Arial"/>
                <w:color w:val="FF0000"/>
                <w:sz w:val="20"/>
                <w:szCs w:val="20"/>
                <w:lang w:val="en-GB" w:eastAsia="en-GB"/>
              </w:rPr>
              <w:t xml:space="preserve">30.72 s </w:t>
            </w:r>
          </w:p>
        </w:tc>
        <w:tc>
          <w:tcPr>
            <w:tcW w:w="3600" w:type="dxa"/>
            <w:tcBorders>
              <w:top w:val="nil"/>
              <w:left w:val="nil"/>
              <w:bottom w:val="nil"/>
              <w:right w:val="single" w:sz="4" w:space="0" w:color="auto"/>
            </w:tcBorders>
            <w:shd w:val="clear" w:color="auto" w:fill="auto"/>
            <w:vAlign w:val="center"/>
            <w:hideMark/>
          </w:tcPr>
          <w:p w14:paraId="2A12159C" w14:textId="77777777" w:rsidR="00E40CCE" w:rsidRPr="00DB5009" w:rsidRDefault="00E40CCE" w:rsidP="00E40CCE">
            <w:pPr>
              <w:spacing w:after="0" w:line="240" w:lineRule="auto"/>
              <w:rPr>
                <w:rFonts w:eastAsia="Times New Roman" w:cs="Arial"/>
                <w:color w:val="FF0000"/>
                <w:sz w:val="20"/>
                <w:szCs w:val="20"/>
                <w:lang w:val="en-GB" w:eastAsia="en-GB"/>
              </w:rPr>
            </w:pPr>
            <w:r w:rsidRPr="00DB5009">
              <w:rPr>
                <w:rFonts w:eastAsia="Times New Roman" w:cs="Arial"/>
                <w:color w:val="FF0000"/>
                <w:sz w:val="20"/>
                <w:szCs w:val="20"/>
                <w:lang w:val="en-GB" w:eastAsia="en-GB"/>
              </w:rPr>
              <w:t xml:space="preserve">Minimum time to perform scanning when performing the general discovery procedure </w:t>
            </w:r>
          </w:p>
        </w:tc>
        <w:tc>
          <w:tcPr>
            <w:tcW w:w="1520" w:type="dxa"/>
            <w:tcBorders>
              <w:top w:val="nil"/>
              <w:left w:val="nil"/>
              <w:bottom w:val="nil"/>
              <w:right w:val="single" w:sz="4" w:space="0" w:color="auto"/>
            </w:tcBorders>
            <w:shd w:val="clear" w:color="auto" w:fill="auto"/>
            <w:vAlign w:val="center"/>
            <w:hideMark/>
          </w:tcPr>
          <w:p w14:paraId="12D3BE4B" w14:textId="77777777" w:rsidR="00E40CCE" w:rsidRPr="00DB5009" w:rsidRDefault="00E40CCE" w:rsidP="00E40CCE">
            <w:pPr>
              <w:spacing w:after="0" w:line="240" w:lineRule="auto"/>
              <w:rPr>
                <w:rFonts w:eastAsia="Times New Roman" w:cs="Arial"/>
                <w:color w:val="FF0000"/>
                <w:sz w:val="20"/>
                <w:szCs w:val="20"/>
                <w:lang w:val="en-GB" w:eastAsia="en-GB"/>
              </w:rPr>
            </w:pPr>
            <w:r w:rsidRPr="00DB5009">
              <w:rPr>
                <w:rFonts w:eastAsia="Times New Roman" w:cs="Arial"/>
                <w:color w:val="FF0000"/>
                <w:sz w:val="20"/>
                <w:szCs w:val="20"/>
                <w:lang w:val="en-GB" w:eastAsia="en-GB"/>
              </w:rPr>
              <w:t>Recommended value</w:t>
            </w:r>
          </w:p>
        </w:tc>
      </w:tr>
      <w:tr w:rsidR="00E40CCE" w:rsidRPr="002C1101" w14:paraId="12502BCE" w14:textId="77777777" w:rsidTr="00E40CCE">
        <w:trPr>
          <w:trHeight w:val="765"/>
        </w:trPr>
        <w:tc>
          <w:tcPr>
            <w:tcW w:w="3620" w:type="dxa"/>
            <w:tcBorders>
              <w:top w:val="nil"/>
              <w:left w:val="single" w:sz="4" w:space="0" w:color="auto"/>
              <w:bottom w:val="nil"/>
              <w:right w:val="single" w:sz="4" w:space="0" w:color="auto"/>
            </w:tcBorders>
            <w:shd w:val="clear" w:color="000000" w:fill="DBEFF9"/>
            <w:noWrap/>
            <w:vAlign w:val="center"/>
            <w:hideMark/>
          </w:tcPr>
          <w:p w14:paraId="5DB34C5F" w14:textId="77777777" w:rsidR="00E40CCE" w:rsidRPr="00DB5009" w:rsidRDefault="00E40CCE" w:rsidP="00E40CCE">
            <w:pPr>
              <w:spacing w:after="0" w:line="240" w:lineRule="auto"/>
              <w:rPr>
                <w:rFonts w:eastAsia="Times New Roman" w:cs="Arial"/>
                <w:color w:val="FF0000"/>
                <w:sz w:val="20"/>
                <w:szCs w:val="20"/>
                <w:lang w:val="en-GB" w:eastAsia="en-GB"/>
              </w:rPr>
            </w:pPr>
            <w:r w:rsidRPr="00DB5009">
              <w:rPr>
                <w:rFonts w:eastAsia="Times New Roman" w:cs="Arial"/>
                <w:color w:val="FF0000"/>
                <w:sz w:val="20"/>
                <w:szCs w:val="20"/>
                <w:lang w:val="en-GB" w:eastAsia="en-GB"/>
              </w:rPr>
              <w:t>T</w:t>
            </w:r>
            <w:r w:rsidR="008C76C8" w:rsidRPr="00DE03BB">
              <w:rPr>
                <w:rFonts w:eastAsia="Times New Roman" w:cs="Arial"/>
                <w:color w:val="FF0000"/>
                <w:sz w:val="20"/>
                <w:szCs w:val="20"/>
                <w:vertAlign w:val="subscript"/>
                <w:lang w:val="en-GB" w:eastAsia="en-GB"/>
              </w:rPr>
              <w:t>GAP</w:t>
            </w:r>
            <w:r w:rsidRPr="00DB5009">
              <w:rPr>
                <w:rFonts w:eastAsia="Times New Roman" w:cs="Arial"/>
                <w:color w:val="FF0000"/>
                <w:sz w:val="20"/>
                <w:szCs w:val="20"/>
                <w:lang w:val="en-GB" w:eastAsia="en-GB"/>
              </w:rPr>
              <w:t xml:space="preserve">(lim_disc_scan_min_coded) </w:t>
            </w:r>
          </w:p>
        </w:tc>
        <w:tc>
          <w:tcPr>
            <w:tcW w:w="1120" w:type="dxa"/>
            <w:tcBorders>
              <w:top w:val="nil"/>
              <w:left w:val="nil"/>
              <w:bottom w:val="nil"/>
              <w:right w:val="single" w:sz="4" w:space="0" w:color="auto"/>
            </w:tcBorders>
            <w:shd w:val="clear" w:color="000000" w:fill="DBEFF9"/>
            <w:vAlign w:val="center"/>
            <w:hideMark/>
          </w:tcPr>
          <w:p w14:paraId="4285AE14" w14:textId="77777777" w:rsidR="00E40CCE" w:rsidRPr="00DB5009" w:rsidRDefault="00E40CCE" w:rsidP="00E40CCE">
            <w:pPr>
              <w:spacing w:after="0" w:line="240" w:lineRule="auto"/>
              <w:rPr>
                <w:rFonts w:eastAsia="Times New Roman" w:cs="Arial"/>
                <w:color w:val="FF0000"/>
                <w:sz w:val="20"/>
                <w:szCs w:val="20"/>
                <w:lang w:val="en-GB" w:eastAsia="en-GB"/>
              </w:rPr>
            </w:pPr>
            <w:r w:rsidRPr="00DB5009">
              <w:rPr>
                <w:rFonts w:eastAsia="Times New Roman" w:cs="Arial"/>
                <w:color w:val="FF0000"/>
                <w:sz w:val="20"/>
                <w:szCs w:val="20"/>
                <w:lang w:val="en-GB" w:eastAsia="en-GB"/>
              </w:rPr>
              <w:t xml:space="preserve">30.72 s </w:t>
            </w:r>
          </w:p>
        </w:tc>
        <w:tc>
          <w:tcPr>
            <w:tcW w:w="3600" w:type="dxa"/>
            <w:tcBorders>
              <w:top w:val="nil"/>
              <w:left w:val="nil"/>
              <w:bottom w:val="nil"/>
              <w:right w:val="single" w:sz="4" w:space="0" w:color="auto"/>
            </w:tcBorders>
            <w:shd w:val="clear" w:color="000000" w:fill="DBEFF9"/>
            <w:vAlign w:val="center"/>
            <w:hideMark/>
          </w:tcPr>
          <w:p w14:paraId="1D741FBE" w14:textId="77777777" w:rsidR="00E40CCE" w:rsidRPr="00DB5009" w:rsidRDefault="00E40CCE" w:rsidP="00E40CCE">
            <w:pPr>
              <w:spacing w:after="0" w:line="240" w:lineRule="auto"/>
              <w:rPr>
                <w:rFonts w:eastAsia="Times New Roman" w:cs="Arial"/>
                <w:color w:val="FF0000"/>
                <w:sz w:val="20"/>
                <w:szCs w:val="20"/>
                <w:lang w:val="en-GB" w:eastAsia="en-GB"/>
              </w:rPr>
            </w:pPr>
            <w:r w:rsidRPr="00DB5009">
              <w:rPr>
                <w:rFonts w:eastAsia="Times New Roman" w:cs="Arial"/>
                <w:color w:val="FF0000"/>
                <w:sz w:val="20"/>
                <w:szCs w:val="20"/>
                <w:lang w:val="en-GB" w:eastAsia="en-GB"/>
              </w:rPr>
              <w:t xml:space="preserve">Minimum time to perform scanning when performing the limited discovery procedure </w:t>
            </w:r>
          </w:p>
        </w:tc>
        <w:tc>
          <w:tcPr>
            <w:tcW w:w="1520" w:type="dxa"/>
            <w:tcBorders>
              <w:top w:val="nil"/>
              <w:left w:val="nil"/>
              <w:bottom w:val="nil"/>
              <w:right w:val="single" w:sz="4" w:space="0" w:color="auto"/>
            </w:tcBorders>
            <w:shd w:val="clear" w:color="000000" w:fill="DBEFF9"/>
            <w:vAlign w:val="center"/>
            <w:hideMark/>
          </w:tcPr>
          <w:p w14:paraId="0AF273C6" w14:textId="77777777" w:rsidR="00E40CCE" w:rsidRPr="00DB5009" w:rsidRDefault="00E40CCE" w:rsidP="00E40CCE">
            <w:pPr>
              <w:spacing w:after="0" w:line="240" w:lineRule="auto"/>
              <w:rPr>
                <w:rFonts w:eastAsia="Times New Roman" w:cs="Arial"/>
                <w:color w:val="FF0000"/>
                <w:sz w:val="20"/>
                <w:szCs w:val="20"/>
                <w:lang w:val="en-GB" w:eastAsia="en-GB"/>
              </w:rPr>
            </w:pPr>
            <w:r w:rsidRPr="00DB5009">
              <w:rPr>
                <w:rFonts w:eastAsia="Times New Roman" w:cs="Arial"/>
                <w:color w:val="FF0000"/>
                <w:sz w:val="20"/>
                <w:szCs w:val="20"/>
                <w:lang w:val="en-GB" w:eastAsia="en-GB"/>
              </w:rPr>
              <w:t>Recommended value</w:t>
            </w:r>
          </w:p>
        </w:tc>
      </w:tr>
      <w:tr w:rsidR="00E40CCE" w:rsidRPr="002C1101" w14:paraId="0D36B48E" w14:textId="77777777" w:rsidTr="00E40CCE">
        <w:trPr>
          <w:trHeight w:val="510"/>
        </w:trPr>
        <w:tc>
          <w:tcPr>
            <w:tcW w:w="3620" w:type="dxa"/>
            <w:tcBorders>
              <w:top w:val="nil"/>
              <w:left w:val="single" w:sz="4" w:space="0" w:color="auto"/>
              <w:bottom w:val="nil"/>
              <w:right w:val="single" w:sz="4" w:space="0" w:color="auto"/>
            </w:tcBorders>
            <w:shd w:val="clear" w:color="auto" w:fill="auto"/>
            <w:noWrap/>
            <w:vAlign w:val="center"/>
            <w:hideMark/>
          </w:tcPr>
          <w:p w14:paraId="28AD2C25" w14:textId="77777777" w:rsidR="00E40CCE" w:rsidRPr="00DB5009" w:rsidRDefault="00E40CCE" w:rsidP="00E40CCE">
            <w:pPr>
              <w:spacing w:after="0" w:line="240" w:lineRule="auto"/>
              <w:rPr>
                <w:rFonts w:eastAsia="Times New Roman" w:cs="Arial"/>
                <w:color w:val="FF0000"/>
                <w:sz w:val="20"/>
                <w:szCs w:val="20"/>
                <w:lang w:val="en-GB" w:eastAsia="en-GB"/>
              </w:rPr>
            </w:pPr>
            <w:r w:rsidRPr="00DB5009">
              <w:rPr>
                <w:rFonts w:eastAsia="Times New Roman" w:cs="Arial"/>
                <w:color w:val="FF0000"/>
                <w:sz w:val="20"/>
                <w:szCs w:val="20"/>
                <w:lang w:val="en-GB" w:eastAsia="en-GB"/>
              </w:rPr>
              <w:t>T</w:t>
            </w:r>
            <w:r w:rsidR="008C76C8" w:rsidRPr="00DE03BB">
              <w:rPr>
                <w:rFonts w:eastAsia="Times New Roman" w:cs="Arial"/>
                <w:color w:val="FF0000"/>
                <w:sz w:val="20"/>
                <w:szCs w:val="20"/>
                <w:vertAlign w:val="subscript"/>
                <w:lang w:val="en-GB" w:eastAsia="en-GB"/>
              </w:rPr>
              <w:t>GAP</w:t>
            </w:r>
            <w:r w:rsidRPr="00DB5009">
              <w:rPr>
                <w:rFonts w:eastAsia="Times New Roman" w:cs="Arial"/>
                <w:color w:val="FF0000"/>
                <w:sz w:val="20"/>
                <w:szCs w:val="20"/>
                <w:lang w:val="en-GB" w:eastAsia="en-GB"/>
              </w:rPr>
              <w:t xml:space="preserve">(lim_disc_scan_int_coded) </w:t>
            </w:r>
          </w:p>
        </w:tc>
        <w:tc>
          <w:tcPr>
            <w:tcW w:w="1120" w:type="dxa"/>
            <w:tcBorders>
              <w:top w:val="nil"/>
              <w:left w:val="nil"/>
              <w:bottom w:val="nil"/>
              <w:right w:val="single" w:sz="4" w:space="0" w:color="auto"/>
            </w:tcBorders>
            <w:shd w:val="clear" w:color="auto" w:fill="auto"/>
            <w:vAlign w:val="center"/>
            <w:hideMark/>
          </w:tcPr>
          <w:p w14:paraId="168344A9" w14:textId="77777777" w:rsidR="00E40CCE" w:rsidRPr="00DB5009" w:rsidRDefault="00E40CCE" w:rsidP="00E40CCE">
            <w:pPr>
              <w:spacing w:after="0" w:line="240" w:lineRule="auto"/>
              <w:rPr>
                <w:rFonts w:eastAsia="Times New Roman" w:cs="Arial"/>
                <w:color w:val="FF0000"/>
                <w:sz w:val="20"/>
                <w:szCs w:val="20"/>
                <w:lang w:val="en-GB" w:eastAsia="en-GB"/>
              </w:rPr>
            </w:pPr>
            <w:r w:rsidRPr="00DB5009">
              <w:rPr>
                <w:rFonts w:eastAsia="Times New Roman" w:cs="Arial"/>
                <w:color w:val="FF0000"/>
                <w:sz w:val="20"/>
                <w:szCs w:val="20"/>
                <w:lang w:val="en-GB" w:eastAsia="en-GB"/>
              </w:rPr>
              <w:t xml:space="preserve">33.75 ms </w:t>
            </w:r>
          </w:p>
        </w:tc>
        <w:tc>
          <w:tcPr>
            <w:tcW w:w="3600" w:type="dxa"/>
            <w:tcBorders>
              <w:top w:val="nil"/>
              <w:left w:val="nil"/>
              <w:bottom w:val="nil"/>
              <w:right w:val="single" w:sz="4" w:space="0" w:color="auto"/>
            </w:tcBorders>
            <w:shd w:val="clear" w:color="auto" w:fill="auto"/>
            <w:vAlign w:val="center"/>
            <w:hideMark/>
          </w:tcPr>
          <w:p w14:paraId="44EDCA3B" w14:textId="77777777" w:rsidR="00E40CCE" w:rsidRPr="00DB5009" w:rsidRDefault="00E40CCE" w:rsidP="00E40CCE">
            <w:pPr>
              <w:spacing w:after="0" w:line="240" w:lineRule="auto"/>
              <w:rPr>
                <w:rFonts w:eastAsia="Times New Roman" w:cs="Arial"/>
                <w:color w:val="FF0000"/>
                <w:sz w:val="20"/>
                <w:szCs w:val="20"/>
                <w:lang w:val="en-GB" w:eastAsia="en-GB"/>
              </w:rPr>
            </w:pPr>
            <w:r w:rsidRPr="00DB5009">
              <w:rPr>
                <w:rFonts w:eastAsia="Times New Roman" w:cs="Arial"/>
                <w:color w:val="FF0000"/>
                <w:sz w:val="20"/>
                <w:szCs w:val="20"/>
                <w:lang w:val="en-GB" w:eastAsia="en-GB"/>
              </w:rPr>
              <w:t xml:space="preserve">Scan interval used in the limited discovery procedure </w:t>
            </w:r>
          </w:p>
        </w:tc>
        <w:tc>
          <w:tcPr>
            <w:tcW w:w="1520" w:type="dxa"/>
            <w:tcBorders>
              <w:top w:val="nil"/>
              <w:left w:val="nil"/>
              <w:bottom w:val="nil"/>
              <w:right w:val="single" w:sz="4" w:space="0" w:color="auto"/>
            </w:tcBorders>
            <w:shd w:val="clear" w:color="auto" w:fill="auto"/>
            <w:vAlign w:val="center"/>
            <w:hideMark/>
          </w:tcPr>
          <w:p w14:paraId="7174142B" w14:textId="77777777" w:rsidR="00E40CCE" w:rsidRPr="00DB5009" w:rsidRDefault="00E40CCE" w:rsidP="00E40CCE">
            <w:pPr>
              <w:spacing w:after="0" w:line="240" w:lineRule="auto"/>
              <w:rPr>
                <w:rFonts w:eastAsia="Times New Roman" w:cs="Arial"/>
                <w:color w:val="FF0000"/>
                <w:sz w:val="20"/>
                <w:szCs w:val="20"/>
                <w:lang w:val="en-GB" w:eastAsia="en-GB"/>
              </w:rPr>
            </w:pPr>
            <w:r w:rsidRPr="00DB5009">
              <w:rPr>
                <w:rFonts w:eastAsia="Times New Roman" w:cs="Arial"/>
                <w:color w:val="FF0000"/>
                <w:sz w:val="20"/>
                <w:szCs w:val="20"/>
                <w:lang w:val="en-GB" w:eastAsia="en-GB"/>
              </w:rPr>
              <w:t>Recommended value</w:t>
            </w:r>
          </w:p>
        </w:tc>
      </w:tr>
      <w:tr w:rsidR="00E40CCE" w:rsidRPr="002C1101" w14:paraId="2D6A7AAD" w14:textId="77777777" w:rsidTr="00E40CCE">
        <w:trPr>
          <w:trHeight w:val="765"/>
        </w:trPr>
        <w:tc>
          <w:tcPr>
            <w:tcW w:w="3620" w:type="dxa"/>
            <w:tcBorders>
              <w:top w:val="nil"/>
              <w:left w:val="single" w:sz="4" w:space="0" w:color="auto"/>
              <w:bottom w:val="nil"/>
              <w:right w:val="single" w:sz="4" w:space="0" w:color="auto"/>
            </w:tcBorders>
            <w:shd w:val="clear" w:color="000000" w:fill="DBEFF9"/>
            <w:noWrap/>
            <w:vAlign w:val="center"/>
            <w:hideMark/>
          </w:tcPr>
          <w:p w14:paraId="06B953AD" w14:textId="77777777" w:rsidR="00E40CCE" w:rsidRPr="00DB5009" w:rsidRDefault="00E40CCE" w:rsidP="00E40CCE">
            <w:pPr>
              <w:spacing w:after="0" w:line="240" w:lineRule="auto"/>
              <w:rPr>
                <w:rFonts w:eastAsia="Times New Roman" w:cs="Arial"/>
                <w:color w:val="FF0000"/>
                <w:sz w:val="20"/>
                <w:szCs w:val="20"/>
                <w:lang w:val="en-GB" w:eastAsia="en-GB"/>
              </w:rPr>
            </w:pPr>
            <w:r w:rsidRPr="00DB5009">
              <w:rPr>
                <w:rFonts w:eastAsia="Times New Roman" w:cs="Arial"/>
                <w:color w:val="FF0000"/>
                <w:sz w:val="20"/>
                <w:szCs w:val="20"/>
                <w:lang w:val="en-GB" w:eastAsia="en-GB"/>
              </w:rPr>
              <w:t>T</w:t>
            </w:r>
            <w:r w:rsidR="008C76C8" w:rsidRPr="00DE03BB">
              <w:rPr>
                <w:rFonts w:eastAsia="Times New Roman" w:cs="Arial"/>
                <w:color w:val="FF0000"/>
                <w:sz w:val="20"/>
                <w:szCs w:val="20"/>
                <w:vertAlign w:val="subscript"/>
                <w:lang w:val="en-GB" w:eastAsia="en-GB"/>
              </w:rPr>
              <w:t>GAP</w:t>
            </w:r>
            <w:r w:rsidRPr="00DB5009">
              <w:rPr>
                <w:rFonts w:eastAsia="Times New Roman" w:cs="Arial"/>
                <w:color w:val="FF0000"/>
                <w:sz w:val="20"/>
                <w:szCs w:val="20"/>
                <w:lang w:val="en-GB" w:eastAsia="en-GB"/>
              </w:rPr>
              <w:t xml:space="preserve">(scan_fast_interval_coded) </w:t>
            </w:r>
          </w:p>
        </w:tc>
        <w:tc>
          <w:tcPr>
            <w:tcW w:w="1120" w:type="dxa"/>
            <w:tcBorders>
              <w:top w:val="nil"/>
              <w:left w:val="nil"/>
              <w:bottom w:val="nil"/>
              <w:right w:val="single" w:sz="4" w:space="0" w:color="auto"/>
            </w:tcBorders>
            <w:shd w:val="clear" w:color="000000" w:fill="DBEFF9"/>
            <w:vAlign w:val="center"/>
            <w:hideMark/>
          </w:tcPr>
          <w:p w14:paraId="0ECBCE25" w14:textId="77777777" w:rsidR="00E40CCE" w:rsidRPr="00DB5009" w:rsidRDefault="00E40CCE" w:rsidP="00E40CCE">
            <w:pPr>
              <w:spacing w:after="0" w:line="240" w:lineRule="auto"/>
              <w:rPr>
                <w:rFonts w:eastAsia="Times New Roman" w:cs="Arial"/>
                <w:color w:val="FF0000"/>
                <w:sz w:val="20"/>
                <w:szCs w:val="20"/>
                <w:lang w:val="en-GB" w:eastAsia="en-GB"/>
              </w:rPr>
            </w:pPr>
            <w:r w:rsidRPr="00DB5009">
              <w:rPr>
                <w:rFonts w:eastAsia="Times New Roman" w:cs="Arial"/>
                <w:color w:val="FF0000"/>
                <w:sz w:val="20"/>
                <w:szCs w:val="20"/>
                <w:lang w:val="en-GB" w:eastAsia="en-GB"/>
              </w:rPr>
              <w:t xml:space="preserve">90 ms to 180 ms </w:t>
            </w:r>
          </w:p>
        </w:tc>
        <w:tc>
          <w:tcPr>
            <w:tcW w:w="3600" w:type="dxa"/>
            <w:tcBorders>
              <w:top w:val="nil"/>
              <w:left w:val="nil"/>
              <w:bottom w:val="nil"/>
              <w:right w:val="single" w:sz="4" w:space="0" w:color="auto"/>
            </w:tcBorders>
            <w:shd w:val="clear" w:color="000000" w:fill="DBEFF9"/>
            <w:vAlign w:val="center"/>
            <w:hideMark/>
          </w:tcPr>
          <w:p w14:paraId="3BB0210E" w14:textId="77777777" w:rsidR="00E40CCE" w:rsidRPr="00DB5009" w:rsidRDefault="00E40CCE" w:rsidP="00E40CCE">
            <w:pPr>
              <w:spacing w:after="0" w:line="240" w:lineRule="auto"/>
              <w:rPr>
                <w:rFonts w:eastAsia="Times New Roman" w:cs="Arial"/>
                <w:color w:val="FF0000"/>
                <w:sz w:val="20"/>
                <w:szCs w:val="20"/>
                <w:lang w:val="en-GB" w:eastAsia="en-GB"/>
              </w:rPr>
            </w:pPr>
            <w:r w:rsidRPr="00DB5009">
              <w:rPr>
                <w:rFonts w:eastAsia="Times New Roman" w:cs="Arial"/>
                <w:color w:val="FF0000"/>
                <w:sz w:val="20"/>
                <w:szCs w:val="20"/>
                <w:lang w:val="en-GB" w:eastAsia="en-GB"/>
              </w:rPr>
              <w:t xml:space="preserve">Scan interval in any discovery or connection establishment procedure when user initiated </w:t>
            </w:r>
          </w:p>
        </w:tc>
        <w:tc>
          <w:tcPr>
            <w:tcW w:w="1520" w:type="dxa"/>
            <w:tcBorders>
              <w:top w:val="nil"/>
              <w:left w:val="nil"/>
              <w:bottom w:val="nil"/>
              <w:right w:val="single" w:sz="4" w:space="0" w:color="auto"/>
            </w:tcBorders>
            <w:shd w:val="clear" w:color="000000" w:fill="DBEFF9"/>
            <w:vAlign w:val="center"/>
            <w:hideMark/>
          </w:tcPr>
          <w:p w14:paraId="6EF0F817" w14:textId="77777777" w:rsidR="00E40CCE" w:rsidRPr="00DB5009" w:rsidRDefault="00E40CCE" w:rsidP="00E40CCE">
            <w:pPr>
              <w:spacing w:after="0" w:line="240" w:lineRule="auto"/>
              <w:rPr>
                <w:rFonts w:eastAsia="Times New Roman" w:cs="Arial"/>
                <w:color w:val="FF0000"/>
                <w:sz w:val="20"/>
                <w:szCs w:val="20"/>
                <w:lang w:val="en-GB" w:eastAsia="en-GB"/>
              </w:rPr>
            </w:pPr>
            <w:r w:rsidRPr="00DB5009">
              <w:rPr>
                <w:rFonts w:eastAsia="Times New Roman" w:cs="Arial"/>
                <w:color w:val="FF0000"/>
                <w:sz w:val="20"/>
                <w:szCs w:val="20"/>
                <w:lang w:val="en-GB" w:eastAsia="en-GB"/>
              </w:rPr>
              <w:t xml:space="preserve">Recommended value </w:t>
            </w:r>
          </w:p>
        </w:tc>
      </w:tr>
      <w:tr w:rsidR="00E40CCE" w:rsidRPr="002C1101" w14:paraId="34E2BCF7" w14:textId="77777777" w:rsidTr="00E40CCE">
        <w:trPr>
          <w:trHeight w:val="765"/>
        </w:trPr>
        <w:tc>
          <w:tcPr>
            <w:tcW w:w="3620" w:type="dxa"/>
            <w:tcBorders>
              <w:top w:val="nil"/>
              <w:left w:val="single" w:sz="4" w:space="0" w:color="auto"/>
              <w:bottom w:val="nil"/>
              <w:right w:val="single" w:sz="4" w:space="0" w:color="auto"/>
            </w:tcBorders>
            <w:shd w:val="clear" w:color="auto" w:fill="auto"/>
            <w:noWrap/>
            <w:vAlign w:val="center"/>
            <w:hideMark/>
          </w:tcPr>
          <w:p w14:paraId="68F0FD1C" w14:textId="77777777" w:rsidR="00E40CCE" w:rsidRPr="00DB5009" w:rsidRDefault="00E40CCE" w:rsidP="008C76C8">
            <w:pPr>
              <w:spacing w:after="0" w:line="240" w:lineRule="auto"/>
              <w:rPr>
                <w:rFonts w:eastAsia="Times New Roman" w:cs="Arial"/>
                <w:color w:val="FF0000"/>
                <w:sz w:val="20"/>
                <w:szCs w:val="20"/>
                <w:lang w:val="en-GB" w:eastAsia="en-GB"/>
              </w:rPr>
            </w:pPr>
            <w:r w:rsidRPr="00DB5009">
              <w:rPr>
                <w:rFonts w:eastAsia="Times New Roman" w:cs="Arial"/>
                <w:color w:val="FF0000"/>
                <w:sz w:val="20"/>
                <w:szCs w:val="20"/>
                <w:lang w:val="en-GB" w:eastAsia="en-GB"/>
              </w:rPr>
              <w:t>T</w:t>
            </w:r>
            <w:r w:rsidR="008C76C8" w:rsidRPr="00DE03BB">
              <w:rPr>
                <w:rFonts w:eastAsia="Times New Roman" w:cs="Arial"/>
                <w:color w:val="FF0000"/>
                <w:sz w:val="20"/>
                <w:szCs w:val="20"/>
                <w:vertAlign w:val="subscript"/>
                <w:lang w:val="en-GB" w:eastAsia="en-GB"/>
              </w:rPr>
              <w:t>GAP</w:t>
            </w:r>
            <w:r w:rsidRPr="00DB5009">
              <w:rPr>
                <w:rFonts w:eastAsia="Times New Roman" w:cs="Arial"/>
                <w:color w:val="FF0000"/>
                <w:sz w:val="20"/>
                <w:szCs w:val="20"/>
                <w:lang w:val="en-GB" w:eastAsia="en-GB"/>
              </w:rPr>
              <w:t xml:space="preserve">(scan_fast_window_coded) </w:t>
            </w:r>
          </w:p>
        </w:tc>
        <w:tc>
          <w:tcPr>
            <w:tcW w:w="1120" w:type="dxa"/>
            <w:tcBorders>
              <w:top w:val="nil"/>
              <w:left w:val="nil"/>
              <w:bottom w:val="nil"/>
              <w:right w:val="single" w:sz="4" w:space="0" w:color="auto"/>
            </w:tcBorders>
            <w:shd w:val="clear" w:color="auto" w:fill="auto"/>
            <w:vAlign w:val="center"/>
            <w:hideMark/>
          </w:tcPr>
          <w:p w14:paraId="002B1935" w14:textId="77777777" w:rsidR="00E40CCE" w:rsidRPr="00DB5009" w:rsidRDefault="00E40CCE" w:rsidP="00E40CCE">
            <w:pPr>
              <w:spacing w:after="0" w:line="240" w:lineRule="auto"/>
              <w:rPr>
                <w:rFonts w:eastAsia="Times New Roman" w:cs="Arial"/>
                <w:color w:val="FF0000"/>
                <w:sz w:val="20"/>
                <w:szCs w:val="20"/>
                <w:lang w:val="en-GB" w:eastAsia="en-GB"/>
              </w:rPr>
            </w:pPr>
            <w:r w:rsidRPr="00DB5009">
              <w:rPr>
                <w:rFonts w:eastAsia="Times New Roman" w:cs="Arial"/>
                <w:color w:val="FF0000"/>
                <w:sz w:val="20"/>
                <w:szCs w:val="20"/>
                <w:lang w:val="en-GB" w:eastAsia="en-GB"/>
              </w:rPr>
              <w:t xml:space="preserve">90 ms </w:t>
            </w:r>
          </w:p>
        </w:tc>
        <w:tc>
          <w:tcPr>
            <w:tcW w:w="3600" w:type="dxa"/>
            <w:tcBorders>
              <w:top w:val="nil"/>
              <w:left w:val="nil"/>
              <w:bottom w:val="nil"/>
              <w:right w:val="single" w:sz="4" w:space="0" w:color="auto"/>
            </w:tcBorders>
            <w:shd w:val="clear" w:color="auto" w:fill="auto"/>
            <w:vAlign w:val="center"/>
            <w:hideMark/>
          </w:tcPr>
          <w:p w14:paraId="1072A74D" w14:textId="77777777" w:rsidR="00E40CCE" w:rsidRPr="00DB5009" w:rsidRDefault="00E40CCE" w:rsidP="00E40CCE">
            <w:pPr>
              <w:spacing w:after="0" w:line="240" w:lineRule="auto"/>
              <w:rPr>
                <w:rFonts w:eastAsia="Times New Roman" w:cs="Arial"/>
                <w:color w:val="FF0000"/>
                <w:sz w:val="20"/>
                <w:szCs w:val="20"/>
                <w:lang w:val="en-GB" w:eastAsia="en-GB"/>
              </w:rPr>
            </w:pPr>
            <w:r w:rsidRPr="00DB5009">
              <w:rPr>
                <w:rFonts w:eastAsia="Times New Roman" w:cs="Arial"/>
                <w:color w:val="FF0000"/>
                <w:sz w:val="20"/>
                <w:szCs w:val="20"/>
                <w:lang w:val="en-GB" w:eastAsia="en-GB"/>
              </w:rPr>
              <w:t xml:space="preserve">Scan window in any discovery or connection establishment procedure when user initiated </w:t>
            </w:r>
          </w:p>
        </w:tc>
        <w:tc>
          <w:tcPr>
            <w:tcW w:w="1520" w:type="dxa"/>
            <w:tcBorders>
              <w:top w:val="nil"/>
              <w:left w:val="nil"/>
              <w:bottom w:val="nil"/>
              <w:right w:val="single" w:sz="4" w:space="0" w:color="auto"/>
            </w:tcBorders>
            <w:shd w:val="clear" w:color="auto" w:fill="auto"/>
            <w:vAlign w:val="center"/>
            <w:hideMark/>
          </w:tcPr>
          <w:p w14:paraId="1988EC6C" w14:textId="77777777" w:rsidR="00E40CCE" w:rsidRPr="00DB5009" w:rsidRDefault="00E40CCE" w:rsidP="00E40CCE">
            <w:pPr>
              <w:spacing w:after="0" w:line="240" w:lineRule="auto"/>
              <w:rPr>
                <w:rFonts w:eastAsia="Times New Roman" w:cs="Arial"/>
                <w:color w:val="FF0000"/>
                <w:sz w:val="20"/>
                <w:szCs w:val="20"/>
                <w:lang w:val="en-GB" w:eastAsia="en-GB"/>
              </w:rPr>
            </w:pPr>
            <w:r w:rsidRPr="00DB5009">
              <w:rPr>
                <w:rFonts w:eastAsia="Times New Roman" w:cs="Arial"/>
                <w:color w:val="FF0000"/>
                <w:sz w:val="20"/>
                <w:szCs w:val="20"/>
                <w:lang w:val="en-GB" w:eastAsia="en-GB"/>
              </w:rPr>
              <w:t>Recommended value</w:t>
            </w:r>
          </w:p>
        </w:tc>
      </w:tr>
      <w:tr w:rsidR="00E40CCE" w:rsidRPr="002C1101" w14:paraId="53CC0EEA" w14:textId="77777777" w:rsidTr="00E40CCE">
        <w:trPr>
          <w:trHeight w:val="765"/>
        </w:trPr>
        <w:tc>
          <w:tcPr>
            <w:tcW w:w="3620" w:type="dxa"/>
            <w:tcBorders>
              <w:top w:val="nil"/>
              <w:left w:val="single" w:sz="4" w:space="0" w:color="auto"/>
              <w:bottom w:val="nil"/>
              <w:right w:val="single" w:sz="4" w:space="0" w:color="auto"/>
            </w:tcBorders>
            <w:shd w:val="clear" w:color="000000" w:fill="DBEFF9"/>
            <w:noWrap/>
            <w:vAlign w:val="center"/>
            <w:hideMark/>
          </w:tcPr>
          <w:p w14:paraId="79781192" w14:textId="77777777" w:rsidR="00E40CCE" w:rsidRPr="00DB5009" w:rsidRDefault="00E40CCE" w:rsidP="008C76C8">
            <w:pPr>
              <w:spacing w:after="0" w:line="240" w:lineRule="auto"/>
              <w:rPr>
                <w:rFonts w:eastAsia="Times New Roman" w:cs="Arial"/>
                <w:color w:val="FF0000"/>
                <w:sz w:val="20"/>
                <w:szCs w:val="20"/>
                <w:lang w:val="en-GB" w:eastAsia="en-GB"/>
              </w:rPr>
            </w:pPr>
            <w:r w:rsidRPr="00DB5009">
              <w:rPr>
                <w:rFonts w:eastAsia="Times New Roman" w:cs="Arial"/>
                <w:color w:val="FF0000"/>
                <w:sz w:val="20"/>
                <w:szCs w:val="20"/>
                <w:lang w:val="en-GB" w:eastAsia="en-GB"/>
              </w:rPr>
              <w:t>T</w:t>
            </w:r>
            <w:r w:rsidR="008C76C8" w:rsidRPr="00DE03BB">
              <w:rPr>
                <w:rFonts w:eastAsia="Times New Roman" w:cs="Arial"/>
                <w:color w:val="FF0000"/>
                <w:sz w:val="20"/>
                <w:szCs w:val="20"/>
                <w:vertAlign w:val="subscript"/>
                <w:lang w:val="en-GB" w:eastAsia="en-GB"/>
              </w:rPr>
              <w:t>GAP</w:t>
            </w:r>
            <w:r w:rsidRPr="00DB5009">
              <w:rPr>
                <w:rFonts w:eastAsia="Times New Roman" w:cs="Arial"/>
                <w:color w:val="FF0000"/>
                <w:sz w:val="20"/>
                <w:szCs w:val="20"/>
                <w:lang w:val="en-GB" w:eastAsia="en-GB"/>
              </w:rPr>
              <w:t xml:space="preserve">(scan_slow_interval1_coded) </w:t>
            </w:r>
          </w:p>
        </w:tc>
        <w:tc>
          <w:tcPr>
            <w:tcW w:w="1120" w:type="dxa"/>
            <w:tcBorders>
              <w:top w:val="nil"/>
              <w:left w:val="nil"/>
              <w:bottom w:val="nil"/>
              <w:right w:val="single" w:sz="4" w:space="0" w:color="auto"/>
            </w:tcBorders>
            <w:shd w:val="clear" w:color="000000" w:fill="DBEFF9"/>
            <w:vAlign w:val="center"/>
            <w:hideMark/>
          </w:tcPr>
          <w:p w14:paraId="0E470926" w14:textId="77777777" w:rsidR="00E40CCE" w:rsidRPr="00DB5009" w:rsidRDefault="00E40CCE" w:rsidP="00E40CCE">
            <w:pPr>
              <w:spacing w:after="0" w:line="240" w:lineRule="auto"/>
              <w:rPr>
                <w:rFonts w:eastAsia="Times New Roman" w:cs="Arial"/>
                <w:color w:val="FF0000"/>
                <w:sz w:val="20"/>
                <w:szCs w:val="20"/>
                <w:lang w:val="en-GB" w:eastAsia="en-GB"/>
              </w:rPr>
            </w:pPr>
            <w:r w:rsidRPr="00DB5009">
              <w:rPr>
                <w:rFonts w:eastAsia="Times New Roman" w:cs="Arial"/>
                <w:color w:val="FF0000"/>
                <w:sz w:val="20"/>
                <w:szCs w:val="20"/>
                <w:lang w:val="en-GB" w:eastAsia="en-GB"/>
              </w:rPr>
              <w:t xml:space="preserve">3.84 s </w:t>
            </w:r>
          </w:p>
        </w:tc>
        <w:tc>
          <w:tcPr>
            <w:tcW w:w="3600" w:type="dxa"/>
            <w:tcBorders>
              <w:top w:val="nil"/>
              <w:left w:val="nil"/>
              <w:bottom w:val="nil"/>
              <w:right w:val="single" w:sz="4" w:space="0" w:color="auto"/>
            </w:tcBorders>
            <w:shd w:val="clear" w:color="000000" w:fill="DBEFF9"/>
            <w:vAlign w:val="center"/>
            <w:hideMark/>
          </w:tcPr>
          <w:p w14:paraId="5636BB10" w14:textId="77777777" w:rsidR="00E40CCE" w:rsidRPr="00DB5009" w:rsidRDefault="00E40CCE" w:rsidP="00E40CCE">
            <w:pPr>
              <w:spacing w:after="0" w:line="240" w:lineRule="auto"/>
              <w:rPr>
                <w:rFonts w:eastAsia="Times New Roman" w:cs="Arial"/>
                <w:color w:val="FF0000"/>
                <w:sz w:val="20"/>
                <w:szCs w:val="20"/>
                <w:lang w:val="en-GB" w:eastAsia="en-GB"/>
              </w:rPr>
            </w:pPr>
            <w:r w:rsidRPr="00DB5009">
              <w:rPr>
                <w:rFonts w:eastAsia="Times New Roman" w:cs="Arial"/>
                <w:color w:val="FF0000"/>
                <w:sz w:val="20"/>
                <w:szCs w:val="20"/>
                <w:lang w:val="en-GB" w:eastAsia="en-GB"/>
              </w:rPr>
              <w:t xml:space="preserve">Scan interval in any discovery or connection establishment procedure when background scanning </w:t>
            </w:r>
          </w:p>
        </w:tc>
        <w:tc>
          <w:tcPr>
            <w:tcW w:w="1520" w:type="dxa"/>
            <w:tcBorders>
              <w:top w:val="nil"/>
              <w:left w:val="nil"/>
              <w:bottom w:val="nil"/>
              <w:right w:val="single" w:sz="4" w:space="0" w:color="auto"/>
            </w:tcBorders>
            <w:shd w:val="clear" w:color="000000" w:fill="DBEFF9"/>
            <w:vAlign w:val="center"/>
            <w:hideMark/>
          </w:tcPr>
          <w:p w14:paraId="0CB340DD" w14:textId="77777777" w:rsidR="00E40CCE" w:rsidRPr="00DB5009" w:rsidRDefault="00E40CCE" w:rsidP="00E40CCE">
            <w:pPr>
              <w:spacing w:after="0" w:line="240" w:lineRule="auto"/>
              <w:rPr>
                <w:rFonts w:eastAsia="Times New Roman" w:cs="Arial"/>
                <w:color w:val="FF0000"/>
                <w:sz w:val="20"/>
                <w:szCs w:val="20"/>
                <w:lang w:val="en-GB" w:eastAsia="en-GB"/>
              </w:rPr>
            </w:pPr>
            <w:r w:rsidRPr="00DB5009">
              <w:rPr>
                <w:rFonts w:eastAsia="Times New Roman" w:cs="Arial"/>
                <w:color w:val="FF0000"/>
                <w:sz w:val="20"/>
                <w:szCs w:val="20"/>
                <w:lang w:val="en-GB" w:eastAsia="en-GB"/>
              </w:rPr>
              <w:t>Recommended value</w:t>
            </w:r>
          </w:p>
        </w:tc>
      </w:tr>
      <w:tr w:rsidR="00E40CCE" w:rsidRPr="002C1101" w14:paraId="24B56BD5" w14:textId="77777777" w:rsidTr="00E40CCE">
        <w:trPr>
          <w:trHeight w:val="765"/>
        </w:trPr>
        <w:tc>
          <w:tcPr>
            <w:tcW w:w="3620" w:type="dxa"/>
            <w:tcBorders>
              <w:top w:val="nil"/>
              <w:left w:val="single" w:sz="4" w:space="0" w:color="auto"/>
              <w:bottom w:val="nil"/>
              <w:right w:val="single" w:sz="4" w:space="0" w:color="auto"/>
            </w:tcBorders>
            <w:shd w:val="clear" w:color="auto" w:fill="auto"/>
            <w:noWrap/>
            <w:vAlign w:val="center"/>
            <w:hideMark/>
          </w:tcPr>
          <w:p w14:paraId="5664FC6D" w14:textId="77777777" w:rsidR="00E40CCE" w:rsidRPr="00DB5009" w:rsidRDefault="00E40CCE" w:rsidP="008C76C8">
            <w:pPr>
              <w:spacing w:after="0" w:line="240" w:lineRule="auto"/>
              <w:rPr>
                <w:rFonts w:eastAsia="Times New Roman" w:cs="Arial"/>
                <w:color w:val="FF0000"/>
                <w:sz w:val="20"/>
                <w:szCs w:val="20"/>
                <w:lang w:val="en-GB" w:eastAsia="en-GB"/>
              </w:rPr>
            </w:pPr>
            <w:r w:rsidRPr="00DB5009">
              <w:rPr>
                <w:rFonts w:eastAsia="Times New Roman" w:cs="Arial"/>
                <w:color w:val="FF0000"/>
                <w:sz w:val="20"/>
                <w:szCs w:val="20"/>
                <w:lang w:val="en-GB" w:eastAsia="en-GB"/>
              </w:rPr>
              <w:t>T</w:t>
            </w:r>
            <w:r w:rsidR="008C76C8" w:rsidRPr="00DE03BB">
              <w:rPr>
                <w:rFonts w:eastAsia="Times New Roman" w:cs="Arial"/>
                <w:color w:val="FF0000"/>
                <w:sz w:val="20"/>
                <w:szCs w:val="20"/>
                <w:vertAlign w:val="subscript"/>
                <w:lang w:val="en-GB" w:eastAsia="en-GB"/>
              </w:rPr>
              <w:t>GAP</w:t>
            </w:r>
            <w:r w:rsidRPr="00DB5009">
              <w:rPr>
                <w:rFonts w:eastAsia="Times New Roman" w:cs="Arial"/>
                <w:color w:val="FF0000"/>
                <w:sz w:val="20"/>
                <w:szCs w:val="20"/>
                <w:lang w:val="en-GB" w:eastAsia="en-GB"/>
              </w:rPr>
              <w:t xml:space="preserve">(scan_slow_window1_coded) </w:t>
            </w:r>
          </w:p>
        </w:tc>
        <w:tc>
          <w:tcPr>
            <w:tcW w:w="1120" w:type="dxa"/>
            <w:tcBorders>
              <w:top w:val="nil"/>
              <w:left w:val="nil"/>
              <w:bottom w:val="nil"/>
              <w:right w:val="single" w:sz="4" w:space="0" w:color="auto"/>
            </w:tcBorders>
            <w:shd w:val="clear" w:color="auto" w:fill="auto"/>
            <w:vAlign w:val="center"/>
            <w:hideMark/>
          </w:tcPr>
          <w:p w14:paraId="7B34BE21" w14:textId="77777777" w:rsidR="00E40CCE" w:rsidRPr="00DB5009" w:rsidRDefault="00E40CCE" w:rsidP="00E40CCE">
            <w:pPr>
              <w:spacing w:after="0" w:line="240" w:lineRule="auto"/>
              <w:rPr>
                <w:rFonts w:eastAsia="Times New Roman" w:cs="Arial"/>
                <w:color w:val="FF0000"/>
                <w:sz w:val="20"/>
                <w:szCs w:val="20"/>
                <w:lang w:val="en-GB" w:eastAsia="en-GB"/>
              </w:rPr>
            </w:pPr>
            <w:r w:rsidRPr="00DB5009">
              <w:rPr>
                <w:rFonts w:eastAsia="Times New Roman" w:cs="Arial"/>
                <w:color w:val="FF0000"/>
                <w:sz w:val="20"/>
                <w:szCs w:val="20"/>
                <w:lang w:val="en-GB" w:eastAsia="en-GB"/>
              </w:rPr>
              <w:t xml:space="preserve">33.75 ms </w:t>
            </w:r>
          </w:p>
        </w:tc>
        <w:tc>
          <w:tcPr>
            <w:tcW w:w="3600" w:type="dxa"/>
            <w:tcBorders>
              <w:top w:val="nil"/>
              <w:left w:val="nil"/>
              <w:bottom w:val="nil"/>
              <w:right w:val="single" w:sz="4" w:space="0" w:color="auto"/>
            </w:tcBorders>
            <w:shd w:val="clear" w:color="auto" w:fill="auto"/>
            <w:vAlign w:val="center"/>
            <w:hideMark/>
          </w:tcPr>
          <w:p w14:paraId="316F04B4" w14:textId="77777777" w:rsidR="00E40CCE" w:rsidRPr="00DB5009" w:rsidRDefault="00E40CCE" w:rsidP="00E40CCE">
            <w:pPr>
              <w:spacing w:after="0" w:line="240" w:lineRule="auto"/>
              <w:rPr>
                <w:rFonts w:eastAsia="Times New Roman" w:cs="Arial"/>
                <w:color w:val="FF0000"/>
                <w:sz w:val="20"/>
                <w:szCs w:val="20"/>
                <w:lang w:val="en-GB" w:eastAsia="en-GB"/>
              </w:rPr>
            </w:pPr>
            <w:r w:rsidRPr="00DB5009">
              <w:rPr>
                <w:rFonts w:eastAsia="Times New Roman" w:cs="Arial"/>
                <w:color w:val="FF0000"/>
                <w:sz w:val="20"/>
                <w:szCs w:val="20"/>
                <w:lang w:val="en-GB" w:eastAsia="en-GB"/>
              </w:rPr>
              <w:t xml:space="preserve">Scan window in any discovery or connection establishment procedure when background scanning </w:t>
            </w:r>
          </w:p>
        </w:tc>
        <w:tc>
          <w:tcPr>
            <w:tcW w:w="1520" w:type="dxa"/>
            <w:tcBorders>
              <w:top w:val="nil"/>
              <w:left w:val="nil"/>
              <w:bottom w:val="nil"/>
              <w:right w:val="single" w:sz="4" w:space="0" w:color="auto"/>
            </w:tcBorders>
            <w:shd w:val="clear" w:color="auto" w:fill="auto"/>
            <w:vAlign w:val="center"/>
            <w:hideMark/>
          </w:tcPr>
          <w:p w14:paraId="0B144C07" w14:textId="77777777" w:rsidR="00E40CCE" w:rsidRPr="00DB5009" w:rsidRDefault="00E40CCE" w:rsidP="00E40CCE">
            <w:pPr>
              <w:spacing w:after="0" w:line="240" w:lineRule="auto"/>
              <w:rPr>
                <w:rFonts w:eastAsia="Times New Roman" w:cs="Arial"/>
                <w:color w:val="FF0000"/>
                <w:sz w:val="20"/>
                <w:szCs w:val="20"/>
                <w:lang w:val="en-GB" w:eastAsia="en-GB"/>
              </w:rPr>
            </w:pPr>
            <w:r w:rsidRPr="00DB5009">
              <w:rPr>
                <w:rFonts w:eastAsia="Times New Roman" w:cs="Arial"/>
                <w:color w:val="FF0000"/>
                <w:sz w:val="20"/>
                <w:szCs w:val="20"/>
                <w:lang w:val="en-GB" w:eastAsia="en-GB"/>
              </w:rPr>
              <w:t>Recommended value</w:t>
            </w:r>
          </w:p>
        </w:tc>
      </w:tr>
      <w:tr w:rsidR="00E40CCE" w:rsidRPr="002C1101" w14:paraId="0584F6E5" w14:textId="77777777" w:rsidTr="00E40CCE">
        <w:trPr>
          <w:trHeight w:val="765"/>
        </w:trPr>
        <w:tc>
          <w:tcPr>
            <w:tcW w:w="3620" w:type="dxa"/>
            <w:tcBorders>
              <w:top w:val="nil"/>
              <w:left w:val="single" w:sz="4" w:space="0" w:color="auto"/>
              <w:bottom w:val="nil"/>
              <w:right w:val="single" w:sz="4" w:space="0" w:color="auto"/>
            </w:tcBorders>
            <w:shd w:val="clear" w:color="000000" w:fill="DBEFF9"/>
            <w:noWrap/>
            <w:vAlign w:val="center"/>
            <w:hideMark/>
          </w:tcPr>
          <w:p w14:paraId="5EF68233" w14:textId="77777777" w:rsidR="00E40CCE" w:rsidRPr="00DB5009" w:rsidRDefault="00E40CCE" w:rsidP="00E40CCE">
            <w:pPr>
              <w:spacing w:after="0" w:line="240" w:lineRule="auto"/>
              <w:rPr>
                <w:rFonts w:eastAsia="Times New Roman" w:cs="Arial"/>
                <w:color w:val="FF0000"/>
                <w:sz w:val="20"/>
                <w:szCs w:val="20"/>
                <w:lang w:val="en-GB" w:eastAsia="en-GB"/>
              </w:rPr>
            </w:pPr>
            <w:r w:rsidRPr="00DB5009">
              <w:rPr>
                <w:rFonts w:eastAsia="Times New Roman" w:cs="Arial"/>
                <w:color w:val="FF0000"/>
                <w:sz w:val="20"/>
                <w:szCs w:val="20"/>
                <w:lang w:val="en-GB" w:eastAsia="en-GB"/>
              </w:rPr>
              <w:t>T</w:t>
            </w:r>
            <w:r w:rsidR="008C76C8" w:rsidRPr="00DE03BB">
              <w:rPr>
                <w:rFonts w:eastAsia="Times New Roman" w:cs="Arial"/>
                <w:color w:val="FF0000"/>
                <w:sz w:val="20"/>
                <w:szCs w:val="20"/>
                <w:vertAlign w:val="subscript"/>
                <w:lang w:val="en-GB" w:eastAsia="en-GB"/>
              </w:rPr>
              <w:t>GAP</w:t>
            </w:r>
            <w:r w:rsidRPr="00DB5009">
              <w:rPr>
                <w:rFonts w:eastAsia="Times New Roman" w:cs="Arial"/>
                <w:color w:val="FF0000"/>
                <w:sz w:val="20"/>
                <w:szCs w:val="20"/>
                <w:lang w:val="en-GB" w:eastAsia="en-GB"/>
              </w:rPr>
              <w:t xml:space="preserve">(scan_slow_interval2_coded) </w:t>
            </w:r>
          </w:p>
        </w:tc>
        <w:tc>
          <w:tcPr>
            <w:tcW w:w="1120" w:type="dxa"/>
            <w:tcBorders>
              <w:top w:val="nil"/>
              <w:left w:val="nil"/>
              <w:bottom w:val="nil"/>
              <w:right w:val="single" w:sz="4" w:space="0" w:color="auto"/>
            </w:tcBorders>
            <w:shd w:val="clear" w:color="000000" w:fill="DBEFF9"/>
            <w:vAlign w:val="center"/>
            <w:hideMark/>
          </w:tcPr>
          <w:p w14:paraId="31EDC4BB" w14:textId="77777777" w:rsidR="00E40CCE" w:rsidRPr="00DB5009" w:rsidRDefault="00E40CCE" w:rsidP="00E40CCE">
            <w:pPr>
              <w:spacing w:after="0" w:line="240" w:lineRule="auto"/>
              <w:rPr>
                <w:rFonts w:eastAsia="Times New Roman" w:cs="Arial"/>
                <w:color w:val="FF0000"/>
                <w:sz w:val="20"/>
                <w:szCs w:val="20"/>
                <w:lang w:val="en-GB" w:eastAsia="en-GB"/>
              </w:rPr>
            </w:pPr>
            <w:r w:rsidRPr="00DB5009">
              <w:rPr>
                <w:rFonts w:eastAsia="Times New Roman" w:cs="Arial"/>
                <w:color w:val="FF0000"/>
                <w:sz w:val="20"/>
                <w:szCs w:val="20"/>
                <w:lang w:val="en-GB" w:eastAsia="en-GB"/>
              </w:rPr>
              <w:t xml:space="preserve">7.68 s </w:t>
            </w:r>
          </w:p>
        </w:tc>
        <w:tc>
          <w:tcPr>
            <w:tcW w:w="3600" w:type="dxa"/>
            <w:tcBorders>
              <w:top w:val="nil"/>
              <w:left w:val="nil"/>
              <w:bottom w:val="nil"/>
              <w:right w:val="single" w:sz="4" w:space="0" w:color="auto"/>
            </w:tcBorders>
            <w:shd w:val="clear" w:color="000000" w:fill="DBEFF9"/>
            <w:vAlign w:val="center"/>
            <w:hideMark/>
          </w:tcPr>
          <w:p w14:paraId="09A10A7C" w14:textId="77777777" w:rsidR="00E40CCE" w:rsidRPr="00DB5009" w:rsidRDefault="00E40CCE" w:rsidP="00E40CCE">
            <w:pPr>
              <w:spacing w:after="0" w:line="240" w:lineRule="auto"/>
              <w:rPr>
                <w:rFonts w:eastAsia="Times New Roman" w:cs="Arial"/>
                <w:color w:val="FF0000"/>
                <w:sz w:val="20"/>
                <w:szCs w:val="20"/>
                <w:lang w:val="en-GB" w:eastAsia="en-GB"/>
              </w:rPr>
            </w:pPr>
            <w:r w:rsidRPr="00DB5009">
              <w:rPr>
                <w:rFonts w:eastAsia="Times New Roman" w:cs="Arial"/>
                <w:color w:val="FF0000"/>
                <w:sz w:val="20"/>
                <w:szCs w:val="20"/>
                <w:lang w:val="en-GB" w:eastAsia="en-GB"/>
              </w:rPr>
              <w:t xml:space="preserve">Scan interval in any discovery or connection establishment procedure when background scanning </w:t>
            </w:r>
          </w:p>
        </w:tc>
        <w:tc>
          <w:tcPr>
            <w:tcW w:w="1520" w:type="dxa"/>
            <w:tcBorders>
              <w:top w:val="nil"/>
              <w:left w:val="nil"/>
              <w:bottom w:val="nil"/>
              <w:right w:val="single" w:sz="4" w:space="0" w:color="auto"/>
            </w:tcBorders>
            <w:shd w:val="clear" w:color="000000" w:fill="DBEFF9"/>
            <w:vAlign w:val="center"/>
            <w:hideMark/>
          </w:tcPr>
          <w:p w14:paraId="021BF4A4" w14:textId="77777777" w:rsidR="00E40CCE" w:rsidRPr="00DB5009" w:rsidRDefault="00E40CCE" w:rsidP="00E40CCE">
            <w:pPr>
              <w:spacing w:after="0" w:line="240" w:lineRule="auto"/>
              <w:rPr>
                <w:rFonts w:eastAsia="Times New Roman" w:cs="Arial"/>
                <w:color w:val="FF0000"/>
                <w:sz w:val="20"/>
                <w:szCs w:val="20"/>
                <w:lang w:val="en-GB" w:eastAsia="en-GB"/>
              </w:rPr>
            </w:pPr>
            <w:r w:rsidRPr="00DB5009">
              <w:rPr>
                <w:rFonts w:eastAsia="Times New Roman" w:cs="Arial"/>
                <w:color w:val="FF0000"/>
                <w:sz w:val="20"/>
                <w:szCs w:val="20"/>
                <w:lang w:val="en-GB" w:eastAsia="en-GB"/>
              </w:rPr>
              <w:t>Recommended value</w:t>
            </w:r>
          </w:p>
        </w:tc>
      </w:tr>
      <w:tr w:rsidR="00E40CCE" w:rsidRPr="002C1101" w14:paraId="11696C2A" w14:textId="77777777" w:rsidTr="00E40CCE">
        <w:trPr>
          <w:trHeight w:val="765"/>
        </w:trPr>
        <w:tc>
          <w:tcPr>
            <w:tcW w:w="3620" w:type="dxa"/>
            <w:tcBorders>
              <w:top w:val="nil"/>
              <w:left w:val="single" w:sz="4" w:space="0" w:color="auto"/>
              <w:bottom w:val="nil"/>
              <w:right w:val="single" w:sz="4" w:space="0" w:color="auto"/>
            </w:tcBorders>
            <w:shd w:val="clear" w:color="auto" w:fill="auto"/>
            <w:noWrap/>
            <w:vAlign w:val="center"/>
            <w:hideMark/>
          </w:tcPr>
          <w:p w14:paraId="59007553" w14:textId="77777777" w:rsidR="00E40CCE" w:rsidRPr="00DB5009" w:rsidRDefault="00E40CCE" w:rsidP="00E40CCE">
            <w:pPr>
              <w:spacing w:after="0" w:line="240" w:lineRule="auto"/>
              <w:rPr>
                <w:rFonts w:eastAsia="Times New Roman" w:cs="Arial"/>
                <w:color w:val="FF0000"/>
                <w:sz w:val="20"/>
                <w:szCs w:val="20"/>
                <w:lang w:val="en-GB" w:eastAsia="en-GB"/>
              </w:rPr>
            </w:pPr>
            <w:r w:rsidRPr="00DB5009">
              <w:rPr>
                <w:rFonts w:eastAsia="Times New Roman" w:cs="Arial"/>
                <w:color w:val="FF0000"/>
                <w:sz w:val="20"/>
                <w:szCs w:val="20"/>
                <w:lang w:val="en-GB" w:eastAsia="en-GB"/>
              </w:rPr>
              <w:t>T</w:t>
            </w:r>
            <w:r w:rsidR="008C76C8" w:rsidRPr="00DE03BB">
              <w:rPr>
                <w:rFonts w:eastAsia="Times New Roman" w:cs="Arial"/>
                <w:color w:val="FF0000"/>
                <w:sz w:val="20"/>
                <w:szCs w:val="20"/>
                <w:vertAlign w:val="subscript"/>
                <w:lang w:val="en-GB" w:eastAsia="en-GB"/>
              </w:rPr>
              <w:t>GAP</w:t>
            </w:r>
            <w:r w:rsidRPr="00DB5009">
              <w:rPr>
                <w:rFonts w:eastAsia="Times New Roman" w:cs="Arial"/>
                <w:color w:val="FF0000"/>
                <w:sz w:val="20"/>
                <w:szCs w:val="20"/>
                <w:lang w:val="en-GB" w:eastAsia="en-GB"/>
              </w:rPr>
              <w:t xml:space="preserve">(scan_slow_window2_coded) </w:t>
            </w:r>
          </w:p>
        </w:tc>
        <w:tc>
          <w:tcPr>
            <w:tcW w:w="1120" w:type="dxa"/>
            <w:tcBorders>
              <w:top w:val="nil"/>
              <w:left w:val="nil"/>
              <w:bottom w:val="nil"/>
              <w:right w:val="single" w:sz="4" w:space="0" w:color="auto"/>
            </w:tcBorders>
            <w:shd w:val="clear" w:color="auto" w:fill="auto"/>
            <w:vAlign w:val="center"/>
            <w:hideMark/>
          </w:tcPr>
          <w:p w14:paraId="01A1E297" w14:textId="77777777" w:rsidR="00E40CCE" w:rsidRPr="00DB5009" w:rsidRDefault="00E40CCE" w:rsidP="00E40CCE">
            <w:pPr>
              <w:spacing w:after="0" w:line="240" w:lineRule="auto"/>
              <w:rPr>
                <w:rFonts w:eastAsia="Times New Roman" w:cs="Arial"/>
                <w:color w:val="FF0000"/>
                <w:sz w:val="20"/>
                <w:szCs w:val="20"/>
                <w:lang w:val="en-GB" w:eastAsia="en-GB"/>
              </w:rPr>
            </w:pPr>
            <w:r w:rsidRPr="00DB5009">
              <w:rPr>
                <w:rFonts w:eastAsia="Times New Roman" w:cs="Arial"/>
                <w:color w:val="FF0000"/>
                <w:sz w:val="20"/>
                <w:szCs w:val="20"/>
                <w:lang w:val="en-GB" w:eastAsia="en-GB"/>
              </w:rPr>
              <w:t xml:space="preserve">67.5 ms </w:t>
            </w:r>
          </w:p>
        </w:tc>
        <w:tc>
          <w:tcPr>
            <w:tcW w:w="3600" w:type="dxa"/>
            <w:tcBorders>
              <w:top w:val="nil"/>
              <w:left w:val="nil"/>
              <w:bottom w:val="nil"/>
              <w:right w:val="single" w:sz="4" w:space="0" w:color="auto"/>
            </w:tcBorders>
            <w:shd w:val="clear" w:color="auto" w:fill="auto"/>
            <w:vAlign w:val="center"/>
            <w:hideMark/>
          </w:tcPr>
          <w:p w14:paraId="3A7E5F32" w14:textId="77777777" w:rsidR="00E40CCE" w:rsidRPr="00DB5009" w:rsidRDefault="00E40CCE" w:rsidP="00E40CCE">
            <w:pPr>
              <w:spacing w:after="0" w:line="240" w:lineRule="auto"/>
              <w:rPr>
                <w:rFonts w:eastAsia="Times New Roman" w:cs="Arial"/>
                <w:color w:val="FF0000"/>
                <w:sz w:val="20"/>
                <w:szCs w:val="20"/>
                <w:lang w:val="en-GB" w:eastAsia="en-GB"/>
              </w:rPr>
            </w:pPr>
            <w:r w:rsidRPr="00DB5009">
              <w:rPr>
                <w:rFonts w:eastAsia="Times New Roman" w:cs="Arial"/>
                <w:color w:val="FF0000"/>
                <w:sz w:val="20"/>
                <w:szCs w:val="20"/>
                <w:lang w:val="en-GB" w:eastAsia="en-GB"/>
              </w:rPr>
              <w:t xml:space="preserve">Scan window in any discovery or connection establishment procedure when background scanning </w:t>
            </w:r>
          </w:p>
        </w:tc>
        <w:tc>
          <w:tcPr>
            <w:tcW w:w="1520" w:type="dxa"/>
            <w:tcBorders>
              <w:top w:val="nil"/>
              <w:left w:val="nil"/>
              <w:bottom w:val="nil"/>
              <w:right w:val="single" w:sz="4" w:space="0" w:color="auto"/>
            </w:tcBorders>
            <w:shd w:val="clear" w:color="auto" w:fill="auto"/>
            <w:vAlign w:val="center"/>
            <w:hideMark/>
          </w:tcPr>
          <w:p w14:paraId="1D16DEAE" w14:textId="77777777" w:rsidR="00E40CCE" w:rsidRPr="00DB5009" w:rsidRDefault="00E40CCE" w:rsidP="00E40CCE">
            <w:pPr>
              <w:spacing w:after="0" w:line="240" w:lineRule="auto"/>
              <w:rPr>
                <w:rFonts w:eastAsia="Times New Roman" w:cs="Arial"/>
                <w:color w:val="FF0000"/>
                <w:sz w:val="20"/>
                <w:szCs w:val="20"/>
                <w:lang w:val="en-GB" w:eastAsia="en-GB"/>
              </w:rPr>
            </w:pPr>
            <w:r w:rsidRPr="00DB5009">
              <w:rPr>
                <w:rFonts w:eastAsia="Times New Roman" w:cs="Arial"/>
                <w:color w:val="FF0000"/>
                <w:sz w:val="20"/>
                <w:szCs w:val="20"/>
                <w:lang w:val="en-GB" w:eastAsia="en-GB"/>
              </w:rPr>
              <w:t>Recommended value</w:t>
            </w:r>
          </w:p>
        </w:tc>
      </w:tr>
      <w:tr w:rsidR="00E40CCE" w:rsidRPr="002C1101" w14:paraId="7C9AFF98" w14:textId="77777777" w:rsidTr="00E40CCE">
        <w:trPr>
          <w:trHeight w:val="3315"/>
        </w:trPr>
        <w:tc>
          <w:tcPr>
            <w:tcW w:w="3620" w:type="dxa"/>
            <w:tcBorders>
              <w:top w:val="nil"/>
              <w:left w:val="single" w:sz="4" w:space="0" w:color="auto"/>
              <w:bottom w:val="nil"/>
              <w:right w:val="single" w:sz="4" w:space="0" w:color="auto"/>
            </w:tcBorders>
            <w:shd w:val="clear" w:color="000000" w:fill="DBEFF9"/>
            <w:noWrap/>
            <w:vAlign w:val="center"/>
            <w:hideMark/>
          </w:tcPr>
          <w:p w14:paraId="14674E85" w14:textId="77777777" w:rsidR="00E40CCE" w:rsidRPr="00DB5009" w:rsidRDefault="00E40CCE" w:rsidP="008C76C8">
            <w:pPr>
              <w:spacing w:after="0" w:line="240" w:lineRule="auto"/>
              <w:rPr>
                <w:rFonts w:eastAsia="Times New Roman" w:cs="Arial"/>
                <w:color w:val="FF0000"/>
                <w:sz w:val="20"/>
                <w:szCs w:val="20"/>
                <w:lang w:val="en-GB" w:eastAsia="en-GB"/>
              </w:rPr>
            </w:pPr>
            <w:r w:rsidRPr="00DB5009">
              <w:rPr>
                <w:rFonts w:eastAsia="Times New Roman" w:cs="Arial"/>
                <w:color w:val="FF0000"/>
                <w:sz w:val="20"/>
                <w:szCs w:val="20"/>
                <w:lang w:val="en-GB" w:eastAsia="en-GB"/>
              </w:rPr>
              <w:t>T</w:t>
            </w:r>
            <w:r w:rsidR="008C76C8" w:rsidRPr="00DE03BB">
              <w:rPr>
                <w:rFonts w:eastAsia="Times New Roman" w:cs="Arial"/>
                <w:color w:val="FF0000"/>
                <w:sz w:val="20"/>
                <w:szCs w:val="20"/>
                <w:vertAlign w:val="subscript"/>
                <w:lang w:val="en-GB" w:eastAsia="en-GB"/>
              </w:rPr>
              <w:t>GAP</w:t>
            </w:r>
            <w:r w:rsidRPr="00DB5009">
              <w:rPr>
                <w:rFonts w:eastAsia="Times New Roman" w:cs="Arial"/>
                <w:color w:val="FF0000"/>
                <w:sz w:val="20"/>
                <w:szCs w:val="20"/>
                <w:lang w:val="en-GB" w:eastAsia="en-GB"/>
              </w:rPr>
              <w:t xml:space="preserve">(adv_fast_interval1_coded) </w:t>
            </w:r>
          </w:p>
        </w:tc>
        <w:tc>
          <w:tcPr>
            <w:tcW w:w="1120" w:type="dxa"/>
            <w:tcBorders>
              <w:top w:val="nil"/>
              <w:left w:val="nil"/>
              <w:bottom w:val="nil"/>
              <w:right w:val="single" w:sz="4" w:space="0" w:color="auto"/>
            </w:tcBorders>
            <w:shd w:val="clear" w:color="000000" w:fill="DBEFF9"/>
            <w:vAlign w:val="center"/>
            <w:hideMark/>
          </w:tcPr>
          <w:p w14:paraId="5A3BEDD3" w14:textId="77777777" w:rsidR="00E40CCE" w:rsidRPr="00DB5009" w:rsidRDefault="00E40CCE" w:rsidP="00E40CCE">
            <w:pPr>
              <w:spacing w:after="0" w:line="240" w:lineRule="auto"/>
              <w:rPr>
                <w:rFonts w:eastAsia="Times New Roman" w:cs="Arial"/>
                <w:color w:val="FF0000"/>
                <w:sz w:val="20"/>
                <w:szCs w:val="20"/>
                <w:lang w:val="en-GB" w:eastAsia="en-GB"/>
              </w:rPr>
            </w:pPr>
            <w:r w:rsidRPr="00DB5009">
              <w:rPr>
                <w:rFonts w:eastAsia="Times New Roman" w:cs="Arial"/>
                <w:color w:val="FF0000"/>
                <w:sz w:val="20"/>
                <w:szCs w:val="20"/>
                <w:lang w:val="en-GB" w:eastAsia="en-GB"/>
              </w:rPr>
              <w:t>90 ms to 180 ms</w:t>
            </w:r>
          </w:p>
        </w:tc>
        <w:tc>
          <w:tcPr>
            <w:tcW w:w="3600" w:type="dxa"/>
            <w:tcBorders>
              <w:top w:val="nil"/>
              <w:left w:val="nil"/>
              <w:bottom w:val="nil"/>
              <w:right w:val="single" w:sz="4" w:space="0" w:color="auto"/>
            </w:tcBorders>
            <w:shd w:val="clear" w:color="000000" w:fill="DBEFF9"/>
            <w:vAlign w:val="center"/>
            <w:hideMark/>
          </w:tcPr>
          <w:p w14:paraId="481FA99E" w14:textId="77777777" w:rsidR="00E40CCE" w:rsidRPr="00DB5009" w:rsidRDefault="00E40CCE" w:rsidP="00E40CCE">
            <w:pPr>
              <w:spacing w:after="0" w:line="240" w:lineRule="auto"/>
              <w:rPr>
                <w:rFonts w:eastAsia="Times New Roman" w:cs="Arial"/>
                <w:color w:val="FF0000"/>
                <w:sz w:val="20"/>
                <w:szCs w:val="20"/>
                <w:lang w:val="en-GB" w:eastAsia="en-GB"/>
              </w:rPr>
            </w:pPr>
            <w:r w:rsidRPr="00DB5009">
              <w:rPr>
                <w:rFonts w:eastAsia="Times New Roman" w:cs="Arial"/>
                <w:color w:val="FF0000"/>
                <w:sz w:val="20"/>
                <w:szCs w:val="20"/>
                <w:lang w:val="en-GB" w:eastAsia="en-GB"/>
              </w:rPr>
              <w:t xml:space="preserve">Minimum to maximum advertising interval in the following GAP Modes when user initiated: </w:t>
            </w:r>
            <w:r w:rsidRPr="00DB5009">
              <w:rPr>
                <w:rFonts w:eastAsia="Times New Roman" w:cs="Arial"/>
                <w:color w:val="FF0000"/>
                <w:sz w:val="20"/>
                <w:szCs w:val="20"/>
                <w:lang w:val="en-GB" w:eastAsia="en-GB"/>
              </w:rPr>
              <w:br/>
              <w:t xml:space="preserve">1. Undirected Connectable Mode </w:t>
            </w:r>
            <w:r w:rsidRPr="00DB5009">
              <w:rPr>
                <w:rFonts w:eastAsia="Times New Roman" w:cs="Arial"/>
                <w:color w:val="FF0000"/>
                <w:sz w:val="20"/>
                <w:szCs w:val="20"/>
                <w:lang w:val="en-GB" w:eastAsia="en-GB"/>
              </w:rPr>
              <w:br/>
              <w:t xml:space="preserve">2. Limited Discoverable Mode and sending connectable undirected advertising events </w:t>
            </w:r>
            <w:r w:rsidRPr="00DB5009">
              <w:rPr>
                <w:rFonts w:eastAsia="Times New Roman" w:cs="Arial"/>
                <w:color w:val="FF0000"/>
                <w:sz w:val="20"/>
                <w:szCs w:val="20"/>
                <w:lang w:val="en-GB" w:eastAsia="en-GB"/>
              </w:rPr>
              <w:br/>
              <w:t xml:space="preserve">3. General Discoverable Mode and sending connectable undirected advertising events </w:t>
            </w:r>
            <w:r w:rsidRPr="00DB5009">
              <w:rPr>
                <w:rFonts w:eastAsia="Times New Roman" w:cs="Arial"/>
                <w:color w:val="FF0000"/>
                <w:sz w:val="20"/>
                <w:szCs w:val="20"/>
                <w:lang w:val="en-GB" w:eastAsia="en-GB"/>
              </w:rPr>
              <w:br/>
              <w:t xml:space="preserve">4. Directed Connectable Mode and sending low duty cycle </w:t>
            </w:r>
            <w:r w:rsidR="006A2B53">
              <w:rPr>
                <w:rFonts w:eastAsia="Times New Roman" w:cs="Arial"/>
                <w:color w:val="FF0000"/>
                <w:sz w:val="20"/>
                <w:szCs w:val="20"/>
                <w:lang w:val="en-GB" w:eastAsia="en-GB"/>
              </w:rPr>
              <w:t xml:space="preserve">connectable </w:t>
            </w:r>
            <w:r w:rsidRPr="00DB5009">
              <w:rPr>
                <w:rFonts w:eastAsia="Times New Roman" w:cs="Arial"/>
                <w:color w:val="FF0000"/>
                <w:sz w:val="20"/>
                <w:szCs w:val="20"/>
                <w:lang w:val="en-GB" w:eastAsia="en-GB"/>
              </w:rPr>
              <w:t xml:space="preserve">directed advertising events </w:t>
            </w:r>
          </w:p>
        </w:tc>
        <w:tc>
          <w:tcPr>
            <w:tcW w:w="1520" w:type="dxa"/>
            <w:tcBorders>
              <w:top w:val="nil"/>
              <w:left w:val="nil"/>
              <w:bottom w:val="nil"/>
              <w:right w:val="single" w:sz="4" w:space="0" w:color="auto"/>
            </w:tcBorders>
            <w:shd w:val="clear" w:color="000000" w:fill="DBEFF9"/>
            <w:vAlign w:val="center"/>
            <w:hideMark/>
          </w:tcPr>
          <w:p w14:paraId="01BAF6CE" w14:textId="77777777" w:rsidR="00E40CCE" w:rsidRPr="00DB5009" w:rsidRDefault="00E40CCE" w:rsidP="00E40CCE">
            <w:pPr>
              <w:spacing w:after="0" w:line="240" w:lineRule="auto"/>
              <w:rPr>
                <w:rFonts w:eastAsia="Times New Roman" w:cs="Arial"/>
                <w:color w:val="FF0000"/>
                <w:sz w:val="20"/>
                <w:szCs w:val="20"/>
                <w:lang w:val="en-GB" w:eastAsia="en-GB"/>
              </w:rPr>
            </w:pPr>
            <w:r w:rsidRPr="00DB5009">
              <w:rPr>
                <w:rFonts w:eastAsia="Times New Roman" w:cs="Arial"/>
                <w:color w:val="FF0000"/>
                <w:sz w:val="20"/>
                <w:szCs w:val="20"/>
                <w:lang w:val="en-GB" w:eastAsia="en-GB"/>
              </w:rPr>
              <w:t>Recommended value</w:t>
            </w:r>
          </w:p>
        </w:tc>
      </w:tr>
      <w:tr w:rsidR="00E40CCE" w:rsidRPr="002C1101" w14:paraId="50F4FE6F" w14:textId="77777777" w:rsidTr="00E40CCE">
        <w:trPr>
          <w:trHeight w:val="2550"/>
        </w:trPr>
        <w:tc>
          <w:tcPr>
            <w:tcW w:w="3620" w:type="dxa"/>
            <w:tcBorders>
              <w:top w:val="nil"/>
              <w:left w:val="single" w:sz="4" w:space="0" w:color="auto"/>
              <w:bottom w:val="nil"/>
              <w:right w:val="single" w:sz="4" w:space="0" w:color="auto"/>
            </w:tcBorders>
            <w:shd w:val="clear" w:color="auto" w:fill="auto"/>
            <w:noWrap/>
            <w:vAlign w:val="center"/>
            <w:hideMark/>
          </w:tcPr>
          <w:p w14:paraId="614C645A" w14:textId="77777777" w:rsidR="00E40CCE" w:rsidRPr="00DB5009" w:rsidRDefault="00E40CCE" w:rsidP="008C76C8">
            <w:pPr>
              <w:spacing w:after="0" w:line="240" w:lineRule="auto"/>
              <w:rPr>
                <w:rFonts w:eastAsia="Times New Roman" w:cs="Arial"/>
                <w:color w:val="FF0000"/>
                <w:sz w:val="20"/>
                <w:szCs w:val="20"/>
                <w:lang w:val="en-GB" w:eastAsia="en-GB"/>
              </w:rPr>
            </w:pPr>
            <w:r w:rsidRPr="00DB5009">
              <w:rPr>
                <w:rFonts w:eastAsia="Times New Roman" w:cs="Arial"/>
                <w:color w:val="FF0000"/>
                <w:sz w:val="20"/>
                <w:szCs w:val="20"/>
                <w:lang w:val="en-GB" w:eastAsia="en-GB"/>
              </w:rPr>
              <w:t>T</w:t>
            </w:r>
            <w:r w:rsidR="008C76C8" w:rsidRPr="00DE03BB">
              <w:rPr>
                <w:rFonts w:eastAsia="Times New Roman" w:cs="Arial"/>
                <w:color w:val="FF0000"/>
                <w:sz w:val="20"/>
                <w:szCs w:val="20"/>
                <w:vertAlign w:val="subscript"/>
                <w:lang w:val="en-GB" w:eastAsia="en-GB"/>
              </w:rPr>
              <w:t>GAP</w:t>
            </w:r>
            <w:r w:rsidRPr="00DB5009">
              <w:rPr>
                <w:rFonts w:eastAsia="Times New Roman" w:cs="Arial"/>
                <w:color w:val="FF0000"/>
                <w:sz w:val="20"/>
                <w:szCs w:val="20"/>
                <w:lang w:val="en-GB" w:eastAsia="en-GB"/>
              </w:rPr>
              <w:t xml:space="preserve">(adv_fast_interval2_coded) </w:t>
            </w:r>
          </w:p>
        </w:tc>
        <w:tc>
          <w:tcPr>
            <w:tcW w:w="1120" w:type="dxa"/>
            <w:tcBorders>
              <w:top w:val="nil"/>
              <w:left w:val="nil"/>
              <w:bottom w:val="nil"/>
              <w:right w:val="single" w:sz="4" w:space="0" w:color="auto"/>
            </w:tcBorders>
            <w:shd w:val="clear" w:color="auto" w:fill="auto"/>
            <w:vAlign w:val="center"/>
            <w:hideMark/>
          </w:tcPr>
          <w:p w14:paraId="4AB2C476" w14:textId="77777777" w:rsidR="00E40CCE" w:rsidRPr="00DB5009" w:rsidRDefault="00E40CCE" w:rsidP="00E40CCE">
            <w:pPr>
              <w:spacing w:after="0" w:line="240" w:lineRule="auto"/>
              <w:rPr>
                <w:rFonts w:eastAsia="Times New Roman" w:cs="Arial"/>
                <w:color w:val="FF0000"/>
                <w:sz w:val="20"/>
                <w:szCs w:val="20"/>
                <w:lang w:val="en-GB" w:eastAsia="en-GB"/>
              </w:rPr>
            </w:pPr>
            <w:r w:rsidRPr="00DB5009">
              <w:rPr>
                <w:rFonts w:eastAsia="Times New Roman" w:cs="Arial"/>
                <w:color w:val="FF0000"/>
                <w:sz w:val="20"/>
                <w:szCs w:val="20"/>
                <w:lang w:val="en-GB" w:eastAsia="en-GB"/>
              </w:rPr>
              <w:t xml:space="preserve">300 ms to 450 ms </w:t>
            </w:r>
          </w:p>
        </w:tc>
        <w:tc>
          <w:tcPr>
            <w:tcW w:w="3600" w:type="dxa"/>
            <w:tcBorders>
              <w:top w:val="nil"/>
              <w:left w:val="nil"/>
              <w:bottom w:val="nil"/>
              <w:right w:val="single" w:sz="4" w:space="0" w:color="auto"/>
            </w:tcBorders>
            <w:shd w:val="clear" w:color="auto" w:fill="auto"/>
            <w:vAlign w:val="center"/>
            <w:hideMark/>
          </w:tcPr>
          <w:p w14:paraId="4727AEB2" w14:textId="77777777" w:rsidR="00E40CCE" w:rsidRPr="00DB5009" w:rsidRDefault="00E40CCE" w:rsidP="008E6155">
            <w:pPr>
              <w:spacing w:after="0" w:line="240" w:lineRule="auto"/>
              <w:rPr>
                <w:rFonts w:eastAsia="Times New Roman" w:cs="Arial"/>
                <w:color w:val="FF0000"/>
                <w:sz w:val="20"/>
                <w:szCs w:val="20"/>
                <w:lang w:val="en-GB" w:eastAsia="en-GB"/>
              </w:rPr>
            </w:pPr>
            <w:r w:rsidRPr="00DB5009">
              <w:rPr>
                <w:rFonts w:eastAsia="Times New Roman" w:cs="Arial"/>
                <w:color w:val="FF0000"/>
                <w:sz w:val="20"/>
                <w:szCs w:val="20"/>
                <w:lang w:val="en-GB" w:eastAsia="en-GB"/>
              </w:rPr>
              <w:t xml:space="preserve">Minimum to maximum advertising interval in the following GAP Modes when user initiated and sending non-connectable advertising events: </w:t>
            </w:r>
            <w:r w:rsidRPr="00DB5009">
              <w:rPr>
                <w:rFonts w:eastAsia="Times New Roman" w:cs="Arial"/>
                <w:color w:val="FF0000"/>
                <w:sz w:val="20"/>
                <w:szCs w:val="20"/>
                <w:lang w:val="en-GB" w:eastAsia="en-GB"/>
              </w:rPr>
              <w:br/>
              <w:t>1. Non</w:t>
            </w:r>
            <w:bookmarkStart w:id="730" w:name="DiscoverableModeHyphen"/>
            <w:r w:rsidRPr="00DB5009">
              <w:rPr>
                <w:rFonts w:eastAsia="Times New Roman" w:cs="Arial"/>
                <w:color w:val="FF0000"/>
                <w:sz w:val="20"/>
                <w:szCs w:val="20"/>
                <w:lang w:val="en-GB" w:eastAsia="en-GB"/>
              </w:rPr>
              <w:t>-Disc</w:t>
            </w:r>
            <w:bookmarkEnd w:id="730"/>
            <w:r w:rsidRPr="00DB5009">
              <w:rPr>
                <w:rFonts w:eastAsia="Times New Roman" w:cs="Arial"/>
                <w:color w:val="FF0000"/>
                <w:sz w:val="20"/>
                <w:szCs w:val="20"/>
                <w:lang w:val="en-GB" w:eastAsia="en-GB"/>
              </w:rPr>
              <w:t xml:space="preserve">overable Mode </w:t>
            </w:r>
            <w:r w:rsidRPr="00DB5009">
              <w:rPr>
                <w:rFonts w:eastAsia="Times New Roman" w:cs="Arial"/>
                <w:color w:val="FF0000"/>
                <w:sz w:val="20"/>
                <w:szCs w:val="20"/>
                <w:lang w:val="en-GB" w:eastAsia="en-GB"/>
              </w:rPr>
              <w:br/>
              <w:t xml:space="preserve">2. Non-Connectable Mode </w:t>
            </w:r>
            <w:r w:rsidRPr="00DB5009">
              <w:rPr>
                <w:rFonts w:eastAsia="Times New Roman" w:cs="Arial"/>
                <w:color w:val="FF0000"/>
                <w:sz w:val="20"/>
                <w:szCs w:val="20"/>
                <w:lang w:val="en-GB" w:eastAsia="en-GB"/>
              </w:rPr>
              <w:br/>
              <w:t xml:space="preserve">3. Limited Discoverable Mode </w:t>
            </w:r>
            <w:r w:rsidRPr="00DB5009">
              <w:rPr>
                <w:rFonts w:eastAsia="Times New Roman" w:cs="Arial"/>
                <w:color w:val="FF0000"/>
                <w:sz w:val="20"/>
                <w:szCs w:val="20"/>
                <w:lang w:val="en-GB" w:eastAsia="en-GB"/>
              </w:rPr>
              <w:br/>
              <w:t xml:space="preserve">4. General Discoverable Mode </w:t>
            </w:r>
          </w:p>
        </w:tc>
        <w:tc>
          <w:tcPr>
            <w:tcW w:w="1520" w:type="dxa"/>
            <w:tcBorders>
              <w:top w:val="nil"/>
              <w:left w:val="nil"/>
              <w:bottom w:val="nil"/>
              <w:right w:val="single" w:sz="4" w:space="0" w:color="auto"/>
            </w:tcBorders>
            <w:shd w:val="clear" w:color="auto" w:fill="auto"/>
            <w:vAlign w:val="center"/>
            <w:hideMark/>
          </w:tcPr>
          <w:p w14:paraId="5865B59C" w14:textId="77777777" w:rsidR="00E40CCE" w:rsidRPr="00DB5009" w:rsidRDefault="00E40CCE" w:rsidP="00E40CCE">
            <w:pPr>
              <w:spacing w:after="0" w:line="240" w:lineRule="auto"/>
              <w:rPr>
                <w:rFonts w:eastAsia="Times New Roman" w:cs="Arial"/>
                <w:color w:val="FF0000"/>
                <w:sz w:val="20"/>
                <w:szCs w:val="20"/>
                <w:lang w:val="en-GB" w:eastAsia="en-GB"/>
              </w:rPr>
            </w:pPr>
            <w:r w:rsidRPr="00DB5009">
              <w:rPr>
                <w:rFonts w:eastAsia="Times New Roman" w:cs="Arial"/>
                <w:color w:val="FF0000"/>
                <w:sz w:val="20"/>
                <w:szCs w:val="20"/>
                <w:lang w:val="en-GB" w:eastAsia="en-GB"/>
              </w:rPr>
              <w:t>Recommended value</w:t>
            </w:r>
          </w:p>
        </w:tc>
      </w:tr>
      <w:tr w:rsidR="00E40CCE" w:rsidRPr="002C1101" w14:paraId="767B32A1" w14:textId="77777777" w:rsidTr="00E40CCE">
        <w:trPr>
          <w:trHeight w:val="1020"/>
        </w:trPr>
        <w:tc>
          <w:tcPr>
            <w:tcW w:w="3620" w:type="dxa"/>
            <w:tcBorders>
              <w:top w:val="nil"/>
              <w:left w:val="single" w:sz="4" w:space="0" w:color="auto"/>
              <w:bottom w:val="nil"/>
              <w:right w:val="single" w:sz="4" w:space="0" w:color="auto"/>
            </w:tcBorders>
            <w:shd w:val="clear" w:color="000000" w:fill="DBEFF9"/>
            <w:noWrap/>
            <w:vAlign w:val="center"/>
            <w:hideMark/>
          </w:tcPr>
          <w:p w14:paraId="61D1BD37" w14:textId="77777777" w:rsidR="00E40CCE" w:rsidRPr="00DB5009" w:rsidRDefault="00E40CCE" w:rsidP="00E40CCE">
            <w:pPr>
              <w:spacing w:after="0" w:line="240" w:lineRule="auto"/>
              <w:rPr>
                <w:rFonts w:eastAsia="Times New Roman" w:cs="Arial"/>
                <w:color w:val="FF0000"/>
                <w:sz w:val="20"/>
                <w:szCs w:val="20"/>
                <w:lang w:val="en-GB" w:eastAsia="en-GB"/>
              </w:rPr>
            </w:pPr>
            <w:r w:rsidRPr="00DB5009">
              <w:rPr>
                <w:rFonts w:eastAsia="Times New Roman" w:cs="Arial"/>
                <w:color w:val="FF0000"/>
                <w:sz w:val="20"/>
                <w:szCs w:val="20"/>
                <w:lang w:val="en-GB" w:eastAsia="en-GB"/>
              </w:rPr>
              <w:t>T</w:t>
            </w:r>
            <w:r w:rsidR="008C76C8" w:rsidRPr="00DE03BB">
              <w:rPr>
                <w:rFonts w:eastAsia="Times New Roman" w:cs="Arial"/>
                <w:color w:val="FF0000"/>
                <w:sz w:val="20"/>
                <w:szCs w:val="20"/>
                <w:vertAlign w:val="subscript"/>
                <w:lang w:val="en-GB" w:eastAsia="en-GB"/>
              </w:rPr>
              <w:t>GAP</w:t>
            </w:r>
            <w:r w:rsidRPr="00DB5009">
              <w:rPr>
                <w:rFonts w:eastAsia="Times New Roman" w:cs="Arial"/>
                <w:color w:val="FF0000"/>
                <w:sz w:val="20"/>
                <w:szCs w:val="20"/>
                <w:lang w:val="en-GB" w:eastAsia="en-GB"/>
              </w:rPr>
              <w:t xml:space="preserve">(adv_slow_interval_coded) </w:t>
            </w:r>
          </w:p>
        </w:tc>
        <w:tc>
          <w:tcPr>
            <w:tcW w:w="1120" w:type="dxa"/>
            <w:tcBorders>
              <w:top w:val="nil"/>
              <w:left w:val="nil"/>
              <w:bottom w:val="nil"/>
              <w:right w:val="single" w:sz="4" w:space="0" w:color="auto"/>
            </w:tcBorders>
            <w:shd w:val="clear" w:color="000000" w:fill="DBEFF9"/>
            <w:vAlign w:val="center"/>
            <w:hideMark/>
          </w:tcPr>
          <w:p w14:paraId="4654DF77" w14:textId="77777777" w:rsidR="00E40CCE" w:rsidRPr="00DB5009" w:rsidRDefault="00E40CCE" w:rsidP="00E40CCE">
            <w:pPr>
              <w:spacing w:after="0" w:line="240" w:lineRule="auto"/>
              <w:rPr>
                <w:rFonts w:eastAsia="Times New Roman" w:cs="Arial"/>
                <w:color w:val="FF0000"/>
                <w:sz w:val="20"/>
                <w:szCs w:val="20"/>
                <w:lang w:val="en-GB" w:eastAsia="en-GB"/>
              </w:rPr>
            </w:pPr>
            <w:r w:rsidRPr="00DB5009">
              <w:rPr>
                <w:rFonts w:eastAsia="Times New Roman" w:cs="Arial"/>
                <w:color w:val="FF0000"/>
                <w:sz w:val="20"/>
                <w:szCs w:val="20"/>
                <w:lang w:val="en-GB" w:eastAsia="en-GB"/>
              </w:rPr>
              <w:t xml:space="preserve">3 s to 3.6 s </w:t>
            </w:r>
          </w:p>
        </w:tc>
        <w:tc>
          <w:tcPr>
            <w:tcW w:w="3600" w:type="dxa"/>
            <w:tcBorders>
              <w:top w:val="nil"/>
              <w:left w:val="nil"/>
              <w:bottom w:val="nil"/>
              <w:right w:val="single" w:sz="4" w:space="0" w:color="auto"/>
            </w:tcBorders>
            <w:shd w:val="clear" w:color="000000" w:fill="DBEFF9"/>
            <w:vAlign w:val="center"/>
            <w:hideMark/>
          </w:tcPr>
          <w:p w14:paraId="410DB511" w14:textId="77777777" w:rsidR="00E40CCE" w:rsidRPr="00DB5009" w:rsidRDefault="00E40CCE" w:rsidP="00E40CCE">
            <w:pPr>
              <w:spacing w:after="0" w:line="240" w:lineRule="auto"/>
              <w:rPr>
                <w:rFonts w:eastAsia="Times New Roman" w:cs="Arial"/>
                <w:color w:val="FF0000"/>
                <w:sz w:val="20"/>
                <w:szCs w:val="20"/>
                <w:lang w:val="en-GB" w:eastAsia="en-GB"/>
              </w:rPr>
            </w:pPr>
            <w:r w:rsidRPr="00DB5009">
              <w:rPr>
                <w:rFonts w:eastAsia="Times New Roman" w:cs="Arial"/>
                <w:color w:val="FF0000"/>
                <w:sz w:val="20"/>
                <w:szCs w:val="20"/>
                <w:lang w:val="en-GB" w:eastAsia="en-GB"/>
              </w:rPr>
              <w:t xml:space="preserve">Minimum to maximum advertisement interval in any discoverable or connectable mode when background advertising </w:t>
            </w:r>
          </w:p>
        </w:tc>
        <w:tc>
          <w:tcPr>
            <w:tcW w:w="1520" w:type="dxa"/>
            <w:tcBorders>
              <w:top w:val="nil"/>
              <w:left w:val="nil"/>
              <w:bottom w:val="nil"/>
              <w:right w:val="single" w:sz="4" w:space="0" w:color="auto"/>
            </w:tcBorders>
            <w:shd w:val="clear" w:color="000000" w:fill="DBEFF9"/>
            <w:vAlign w:val="center"/>
            <w:hideMark/>
          </w:tcPr>
          <w:p w14:paraId="45E8290A" w14:textId="77777777" w:rsidR="00E40CCE" w:rsidRPr="00DB5009" w:rsidRDefault="00E40CCE" w:rsidP="00E40CCE">
            <w:pPr>
              <w:spacing w:after="0" w:line="240" w:lineRule="auto"/>
              <w:rPr>
                <w:rFonts w:eastAsia="Times New Roman" w:cs="Arial"/>
                <w:color w:val="FF0000"/>
                <w:sz w:val="20"/>
                <w:szCs w:val="20"/>
                <w:lang w:val="en-GB" w:eastAsia="en-GB"/>
              </w:rPr>
            </w:pPr>
            <w:r w:rsidRPr="00DB5009">
              <w:rPr>
                <w:rFonts w:eastAsia="Times New Roman" w:cs="Arial"/>
                <w:color w:val="FF0000"/>
                <w:sz w:val="20"/>
                <w:szCs w:val="20"/>
                <w:lang w:val="en-GB" w:eastAsia="en-GB"/>
              </w:rPr>
              <w:t>Recommended value</w:t>
            </w:r>
          </w:p>
        </w:tc>
      </w:tr>
      <w:tr w:rsidR="00E40CCE" w:rsidRPr="002C1101" w14:paraId="7DBCC5B2" w14:textId="77777777" w:rsidTr="00E40CCE">
        <w:trPr>
          <w:trHeight w:val="765"/>
        </w:trPr>
        <w:tc>
          <w:tcPr>
            <w:tcW w:w="3620" w:type="dxa"/>
            <w:tcBorders>
              <w:top w:val="nil"/>
              <w:left w:val="single" w:sz="4" w:space="0" w:color="auto"/>
              <w:bottom w:val="single" w:sz="4" w:space="0" w:color="auto"/>
              <w:right w:val="single" w:sz="4" w:space="0" w:color="auto"/>
            </w:tcBorders>
            <w:shd w:val="clear" w:color="000000" w:fill="DBEFF9"/>
            <w:noWrap/>
            <w:vAlign w:val="center"/>
            <w:hideMark/>
          </w:tcPr>
          <w:p w14:paraId="6F524E0F" w14:textId="77777777" w:rsidR="00E40CCE" w:rsidRPr="00DB5009" w:rsidRDefault="00E40CCE" w:rsidP="00E40CCE">
            <w:pPr>
              <w:spacing w:after="0" w:line="240" w:lineRule="auto"/>
              <w:rPr>
                <w:rFonts w:eastAsia="Times New Roman" w:cs="Arial"/>
                <w:color w:val="FF0000"/>
                <w:sz w:val="20"/>
                <w:szCs w:val="20"/>
                <w:lang w:val="en-GB" w:eastAsia="en-GB"/>
              </w:rPr>
            </w:pPr>
            <w:r w:rsidRPr="00DB5009">
              <w:rPr>
                <w:rFonts w:eastAsia="Times New Roman" w:cs="Arial"/>
                <w:color w:val="FF0000"/>
                <w:sz w:val="20"/>
                <w:szCs w:val="20"/>
                <w:lang w:val="en-GB" w:eastAsia="en-GB"/>
              </w:rPr>
              <w:t>T</w:t>
            </w:r>
            <w:r w:rsidR="008C76C8" w:rsidRPr="00DE03BB">
              <w:rPr>
                <w:rFonts w:eastAsia="Times New Roman" w:cs="Arial"/>
                <w:color w:val="FF0000"/>
                <w:sz w:val="20"/>
                <w:szCs w:val="20"/>
                <w:vertAlign w:val="subscript"/>
                <w:lang w:val="en-GB" w:eastAsia="en-GB"/>
              </w:rPr>
              <w:t>GAP</w:t>
            </w:r>
            <w:r w:rsidRPr="00DB5009">
              <w:rPr>
                <w:rFonts w:eastAsia="Times New Roman" w:cs="Arial"/>
                <w:color w:val="FF0000"/>
                <w:sz w:val="20"/>
                <w:szCs w:val="20"/>
                <w:lang w:val="en-GB" w:eastAsia="en-GB"/>
              </w:rPr>
              <w:t xml:space="preserve">(initial_conn_interval_coded) </w:t>
            </w:r>
          </w:p>
        </w:tc>
        <w:tc>
          <w:tcPr>
            <w:tcW w:w="1120" w:type="dxa"/>
            <w:tcBorders>
              <w:top w:val="nil"/>
              <w:left w:val="nil"/>
              <w:bottom w:val="single" w:sz="4" w:space="0" w:color="auto"/>
              <w:right w:val="single" w:sz="4" w:space="0" w:color="auto"/>
            </w:tcBorders>
            <w:shd w:val="clear" w:color="000000" w:fill="DBEFF9"/>
            <w:vAlign w:val="center"/>
            <w:hideMark/>
          </w:tcPr>
          <w:p w14:paraId="43899427" w14:textId="77777777" w:rsidR="00E40CCE" w:rsidRPr="00DB5009" w:rsidRDefault="00E40CCE" w:rsidP="00E40CCE">
            <w:pPr>
              <w:spacing w:after="0" w:line="240" w:lineRule="auto"/>
              <w:rPr>
                <w:rFonts w:eastAsia="Times New Roman" w:cs="Arial"/>
                <w:color w:val="FF0000"/>
                <w:sz w:val="20"/>
                <w:szCs w:val="20"/>
                <w:lang w:val="en-GB" w:eastAsia="en-GB"/>
              </w:rPr>
            </w:pPr>
            <w:r w:rsidRPr="00DB5009">
              <w:rPr>
                <w:rFonts w:eastAsia="Times New Roman" w:cs="Arial"/>
                <w:color w:val="FF0000"/>
                <w:sz w:val="20"/>
                <w:szCs w:val="20"/>
                <w:lang w:val="en-GB" w:eastAsia="en-GB"/>
              </w:rPr>
              <w:t xml:space="preserve">90 ms to 150 ms </w:t>
            </w:r>
          </w:p>
        </w:tc>
        <w:tc>
          <w:tcPr>
            <w:tcW w:w="3600" w:type="dxa"/>
            <w:tcBorders>
              <w:top w:val="nil"/>
              <w:left w:val="nil"/>
              <w:bottom w:val="single" w:sz="4" w:space="0" w:color="auto"/>
              <w:right w:val="single" w:sz="4" w:space="0" w:color="auto"/>
            </w:tcBorders>
            <w:shd w:val="clear" w:color="000000" w:fill="DBEFF9"/>
            <w:vAlign w:val="center"/>
            <w:hideMark/>
          </w:tcPr>
          <w:p w14:paraId="10057C01" w14:textId="77777777" w:rsidR="00E40CCE" w:rsidRPr="00DB5009" w:rsidRDefault="00E40CCE" w:rsidP="00E40CCE">
            <w:pPr>
              <w:spacing w:after="0" w:line="240" w:lineRule="auto"/>
              <w:rPr>
                <w:rFonts w:eastAsia="Times New Roman" w:cs="Arial"/>
                <w:color w:val="FF0000"/>
                <w:sz w:val="20"/>
                <w:szCs w:val="20"/>
                <w:lang w:val="en-GB" w:eastAsia="en-GB"/>
              </w:rPr>
            </w:pPr>
            <w:r w:rsidRPr="00DB5009">
              <w:rPr>
                <w:rFonts w:eastAsia="Times New Roman" w:cs="Arial"/>
                <w:color w:val="FF0000"/>
                <w:sz w:val="20"/>
                <w:szCs w:val="20"/>
                <w:lang w:val="en-GB" w:eastAsia="en-GB"/>
              </w:rPr>
              <w:t xml:space="preserve">Minimum to maximum connection interval upon any connection establishment </w:t>
            </w:r>
          </w:p>
        </w:tc>
        <w:tc>
          <w:tcPr>
            <w:tcW w:w="1520" w:type="dxa"/>
            <w:tcBorders>
              <w:top w:val="nil"/>
              <w:left w:val="nil"/>
              <w:bottom w:val="single" w:sz="4" w:space="0" w:color="auto"/>
              <w:right w:val="single" w:sz="4" w:space="0" w:color="auto"/>
            </w:tcBorders>
            <w:shd w:val="clear" w:color="000000" w:fill="DBEFF9"/>
            <w:vAlign w:val="center"/>
            <w:hideMark/>
          </w:tcPr>
          <w:p w14:paraId="3D72F20E" w14:textId="77777777" w:rsidR="00E40CCE" w:rsidRPr="00DB5009" w:rsidRDefault="00E40CCE" w:rsidP="00E40CCE">
            <w:pPr>
              <w:spacing w:after="0" w:line="240" w:lineRule="auto"/>
              <w:rPr>
                <w:rFonts w:eastAsia="Times New Roman" w:cs="Arial"/>
                <w:color w:val="FF0000"/>
                <w:sz w:val="20"/>
                <w:szCs w:val="20"/>
                <w:lang w:val="en-GB" w:eastAsia="en-GB"/>
              </w:rPr>
            </w:pPr>
            <w:r w:rsidRPr="00DB5009">
              <w:rPr>
                <w:rFonts w:eastAsia="Times New Roman" w:cs="Arial"/>
                <w:color w:val="FF0000"/>
                <w:sz w:val="20"/>
                <w:szCs w:val="20"/>
                <w:lang w:val="en-GB" w:eastAsia="en-GB"/>
              </w:rPr>
              <w:t>Recommended value</w:t>
            </w:r>
          </w:p>
        </w:tc>
      </w:tr>
    </w:tbl>
    <w:p w14:paraId="4DF929DC" w14:textId="77777777" w:rsidR="00E40CCE" w:rsidRPr="00DB5009" w:rsidRDefault="00E40CCE" w:rsidP="00E40CCE">
      <w:pPr>
        <w:rPr>
          <w:sz w:val="24"/>
          <w:szCs w:val="24"/>
        </w:rPr>
      </w:pPr>
    </w:p>
    <w:p w14:paraId="6AC7C1D9" w14:textId="77777777" w:rsidR="00E40CCE" w:rsidRDefault="00E40CCE" w:rsidP="00E40CCE">
      <w:pPr>
        <w:pStyle w:val="Heading2"/>
        <w:numPr>
          <w:ilvl w:val="1"/>
          <w:numId w:val="15"/>
        </w:numPr>
      </w:pPr>
      <w:bookmarkStart w:id="731" w:name="_Toc432709716"/>
      <w:bookmarkStart w:id="732" w:name="_Toc443590448"/>
      <w:bookmarkStart w:id="733" w:name="_Toc448771433"/>
      <w:r>
        <w:t>Volume 6, Part B: Link Layer Specification</w:t>
      </w:r>
      <w:bookmarkEnd w:id="731"/>
      <w:bookmarkEnd w:id="732"/>
      <w:bookmarkEnd w:id="733"/>
    </w:p>
    <w:p w14:paraId="0C649560" w14:textId="77777777" w:rsidR="00E40CCE" w:rsidRPr="003928DF" w:rsidRDefault="00E40CCE" w:rsidP="00F03F8D">
      <w:pPr>
        <w:pStyle w:val="Heading3"/>
      </w:pPr>
      <w:bookmarkStart w:id="734" w:name="_Toc432709717"/>
      <w:bookmarkStart w:id="735" w:name="_Toc443590449"/>
      <w:bookmarkStart w:id="736" w:name="_Toc448771434"/>
      <w:r w:rsidRPr="00B03027">
        <w:t xml:space="preserve">[Modified Section] </w:t>
      </w:r>
      <w:r w:rsidRPr="00F03F8D">
        <w:t>1.4.1 Advertising and Data Channel Indices</w:t>
      </w:r>
      <w:bookmarkEnd w:id="734"/>
      <w:bookmarkEnd w:id="735"/>
      <w:bookmarkEnd w:id="736"/>
    </w:p>
    <w:p w14:paraId="09C33AF3" w14:textId="77777777" w:rsidR="00366DC7" w:rsidRPr="00B03027" w:rsidRDefault="00366DC7" w:rsidP="00B03027">
      <w:pPr>
        <w:rPr>
          <w:b/>
        </w:rPr>
      </w:pPr>
      <w:r w:rsidRPr="00B03027">
        <w:rPr>
          <w:b/>
        </w:rPr>
        <w:t>1.4.1 Advertising and Data Channel Indices</w:t>
      </w:r>
    </w:p>
    <w:p w14:paraId="21B94329" w14:textId="77777777" w:rsidR="00E40CCE" w:rsidRPr="00D17F7E" w:rsidRDefault="00E40CCE" w:rsidP="00E40CCE">
      <w:pPr>
        <w:autoSpaceDE w:val="0"/>
        <w:autoSpaceDN w:val="0"/>
        <w:adjustRightInd w:val="0"/>
        <w:spacing w:after="0" w:line="240" w:lineRule="auto"/>
        <w:rPr>
          <w:rFonts w:cs="Arial"/>
          <w:color w:val="FF0000"/>
          <w:sz w:val="24"/>
          <w:szCs w:val="24"/>
        </w:rPr>
      </w:pPr>
      <w:r>
        <w:rPr>
          <w:rFonts w:cs="Arial"/>
          <w:color w:val="0000FF"/>
          <w:sz w:val="24"/>
          <w:szCs w:val="24"/>
        </w:rPr>
        <w:t xml:space="preserve">Table 1.2 </w:t>
      </w:r>
      <w:r>
        <w:rPr>
          <w:rFonts w:cs="Arial"/>
          <w:color w:val="000000"/>
          <w:sz w:val="24"/>
          <w:szCs w:val="24"/>
        </w:rPr>
        <w:t xml:space="preserve">shows the mapping from RF Channel to </w:t>
      </w:r>
      <w:r w:rsidRPr="00CC7CB4">
        <w:rPr>
          <w:rFonts w:cs="Arial"/>
          <w:strike/>
          <w:color w:val="000000"/>
          <w:sz w:val="24"/>
          <w:szCs w:val="24"/>
        </w:rPr>
        <w:t xml:space="preserve">Data </w:t>
      </w:r>
      <w:r>
        <w:rPr>
          <w:rFonts w:cs="Arial"/>
          <w:color w:val="000000"/>
          <w:sz w:val="24"/>
          <w:szCs w:val="24"/>
        </w:rPr>
        <w:t>Channel Index</w:t>
      </w:r>
      <w:r w:rsidRPr="00CC7CB4">
        <w:rPr>
          <w:rFonts w:cs="Arial"/>
          <w:color w:val="000000"/>
          <w:sz w:val="24"/>
          <w:szCs w:val="24"/>
        </w:rPr>
        <w:t xml:space="preserve"> and</w:t>
      </w:r>
      <w:r>
        <w:rPr>
          <w:rFonts w:cs="Arial"/>
          <w:color w:val="FF0000"/>
          <w:sz w:val="24"/>
          <w:szCs w:val="24"/>
        </w:rPr>
        <w:t xml:space="preserve"> </w:t>
      </w:r>
      <w:r w:rsidRPr="00CC7CB4">
        <w:rPr>
          <w:rFonts w:cs="Arial"/>
          <w:strike/>
          <w:color w:val="000000"/>
          <w:sz w:val="24"/>
          <w:szCs w:val="24"/>
        </w:rPr>
        <w:t>Advertising Channel Index</w:t>
      </w:r>
      <w:r>
        <w:rPr>
          <w:rFonts w:cs="Arial"/>
          <w:color w:val="FF0000"/>
          <w:sz w:val="24"/>
          <w:szCs w:val="24"/>
        </w:rPr>
        <w:t>Channel Type</w:t>
      </w:r>
      <w:r>
        <w:rPr>
          <w:rFonts w:cs="Arial"/>
          <w:color w:val="000000"/>
          <w:sz w:val="24"/>
          <w:szCs w:val="24"/>
        </w:rPr>
        <w:t xml:space="preserve">. </w:t>
      </w:r>
      <w:r w:rsidRPr="00CC7CB4">
        <w:rPr>
          <w:rFonts w:cs="Arial"/>
          <w:strike/>
          <w:color w:val="000000"/>
          <w:sz w:val="24"/>
          <w:szCs w:val="24"/>
        </w:rPr>
        <w:t xml:space="preserve">It also shows the allocation of channel type to each RF Channel. </w:t>
      </w:r>
      <w:r>
        <w:rPr>
          <w:rFonts w:cs="Arial"/>
          <w:color w:val="000000"/>
          <w:sz w:val="24"/>
          <w:szCs w:val="24"/>
        </w:rPr>
        <w:t xml:space="preserve"> </w:t>
      </w:r>
      <w:r w:rsidRPr="00CC7CB4">
        <w:rPr>
          <w:rFonts w:cs="Arial"/>
          <w:color w:val="FF0000"/>
          <w:sz w:val="24"/>
          <w:szCs w:val="24"/>
        </w:rPr>
        <w:t xml:space="preserve">An </w:t>
      </w:r>
      <w:r w:rsidR="006E3694">
        <w:rPr>
          <w:rFonts w:cs="Arial"/>
          <w:color w:val="FF0000"/>
          <w:sz w:val="24"/>
          <w:szCs w:val="24"/>
        </w:rPr>
        <w:t>‘</w:t>
      </w:r>
      <w:r w:rsidR="009613B2" w:rsidRPr="000118B3">
        <w:rPr>
          <w:rFonts w:cstheme="minorHAnsi"/>
          <w:color w:val="FF0000"/>
          <w:szCs w:val="20"/>
        </w:rPr>
        <w:t>●</w:t>
      </w:r>
      <w:r w:rsidR="006E3694">
        <w:rPr>
          <w:rFonts w:cs="Arial"/>
          <w:color w:val="FF0000"/>
          <w:sz w:val="24"/>
          <w:szCs w:val="24"/>
        </w:rPr>
        <w:t>’</w:t>
      </w:r>
      <w:r w:rsidRPr="00CC7CB4">
        <w:rPr>
          <w:rFonts w:cs="Arial"/>
          <w:color w:val="FF0000"/>
          <w:sz w:val="24"/>
          <w:szCs w:val="24"/>
        </w:rPr>
        <w:t xml:space="preserve"> in the table below</w:t>
      </w:r>
      <w:r>
        <w:rPr>
          <w:rFonts w:cs="Arial"/>
          <w:color w:val="FF0000"/>
          <w:sz w:val="24"/>
          <w:szCs w:val="24"/>
        </w:rPr>
        <w:t xml:space="preserve"> indicates the PHY channel and index are used by the specified channel type.</w:t>
      </w:r>
    </w:p>
    <w:tbl>
      <w:tblPr>
        <w:tblStyle w:val="GridTable4-Accent11"/>
        <w:tblW w:w="7735" w:type="dxa"/>
        <w:tblLayout w:type="fixed"/>
        <w:tblLook w:val="0680" w:firstRow="0" w:lastRow="0" w:firstColumn="1" w:lastColumn="0" w:noHBand="1" w:noVBand="1"/>
      </w:tblPr>
      <w:tblGrid>
        <w:gridCol w:w="1075"/>
        <w:gridCol w:w="1260"/>
        <w:gridCol w:w="1080"/>
        <w:gridCol w:w="1530"/>
        <w:gridCol w:w="1287"/>
        <w:gridCol w:w="1503"/>
      </w:tblGrid>
      <w:tr w:rsidR="00E40CCE" w14:paraId="7D3F53FC" w14:textId="77777777" w:rsidTr="00E40CCE">
        <w:tc>
          <w:tcPr>
            <w:cnfStyle w:val="001000000000" w:firstRow="0" w:lastRow="0" w:firstColumn="1" w:lastColumn="0" w:oddVBand="0" w:evenVBand="0" w:oddHBand="0" w:evenHBand="0" w:firstRowFirstColumn="0" w:firstRowLastColumn="0" w:lastRowFirstColumn="0" w:lastRowLastColumn="0"/>
            <w:tcW w:w="1075" w:type="dxa"/>
            <w:vMerge w:val="restart"/>
            <w:shd w:val="clear" w:color="auto" w:fill="BBFAFD"/>
            <w:vAlign w:val="center"/>
          </w:tcPr>
          <w:p w14:paraId="5B524F4A" w14:textId="77777777" w:rsidR="00E40CCE" w:rsidRPr="00D17F7E" w:rsidRDefault="00E40CCE" w:rsidP="00E40CCE">
            <w:pPr>
              <w:autoSpaceDE w:val="0"/>
              <w:autoSpaceDN w:val="0"/>
              <w:adjustRightInd w:val="0"/>
              <w:jc w:val="center"/>
              <w:rPr>
                <w:rFonts w:cs="Arial"/>
                <w:b w:val="0"/>
                <w:bCs w:val="0"/>
                <w:color w:val="000000"/>
                <w:sz w:val="20"/>
                <w:szCs w:val="24"/>
              </w:rPr>
            </w:pPr>
          </w:p>
          <w:p w14:paraId="7FB8AA16" w14:textId="77777777" w:rsidR="00E40CCE" w:rsidRPr="00D17F7E" w:rsidRDefault="00E40CCE" w:rsidP="00E40CCE">
            <w:pPr>
              <w:autoSpaceDE w:val="0"/>
              <w:autoSpaceDN w:val="0"/>
              <w:adjustRightInd w:val="0"/>
              <w:jc w:val="center"/>
              <w:rPr>
                <w:rFonts w:cs="Arial"/>
                <w:color w:val="000000"/>
                <w:sz w:val="20"/>
                <w:szCs w:val="24"/>
              </w:rPr>
            </w:pPr>
            <w:r>
              <w:rPr>
                <w:rFonts w:cs="Arial"/>
                <w:color w:val="000000"/>
                <w:sz w:val="20"/>
                <w:szCs w:val="24"/>
              </w:rPr>
              <w:t>PHY</w:t>
            </w:r>
            <w:r w:rsidRPr="00D17F7E">
              <w:rPr>
                <w:rFonts w:cs="Arial"/>
                <w:color w:val="000000"/>
                <w:sz w:val="20"/>
                <w:szCs w:val="24"/>
              </w:rPr>
              <w:t xml:space="preserve"> Channel</w:t>
            </w:r>
          </w:p>
        </w:tc>
        <w:tc>
          <w:tcPr>
            <w:tcW w:w="1260" w:type="dxa"/>
            <w:vMerge w:val="restart"/>
            <w:shd w:val="clear" w:color="auto" w:fill="BBFAFD"/>
            <w:vAlign w:val="center"/>
          </w:tcPr>
          <w:p w14:paraId="6A6216E2" w14:textId="77777777" w:rsidR="00E40CCE" w:rsidRPr="00D17F7E" w:rsidRDefault="00E40CCE" w:rsidP="00E40CC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Arial"/>
                <w:b/>
                <w:color w:val="000000"/>
                <w:sz w:val="20"/>
                <w:szCs w:val="24"/>
              </w:rPr>
            </w:pPr>
            <w:r w:rsidRPr="00D17F7E">
              <w:rPr>
                <w:rFonts w:cs="Arial"/>
                <w:b/>
                <w:color w:val="000000"/>
                <w:sz w:val="20"/>
                <w:szCs w:val="24"/>
              </w:rPr>
              <w:t>RF Center Frequency</w:t>
            </w:r>
          </w:p>
        </w:tc>
        <w:tc>
          <w:tcPr>
            <w:tcW w:w="1080" w:type="dxa"/>
            <w:shd w:val="clear" w:color="auto" w:fill="BBFAFD"/>
            <w:vAlign w:val="center"/>
          </w:tcPr>
          <w:p w14:paraId="5014D6E9" w14:textId="77777777" w:rsidR="00E40CCE" w:rsidRPr="00A0635E" w:rsidRDefault="00E40CCE" w:rsidP="00E40CC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Arial"/>
                <w:b/>
                <w:color w:val="FF0000"/>
                <w:sz w:val="20"/>
                <w:szCs w:val="24"/>
              </w:rPr>
            </w:pPr>
          </w:p>
        </w:tc>
        <w:tc>
          <w:tcPr>
            <w:tcW w:w="4320" w:type="dxa"/>
            <w:gridSpan w:val="3"/>
            <w:shd w:val="clear" w:color="auto" w:fill="BBFAFD"/>
            <w:vAlign w:val="center"/>
          </w:tcPr>
          <w:p w14:paraId="4A857752" w14:textId="77777777" w:rsidR="00E40CCE" w:rsidRPr="005C24D9" w:rsidDel="005E6075" w:rsidRDefault="00E40CCE" w:rsidP="00E40CC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Arial"/>
                <w:b/>
                <w:color w:val="FF0000"/>
                <w:sz w:val="20"/>
                <w:szCs w:val="24"/>
              </w:rPr>
            </w:pPr>
            <w:r>
              <w:rPr>
                <w:rFonts w:cs="Arial"/>
                <w:b/>
                <w:color w:val="FF0000"/>
                <w:sz w:val="20"/>
                <w:szCs w:val="24"/>
              </w:rPr>
              <w:t>Channel Type</w:t>
            </w:r>
          </w:p>
        </w:tc>
      </w:tr>
      <w:tr w:rsidR="00E40CCE" w14:paraId="6122E7AD" w14:textId="77777777" w:rsidTr="001F0512">
        <w:tc>
          <w:tcPr>
            <w:cnfStyle w:val="001000000000" w:firstRow="0" w:lastRow="0" w:firstColumn="1" w:lastColumn="0" w:oddVBand="0" w:evenVBand="0" w:oddHBand="0" w:evenHBand="0" w:firstRowFirstColumn="0" w:firstRowLastColumn="0" w:lastRowFirstColumn="0" w:lastRowLastColumn="0"/>
            <w:tcW w:w="1075" w:type="dxa"/>
            <w:vMerge/>
            <w:shd w:val="clear" w:color="auto" w:fill="BBFAFD"/>
            <w:vAlign w:val="center"/>
          </w:tcPr>
          <w:p w14:paraId="0185EA87" w14:textId="77777777" w:rsidR="00E40CCE" w:rsidRPr="00D17F7E" w:rsidRDefault="00E40CCE" w:rsidP="00E40CCE">
            <w:pPr>
              <w:autoSpaceDE w:val="0"/>
              <w:autoSpaceDN w:val="0"/>
              <w:adjustRightInd w:val="0"/>
              <w:jc w:val="center"/>
              <w:rPr>
                <w:rFonts w:cs="Arial"/>
                <w:color w:val="000000"/>
                <w:sz w:val="20"/>
                <w:szCs w:val="24"/>
              </w:rPr>
            </w:pPr>
          </w:p>
        </w:tc>
        <w:tc>
          <w:tcPr>
            <w:tcW w:w="1260" w:type="dxa"/>
            <w:vMerge/>
            <w:shd w:val="clear" w:color="auto" w:fill="BBFAFD"/>
            <w:vAlign w:val="center"/>
          </w:tcPr>
          <w:p w14:paraId="0982F9D0" w14:textId="77777777" w:rsidR="00E40CCE" w:rsidRPr="00D17F7E" w:rsidRDefault="00E40CCE" w:rsidP="00E40CC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Arial"/>
                <w:b/>
                <w:color w:val="000000"/>
                <w:sz w:val="20"/>
                <w:szCs w:val="24"/>
              </w:rPr>
            </w:pPr>
          </w:p>
        </w:tc>
        <w:tc>
          <w:tcPr>
            <w:tcW w:w="1080" w:type="dxa"/>
            <w:shd w:val="clear" w:color="auto" w:fill="BBFAFD"/>
            <w:vAlign w:val="center"/>
          </w:tcPr>
          <w:p w14:paraId="00B65FF5" w14:textId="77777777" w:rsidR="00E40CCE" w:rsidRPr="00CC7CB4" w:rsidRDefault="00E40CCE" w:rsidP="00E40CC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Arial"/>
                <w:b/>
                <w:color w:val="FF0000"/>
                <w:sz w:val="20"/>
                <w:szCs w:val="24"/>
              </w:rPr>
            </w:pPr>
            <w:r w:rsidRPr="0060510E">
              <w:rPr>
                <w:rFonts w:cs="Arial"/>
                <w:b/>
                <w:color w:val="FF0000"/>
                <w:sz w:val="20"/>
                <w:szCs w:val="24"/>
              </w:rPr>
              <w:t>Channel Index</w:t>
            </w:r>
          </w:p>
        </w:tc>
        <w:tc>
          <w:tcPr>
            <w:tcW w:w="1530" w:type="dxa"/>
            <w:shd w:val="clear" w:color="auto" w:fill="BBFAFD"/>
            <w:vAlign w:val="center"/>
          </w:tcPr>
          <w:p w14:paraId="6F8BEC3E" w14:textId="77777777" w:rsidR="00E40CCE" w:rsidRPr="00CC7CB4" w:rsidRDefault="00E40CCE" w:rsidP="00E40CC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Arial"/>
                <w:b/>
                <w:color w:val="FF0000"/>
                <w:sz w:val="20"/>
                <w:szCs w:val="24"/>
              </w:rPr>
            </w:pPr>
            <w:r w:rsidRPr="00CC7CB4">
              <w:rPr>
                <w:rFonts w:cs="Arial"/>
                <w:b/>
                <w:color w:val="FF0000"/>
                <w:sz w:val="20"/>
                <w:szCs w:val="24"/>
              </w:rPr>
              <w:t>Data</w:t>
            </w:r>
          </w:p>
        </w:tc>
        <w:tc>
          <w:tcPr>
            <w:tcW w:w="1287" w:type="dxa"/>
            <w:shd w:val="clear" w:color="auto" w:fill="BBFAFD"/>
            <w:vAlign w:val="center"/>
          </w:tcPr>
          <w:p w14:paraId="65F2EB7D" w14:textId="77777777" w:rsidR="00E40CCE" w:rsidRPr="00CC7CB4" w:rsidRDefault="00E40CCE" w:rsidP="00E40CC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Arial"/>
                <w:b/>
                <w:color w:val="FF0000"/>
                <w:sz w:val="20"/>
                <w:szCs w:val="24"/>
              </w:rPr>
            </w:pPr>
            <w:r w:rsidRPr="00CC7CB4">
              <w:rPr>
                <w:rFonts w:cs="Arial"/>
                <w:b/>
                <w:color w:val="FF0000"/>
                <w:sz w:val="20"/>
                <w:szCs w:val="24"/>
              </w:rPr>
              <w:t>Primary Advertising</w:t>
            </w:r>
          </w:p>
        </w:tc>
        <w:tc>
          <w:tcPr>
            <w:tcW w:w="1503" w:type="dxa"/>
            <w:shd w:val="clear" w:color="auto" w:fill="BBFAFD"/>
            <w:vAlign w:val="center"/>
          </w:tcPr>
          <w:p w14:paraId="334109D4" w14:textId="77777777" w:rsidR="00E40CCE" w:rsidRPr="00CC7CB4" w:rsidRDefault="00E40CCE" w:rsidP="00E40CC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Arial"/>
                <w:b/>
                <w:color w:val="FF0000"/>
                <w:sz w:val="20"/>
                <w:szCs w:val="24"/>
              </w:rPr>
            </w:pPr>
            <w:r w:rsidRPr="005C24D9">
              <w:rPr>
                <w:rFonts w:cs="Arial"/>
                <w:b/>
                <w:color w:val="FF0000"/>
                <w:sz w:val="20"/>
                <w:szCs w:val="24"/>
              </w:rPr>
              <w:t>Secondary Advertising</w:t>
            </w:r>
          </w:p>
        </w:tc>
      </w:tr>
      <w:tr w:rsidR="00E40CCE" w14:paraId="0ABCE674" w14:textId="77777777" w:rsidTr="001F0512">
        <w:tc>
          <w:tcPr>
            <w:cnfStyle w:val="001000000000" w:firstRow="0" w:lastRow="0" w:firstColumn="1" w:lastColumn="0" w:oddVBand="0" w:evenVBand="0" w:oddHBand="0" w:evenHBand="0" w:firstRowFirstColumn="0" w:firstRowLastColumn="0" w:lastRowFirstColumn="0" w:lastRowLastColumn="0"/>
            <w:tcW w:w="1075" w:type="dxa"/>
          </w:tcPr>
          <w:p w14:paraId="131EB3A3" w14:textId="77777777" w:rsidR="00E40CCE" w:rsidRPr="00D17F7E" w:rsidRDefault="00E40CCE" w:rsidP="00E40CCE">
            <w:pPr>
              <w:autoSpaceDE w:val="0"/>
              <w:autoSpaceDN w:val="0"/>
              <w:adjustRightInd w:val="0"/>
              <w:rPr>
                <w:rFonts w:cs="Arial"/>
                <w:color w:val="000000"/>
                <w:sz w:val="20"/>
                <w:szCs w:val="24"/>
              </w:rPr>
            </w:pPr>
            <w:r w:rsidRPr="00D17F7E">
              <w:rPr>
                <w:rFonts w:cs="Arial"/>
                <w:color w:val="000000"/>
                <w:sz w:val="20"/>
                <w:szCs w:val="24"/>
              </w:rPr>
              <w:t>0</w:t>
            </w:r>
          </w:p>
        </w:tc>
        <w:tc>
          <w:tcPr>
            <w:tcW w:w="1260" w:type="dxa"/>
          </w:tcPr>
          <w:p w14:paraId="1BDE3B40" w14:textId="77777777" w:rsidR="00E40CCE" w:rsidRPr="00D17F7E" w:rsidRDefault="00E40CCE" w:rsidP="00E40CCE">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sz w:val="20"/>
                <w:szCs w:val="24"/>
              </w:rPr>
            </w:pPr>
            <w:r w:rsidRPr="00C216D7">
              <w:rPr>
                <w:rFonts w:cs="Arial"/>
                <w:color w:val="000000"/>
                <w:sz w:val="20"/>
                <w:szCs w:val="20"/>
              </w:rPr>
              <w:t>2402 MHz</w:t>
            </w:r>
          </w:p>
        </w:tc>
        <w:tc>
          <w:tcPr>
            <w:tcW w:w="1080" w:type="dxa"/>
          </w:tcPr>
          <w:p w14:paraId="3793C138" w14:textId="77777777" w:rsidR="00E40CCE" w:rsidRPr="005C24D9" w:rsidRDefault="00E40CCE" w:rsidP="00E40CCE">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FF0000"/>
                <w:sz w:val="20"/>
                <w:szCs w:val="24"/>
              </w:rPr>
            </w:pPr>
            <w:r w:rsidRPr="005C24D9">
              <w:rPr>
                <w:rFonts w:cs="Arial"/>
                <w:color w:val="FF0000"/>
                <w:sz w:val="20"/>
                <w:szCs w:val="24"/>
              </w:rPr>
              <w:t>37</w:t>
            </w:r>
          </w:p>
        </w:tc>
        <w:tc>
          <w:tcPr>
            <w:tcW w:w="1530" w:type="dxa"/>
          </w:tcPr>
          <w:p w14:paraId="3A68594F" w14:textId="77777777" w:rsidR="00E40CCE" w:rsidRPr="00CC7CB4" w:rsidRDefault="00E40CCE" w:rsidP="00E40CC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Arial"/>
                <w:color w:val="FF0000"/>
                <w:sz w:val="20"/>
                <w:szCs w:val="24"/>
              </w:rPr>
            </w:pPr>
          </w:p>
        </w:tc>
        <w:tc>
          <w:tcPr>
            <w:tcW w:w="1287" w:type="dxa"/>
          </w:tcPr>
          <w:p w14:paraId="50370EFB" w14:textId="77777777" w:rsidR="00E40CCE" w:rsidRPr="00CC7CB4" w:rsidRDefault="009613B2" w:rsidP="00E40CC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Arial"/>
                <w:color w:val="FF0000"/>
                <w:sz w:val="20"/>
                <w:szCs w:val="24"/>
              </w:rPr>
            </w:pPr>
            <w:r w:rsidRPr="000118B3">
              <w:rPr>
                <w:rFonts w:cstheme="minorHAnsi"/>
                <w:color w:val="FF0000"/>
                <w:szCs w:val="20"/>
              </w:rPr>
              <w:t>●</w:t>
            </w:r>
          </w:p>
        </w:tc>
        <w:tc>
          <w:tcPr>
            <w:tcW w:w="1503" w:type="dxa"/>
          </w:tcPr>
          <w:p w14:paraId="6B468082" w14:textId="77777777" w:rsidR="00E40CCE" w:rsidRPr="00CC7CB4" w:rsidRDefault="00E40CCE" w:rsidP="00E40CC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Arial"/>
                <w:color w:val="FF0000"/>
                <w:sz w:val="20"/>
                <w:szCs w:val="24"/>
              </w:rPr>
            </w:pPr>
          </w:p>
        </w:tc>
      </w:tr>
      <w:tr w:rsidR="00E40CCE" w14:paraId="43F75D1D" w14:textId="77777777" w:rsidTr="001F0512">
        <w:tc>
          <w:tcPr>
            <w:cnfStyle w:val="001000000000" w:firstRow="0" w:lastRow="0" w:firstColumn="1" w:lastColumn="0" w:oddVBand="0" w:evenVBand="0" w:oddHBand="0" w:evenHBand="0" w:firstRowFirstColumn="0" w:firstRowLastColumn="0" w:lastRowFirstColumn="0" w:lastRowLastColumn="0"/>
            <w:tcW w:w="1075" w:type="dxa"/>
            <w:shd w:val="clear" w:color="auto" w:fill="BBFAFD"/>
          </w:tcPr>
          <w:p w14:paraId="0BE1A0EC" w14:textId="77777777" w:rsidR="00E40CCE" w:rsidRPr="00D17F7E" w:rsidRDefault="00E40CCE" w:rsidP="00E40CCE">
            <w:pPr>
              <w:autoSpaceDE w:val="0"/>
              <w:autoSpaceDN w:val="0"/>
              <w:adjustRightInd w:val="0"/>
              <w:rPr>
                <w:rFonts w:cs="Arial"/>
                <w:color w:val="000000"/>
                <w:sz w:val="20"/>
                <w:szCs w:val="24"/>
              </w:rPr>
            </w:pPr>
            <w:r w:rsidRPr="00D17F7E">
              <w:rPr>
                <w:rFonts w:cs="Arial"/>
                <w:color w:val="000000"/>
                <w:sz w:val="20"/>
                <w:szCs w:val="24"/>
              </w:rPr>
              <w:t>1</w:t>
            </w:r>
          </w:p>
        </w:tc>
        <w:tc>
          <w:tcPr>
            <w:tcW w:w="1260" w:type="dxa"/>
            <w:shd w:val="clear" w:color="auto" w:fill="BBFAFD"/>
          </w:tcPr>
          <w:p w14:paraId="69E73AB9" w14:textId="77777777" w:rsidR="00E40CCE" w:rsidRPr="00D17F7E" w:rsidRDefault="00E40CCE" w:rsidP="00E40CCE">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sz w:val="20"/>
                <w:szCs w:val="24"/>
              </w:rPr>
            </w:pPr>
            <w:r w:rsidRPr="00C216D7">
              <w:rPr>
                <w:rFonts w:cs="Arial"/>
                <w:color w:val="000000"/>
                <w:sz w:val="20"/>
                <w:szCs w:val="20"/>
              </w:rPr>
              <w:t>240</w:t>
            </w:r>
            <w:r>
              <w:rPr>
                <w:rFonts w:cs="Arial"/>
                <w:color w:val="000000"/>
                <w:sz w:val="20"/>
                <w:szCs w:val="20"/>
              </w:rPr>
              <w:t>4</w:t>
            </w:r>
            <w:r w:rsidRPr="00C216D7">
              <w:rPr>
                <w:rFonts w:cs="Arial"/>
                <w:color w:val="000000"/>
                <w:sz w:val="20"/>
                <w:szCs w:val="20"/>
              </w:rPr>
              <w:t xml:space="preserve"> MHz</w:t>
            </w:r>
          </w:p>
        </w:tc>
        <w:tc>
          <w:tcPr>
            <w:tcW w:w="1080" w:type="dxa"/>
            <w:shd w:val="clear" w:color="auto" w:fill="BBFAFD"/>
          </w:tcPr>
          <w:p w14:paraId="66C4C5DD" w14:textId="77777777" w:rsidR="00E40CCE" w:rsidRPr="00CC7CB4" w:rsidRDefault="00E40CCE" w:rsidP="00E40CCE">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FF0000"/>
                <w:sz w:val="20"/>
                <w:szCs w:val="24"/>
              </w:rPr>
            </w:pPr>
            <w:r w:rsidRPr="00CC7CB4">
              <w:rPr>
                <w:rFonts w:cs="Arial"/>
                <w:color w:val="FF0000"/>
                <w:sz w:val="20"/>
                <w:szCs w:val="24"/>
              </w:rPr>
              <w:t>0</w:t>
            </w:r>
          </w:p>
        </w:tc>
        <w:tc>
          <w:tcPr>
            <w:tcW w:w="1530" w:type="dxa"/>
            <w:shd w:val="clear" w:color="auto" w:fill="BBFAFD"/>
          </w:tcPr>
          <w:p w14:paraId="25E79663" w14:textId="77777777" w:rsidR="00E40CCE" w:rsidRPr="005C24D9" w:rsidRDefault="009613B2" w:rsidP="00E40CC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Arial"/>
                <w:color w:val="FF0000"/>
                <w:sz w:val="20"/>
                <w:szCs w:val="24"/>
              </w:rPr>
            </w:pPr>
            <w:r w:rsidRPr="000118B3">
              <w:rPr>
                <w:rFonts w:cstheme="minorHAnsi"/>
                <w:color w:val="FF0000"/>
                <w:szCs w:val="20"/>
              </w:rPr>
              <w:t>●</w:t>
            </w:r>
          </w:p>
        </w:tc>
        <w:tc>
          <w:tcPr>
            <w:tcW w:w="1287" w:type="dxa"/>
            <w:shd w:val="clear" w:color="auto" w:fill="BBFAFD"/>
          </w:tcPr>
          <w:p w14:paraId="40812B68" w14:textId="77777777" w:rsidR="00E40CCE" w:rsidRPr="00CC7CB4" w:rsidRDefault="00E40CCE" w:rsidP="00E40CC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Arial"/>
                <w:color w:val="FF0000"/>
                <w:sz w:val="20"/>
                <w:szCs w:val="24"/>
              </w:rPr>
            </w:pPr>
          </w:p>
        </w:tc>
        <w:tc>
          <w:tcPr>
            <w:tcW w:w="1503" w:type="dxa"/>
            <w:shd w:val="clear" w:color="auto" w:fill="BBFAFD"/>
          </w:tcPr>
          <w:p w14:paraId="366B0DA6" w14:textId="77777777" w:rsidR="00E40CCE" w:rsidRPr="00CC7CB4" w:rsidRDefault="009613B2" w:rsidP="00E40CC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Arial"/>
                <w:color w:val="FF0000"/>
                <w:sz w:val="20"/>
                <w:szCs w:val="24"/>
              </w:rPr>
            </w:pPr>
            <w:r w:rsidRPr="000118B3">
              <w:rPr>
                <w:rFonts w:cstheme="minorHAnsi"/>
                <w:color w:val="FF0000"/>
                <w:szCs w:val="20"/>
              </w:rPr>
              <w:t>●</w:t>
            </w:r>
          </w:p>
        </w:tc>
      </w:tr>
      <w:tr w:rsidR="00E40CCE" w14:paraId="1544730D" w14:textId="77777777" w:rsidTr="001F0512">
        <w:tc>
          <w:tcPr>
            <w:cnfStyle w:val="001000000000" w:firstRow="0" w:lastRow="0" w:firstColumn="1" w:lastColumn="0" w:oddVBand="0" w:evenVBand="0" w:oddHBand="0" w:evenHBand="0" w:firstRowFirstColumn="0" w:firstRowLastColumn="0" w:lastRowFirstColumn="0" w:lastRowLastColumn="0"/>
            <w:tcW w:w="1075" w:type="dxa"/>
          </w:tcPr>
          <w:p w14:paraId="03BC0A24" w14:textId="77777777" w:rsidR="00E40CCE" w:rsidRPr="00D17F7E" w:rsidRDefault="00E40CCE" w:rsidP="00E40CCE">
            <w:pPr>
              <w:autoSpaceDE w:val="0"/>
              <w:autoSpaceDN w:val="0"/>
              <w:adjustRightInd w:val="0"/>
              <w:rPr>
                <w:rFonts w:cs="Arial"/>
                <w:color w:val="000000"/>
                <w:sz w:val="20"/>
                <w:szCs w:val="24"/>
              </w:rPr>
            </w:pPr>
            <w:r w:rsidRPr="00D17F7E">
              <w:rPr>
                <w:rFonts w:cs="Arial"/>
                <w:color w:val="000000"/>
                <w:sz w:val="20"/>
                <w:szCs w:val="24"/>
              </w:rPr>
              <w:t>2</w:t>
            </w:r>
          </w:p>
        </w:tc>
        <w:tc>
          <w:tcPr>
            <w:tcW w:w="1260" w:type="dxa"/>
          </w:tcPr>
          <w:p w14:paraId="5FDDAA11" w14:textId="77777777" w:rsidR="00E40CCE" w:rsidRPr="00D17F7E" w:rsidRDefault="00E40CCE" w:rsidP="00E40CCE">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sz w:val="20"/>
                <w:szCs w:val="24"/>
              </w:rPr>
            </w:pPr>
            <w:r w:rsidRPr="00C216D7">
              <w:rPr>
                <w:rFonts w:cs="Arial"/>
                <w:color w:val="000000"/>
                <w:sz w:val="20"/>
                <w:szCs w:val="20"/>
              </w:rPr>
              <w:t>2406 MHz</w:t>
            </w:r>
          </w:p>
        </w:tc>
        <w:tc>
          <w:tcPr>
            <w:tcW w:w="1080" w:type="dxa"/>
          </w:tcPr>
          <w:p w14:paraId="55D247B5" w14:textId="77777777" w:rsidR="00E40CCE" w:rsidRPr="00CC7CB4" w:rsidRDefault="00E40CCE" w:rsidP="00E40CCE">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FF0000"/>
                <w:sz w:val="20"/>
                <w:szCs w:val="24"/>
              </w:rPr>
            </w:pPr>
            <w:r w:rsidRPr="00CC7CB4">
              <w:rPr>
                <w:rFonts w:cs="Arial"/>
                <w:color w:val="FF0000"/>
                <w:sz w:val="20"/>
                <w:szCs w:val="24"/>
              </w:rPr>
              <w:t>1</w:t>
            </w:r>
          </w:p>
        </w:tc>
        <w:tc>
          <w:tcPr>
            <w:tcW w:w="1530" w:type="dxa"/>
          </w:tcPr>
          <w:p w14:paraId="7F15DC6B" w14:textId="77777777" w:rsidR="00E40CCE" w:rsidRPr="005C24D9" w:rsidRDefault="009613B2" w:rsidP="00E40CC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Arial"/>
                <w:color w:val="FF0000"/>
                <w:sz w:val="20"/>
                <w:szCs w:val="24"/>
              </w:rPr>
            </w:pPr>
            <w:r w:rsidRPr="000118B3">
              <w:rPr>
                <w:rFonts w:cstheme="minorHAnsi"/>
                <w:color w:val="FF0000"/>
                <w:szCs w:val="20"/>
              </w:rPr>
              <w:t>●</w:t>
            </w:r>
          </w:p>
        </w:tc>
        <w:tc>
          <w:tcPr>
            <w:tcW w:w="1287" w:type="dxa"/>
          </w:tcPr>
          <w:p w14:paraId="04B5E3C5" w14:textId="77777777" w:rsidR="00E40CCE" w:rsidRPr="00CC7CB4" w:rsidRDefault="00E40CCE" w:rsidP="00E40CC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Arial"/>
                <w:color w:val="FF0000"/>
                <w:sz w:val="20"/>
                <w:szCs w:val="24"/>
              </w:rPr>
            </w:pPr>
          </w:p>
        </w:tc>
        <w:tc>
          <w:tcPr>
            <w:tcW w:w="1503" w:type="dxa"/>
          </w:tcPr>
          <w:p w14:paraId="50EFA973" w14:textId="77777777" w:rsidR="00E40CCE" w:rsidRPr="00CC7CB4" w:rsidRDefault="009613B2" w:rsidP="00E40CC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Arial"/>
                <w:color w:val="FF0000"/>
                <w:sz w:val="20"/>
                <w:szCs w:val="24"/>
              </w:rPr>
            </w:pPr>
            <w:r w:rsidRPr="000118B3">
              <w:rPr>
                <w:rFonts w:cstheme="minorHAnsi"/>
                <w:color w:val="FF0000"/>
                <w:szCs w:val="20"/>
              </w:rPr>
              <w:t>●</w:t>
            </w:r>
          </w:p>
        </w:tc>
      </w:tr>
      <w:tr w:rsidR="00E40CCE" w14:paraId="427128B1" w14:textId="77777777" w:rsidTr="001F0512">
        <w:tc>
          <w:tcPr>
            <w:cnfStyle w:val="001000000000" w:firstRow="0" w:lastRow="0" w:firstColumn="1" w:lastColumn="0" w:oddVBand="0" w:evenVBand="0" w:oddHBand="0" w:evenHBand="0" w:firstRowFirstColumn="0" w:firstRowLastColumn="0" w:lastRowFirstColumn="0" w:lastRowLastColumn="0"/>
            <w:tcW w:w="1075" w:type="dxa"/>
            <w:shd w:val="clear" w:color="auto" w:fill="BBFAFD"/>
          </w:tcPr>
          <w:p w14:paraId="7DFE7E21" w14:textId="77777777" w:rsidR="00E40CCE" w:rsidRPr="00D17F7E" w:rsidRDefault="00E40CCE" w:rsidP="00E40CCE">
            <w:pPr>
              <w:autoSpaceDE w:val="0"/>
              <w:autoSpaceDN w:val="0"/>
              <w:adjustRightInd w:val="0"/>
              <w:rPr>
                <w:rFonts w:cs="Arial"/>
                <w:color w:val="000000"/>
                <w:sz w:val="20"/>
                <w:szCs w:val="24"/>
              </w:rPr>
            </w:pPr>
            <w:r w:rsidRPr="00D17F7E">
              <w:rPr>
                <w:rFonts w:cs="Arial"/>
                <w:color w:val="000000"/>
                <w:sz w:val="20"/>
                <w:szCs w:val="24"/>
              </w:rPr>
              <w:t>…</w:t>
            </w:r>
          </w:p>
        </w:tc>
        <w:tc>
          <w:tcPr>
            <w:tcW w:w="1260" w:type="dxa"/>
            <w:shd w:val="clear" w:color="auto" w:fill="BBFAFD"/>
          </w:tcPr>
          <w:p w14:paraId="2739B1F9" w14:textId="77777777" w:rsidR="00E40CCE" w:rsidRPr="00D17F7E" w:rsidRDefault="00E40CCE" w:rsidP="00E40CCE">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sz w:val="20"/>
                <w:szCs w:val="24"/>
              </w:rPr>
            </w:pPr>
            <w:r w:rsidRPr="00D17F7E">
              <w:rPr>
                <w:rFonts w:cs="Arial"/>
                <w:color w:val="000000"/>
                <w:sz w:val="20"/>
                <w:szCs w:val="24"/>
              </w:rPr>
              <w:t>…</w:t>
            </w:r>
          </w:p>
        </w:tc>
        <w:tc>
          <w:tcPr>
            <w:tcW w:w="1080" w:type="dxa"/>
            <w:shd w:val="clear" w:color="auto" w:fill="BBFAFD"/>
          </w:tcPr>
          <w:p w14:paraId="6B6D6C34" w14:textId="77777777" w:rsidR="00E40CCE" w:rsidRPr="00CC7CB4" w:rsidRDefault="00E40CCE" w:rsidP="00E40CCE">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FF0000"/>
                <w:sz w:val="20"/>
                <w:szCs w:val="24"/>
              </w:rPr>
            </w:pPr>
            <w:r w:rsidRPr="00CC7CB4">
              <w:rPr>
                <w:rFonts w:cs="Arial"/>
                <w:color w:val="FF0000"/>
                <w:sz w:val="20"/>
                <w:szCs w:val="24"/>
              </w:rPr>
              <w:t>…</w:t>
            </w:r>
          </w:p>
        </w:tc>
        <w:tc>
          <w:tcPr>
            <w:tcW w:w="1530" w:type="dxa"/>
            <w:shd w:val="clear" w:color="auto" w:fill="BBFAFD"/>
          </w:tcPr>
          <w:p w14:paraId="5FDD036B" w14:textId="77777777" w:rsidR="00E40CCE" w:rsidRPr="00CC7CB4" w:rsidRDefault="00E40CCE" w:rsidP="00E40CC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Arial"/>
                <w:color w:val="FF0000"/>
                <w:sz w:val="20"/>
                <w:szCs w:val="24"/>
              </w:rPr>
            </w:pPr>
            <w:r w:rsidRPr="00CC7CB4">
              <w:rPr>
                <w:rFonts w:cs="Arial"/>
                <w:color w:val="FF0000"/>
                <w:sz w:val="20"/>
                <w:szCs w:val="24"/>
              </w:rPr>
              <w:t>…</w:t>
            </w:r>
          </w:p>
          <w:p w14:paraId="3CD91BE1" w14:textId="77777777" w:rsidR="00E40CCE" w:rsidRPr="005C24D9" w:rsidRDefault="00E40CCE" w:rsidP="00E40CC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Arial"/>
                <w:color w:val="FF0000"/>
                <w:sz w:val="20"/>
                <w:szCs w:val="24"/>
              </w:rPr>
            </w:pPr>
          </w:p>
        </w:tc>
        <w:tc>
          <w:tcPr>
            <w:tcW w:w="1287" w:type="dxa"/>
            <w:shd w:val="clear" w:color="auto" w:fill="BBFAFD"/>
          </w:tcPr>
          <w:p w14:paraId="700F51D0" w14:textId="77777777" w:rsidR="00E40CCE" w:rsidRPr="00CC7CB4" w:rsidRDefault="00E40CCE" w:rsidP="00E40CC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Arial"/>
                <w:color w:val="FF0000"/>
                <w:sz w:val="20"/>
                <w:szCs w:val="24"/>
              </w:rPr>
            </w:pPr>
            <w:r w:rsidRPr="00CC7CB4">
              <w:rPr>
                <w:rFonts w:cs="Arial"/>
                <w:color w:val="FF0000"/>
                <w:sz w:val="20"/>
                <w:szCs w:val="24"/>
              </w:rPr>
              <w:t>…</w:t>
            </w:r>
          </w:p>
        </w:tc>
        <w:tc>
          <w:tcPr>
            <w:tcW w:w="1503" w:type="dxa"/>
            <w:shd w:val="clear" w:color="auto" w:fill="BBFAFD"/>
          </w:tcPr>
          <w:p w14:paraId="16C298EB" w14:textId="77777777" w:rsidR="00E40CCE" w:rsidRPr="00CC7CB4" w:rsidRDefault="00E40CCE" w:rsidP="00E40CC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Arial"/>
                <w:color w:val="FF0000"/>
                <w:sz w:val="20"/>
                <w:szCs w:val="24"/>
              </w:rPr>
            </w:pPr>
            <w:r w:rsidRPr="00CC7CB4">
              <w:rPr>
                <w:rFonts w:cs="Arial"/>
                <w:color w:val="FF0000"/>
                <w:sz w:val="20"/>
                <w:szCs w:val="24"/>
              </w:rPr>
              <w:t>…</w:t>
            </w:r>
          </w:p>
        </w:tc>
      </w:tr>
      <w:tr w:rsidR="00E40CCE" w14:paraId="31861A1A" w14:textId="77777777" w:rsidTr="001F0512">
        <w:tc>
          <w:tcPr>
            <w:cnfStyle w:val="001000000000" w:firstRow="0" w:lastRow="0" w:firstColumn="1" w:lastColumn="0" w:oddVBand="0" w:evenVBand="0" w:oddHBand="0" w:evenHBand="0" w:firstRowFirstColumn="0" w:firstRowLastColumn="0" w:lastRowFirstColumn="0" w:lastRowLastColumn="0"/>
            <w:tcW w:w="1075" w:type="dxa"/>
          </w:tcPr>
          <w:p w14:paraId="0A32E66C" w14:textId="77777777" w:rsidR="00E40CCE" w:rsidRPr="00D17F7E" w:rsidRDefault="00E40CCE" w:rsidP="00E40CCE">
            <w:pPr>
              <w:autoSpaceDE w:val="0"/>
              <w:autoSpaceDN w:val="0"/>
              <w:adjustRightInd w:val="0"/>
              <w:rPr>
                <w:rFonts w:cs="Arial"/>
                <w:color w:val="000000"/>
                <w:sz w:val="20"/>
                <w:szCs w:val="24"/>
              </w:rPr>
            </w:pPr>
            <w:r w:rsidRPr="00D17F7E">
              <w:rPr>
                <w:rFonts w:cs="Arial"/>
                <w:color w:val="000000"/>
                <w:sz w:val="20"/>
                <w:szCs w:val="24"/>
              </w:rPr>
              <w:t>11</w:t>
            </w:r>
          </w:p>
        </w:tc>
        <w:tc>
          <w:tcPr>
            <w:tcW w:w="1260" w:type="dxa"/>
          </w:tcPr>
          <w:p w14:paraId="5DBE61B9" w14:textId="77777777" w:rsidR="00E40CCE" w:rsidRPr="00D17F7E" w:rsidRDefault="00E40CCE" w:rsidP="00E40CCE">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sz w:val="20"/>
                <w:szCs w:val="24"/>
              </w:rPr>
            </w:pPr>
            <w:r w:rsidRPr="00C216D7">
              <w:rPr>
                <w:rFonts w:cs="Arial"/>
                <w:color w:val="000000"/>
                <w:sz w:val="20"/>
                <w:szCs w:val="20"/>
              </w:rPr>
              <w:t>2424 MHz</w:t>
            </w:r>
          </w:p>
        </w:tc>
        <w:tc>
          <w:tcPr>
            <w:tcW w:w="1080" w:type="dxa"/>
          </w:tcPr>
          <w:p w14:paraId="6BB7E1A7" w14:textId="77777777" w:rsidR="00E40CCE" w:rsidRPr="00CC7CB4" w:rsidRDefault="00E40CCE" w:rsidP="00E40CCE">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FF0000"/>
                <w:sz w:val="20"/>
                <w:szCs w:val="24"/>
              </w:rPr>
            </w:pPr>
            <w:r w:rsidRPr="00CC7CB4">
              <w:rPr>
                <w:rFonts w:cs="Arial"/>
                <w:color w:val="FF0000"/>
                <w:sz w:val="20"/>
                <w:szCs w:val="24"/>
              </w:rPr>
              <w:t>10</w:t>
            </w:r>
          </w:p>
        </w:tc>
        <w:tc>
          <w:tcPr>
            <w:tcW w:w="1530" w:type="dxa"/>
          </w:tcPr>
          <w:p w14:paraId="0858AFA5" w14:textId="77777777" w:rsidR="00E40CCE" w:rsidRPr="005C24D9" w:rsidRDefault="009613B2" w:rsidP="00E40CC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Arial"/>
                <w:color w:val="FF0000"/>
                <w:sz w:val="20"/>
                <w:szCs w:val="24"/>
              </w:rPr>
            </w:pPr>
            <w:r w:rsidRPr="000118B3">
              <w:rPr>
                <w:rFonts w:cstheme="minorHAnsi"/>
                <w:color w:val="FF0000"/>
                <w:szCs w:val="20"/>
              </w:rPr>
              <w:t>●</w:t>
            </w:r>
          </w:p>
        </w:tc>
        <w:tc>
          <w:tcPr>
            <w:tcW w:w="1287" w:type="dxa"/>
          </w:tcPr>
          <w:p w14:paraId="4D56F6AD" w14:textId="77777777" w:rsidR="00E40CCE" w:rsidRPr="00CC7CB4" w:rsidRDefault="00E40CCE" w:rsidP="00E40CC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Arial"/>
                <w:color w:val="FF0000"/>
                <w:sz w:val="20"/>
                <w:szCs w:val="24"/>
              </w:rPr>
            </w:pPr>
          </w:p>
        </w:tc>
        <w:tc>
          <w:tcPr>
            <w:tcW w:w="1503" w:type="dxa"/>
          </w:tcPr>
          <w:p w14:paraId="1C422B5C" w14:textId="77777777" w:rsidR="00E40CCE" w:rsidRPr="00CC7CB4" w:rsidRDefault="009613B2" w:rsidP="00E40CC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Arial"/>
                <w:color w:val="FF0000"/>
                <w:sz w:val="20"/>
                <w:szCs w:val="24"/>
              </w:rPr>
            </w:pPr>
            <w:r w:rsidRPr="000118B3">
              <w:rPr>
                <w:rFonts w:cstheme="minorHAnsi"/>
                <w:color w:val="FF0000"/>
                <w:szCs w:val="20"/>
              </w:rPr>
              <w:t>●</w:t>
            </w:r>
          </w:p>
        </w:tc>
      </w:tr>
      <w:tr w:rsidR="00E40CCE" w14:paraId="4654E24F" w14:textId="77777777" w:rsidTr="001F0512">
        <w:tc>
          <w:tcPr>
            <w:cnfStyle w:val="001000000000" w:firstRow="0" w:lastRow="0" w:firstColumn="1" w:lastColumn="0" w:oddVBand="0" w:evenVBand="0" w:oddHBand="0" w:evenHBand="0" w:firstRowFirstColumn="0" w:firstRowLastColumn="0" w:lastRowFirstColumn="0" w:lastRowLastColumn="0"/>
            <w:tcW w:w="1075" w:type="dxa"/>
            <w:shd w:val="clear" w:color="auto" w:fill="BBFAFD"/>
          </w:tcPr>
          <w:p w14:paraId="00A41B56" w14:textId="77777777" w:rsidR="00E40CCE" w:rsidRPr="00D17F7E" w:rsidRDefault="00E40CCE" w:rsidP="00E40CCE">
            <w:pPr>
              <w:autoSpaceDE w:val="0"/>
              <w:autoSpaceDN w:val="0"/>
              <w:adjustRightInd w:val="0"/>
              <w:rPr>
                <w:rFonts w:cs="Arial"/>
                <w:color w:val="000000"/>
                <w:sz w:val="20"/>
                <w:szCs w:val="24"/>
              </w:rPr>
            </w:pPr>
            <w:r w:rsidRPr="00D17F7E">
              <w:rPr>
                <w:rFonts w:cs="Arial"/>
                <w:color w:val="000000"/>
                <w:sz w:val="20"/>
                <w:szCs w:val="24"/>
              </w:rPr>
              <w:t>12</w:t>
            </w:r>
          </w:p>
        </w:tc>
        <w:tc>
          <w:tcPr>
            <w:tcW w:w="1260" w:type="dxa"/>
            <w:shd w:val="clear" w:color="auto" w:fill="BBFAFD"/>
          </w:tcPr>
          <w:p w14:paraId="32B95516" w14:textId="77777777" w:rsidR="00E40CCE" w:rsidRPr="00D17F7E" w:rsidRDefault="00E40CCE" w:rsidP="00E40CCE">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sz w:val="20"/>
                <w:szCs w:val="24"/>
              </w:rPr>
            </w:pPr>
            <w:r w:rsidRPr="00C216D7">
              <w:rPr>
                <w:rFonts w:cs="Arial"/>
                <w:color w:val="000000"/>
                <w:sz w:val="20"/>
                <w:szCs w:val="20"/>
              </w:rPr>
              <w:t>2426 MHz</w:t>
            </w:r>
          </w:p>
        </w:tc>
        <w:tc>
          <w:tcPr>
            <w:tcW w:w="1080" w:type="dxa"/>
            <w:shd w:val="clear" w:color="auto" w:fill="BBFAFD"/>
          </w:tcPr>
          <w:p w14:paraId="0B01F23B" w14:textId="77777777" w:rsidR="00E40CCE" w:rsidRPr="005C24D9" w:rsidRDefault="00E40CCE" w:rsidP="00E40CCE">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FF0000"/>
                <w:sz w:val="20"/>
                <w:szCs w:val="24"/>
              </w:rPr>
            </w:pPr>
            <w:r w:rsidRPr="005C24D9">
              <w:rPr>
                <w:rFonts w:cs="Arial"/>
                <w:color w:val="FF0000"/>
                <w:sz w:val="20"/>
                <w:szCs w:val="24"/>
              </w:rPr>
              <w:t>38</w:t>
            </w:r>
          </w:p>
        </w:tc>
        <w:tc>
          <w:tcPr>
            <w:tcW w:w="1530" w:type="dxa"/>
            <w:shd w:val="clear" w:color="auto" w:fill="BBFAFD"/>
          </w:tcPr>
          <w:p w14:paraId="64B67A1D" w14:textId="77777777" w:rsidR="00E40CCE" w:rsidRPr="00CC7CB4" w:rsidRDefault="00E40CCE" w:rsidP="00E40CC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Arial"/>
                <w:color w:val="FF0000"/>
                <w:sz w:val="20"/>
                <w:szCs w:val="24"/>
              </w:rPr>
            </w:pPr>
          </w:p>
        </w:tc>
        <w:tc>
          <w:tcPr>
            <w:tcW w:w="1287" w:type="dxa"/>
            <w:shd w:val="clear" w:color="auto" w:fill="BBFAFD"/>
          </w:tcPr>
          <w:p w14:paraId="4777A754" w14:textId="77777777" w:rsidR="00E40CCE" w:rsidRPr="00CC7CB4" w:rsidRDefault="009613B2" w:rsidP="00E40CC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Arial"/>
                <w:color w:val="FF0000"/>
                <w:sz w:val="20"/>
                <w:szCs w:val="24"/>
              </w:rPr>
            </w:pPr>
            <w:r w:rsidRPr="000118B3">
              <w:rPr>
                <w:rFonts w:cstheme="minorHAnsi"/>
                <w:color w:val="FF0000"/>
                <w:szCs w:val="20"/>
              </w:rPr>
              <w:t>●</w:t>
            </w:r>
          </w:p>
        </w:tc>
        <w:tc>
          <w:tcPr>
            <w:tcW w:w="1503" w:type="dxa"/>
            <w:shd w:val="clear" w:color="auto" w:fill="BBFAFD"/>
          </w:tcPr>
          <w:p w14:paraId="545B1C2E" w14:textId="77777777" w:rsidR="00E40CCE" w:rsidRPr="00CC7CB4" w:rsidRDefault="00E40CCE" w:rsidP="00E40CC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Arial"/>
                <w:color w:val="FF0000"/>
                <w:sz w:val="20"/>
                <w:szCs w:val="24"/>
              </w:rPr>
            </w:pPr>
          </w:p>
        </w:tc>
      </w:tr>
      <w:tr w:rsidR="00E40CCE" w14:paraId="6E0CA081" w14:textId="77777777" w:rsidTr="001F0512">
        <w:tc>
          <w:tcPr>
            <w:cnfStyle w:val="001000000000" w:firstRow="0" w:lastRow="0" w:firstColumn="1" w:lastColumn="0" w:oddVBand="0" w:evenVBand="0" w:oddHBand="0" w:evenHBand="0" w:firstRowFirstColumn="0" w:firstRowLastColumn="0" w:lastRowFirstColumn="0" w:lastRowLastColumn="0"/>
            <w:tcW w:w="1075" w:type="dxa"/>
          </w:tcPr>
          <w:p w14:paraId="417AC31F" w14:textId="77777777" w:rsidR="00E40CCE" w:rsidRPr="00D17F7E" w:rsidRDefault="00E40CCE" w:rsidP="00E40CCE">
            <w:pPr>
              <w:autoSpaceDE w:val="0"/>
              <w:autoSpaceDN w:val="0"/>
              <w:adjustRightInd w:val="0"/>
              <w:rPr>
                <w:rFonts w:cs="Arial"/>
                <w:color w:val="000000"/>
                <w:sz w:val="20"/>
                <w:szCs w:val="24"/>
              </w:rPr>
            </w:pPr>
            <w:r w:rsidRPr="00D17F7E">
              <w:rPr>
                <w:rFonts w:cs="Arial"/>
                <w:color w:val="000000"/>
                <w:sz w:val="20"/>
                <w:szCs w:val="24"/>
              </w:rPr>
              <w:t>13</w:t>
            </w:r>
          </w:p>
        </w:tc>
        <w:tc>
          <w:tcPr>
            <w:tcW w:w="1260" w:type="dxa"/>
          </w:tcPr>
          <w:p w14:paraId="1D9C4E9C" w14:textId="77777777" w:rsidR="00E40CCE" w:rsidRPr="00D17F7E" w:rsidRDefault="00E40CCE" w:rsidP="00E40CCE">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sz w:val="20"/>
                <w:szCs w:val="24"/>
              </w:rPr>
            </w:pPr>
            <w:r w:rsidRPr="00C216D7">
              <w:rPr>
                <w:rFonts w:cs="Arial"/>
                <w:color w:val="000000"/>
                <w:sz w:val="20"/>
                <w:szCs w:val="20"/>
              </w:rPr>
              <w:t>2428 MHz</w:t>
            </w:r>
          </w:p>
        </w:tc>
        <w:tc>
          <w:tcPr>
            <w:tcW w:w="1080" w:type="dxa"/>
          </w:tcPr>
          <w:p w14:paraId="1080820E" w14:textId="77777777" w:rsidR="00E40CCE" w:rsidRPr="00CC7CB4" w:rsidRDefault="00E40CCE" w:rsidP="00E40CCE">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FF0000"/>
                <w:sz w:val="20"/>
                <w:szCs w:val="24"/>
              </w:rPr>
            </w:pPr>
            <w:r w:rsidRPr="00CC7CB4">
              <w:rPr>
                <w:rFonts w:cs="Arial"/>
                <w:color w:val="FF0000"/>
                <w:sz w:val="20"/>
                <w:szCs w:val="24"/>
              </w:rPr>
              <w:t>11</w:t>
            </w:r>
          </w:p>
        </w:tc>
        <w:tc>
          <w:tcPr>
            <w:tcW w:w="1530" w:type="dxa"/>
          </w:tcPr>
          <w:p w14:paraId="2D09FC39" w14:textId="77777777" w:rsidR="00E40CCE" w:rsidRPr="005C24D9" w:rsidRDefault="009613B2" w:rsidP="00E40CC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Arial"/>
                <w:color w:val="FF0000"/>
                <w:sz w:val="20"/>
                <w:szCs w:val="24"/>
              </w:rPr>
            </w:pPr>
            <w:r w:rsidRPr="000118B3">
              <w:rPr>
                <w:rFonts w:cstheme="minorHAnsi"/>
                <w:color w:val="FF0000"/>
                <w:szCs w:val="20"/>
              </w:rPr>
              <w:t>●</w:t>
            </w:r>
          </w:p>
        </w:tc>
        <w:tc>
          <w:tcPr>
            <w:tcW w:w="1287" w:type="dxa"/>
          </w:tcPr>
          <w:p w14:paraId="731DE5D4" w14:textId="77777777" w:rsidR="00E40CCE" w:rsidRPr="00CC7CB4" w:rsidRDefault="00E40CCE" w:rsidP="00E40CC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Arial"/>
                <w:color w:val="FF0000"/>
                <w:sz w:val="20"/>
                <w:szCs w:val="24"/>
              </w:rPr>
            </w:pPr>
          </w:p>
        </w:tc>
        <w:tc>
          <w:tcPr>
            <w:tcW w:w="1503" w:type="dxa"/>
          </w:tcPr>
          <w:p w14:paraId="5D06EF06" w14:textId="77777777" w:rsidR="00E40CCE" w:rsidRPr="00CC7CB4" w:rsidRDefault="009613B2" w:rsidP="00E40CC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Arial"/>
                <w:color w:val="FF0000"/>
                <w:sz w:val="20"/>
                <w:szCs w:val="24"/>
              </w:rPr>
            </w:pPr>
            <w:r w:rsidRPr="000118B3">
              <w:rPr>
                <w:rFonts w:cstheme="minorHAnsi"/>
                <w:color w:val="FF0000"/>
                <w:szCs w:val="20"/>
              </w:rPr>
              <w:t>●</w:t>
            </w:r>
          </w:p>
        </w:tc>
      </w:tr>
      <w:tr w:rsidR="00E40CCE" w14:paraId="7049BB27" w14:textId="77777777" w:rsidTr="001F0512">
        <w:tc>
          <w:tcPr>
            <w:cnfStyle w:val="001000000000" w:firstRow="0" w:lastRow="0" w:firstColumn="1" w:lastColumn="0" w:oddVBand="0" w:evenVBand="0" w:oddHBand="0" w:evenHBand="0" w:firstRowFirstColumn="0" w:firstRowLastColumn="0" w:lastRowFirstColumn="0" w:lastRowLastColumn="0"/>
            <w:tcW w:w="1075" w:type="dxa"/>
            <w:shd w:val="clear" w:color="auto" w:fill="BBFAFD"/>
          </w:tcPr>
          <w:p w14:paraId="75766135" w14:textId="77777777" w:rsidR="00E40CCE" w:rsidRPr="00D17F7E" w:rsidRDefault="00E40CCE" w:rsidP="00E40CCE">
            <w:pPr>
              <w:autoSpaceDE w:val="0"/>
              <w:autoSpaceDN w:val="0"/>
              <w:adjustRightInd w:val="0"/>
              <w:rPr>
                <w:rFonts w:cs="Arial"/>
                <w:color w:val="000000"/>
                <w:sz w:val="20"/>
                <w:szCs w:val="24"/>
              </w:rPr>
            </w:pPr>
            <w:r w:rsidRPr="00D17F7E">
              <w:rPr>
                <w:rFonts w:cs="Arial"/>
                <w:color w:val="000000"/>
                <w:sz w:val="20"/>
                <w:szCs w:val="24"/>
              </w:rPr>
              <w:t>14</w:t>
            </w:r>
          </w:p>
        </w:tc>
        <w:tc>
          <w:tcPr>
            <w:tcW w:w="1260" w:type="dxa"/>
            <w:shd w:val="clear" w:color="auto" w:fill="BBFAFD"/>
          </w:tcPr>
          <w:p w14:paraId="597C2145" w14:textId="77777777" w:rsidR="00E40CCE" w:rsidRPr="00D17F7E" w:rsidRDefault="00E40CCE" w:rsidP="00E40CCE">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sz w:val="20"/>
                <w:szCs w:val="24"/>
              </w:rPr>
            </w:pPr>
            <w:r w:rsidRPr="00C216D7">
              <w:rPr>
                <w:rFonts w:cs="Arial"/>
                <w:color w:val="000000"/>
                <w:sz w:val="20"/>
                <w:szCs w:val="20"/>
              </w:rPr>
              <w:t>2430 MHz</w:t>
            </w:r>
          </w:p>
        </w:tc>
        <w:tc>
          <w:tcPr>
            <w:tcW w:w="1080" w:type="dxa"/>
            <w:shd w:val="clear" w:color="auto" w:fill="BBFAFD"/>
          </w:tcPr>
          <w:p w14:paraId="0A152704" w14:textId="77777777" w:rsidR="00E40CCE" w:rsidRPr="00CC7CB4" w:rsidRDefault="00E40CCE" w:rsidP="00E40CCE">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FF0000"/>
                <w:sz w:val="20"/>
                <w:szCs w:val="24"/>
              </w:rPr>
            </w:pPr>
            <w:r w:rsidRPr="00CC7CB4">
              <w:rPr>
                <w:rFonts w:cs="Arial"/>
                <w:color w:val="FF0000"/>
                <w:sz w:val="20"/>
                <w:szCs w:val="24"/>
              </w:rPr>
              <w:t>12</w:t>
            </w:r>
          </w:p>
        </w:tc>
        <w:tc>
          <w:tcPr>
            <w:tcW w:w="1530" w:type="dxa"/>
            <w:shd w:val="clear" w:color="auto" w:fill="BBFAFD"/>
          </w:tcPr>
          <w:p w14:paraId="68867AD9" w14:textId="77777777" w:rsidR="00E40CCE" w:rsidRPr="005C24D9" w:rsidRDefault="009613B2" w:rsidP="00E40CC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Arial"/>
                <w:color w:val="FF0000"/>
                <w:sz w:val="20"/>
                <w:szCs w:val="24"/>
              </w:rPr>
            </w:pPr>
            <w:r w:rsidRPr="000118B3">
              <w:rPr>
                <w:rFonts w:cstheme="minorHAnsi"/>
                <w:color w:val="FF0000"/>
                <w:szCs w:val="20"/>
              </w:rPr>
              <w:t>●</w:t>
            </w:r>
          </w:p>
        </w:tc>
        <w:tc>
          <w:tcPr>
            <w:tcW w:w="1287" w:type="dxa"/>
            <w:shd w:val="clear" w:color="auto" w:fill="BBFAFD"/>
          </w:tcPr>
          <w:p w14:paraId="0A23D218" w14:textId="77777777" w:rsidR="00E40CCE" w:rsidRPr="00CC7CB4" w:rsidRDefault="00E40CCE" w:rsidP="00E40CC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Arial"/>
                <w:color w:val="FF0000"/>
                <w:sz w:val="20"/>
                <w:szCs w:val="24"/>
              </w:rPr>
            </w:pPr>
          </w:p>
        </w:tc>
        <w:tc>
          <w:tcPr>
            <w:tcW w:w="1503" w:type="dxa"/>
            <w:shd w:val="clear" w:color="auto" w:fill="BBFAFD"/>
          </w:tcPr>
          <w:p w14:paraId="1B3F8E7B" w14:textId="77777777" w:rsidR="00E40CCE" w:rsidRPr="00CC7CB4" w:rsidRDefault="009613B2" w:rsidP="00E40CC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Arial"/>
                <w:color w:val="FF0000"/>
                <w:sz w:val="20"/>
                <w:szCs w:val="24"/>
              </w:rPr>
            </w:pPr>
            <w:r w:rsidRPr="000118B3">
              <w:rPr>
                <w:rFonts w:cstheme="minorHAnsi"/>
                <w:color w:val="FF0000"/>
                <w:szCs w:val="20"/>
              </w:rPr>
              <w:t>●</w:t>
            </w:r>
          </w:p>
        </w:tc>
      </w:tr>
      <w:tr w:rsidR="00E40CCE" w14:paraId="01B89670" w14:textId="77777777" w:rsidTr="001F0512">
        <w:tc>
          <w:tcPr>
            <w:cnfStyle w:val="001000000000" w:firstRow="0" w:lastRow="0" w:firstColumn="1" w:lastColumn="0" w:oddVBand="0" w:evenVBand="0" w:oddHBand="0" w:evenHBand="0" w:firstRowFirstColumn="0" w:firstRowLastColumn="0" w:lastRowFirstColumn="0" w:lastRowLastColumn="0"/>
            <w:tcW w:w="1075" w:type="dxa"/>
          </w:tcPr>
          <w:p w14:paraId="579DC964" w14:textId="77777777" w:rsidR="00E40CCE" w:rsidRPr="00D17F7E" w:rsidRDefault="00E40CCE" w:rsidP="00E40CCE">
            <w:pPr>
              <w:autoSpaceDE w:val="0"/>
              <w:autoSpaceDN w:val="0"/>
              <w:adjustRightInd w:val="0"/>
              <w:rPr>
                <w:rFonts w:cs="Arial"/>
                <w:color w:val="000000"/>
                <w:sz w:val="20"/>
                <w:szCs w:val="24"/>
              </w:rPr>
            </w:pPr>
            <w:r w:rsidRPr="00D17F7E">
              <w:rPr>
                <w:rFonts w:cs="Arial"/>
                <w:color w:val="000000"/>
                <w:sz w:val="20"/>
                <w:szCs w:val="24"/>
              </w:rPr>
              <w:t>…</w:t>
            </w:r>
          </w:p>
        </w:tc>
        <w:tc>
          <w:tcPr>
            <w:tcW w:w="1260" w:type="dxa"/>
          </w:tcPr>
          <w:p w14:paraId="5B43F5D7" w14:textId="77777777" w:rsidR="00E40CCE" w:rsidRPr="00D17F7E" w:rsidRDefault="00E40CCE" w:rsidP="00E40CCE">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sz w:val="20"/>
                <w:szCs w:val="24"/>
              </w:rPr>
            </w:pPr>
            <w:r w:rsidRPr="00D17F7E">
              <w:rPr>
                <w:rFonts w:cs="Arial"/>
                <w:color w:val="000000"/>
                <w:sz w:val="20"/>
                <w:szCs w:val="24"/>
              </w:rPr>
              <w:t>…</w:t>
            </w:r>
          </w:p>
        </w:tc>
        <w:tc>
          <w:tcPr>
            <w:tcW w:w="1080" w:type="dxa"/>
          </w:tcPr>
          <w:p w14:paraId="593B2440" w14:textId="77777777" w:rsidR="00E40CCE" w:rsidRPr="00CC7CB4" w:rsidRDefault="00E40CCE" w:rsidP="00E40CCE">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FF0000"/>
                <w:sz w:val="20"/>
                <w:szCs w:val="24"/>
              </w:rPr>
            </w:pPr>
            <w:r w:rsidRPr="00CC7CB4">
              <w:rPr>
                <w:rFonts w:cs="Arial"/>
                <w:color w:val="FF0000"/>
                <w:sz w:val="20"/>
                <w:szCs w:val="24"/>
              </w:rPr>
              <w:t>…</w:t>
            </w:r>
          </w:p>
        </w:tc>
        <w:tc>
          <w:tcPr>
            <w:tcW w:w="1530" w:type="dxa"/>
          </w:tcPr>
          <w:p w14:paraId="4CEAA1B6" w14:textId="77777777" w:rsidR="00E40CCE" w:rsidRPr="00CC7CB4" w:rsidRDefault="00E40CCE" w:rsidP="00E40CC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Arial"/>
                <w:color w:val="FF0000"/>
                <w:sz w:val="20"/>
                <w:szCs w:val="24"/>
              </w:rPr>
            </w:pPr>
            <w:r w:rsidRPr="00CC7CB4">
              <w:rPr>
                <w:rFonts w:cs="Arial"/>
                <w:color w:val="FF0000"/>
                <w:sz w:val="20"/>
                <w:szCs w:val="24"/>
              </w:rPr>
              <w:t>…</w:t>
            </w:r>
          </w:p>
          <w:p w14:paraId="604AA3A0" w14:textId="77777777" w:rsidR="00E40CCE" w:rsidRPr="005C24D9" w:rsidRDefault="00E40CCE" w:rsidP="00E40CC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Arial"/>
                <w:color w:val="FF0000"/>
                <w:sz w:val="20"/>
                <w:szCs w:val="24"/>
              </w:rPr>
            </w:pPr>
          </w:p>
        </w:tc>
        <w:tc>
          <w:tcPr>
            <w:tcW w:w="1287" w:type="dxa"/>
          </w:tcPr>
          <w:p w14:paraId="2A74092B" w14:textId="77777777" w:rsidR="00E40CCE" w:rsidRPr="00CC7CB4" w:rsidRDefault="00E40CCE" w:rsidP="00E40CC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Arial"/>
                <w:color w:val="FF0000"/>
                <w:sz w:val="20"/>
                <w:szCs w:val="24"/>
              </w:rPr>
            </w:pPr>
            <w:r w:rsidRPr="00CC7CB4">
              <w:rPr>
                <w:rFonts w:cs="Arial"/>
                <w:color w:val="FF0000"/>
                <w:sz w:val="20"/>
                <w:szCs w:val="24"/>
              </w:rPr>
              <w:t>…</w:t>
            </w:r>
          </w:p>
        </w:tc>
        <w:tc>
          <w:tcPr>
            <w:tcW w:w="1503" w:type="dxa"/>
          </w:tcPr>
          <w:p w14:paraId="40907A82" w14:textId="77777777" w:rsidR="00E40CCE" w:rsidRPr="00CC7CB4" w:rsidRDefault="00E40CCE" w:rsidP="00E40CC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Arial"/>
                <w:color w:val="FF0000"/>
                <w:sz w:val="20"/>
                <w:szCs w:val="24"/>
              </w:rPr>
            </w:pPr>
            <w:r w:rsidRPr="00CC7CB4">
              <w:rPr>
                <w:rFonts w:cs="Arial"/>
                <w:color w:val="FF0000"/>
                <w:sz w:val="20"/>
                <w:szCs w:val="24"/>
              </w:rPr>
              <w:t>…</w:t>
            </w:r>
          </w:p>
        </w:tc>
      </w:tr>
      <w:tr w:rsidR="00E40CCE" w14:paraId="166E7228" w14:textId="77777777" w:rsidTr="001F0512">
        <w:tc>
          <w:tcPr>
            <w:cnfStyle w:val="001000000000" w:firstRow="0" w:lastRow="0" w:firstColumn="1" w:lastColumn="0" w:oddVBand="0" w:evenVBand="0" w:oddHBand="0" w:evenHBand="0" w:firstRowFirstColumn="0" w:firstRowLastColumn="0" w:lastRowFirstColumn="0" w:lastRowLastColumn="0"/>
            <w:tcW w:w="1075" w:type="dxa"/>
            <w:shd w:val="clear" w:color="auto" w:fill="BBFAFD"/>
          </w:tcPr>
          <w:p w14:paraId="216FE58F" w14:textId="77777777" w:rsidR="00E40CCE" w:rsidRPr="00D17F7E" w:rsidRDefault="00E40CCE" w:rsidP="00E40CCE">
            <w:pPr>
              <w:autoSpaceDE w:val="0"/>
              <w:autoSpaceDN w:val="0"/>
              <w:adjustRightInd w:val="0"/>
              <w:rPr>
                <w:rFonts w:cs="Arial"/>
                <w:color w:val="000000"/>
                <w:sz w:val="20"/>
                <w:szCs w:val="24"/>
              </w:rPr>
            </w:pPr>
            <w:r w:rsidRPr="00D17F7E">
              <w:rPr>
                <w:rFonts w:cs="Arial"/>
                <w:color w:val="000000"/>
                <w:sz w:val="20"/>
                <w:szCs w:val="24"/>
              </w:rPr>
              <w:t>38</w:t>
            </w:r>
          </w:p>
        </w:tc>
        <w:tc>
          <w:tcPr>
            <w:tcW w:w="1260" w:type="dxa"/>
            <w:shd w:val="clear" w:color="auto" w:fill="BBFAFD"/>
          </w:tcPr>
          <w:p w14:paraId="5CC6727F" w14:textId="77777777" w:rsidR="00E40CCE" w:rsidRPr="00D17F7E" w:rsidRDefault="00E40CCE" w:rsidP="00E40CCE">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sz w:val="20"/>
                <w:szCs w:val="24"/>
              </w:rPr>
            </w:pPr>
            <w:r w:rsidRPr="00C216D7">
              <w:rPr>
                <w:rFonts w:cs="Arial"/>
                <w:color w:val="000000"/>
                <w:sz w:val="20"/>
                <w:szCs w:val="20"/>
              </w:rPr>
              <w:t>2478 MHz</w:t>
            </w:r>
          </w:p>
        </w:tc>
        <w:tc>
          <w:tcPr>
            <w:tcW w:w="1080" w:type="dxa"/>
            <w:shd w:val="clear" w:color="auto" w:fill="BBFAFD"/>
          </w:tcPr>
          <w:p w14:paraId="442350EC" w14:textId="77777777" w:rsidR="00E40CCE" w:rsidRPr="00CC7CB4" w:rsidRDefault="00E40CCE" w:rsidP="00E40CCE">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FF0000"/>
                <w:sz w:val="20"/>
                <w:szCs w:val="24"/>
              </w:rPr>
            </w:pPr>
            <w:r w:rsidRPr="00CC7CB4">
              <w:rPr>
                <w:rFonts w:cs="Arial"/>
                <w:color w:val="FF0000"/>
                <w:sz w:val="20"/>
                <w:szCs w:val="24"/>
              </w:rPr>
              <w:t>36</w:t>
            </w:r>
          </w:p>
        </w:tc>
        <w:tc>
          <w:tcPr>
            <w:tcW w:w="1530" w:type="dxa"/>
            <w:shd w:val="clear" w:color="auto" w:fill="BBFAFD"/>
          </w:tcPr>
          <w:p w14:paraId="19E43EF6" w14:textId="77777777" w:rsidR="00E40CCE" w:rsidRPr="005C24D9" w:rsidRDefault="009613B2" w:rsidP="00E40CC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Arial"/>
                <w:color w:val="FF0000"/>
                <w:sz w:val="20"/>
                <w:szCs w:val="24"/>
              </w:rPr>
            </w:pPr>
            <w:r w:rsidRPr="000118B3">
              <w:rPr>
                <w:rFonts w:cstheme="minorHAnsi"/>
                <w:color w:val="FF0000"/>
                <w:szCs w:val="20"/>
              </w:rPr>
              <w:t>●</w:t>
            </w:r>
          </w:p>
        </w:tc>
        <w:tc>
          <w:tcPr>
            <w:tcW w:w="1287" w:type="dxa"/>
            <w:shd w:val="clear" w:color="auto" w:fill="BBFAFD"/>
          </w:tcPr>
          <w:p w14:paraId="645012F2" w14:textId="77777777" w:rsidR="00E40CCE" w:rsidRPr="00CC7CB4" w:rsidRDefault="00E40CCE" w:rsidP="00E40CC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Arial"/>
                <w:color w:val="FF0000"/>
                <w:sz w:val="20"/>
                <w:szCs w:val="24"/>
              </w:rPr>
            </w:pPr>
          </w:p>
        </w:tc>
        <w:tc>
          <w:tcPr>
            <w:tcW w:w="1503" w:type="dxa"/>
            <w:shd w:val="clear" w:color="auto" w:fill="BBFAFD"/>
          </w:tcPr>
          <w:p w14:paraId="6EF3B4DD" w14:textId="77777777" w:rsidR="00E40CCE" w:rsidRPr="00CC7CB4" w:rsidRDefault="009613B2" w:rsidP="00E40CC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Arial"/>
                <w:color w:val="FF0000"/>
                <w:sz w:val="20"/>
                <w:szCs w:val="24"/>
              </w:rPr>
            </w:pPr>
            <w:r w:rsidRPr="000118B3">
              <w:rPr>
                <w:rFonts w:cstheme="minorHAnsi"/>
                <w:color w:val="FF0000"/>
                <w:szCs w:val="20"/>
              </w:rPr>
              <w:t>●</w:t>
            </w:r>
          </w:p>
        </w:tc>
      </w:tr>
      <w:tr w:rsidR="00E40CCE" w14:paraId="21CD43C8" w14:textId="77777777" w:rsidTr="001F0512">
        <w:tc>
          <w:tcPr>
            <w:cnfStyle w:val="001000000000" w:firstRow="0" w:lastRow="0" w:firstColumn="1" w:lastColumn="0" w:oddVBand="0" w:evenVBand="0" w:oddHBand="0" w:evenHBand="0" w:firstRowFirstColumn="0" w:firstRowLastColumn="0" w:lastRowFirstColumn="0" w:lastRowLastColumn="0"/>
            <w:tcW w:w="1075" w:type="dxa"/>
          </w:tcPr>
          <w:p w14:paraId="261E235A" w14:textId="77777777" w:rsidR="00E40CCE" w:rsidRPr="00D17F7E" w:rsidRDefault="00E40CCE" w:rsidP="00E40CCE">
            <w:pPr>
              <w:autoSpaceDE w:val="0"/>
              <w:autoSpaceDN w:val="0"/>
              <w:adjustRightInd w:val="0"/>
              <w:rPr>
                <w:rFonts w:cs="Arial"/>
                <w:color w:val="000000"/>
                <w:sz w:val="20"/>
                <w:szCs w:val="24"/>
              </w:rPr>
            </w:pPr>
            <w:r w:rsidRPr="00D17F7E">
              <w:rPr>
                <w:rFonts w:cs="Arial"/>
                <w:color w:val="000000"/>
                <w:sz w:val="20"/>
                <w:szCs w:val="24"/>
              </w:rPr>
              <w:t>39</w:t>
            </w:r>
          </w:p>
        </w:tc>
        <w:tc>
          <w:tcPr>
            <w:tcW w:w="1260" w:type="dxa"/>
          </w:tcPr>
          <w:p w14:paraId="6D3EFDB9" w14:textId="77777777" w:rsidR="00E40CCE" w:rsidRPr="00D17F7E" w:rsidRDefault="00E40CCE" w:rsidP="00E40CCE">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000000"/>
                <w:sz w:val="20"/>
                <w:szCs w:val="24"/>
              </w:rPr>
            </w:pPr>
            <w:r w:rsidRPr="00C216D7">
              <w:rPr>
                <w:rFonts w:cs="Arial"/>
                <w:color w:val="000000"/>
                <w:sz w:val="20"/>
                <w:szCs w:val="20"/>
              </w:rPr>
              <w:t>2480 MHz</w:t>
            </w:r>
          </w:p>
        </w:tc>
        <w:tc>
          <w:tcPr>
            <w:tcW w:w="1080" w:type="dxa"/>
          </w:tcPr>
          <w:p w14:paraId="24988DBB" w14:textId="77777777" w:rsidR="00E40CCE" w:rsidRPr="005C24D9" w:rsidRDefault="00E40CCE" w:rsidP="00E40CCE">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Arial"/>
                <w:color w:val="FF0000"/>
                <w:sz w:val="20"/>
                <w:szCs w:val="24"/>
              </w:rPr>
            </w:pPr>
            <w:r w:rsidRPr="005C24D9">
              <w:rPr>
                <w:rFonts w:cs="Arial"/>
                <w:color w:val="FF0000"/>
                <w:sz w:val="20"/>
                <w:szCs w:val="24"/>
              </w:rPr>
              <w:t>39</w:t>
            </w:r>
          </w:p>
        </w:tc>
        <w:tc>
          <w:tcPr>
            <w:tcW w:w="1530" w:type="dxa"/>
          </w:tcPr>
          <w:p w14:paraId="0B820B97" w14:textId="77777777" w:rsidR="00E40CCE" w:rsidRPr="00CC7CB4" w:rsidRDefault="00E40CCE" w:rsidP="00E40CC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Arial"/>
                <w:color w:val="FF0000"/>
                <w:sz w:val="20"/>
                <w:szCs w:val="24"/>
              </w:rPr>
            </w:pPr>
          </w:p>
        </w:tc>
        <w:tc>
          <w:tcPr>
            <w:tcW w:w="1287" w:type="dxa"/>
          </w:tcPr>
          <w:p w14:paraId="17034C5E" w14:textId="77777777" w:rsidR="00E40CCE" w:rsidRPr="00CC7CB4" w:rsidRDefault="009613B2" w:rsidP="00E40CC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Arial"/>
                <w:color w:val="FF0000"/>
                <w:sz w:val="20"/>
                <w:szCs w:val="24"/>
              </w:rPr>
            </w:pPr>
            <w:r w:rsidRPr="000118B3">
              <w:rPr>
                <w:rFonts w:cstheme="minorHAnsi"/>
                <w:color w:val="FF0000"/>
                <w:szCs w:val="20"/>
              </w:rPr>
              <w:t>●</w:t>
            </w:r>
          </w:p>
        </w:tc>
        <w:tc>
          <w:tcPr>
            <w:tcW w:w="1503" w:type="dxa"/>
          </w:tcPr>
          <w:p w14:paraId="74956193" w14:textId="77777777" w:rsidR="00E40CCE" w:rsidRPr="00CC7CB4" w:rsidRDefault="00E40CCE" w:rsidP="00E40CCE">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cs="Arial"/>
                <w:color w:val="FF0000"/>
                <w:sz w:val="20"/>
                <w:szCs w:val="24"/>
              </w:rPr>
            </w:pPr>
          </w:p>
        </w:tc>
      </w:tr>
    </w:tbl>
    <w:p w14:paraId="5AAE2167" w14:textId="77777777" w:rsidR="00E40CCE" w:rsidRDefault="00E40CCE" w:rsidP="00E40CCE">
      <w:pPr>
        <w:autoSpaceDE w:val="0"/>
        <w:autoSpaceDN w:val="0"/>
        <w:adjustRightInd w:val="0"/>
        <w:spacing w:after="0" w:line="240" w:lineRule="auto"/>
        <w:rPr>
          <w:rFonts w:cs="Arial"/>
          <w:color w:val="000000"/>
          <w:sz w:val="24"/>
          <w:szCs w:val="24"/>
        </w:rPr>
      </w:pPr>
    </w:p>
    <w:p w14:paraId="65444CC6" w14:textId="77777777" w:rsidR="00E40CCE" w:rsidRPr="007461A3" w:rsidRDefault="00E40CCE" w:rsidP="00E40CCE">
      <w:pPr>
        <w:rPr>
          <w:color w:val="FF0000"/>
        </w:rPr>
      </w:pPr>
      <w:r>
        <w:rPr>
          <w:rFonts w:ascii="Arial,Italic" w:hAnsi="Arial,Italic" w:cs="Arial,Italic"/>
          <w:i/>
          <w:iCs/>
          <w:color w:val="000000"/>
          <w:sz w:val="20"/>
          <w:szCs w:val="20"/>
        </w:rPr>
        <w:t>Table 1.2: Mapping of RF Channel to</w:t>
      </w:r>
      <w:r w:rsidRPr="00CC7CB4">
        <w:rPr>
          <w:rFonts w:ascii="Arial,Italic" w:hAnsi="Arial,Italic" w:cs="Arial,Italic"/>
          <w:i/>
          <w:iCs/>
          <w:strike/>
          <w:color w:val="000000"/>
          <w:sz w:val="20"/>
          <w:szCs w:val="20"/>
        </w:rPr>
        <w:t xml:space="preserve"> Data </w:t>
      </w:r>
      <w:r>
        <w:rPr>
          <w:rFonts w:ascii="Arial,Italic" w:hAnsi="Arial,Italic" w:cs="Arial,Italic"/>
          <w:i/>
          <w:iCs/>
          <w:color w:val="000000"/>
          <w:sz w:val="20"/>
          <w:szCs w:val="20"/>
        </w:rPr>
        <w:t>Channel Index</w:t>
      </w:r>
      <w:r>
        <w:rPr>
          <w:rFonts w:ascii="Arial,Italic" w:hAnsi="Arial,Italic" w:cs="Arial,Italic"/>
          <w:i/>
          <w:iCs/>
          <w:color w:val="FF0000"/>
          <w:sz w:val="20"/>
          <w:szCs w:val="20"/>
        </w:rPr>
        <w:t>,</w:t>
      </w:r>
      <w:r w:rsidRPr="00C216D7">
        <w:rPr>
          <w:rFonts w:ascii="Arial,Italic" w:hAnsi="Arial,Italic" w:cs="Arial,Italic"/>
          <w:i/>
          <w:iCs/>
          <w:color w:val="000000"/>
          <w:sz w:val="20"/>
          <w:szCs w:val="20"/>
        </w:rPr>
        <w:t xml:space="preserve"> </w:t>
      </w:r>
      <w:r w:rsidRPr="00CC7CB4">
        <w:rPr>
          <w:rFonts w:ascii="Arial,Italic" w:hAnsi="Arial,Italic" w:cs="Arial,Italic"/>
          <w:i/>
          <w:iCs/>
          <w:color w:val="000000"/>
          <w:sz w:val="20"/>
          <w:szCs w:val="20"/>
        </w:rPr>
        <w:t>and</w:t>
      </w:r>
      <w:r>
        <w:rPr>
          <w:rFonts w:ascii="Arial,Italic" w:hAnsi="Arial,Italic" w:cs="Arial,Italic"/>
          <w:i/>
          <w:iCs/>
          <w:color w:val="FF0000"/>
          <w:sz w:val="20"/>
          <w:szCs w:val="20"/>
        </w:rPr>
        <w:t xml:space="preserve"> </w:t>
      </w:r>
      <w:r w:rsidRPr="00CC7CB4">
        <w:rPr>
          <w:rFonts w:ascii="Arial,Italic" w:hAnsi="Arial,Italic" w:cs="Arial,Italic"/>
          <w:i/>
          <w:iCs/>
          <w:strike/>
          <w:color w:val="000000"/>
          <w:sz w:val="20"/>
          <w:szCs w:val="20"/>
        </w:rPr>
        <w:t>Advertising Channel Index</w:t>
      </w:r>
      <w:r w:rsidRPr="00CC7CB4">
        <w:rPr>
          <w:rFonts w:ascii="Arial,Italic" w:hAnsi="Arial,Italic" w:cs="Arial,Italic"/>
          <w:i/>
          <w:iCs/>
          <w:color w:val="FF0000"/>
          <w:sz w:val="20"/>
          <w:szCs w:val="20"/>
        </w:rPr>
        <w:t>Channel Type</w:t>
      </w:r>
    </w:p>
    <w:p w14:paraId="08423867" w14:textId="77777777" w:rsidR="00E40CCE" w:rsidRPr="003928DF" w:rsidRDefault="00E40CCE" w:rsidP="00F03F8D">
      <w:pPr>
        <w:pStyle w:val="Heading3"/>
      </w:pPr>
      <w:bookmarkStart w:id="737" w:name="_Toc432709718"/>
      <w:bookmarkStart w:id="738" w:name="_Toc443590450"/>
      <w:bookmarkStart w:id="739" w:name="_Toc448771435"/>
      <w:r w:rsidRPr="00B03027">
        <w:t>[Modified Section]</w:t>
      </w:r>
      <w:r w:rsidRPr="00F03F8D">
        <w:t xml:space="preserve"> 2.1: Packet Format</w:t>
      </w:r>
      <w:bookmarkEnd w:id="737"/>
      <w:bookmarkEnd w:id="738"/>
      <w:bookmarkEnd w:id="739"/>
    </w:p>
    <w:p w14:paraId="6F7A6D2E" w14:textId="77777777" w:rsidR="00366DC7" w:rsidRPr="00B03027" w:rsidRDefault="00366DC7" w:rsidP="00B03027">
      <w:pPr>
        <w:rPr>
          <w:b/>
        </w:rPr>
      </w:pPr>
      <w:r w:rsidRPr="007F67C1">
        <w:rPr>
          <w:b/>
          <w:sz w:val="28"/>
        </w:rPr>
        <w:t xml:space="preserve">2.1: </w:t>
      </w:r>
      <w:r w:rsidR="006D73EE" w:rsidRPr="007F67C1">
        <w:rPr>
          <w:b/>
          <w:sz w:val="28"/>
        </w:rPr>
        <w:t>PACKET FORMAT FOR LE UNCODED PHYS</w:t>
      </w:r>
      <w:r w:rsidR="006D73EE">
        <w:rPr>
          <w:b/>
        </w:rPr>
        <w:t xml:space="preserve"> </w:t>
      </w:r>
    </w:p>
    <w:p w14:paraId="46BB6C88" w14:textId="77777777" w:rsidR="00BC34D9" w:rsidRPr="005C45EA" w:rsidRDefault="00BC34D9" w:rsidP="005C45EA">
      <w:pPr>
        <w:rPr>
          <w:color w:val="00B050"/>
        </w:rPr>
      </w:pPr>
      <w:r>
        <w:rPr>
          <w:color w:val="00B050"/>
        </w:rPr>
        <w:t>[Note to editor: Orange text is condition on AoD/AoA CR being included in 5.0]</w:t>
      </w:r>
    </w:p>
    <w:p w14:paraId="1F3F69C3" w14:textId="77777777" w:rsidR="00E40CCE" w:rsidRDefault="00E40CCE" w:rsidP="00E40CCE">
      <w:pPr>
        <w:autoSpaceDE w:val="0"/>
        <w:autoSpaceDN w:val="0"/>
        <w:adjustRightInd w:val="0"/>
        <w:spacing w:after="0" w:line="240" w:lineRule="auto"/>
        <w:rPr>
          <w:rFonts w:cs="Arial"/>
          <w:color w:val="000000"/>
          <w:sz w:val="24"/>
          <w:szCs w:val="24"/>
        </w:rPr>
      </w:pPr>
      <w:r>
        <w:rPr>
          <w:rFonts w:cs="Arial"/>
          <w:color w:val="000000"/>
          <w:sz w:val="24"/>
          <w:szCs w:val="24"/>
        </w:rPr>
        <w:t xml:space="preserve">The </w:t>
      </w:r>
      <w:r w:rsidR="006D73EE">
        <w:rPr>
          <w:rFonts w:cs="Arial"/>
          <w:color w:val="000000"/>
          <w:sz w:val="24"/>
          <w:szCs w:val="24"/>
        </w:rPr>
        <w:t>following</w:t>
      </w:r>
      <w:r>
        <w:rPr>
          <w:rFonts w:cs="Arial"/>
          <w:color w:val="000000"/>
          <w:sz w:val="24"/>
          <w:szCs w:val="24"/>
        </w:rPr>
        <w:t xml:space="preserve"> packet format </w:t>
      </w:r>
      <w:r w:rsidR="006D73EE">
        <w:rPr>
          <w:rFonts w:cs="Arial"/>
          <w:color w:val="000000"/>
          <w:sz w:val="24"/>
          <w:szCs w:val="24"/>
        </w:rPr>
        <w:t xml:space="preserve">is defined for the LE Uncoded PHYs (LE 1M and LE 2M) and is </w:t>
      </w:r>
      <w:r>
        <w:rPr>
          <w:rFonts w:cs="Arial"/>
          <w:color w:val="000000"/>
          <w:sz w:val="24"/>
          <w:szCs w:val="24"/>
        </w:rPr>
        <w:t>used for both advertising channel packets and data channel packets.</w:t>
      </w:r>
    </w:p>
    <w:p w14:paraId="5EC914D6" w14:textId="77777777" w:rsidR="00E40CCE" w:rsidRDefault="00E40CCE" w:rsidP="00E40CCE">
      <w:pPr>
        <w:autoSpaceDE w:val="0"/>
        <w:autoSpaceDN w:val="0"/>
        <w:adjustRightInd w:val="0"/>
        <w:spacing w:after="0" w:line="240" w:lineRule="auto"/>
        <w:rPr>
          <w:rFonts w:cs="Arial"/>
          <w:color w:val="000000"/>
          <w:sz w:val="24"/>
          <w:szCs w:val="24"/>
        </w:rPr>
      </w:pPr>
    </w:p>
    <w:p w14:paraId="63313C04" w14:textId="77777777" w:rsidR="00E40CCE" w:rsidRPr="000A5244" w:rsidRDefault="006D73EE" w:rsidP="00E40CCE">
      <w:pPr>
        <w:autoSpaceDE w:val="0"/>
        <w:autoSpaceDN w:val="0"/>
        <w:adjustRightInd w:val="0"/>
        <w:spacing w:after="0" w:line="240" w:lineRule="auto"/>
        <w:rPr>
          <w:rFonts w:cs="Arial"/>
          <w:color w:val="FF0000"/>
          <w:sz w:val="24"/>
          <w:szCs w:val="24"/>
        </w:rPr>
      </w:pPr>
      <w:r>
        <w:rPr>
          <w:rFonts w:cs="Arial"/>
          <w:color w:val="000000"/>
          <w:sz w:val="24"/>
          <w:szCs w:val="24"/>
        </w:rPr>
        <w:t xml:space="preserve">This </w:t>
      </w:r>
      <w:r w:rsidR="00E40CCE">
        <w:rPr>
          <w:rFonts w:cs="Arial"/>
          <w:color w:val="000000"/>
          <w:sz w:val="24"/>
          <w:szCs w:val="24"/>
        </w:rPr>
        <w:t xml:space="preserve">packet format is shown in </w:t>
      </w:r>
      <w:r w:rsidR="00E40CCE">
        <w:rPr>
          <w:rFonts w:cs="Arial"/>
          <w:color w:val="0000FF"/>
          <w:sz w:val="24"/>
          <w:szCs w:val="24"/>
        </w:rPr>
        <w:t>Figure 2.1</w:t>
      </w:r>
      <w:r w:rsidR="00E40CCE">
        <w:rPr>
          <w:rFonts w:cs="Arial"/>
          <w:color w:val="000000"/>
          <w:sz w:val="24"/>
          <w:szCs w:val="24"/>
        </w:rPr>
        <w:t xml:space="preserve">. Each packet consists of four </w:t>
      </w:r>
      <w:r w:rsidR="00E40CCE">
        <w:rPr>
          <w:rFonts w:cs="Arial"/>
          <w:color w:val="FF0000"/>
          <w:sz w:val="24"/>
          <w:szCs w:val="24"/>
        </w:rPr>
        <w:t xml:space="preserve">mandatory </w:t>
      </w:r>
      <w:r w:rsidR="00E40CCE">
        <w:rPr>
          <w:rFonts w:cs="Arial"/>
          <w:color w:val="000000"/>
          <w:sz w:val="24"/>
          <w:szCs w:val="24"/>
        </w:rPr>
        <w:t>fields</w:t>
      </w:r>
      <w:r w:rsidR="000A5244">
        <w:rPr>
          <w:rFonts w:cs="Arial"/>
          <w:color w:val="FF0000"/>
          <w:sz w:val="24"/>
          <w:szCs w:val="24"/>
        </w:rPr>
        <w:t xml:space="preserve"> </w:t>
      </w:r>
      <w:r w:rsidR="000A5244" w:rsidRPr="007F67C1">
        <w:rPr>
          <w:rFonts w:cs="Arial"/>
          <w:color w:val="FF9600" w:themeColor="accent4"/>
          <w:sz w:val="24"/>
          <w:szCs w:val="24"/>
        </w:rPr>
        <w:t>and one optional field</w:t>
      </w:r>
      <w:r w:rsidR="000A5244" w:rsidRPr="000A5244">
        <w:rPr>
          <w:rFonts w:cs="Arial"/>
          <w:color w:val="FF0000"/>
          <w:sz w:val="24"/>
          <w:szCs w:val="24"/>
        </w:rPr>
        <w:t>.</w:t>
      </w:r>
      <w:r w:rsidR="00E40CCE" w:rsidRPr="00AA7EAA">
        <w:rPr>
          <w:rFonts w:cs="Arial"/>
          <w:strike/>
          <w:color w:val="000000"/>
          <w:sz w:val="24"/>
          <w:szCs w:val="24"/>
        </w:rPr>
        <w:t xml:space="preserve">: </w:t>
      </w:r>
      <w:r w:rsidR="00E40CCE" w:rsidRPr="000A5244">
        <w:rPr>
          <w:rFonts w:cs="Arial"/>
          <w:strike/>
          <w:color w:val="000000"/>
          <w:sz w:val="24"/>
          <w:szCs w:val="24"/>
        </w:rPr>
        <w:t>the</w:t>
      </w:r>
      <w:r w:rsidR="00E40CCE" w:rsidRPr="00AA7EAA">
        <w:rPr>
          <w:rFonts w:cs="Arial"/>
          <w:strike/>
          <w:color w:val="000000"/>
          <w:sz w:val="24"/>
          <w:szCs w:val="24"/>
        </w:rPr>
        <w:t xml:space="preserve"> </w:t>
      </w:r>
      <w:r w:rsidR="00E40CCE" w:rsidRPr="000A5244">
        <w:rPr>
          <w:rFonts w:cs="Arial"/>
          <w:strike/>
          <w:color w:val="000000"/>
          <w:sz w:val="24"/>
          <w:szCs w:val="24"/>
        </w:rPr>
        <w:t>p</w:t>
      </w:r>
      <w:r w:rsidR="00E40CCE" w:rsidRPr="00AA7EAA">
        <w:rPr>
          <w:rFonts w:cs="Arial"/>
          <w:strike/>
          <w:color w:val="000000"/>
          <w:sz w:val="24"/>
          <w:szCs w:val="24"/>
        </w:rPr>
        <w:t xml:space="preserve">reamble, </w:t>
      </w:r>
      <w:r w:rsidR="00E40CCE" w:rsidRPr="000A5244">
        <w:rPr>
          <w:rFonts w:cs="Arial"/>
          <w:strike/>
          <w:color w:val="000000"/>
          <w:sz w:val="24"/>
          <w:szCs w:val="24"/>
        </w:rPr>
        <w:t xml:space="preserve">the </w:t>
      </w:r>
      <w:r w:rsidR="00E40CCE" w:rsidRPr="00AA7EAA">
        <w:rPr>
          <w:rFonts w:cs="Arial"/>
          <w:strike/>
          <w:color w:val="000000"/>
          <w:sz w:val="24"/>
          <w:szCs w:val="24"/>
        </w:rPr>
        <w:t xml:space="preserve">Access Address, </w:t>
      </w:r>
      <w:r w:rsidR="00E40CCE" w:rsidRPr="000A5244">
        <w:rPr>
          <w:rFonts w:cs="Arial"/>
          <w:strike/>
          <w:color w:val="000000"/>
          <w:sz w:val="24"/>
          <w:szCs w:val="24"/>
        </w:rPr>
        <w:t xml:space="preserve">the </w:t>
      </w:r>
      <w:r w:rsidR="00E40CCE" w:rsidRPr="00AA7EAA">
        <w:rPr>
          <w:rFonts w:cs="Arial"/>
          <w:strike/>
          <w:color w:val="000000"/>
          <w:sz w:val="24"/>
          <w:szCs w:val="24"/>
        </w:rPr>
        <w:t xml:space="preserve">PDU, </w:t>
      </w:r>
      <w:r w:rsidR="00E40CCE" w:rsidRPr="000A5244">
        <w:rPr>
          <w:rFonts w:cs="Arial"/>
          <w:strike/>
          <w:color w:val="000000"/>
          <w:sz w:val="24"/>
          <w:szCs w:val="24"/>
        </w:rPr>
        <w:t xml:space="preserve">and the </w:t>
      </w:r>
      <w:r w:rsidR="00E40CCE" w:rsidRPr="00AA7EAA">
        <w:rPr>
          <w:rFonts w:cs="Arial"/>
          <w:strike/>
          <w:color w:val="000000"/>
          <w:sz w:val="24"/>
          <w:szCs w:val="24"/>
        </w:rPr>
        <w:t>CRC</w:t>
      </w:r>
      <w:r w:rsidR="00E40CCE" w:rsidRPr="000A5244">
        <w:rPr>
          <w:rFonts w:cs="Arial"/>
          <w:strike/>
          <w:sz w:val="24"/>
          <w:szCs w:val="24"/>
        </w:rPr>
        <w:t>.</w:t>
      </w:r>
      <w:r w:rsidR="00E40CCE">
        <w:rPr>
          <w:rFonts w:cs="Arial"/>
          <w:strike/>
          <w:sz w:val="24"/>
          <w:szCs w:val="24"/>
        </w:rPr>
        <w:t>,</w:t>
      </w:r>
      <w:r w:rsidR="000A5244">
        <w:rPr>
          <w:rFonts w:cs="Arial"/>
          <w:color w:val="FF0000"/>
          <w:sz w:val="24"/>
          <w:szCs w:val="24"/>
        </w:rPr>
        <w:t xml:space="preserve"> The mandatory fields are Preamble, Access Address, PDU, and CRC. </w:t>
      </w:r>
      <w:r w:rsidR="000A5244" w:rsidRPr="005C45EA">
        <w:rPr>
          <w:rFonts w:cs="Arial"/>
          <w:color w:val="FF9600" w:themeColor="accent4"/>
          <w:sz w:val="24"/>
          <w:szCs w:val="24"/>
        </w:rPr>
        <w:t>The optional field is Supplemental.</w:t>
      </w:r>
    </w:p>
    <w:p w14:paraId="72D86354" w14:textId="77777777" w:rsidR="00E40CCE" w:rsidRDefault="00E40CCE" w:rsidP="00E40CCE">
      <w:pPr>
        <w:autoSpaceDE w:val="0"/>
        <w:autoSpaceDN w:val="0"/>
        <w:adjustRightInd w:val="0"/>
        <w:spacing w:after="0" w:line="240" w:lineRule="auto"/>
        <w:rPr>
          <w:rFonts w:cs="Arial"/>
          <w:color w:val="000000"/>
          <w:sz w:val="24"/>
          <w:szCs w:val="24"/>
        </w:rPr>
      </w:pPr>
    </w:p>
    <w:p w14:paraId="726793B6" w14:textId="77777777" w:rsidR="00E40CCE" w:rsidRDefault="00E40CCE" w:rsidP="00E40CCE">
      <w:pPr>
        <w:autoSpaceDE w:val="0"/>
        <w:autoSpaceDN w:val="0"/>
        <w:adjustRightInd w:val="0"/>
        <w:spacing w:after="0" w:line="240" w:lineRule="auto"/>
        <w:rPr>
          <w:rFonts w:cs="Arial"/>
          <w:color w:val="000000"/>
          <w:sz w:val="24"/>
          <w:szCs w:val="24"/>
        </w:rPr>
      </w:pPr>
      <w:r>
        <w:rPr>
          <w:rFonts w:cs="Arial"/>
          <w:color w:val="000000"/>
          <w:sz w:val="24"/>
          <w:szCs w:val="24"/>
        </w:rPr>
        <w:t>LSB</w:t>
      </w:r>
      <w:r>
        <w:rPr>
          <w:rFonts w:cs="Arial"/>
          <w:color w:val="000000"/>
          <w:sz w:val="24"/>
          <w:szCs w:val="24"/>
        </w:rPr>
        <w:tab/>
      </w:r>
      <w:r>
        <w:rPr>
          <w:rFonts w:cs="Arial"/>
          <w:color w:val="000000"/>
          <w:sz w:val="24"/>
          <w:szCs w:val="24"/>
        </w:rPr>
        <w:tab/>
      </w:r>
      <w:r>
        <w:rPr>
          <w:rFonts w:cs="Arial"/>
          <w:color w:val="000000"/>
          <w:sz w:val="24"/>
          <w:szCs w:val="24"/>
        </w:rPr>
        <w:tab/>
      </w:r>
      <w:r>
        <w:rPr>
          <w:rFonts w:cs="Arial"/>
          <w:color w:val="000000"/>
          <w:sz w:val="24"/>
          <w:szCs w:val="24"/>
        </w:rPr>
        <w:tab/>
      </w:r>
      <w:r>
        <w:rPr>
          <w:rFonts w:cs="Arial"/>
          <w:color w:val="000000"/>
          <w:sz w:val="24"/>
          <w:szCs w:val="24"/>
        </w:rPr>
        <w:tab/>
      </w:r>
      <w:r>
        <w:rPr>
          <w:rFonts w:cs="Arial"/>
          <w:color w:val="000000"/>
          <w:sz w:val="24"/>
          <w:szCs w:val="24"/>
        </w:rPr>
        <w:tab/>
      </w:r>
      <w:r>
        <w:rPr>
          <w:rFonts w:cs="Arial"/>
          <w:color w:val="000000"/>
          <w:sz w:val="24"/>
          <w:szCs w:val="24"/>
        </w:rPr>
        <w:tab/>
      </w:r>
      <w:r>
        <w:rPr>
          <w:rFonts w:cs="Arial"/>
          <w:color w:val="000000"/>
          <w:sz w:val="24"/>
          <w:szCs w:val="24"/>
        </w:rPr>
        <w:tab/>
      </w:r>
      <w:r>
        <w:rPr>
          <w:rFonts w:cs="Arial"/>
          <w:color w:val="000000"/>
          <w:sz w:val="24"/>
          <w:szCs w:val="24"/>
        </w:rPr>
        <w:tab/>
      </w:r>
      <w:r>
        <w:rPr>
          <w:rFonts w:cs="Arial"/>
          <w:color w:val="000000"/>
          <w:sz w:val="24"/>
          <w:szCs w:val="24"/>
        </w:rPr>
        <w:tab/>
      </w:r>
      <w:r>
        <w:rPr>
          <w:rFonts w:cs="Arial"/>
          <w:color w:val="000000"/>
          <w:sz w:val="24"/>
          <w:szCs w:val="24"/>
        </w:rPr>
        <w:tab/>
      </w:r>
      <w:r>
        <w:rPr>
          <w:rFonts w:cs="Arial"/>
          <w:color w:val="000000"/>
          <w:sz w:val="24"/>
          <w:szCs w:val="24"/>
        </w:rPr>
        <w:tab/>
        <w:t>MSB</w:t>
      </w:r>
    </w:p>
    <w:tbl>
      <w:tblPr>
        <w:tblStyle w:val="LightShading1"/>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6"/>
        <w:gridCol w:w="1861"/>
        <w:gridCol w:w="1854"/>
        <w:gridCol w:w="1854"/>
        <w:gridCol w:w="2190"/>
      </w:tblGrid>
      <w:tr w:rsidR="00E40CCE" w14:paraId="30E2620D" w14:textId="77777777" w:rsidTr="005C45E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66" w:type="dxa"/>
            <w:tcBorders>
              <w:top w:val="single" w:sz="4" w:space="0" w:color="auto"/>
              <w:left w:val="single" w:sz="4" w:space="0" w:color="auto"/>
              <w:bottom w:val="single" w:sz="4" w:space="0" w:color="auto"/>
              <w:right w:val="single" w:sz="4" w:space="0" w:color="auto"/>
            </w:tcBorders>
            <w:hideMark/>
          </w:tcPr>
          <w:p w14:paraId="0A9A933F" w14:textId="77777777" w:rsidR="00E40CCE" w:rsidRDefault="00E40CCE" w:rsidP="00E40CCE">
            <w:pPr>
              <w:pStyle w:val="CellBody"/>
              <w:rPr>
                <w:rFonts w:ascii="Arial" w:hAnsi="Arial"/>
              </w:rPr>
            </w:pPr>
            <w:r>
              <w:t>Preamble</w:t>
            </w:r>
            <w:r>
              <w:br/>
              <w:t xml:space="preserve">(1 </w:t>
            </w:r>
            <w:r w:rsidR="006D73EE">
              <w:t>or 2 o</w:t>
            </w:r>
            <w:r>
              <w:t>ctet</w:t>
            </w:r>
            <w:r w:rsidR="006D73EE">
              <w:t>s</w:t>
            </w:r>
            <w:r>
              <w:t>)</w:t>
            </w:r>
          </w:p>
        </w:tc>
        <w:tc>
          <w:tcPr>
            <w:tcW w:w="1861" w:type="dxa"/>
            <w:tcBorders>
              <w:top w:val="single" w:sz="4" w:space="0" w:color="auto"/>
              <w:left w:val="single" w:sz="4" w:space="0" w:color="auto"/>
              <w:bottom w:val="single" w:sz="4" w:space="0" w:color="auto"/>
              <w:right w:val="single" w:sz="4" w:space="0" w:color="auto"/>
            </w:tcBorders>
            <w:hideMark/>
          </w:tcPr>
          <w:p w14:paraId="670FA18A" w14:textId="77777777" w:rsidR="00E40CCE" w:rsidRDefault="00E40CCE" w:rsidP="00E40CCE">
            <w:pPr>
              <w:pStyle w:val="CellBody"/>
              <w:cnfStyle w:val="100000000000" w:firstRow="1" w:lastRow="0" w:firstColumn="0" w:lastColumn="0" w:oddVBand="0" w:evenVBand="0" w:oddHBand="0" w:evenHBand="0" w:firstRowFirstColumn="0" w:firstRowLastColumn="0" w:lastRowFirstColumn="0" w:lastRowLastColumn="0"/>
              <w:rPr>
                <w:rFonts w:ascii="Arial" w:hAnsi="Arial"/>
              </w:rPr>
            </w:pPr>
            <w:r>
              <w:t>Access Address</w:t>
            </w:r>
            <w:r>
              <w:br/>
              <w:t>(4 Octets)</w:t>
            </w:r>
          </w:p>
        </w:tc>
        <w:tc>
          <w:tcPr>
            <w:tcW w:w="1854" w:type="dxa"/>
            <w:tcBorders>
              <w:top w:val="single" w:sz="4" w:space="0" w:color="auto"/>
              <w:left w:val="single" w:sz="4" w:space="0" w:color="auto"/>
              <w:bottom w:val="single" w:sz="4" w:space="0" w:color="auto"/>
              <w:right w:val="single" w:sz="4" w:space="0" w:color="auto"/>
            </w:tcBorders>
            <w:hideMark/>
          </w:tcPr>
          <w:p w14:paraId="5DB51A2D" w14:textId="77777777" w:rsidR="00E40CCE" w:rsidRDefault="00E40CCE" w:rsidP="00E40CCE">
            <w:pPr>
              <w:pStyle w:val="CellBody"/>
              <w:cnfStyle w:val="100000000000" w:firstRow="1" w:lastRow="0" w:firstColumn="0" w:lastColumn="0" w:oddVBand="0" w:evenVBand="0" w:oddHBand="0" w:evenHBand="0" w:firstRowFirstColumn="0" w:firstRowLastColumn="0" w:lastRowFirstColumn="0" w:lastRowLastColumn="0"/>
              <w:rPr>
                <w:rFonts w:ascii="Arial" w:hAnsi="Arial"/>
              </w:rPr>
            </w:pPr>
            <w:r>
              <w:t>PDU</w:t>
            </w:r>
          </w:p>
          <w:p w14:paraId="07BA1189" w14:textId="77777777" w:rsidR="00E40CCE" w:rsidRDefault="00E40CCE" w:rsidP="00E40CCE">
            <w:pPr>
              <w:pStyle w:val="CellBody"/>
              <w:cnfStyle w:val="100000000000" w:firstRow="1" w:lastRow="0" w:firstColumn="0" w:lastColumn="0" w:oddVBand="0" w:evenVBand="0" w:oddHBand="0" w:evenHBand="0" w:firstRowFirstColumn="0" w:firstRowLastColumn="0" w:lastRowFirstColumn="0" w:lastRowLastColumn="0"/>
              <w:rPr>
                <w:rFonts w:ascii="Arial" w:hAnsi="Arial"/>
              </w:rPr>
            </w:pPr>
            <w:r>
              <w:t>(2-257 Octets)</w:t>
            </w:r>
          </w:p>
        </w:tc>
        <w:tc>
          <w:tcPr>
            <w:tcW w:w="1854" w:type="dxa"/>
            <w:tcBorders>
              <w:top w:val="single" w:sz="4" w:space="0" w:color="auto"/>
              <w:left w:val="single" w:sz="4" w:space="0" w:color="auto"/>
              <w:bottom w:val="single" w:sz="4" w:space="0" w:color="auto"/>
              <w:right w:val="single" w:sz="4" w:space="0" w:color="auto"/>
            </w:tcBorders>
            <w:hideMark/>
          </w:tcPr>
          <w:p w14:paraId="083F5870" w14:textId="77777777" w:rsidR="00E40CCE" w:rsidRDefault="00E40CCE" w:rsidP="00E40CCE">
            <w:pPr>
              <w:pStyle w:val="CellBody"/>
              <w:cnfStyle w:val="100000000000" w:firstRow="1" w:lastRow="0" w:firstColumn="0" w:lastColumn="0" w:oddVBand="0" w:evenVBand="0" w:oddHBand="0" w:evenHBand="0" w:firstRowFirstColumn="0" w:firstRowLastColumn="0" w:lastRowFirstColumn="0" w:lastRowLastColumn="0"/>
              <w:rPr>
                <w:rFonts w:ascii="Arial" w:hAnsi="Arial"/>
              </w:rPr>
            </w:pPr>
            <w:r>
              <w:t>CRC</w:t>
            </w:r>
          </w:p>
          <w:p w14:paraId="013085DA" w14:textId="77777777" w:rsidR="00E40CCE" w:rsidRDefault="00E40CCE" w:rsidP="00E40CCE">
            <w:pPr>
              <w:pStyle w:val="CellBody"/>
              <w:cnfStyle w:val="100000000000" w:firstRow="1" w:lastRow="0" w:firstColumn="0" w:lastColumn="0" w:oddVBand="0" w:evenVBand="0" w:oddHBand="0" w:evenHBand="0" w:firstRowFirstColumn="0" w:firstRowLastColumn="0" w:lastRowFirstColumn="0" w:lastRowLastColumn="0"/>
              <w:rPr>
                <w:rFonts w:ascii="Arial" w:hAnsi="Arial"/>
              </w:rPr>
            </w:pPr>
            <w:r>
              <w:t>(3 Octets)</w:t>
            </w:r>
          </w:p>
        </w:tc>
        <w:tc>
          <w:tcPr>
            <w:tcW w:w="2190" w:type="dxa"/>
            <w:tcBorders>
              <w:top w:val="dashed" w:sz="4" w:space="0" w:color="FF9600" w:themeColor="accent4"/>
              <w:left w:val="single" w:sz="4" w:space="0" w:color="auto"/>
              <w:bottom w:val="dashed" w:sz="4" w:space="0" w:color="FF9600" w:themeColor="accent4"/>
              <w:right w:val="dashed" w:sz="4" w:space="0" w:color="FF9600" w:themeColor="accent4"/>
            </w:tcBorders>
            <w:hideMark/>
          </w:tcPr>
          <w:p w14:paraId="3D8BA269" w14:textId="77777777" w:rsidR="00E40CCE" w:rsidRDefault="00E40CCE" w:rsidP="00E40CCE">
            <w:pPr>
              <w:pStyle w:val="CellBody"/>
              <w:cnfStyle w:val="100000000000" w:firstRow="1" w:lastRow="0" w:firstColumn="0" w:lastColumn="0" w:oddVBand="0" w:evenVBand="0" w:oddHBand="0" w:evenHBand="0" w:firstRowFirstColumn="0" w:firstRowLastColumn="0" w:lastRowFirstColumn="0" w:lastRowLastColumn="0"/>
              <w:rPr>
                <w:rFonts w:ascii="Arial" w:hAnsi="Arial"/>
              </w:rPr>
            </w:pPr>
            <w:r w:rsidRPr="005C45EA">
              <w:rPr>
                <w:color w:val="FF9600" w:themeColor="accent4"/>
              </w:rPr>
              <w:t>Supplemental</w:t>
            </w:r>
            <w:r w:rsidRPr="005C45EA">
              <w:rPr>
                <w:color w:val="FF9600" w:themeColor="accent4"/>
              </w:rPr>
              <w:br/>
              <w:t>(16 to 160 microseconds)</w:t>
            </w:r>
          </w:p>
        </w:tc>
      </w:tr>
    </w:tbl>
    <w:p w14:paraId="77D84BBC" w14:textId="77777777" w:rsidR="00E40CCE" w:rsidRDefault="00E40CCE" w:rsidP="00E40CCE">
      <w:pPr>
        <w:autoSpaceDE w:val="0"/>
        <w:autoSpaceDN w:val="0"/>
        <w:adjustRightInd w:val="0"/>
        <w:spacing w:after="0" w:line="240" w:lineRule="auto"/>
        <w:rPr>
          <w:rFonts w:ascii="Arial,Italic" w:hAnsi="Arial,Italic" w:cs="Arial,Italic"/>
          <w:i/>
          <w:iCs/>
          <w:color w:val="000000"/>
          <w:sz w:val="20"/>
          <w:szCs w:val="20"/>
        </w:rPr>
      </w:pPr>
      <w:r>
        <w:rPr>
          <w:rFonts w:ascii="Arial,Italic" w:hAnsi="Arial,Italic" w:cs="Arial,Italic"/>
          <w:i/>
          <w:iCs/>
          <w:color w:val="000000"/>
          <w:sz w:val="20"/>
          <w:szCs w:val="20"/>
        </w:rPr>
        <w:t>Figure 2.1: Link Layer packet format</w:t>
      </w:r>
      <w:r w:rsidR="006D73EE">
        <w:rPr>
          <w:rFonts w:ascii="Arial,Italic" w:hAnsi="Arial,Italic" w:cs="Arial,Italic"/>
          <w:i/>
          <w:iCs/>
          <w:color w:val="000000"/>
          <w:sz w:val="20"/>
          <w:szCs w:val="20"/>
        </w:rPr>
        <w:t xml:space="preserve"> for LE Uncoded PHYs</w:t>
      </w:r>
    </w:p>
    <w:p w14:paraId="3FDE6249" w14:textId="77777777" w:rsidR="00E40CCE" w:rsidRDefault="00E40CCE" w:rsidP="00E40CCE">
      <w:pPr>
        <w:autoSpaceDE w:val="0"/>
        <w:autoSpaceDN w:val="0"/>
        <w:adjustRightInd w:val="0"/>
        <w:spacing w:after="0" w:line="240" w:lineRule="auto"/>
        <w:rPr>
          <w:rFonts w:ascii="Arial,Italic" w:hAnsi="Arial,Italic" w:cs="Arial,Italic"/>
          <w:i/>
          <w:iCs/>
          <w:color w:val="000000"/>
          <w:sz w:val="20"/>
          <w:szCs w:val="20"/>
        </w:rPr>
      </w:pPr>
    </w:p>
    <w:p w14:paraId="516D4F14" w14:textId="77777777" w:rsidR="00E40CCE" w:rsidRDefault="00E40CCE" w:rsidP="00E40CCE">
      <w:pPr>
        <w:autoSpaceDE w:val="0"/>
        <w:autoSpaceDN w:val="0"/>
        <w:adjustRightInd w:val="0"/>
        <w:spacing w:after="0" w:line="240" w:lineRule="auto"/>
        <w:rPr>
          <w:rFonts w:cs="Arial"/>
          <w:color w:val="000000"/>
          <w:sz w:val="24"/>
          <w:szCs w:val="24"/>
        </w:rPr>
      </w:pPr>
      <w:r>
        <w:rPr>
          <w:rFonts w:cs="Arial"/>
          <w:color w:val="000000"/>
          <w:sz w:val="24"/>
          <w:szCs w:val="24"/>
        </w:rPr>
        <w:t xml:space="preserve">The preamble is 1 octet </w:t>
      </w:r>
      <w:r w:rsidR="006D73EE">
        <w:rPr>
          <w:rFonts w:cs="Arial"/>
          <w:color w:val="000000"/>
          <w:sz w:val="24"/>
          <w:szCs w:val="24"/>
        </w:rPr>
        <w:t>when transmitting or receiving on the LE 1M PHY and 2 octets when transmitting or receiving on the LE 2M PHY. T</w:t>
      </w:r>
      <w:r>
        <w:rPr>
          <w:rFonts w:cs="Arial"/>
          <w:color w:val="000000"/>
          <w:sz w:val="24"/>
          <w:szCs w:val="24"/>
        </w:rPr>
        <w:t>he Access Address is 4 octets. The PDU range is from 2 to 257 octets. The CRC is 3 octets.</w:t>
      </w:r>
    </w:p>
    <w:p w14:paraId="697F93D2" w14:textId="77777777" w:rsidR="00E40CCE" w:rsidRDefault="00E40CCE" w:rsidP="00E40CCE">
      <w:pPr>
        <w:autoSpaceDE w:val="0"/>
        <w:autoSpaceDN w:val="0"/>
        <w:adjustRightInd w:val="0"/>
        <w:spacing w:after="0" w:line="240" w:lineRule="auto"/>
        <w:rPr>
          <w:rFonts w:cs="Arial"/>
          <w:color w:val="000000"/>
          <w:sz w:val="24"/>
          <w:szCs w:val="24"/>
        </w:rPr>
      </w:pPr>
    </w:p>
    <w:p w14:paraId="5E56CC29" w14:textId="77777777" w:rsidR="00E40CCE" w:rsidRDefault="00E40CCE" w:rsidP="00E40CCE">
      <w:pPr>
        <w:autoSpaceDE w:val="0"/>
        <w:autoSpaceDN w:val="0"/>
        <w:adjustRightInd w:val="0"/>
        <w:spacing w:after="0" w:line="240" w:lineRule="auto"/>
        <w:rPr>
          <w:rFonts w:cs="Arial"/>
          <w:color w:val="000000"/>
          <w:sz w:val="24"/>
          <w:szCs w:val="24"/>
        </w:rPr>
      </w:pPr>
      <w:r>
        <w:rPr>
          <w:rFonts w:cs="Arial"/>
          <w:color w:val="000000"/>
          <w:sz w:val="24"/>
          <w:szCs w:val="24"/>
        </w:rPr>
        <w:t>The Preamble is transmitted first, followed by the Access Address, followed by the PDU followed by the CRC.</w:t>
      </w:r>
      <w:r w:rsidR="0030554B">
        <w:rPr>
          <w:rFonts w:cs="Arial"/>
          <w:color w:val="000000"/>
          <w:sz w:val="24"/>
          <w:szCs w:val="24"/>
        </w:rPr>
        <w:t xml:space="preserve">  The entire packet is transmitted at the same symbol rate (either 1Ms/s or 2Ms/s modulation).</w:t>
      </w:r>
    </w:p>
    <w:p w14:paraId="42E317D0" w14:textId="77777777" w:rsidR="00593DB3" w:rsidRDefault="00593DB3" w:rsidP="00E40CCE">
      <w:pPr>
        <w:autoSpaceDE w:val="0"/>
        <w:autoSpaceDN w:val="0"/>
        <w:adjustRightInd w:val="0"/>
        <w:spacing w:after="0" w:line="240" w:lineRule="auto"/>
        <w:rPr>
          <w:rFonts w:cs="Arial"/>
          <w:color w:val="000000"/>
          <w:sz w:val="24"/>
          <w:szCs w:val="24"/>
        </w:rPr>
      </w:pPr>
    </w:p>
    <w:p w14:paraId="1D155504" w14:textId="77777777" w:rsidR="0030554B" w:rsidRDefault="00533289" w:rsidP="00E40CCE">
      <w:pPr>
        <w:autoSpaceDE w:val="0"/>
        <w:autoSpaceDN w:val="0"/>
        <w:adjustRightInd w:val="0"/>
        <w:spacing w:after="0" w:line="240" w:lineRule="auto"/>
        <w:rPr>
          <w:rFonts w:cs="Arial"/>
          <w:color w:val="000000"/>
          <w:sz w:val="24"/>
          <w:szCs w:val="24"/>
        </w:rPr>
      </w:pPr>
      <w:r>
        <w:rPr>
          <w:rFonts w:cs="Arial"/>
          <w:color w:val="000000"/>
          <w:sz w:val="24"/>
          <w:szCs w:val="24"/>
        </w:rPr>
        <w:t>Packets</w:t>
      </w:r>
      <w:r w:rsidRPr="007F67C1">
        <w:rPr>
          <w:rFonts w:cs="Arial"/>
          <w:color w:val="FF9600" w:themeColor="accent4"/>
          <w:sz w:val="24"/>
          <w:szCs w:val="24"/>
        </w:rPr>
        <w:t>,</w:t>
      </w:r>
      <w:r w:rsidR="00E40CCE">
        <w:rPr>
          <w:rFonts w:cs="Arial"/>
          <w:color w:val="000000"/>
          <w:sz w:val="24"/>
          <w:szCs w:val="24"/>
        </w:rPr>
        <w:t xml:space="preserve"> </w:t>
      </w:r>
      <w:r w:rsidR="00E40CCE" w:rsidRPr="005C45EA">
        <w:rPr>
          <w:rFonts w:cs="Arial"/>
          <w:color w:val="FF9600" w:themeColor="accent4"/>
          <w:sz w:val="24"/>
          <w:szCs w:val="24"/>
        </w:rPr>
        <w:t>not including the Supplemental</w:t>
      </w:r>
      <w:r>
        <w:rPr>
          <w:rFonts w:cs="Arial"/>
          <w:color w:val="FF9600" w:themeColor="accent4"/>
          <w:sz w:val="24"/>
          <w:szCs w:val="24"/>
        </w:rPr>
        <w:t>,</w:t>
      </w:r>
      <w:r w:rsidR="00E40CCE">
        <w:rPr>
          <w:rFonts w:cs="Arial"/>
          <w:color w:val="FF0000"/>
          <w:sz w:val="24"/>
          <w:szCs w:val="24"/>
        </w:rPr>
        <w:t xml:space="preserve"> </w:t>
      </w:r>
      <w:r>
        <w:rPr>
          <w:rFonts w:cs="Arial"/>
          <w:color w:val="000000"/>
          <w:sz w:val="24"/>
          <w:szCs w:val="24"/>
        </w:rPr>
        <w:t>take between 44 and 2120 µs to transmit</w:t>
      </w:r>
      <w:r w:rsidR="00E40CCE">
        <w:rPr>
          <w:rFonts w:cs="Arial"/>
          <w:color w:val="000000"/>
          <w:sz w:val="24"/>
          <w:szCs w:val="24"/>
        </w:rPr>
        <w:t>.</w:t>
      </w:r>
    </w:p>
    <w:p w14:paraId="566B34BF" w14:textId="77777777" w:rsidR="00E40CCE" w:rsidRPr="004C2747" w:rsidRDefault="00E40CCE" w:rsidP="00E40CCE">
      <w:pPr>
        <w:autoSpaceDE w:val="0"/>
        <w:autoSpaceDN w:val="0"/>
        <w:adjustRightInd w:val="0"/>
        <w:spacing w:after="0" w:line="240" w:lineRule="auto"/>
        <w:rPr>
          <w:rFonts w:cs="Arial"/>
          <w:color w:val="000000"/>
          <w:sz w:val="24"/>
          <w:szCs w:val="24"/>
        </w:rPr>
      </w:pPr>
    </w:p>
    <w:p w14:paraId="69D3695D" w14:textId="77777777" w:rsidR="00E40CCE" w:rsidRPr="005C45EA" w:rsidRDefault="008F08B0" w:rsidP="00E40CCE">
      <w:pPr>
        <w:rPr>
          <w:color w:val="FF9600" w:themeColor="accent4"/>
          <w:sz w:val="24"/>
          <w:szCs w:val="24"/>
        </w:rPr>
      </w:pPr>
      <w:r>
        <w:rPr>
          <w:color w:val="FF9600" w:themeColor="accent4"/>
          <w:sz w:val="24"/>
          <w:szCs w:val="24"/>
        </w:rPr>
        <w:t xml:space="preserve">When the Supplemental is present, </w:t>
      </w:r>
      <w:r w:rsidR="00E40CCE" w:rsidRPr="005C45EA">
        <w:rPr>
          <w:color w:val="FF9600" w:themeColor="accent4"/>
          <w:sz w:val="24"/>
          <w:szCs w:val="24"/>
        </w:rPr>
        <w:t xml:space="preserve">the Supplemental </w:t>
      </w:r>
      <w:r>
        <w:rPr>
          <w:color w:val="FF9600" w:themeColor="accent4"/>
          <w:sz w:val="24"/>
          <w:szCs w:val="24"/>
        </w:rPr>
        <w:t>duration</w:t>
      </w:r>
      <w:r w:rsidRPr="005C45EA">
        <w:rPr>
          <w:color w:val="FF9600" w:themeColor="accent4"/>
          <w:sz w:val="24"/>
          <w:szCs w:val="24"/>
        </w:rPr>
        <w:t xml:space="preserve"> </w:t>
      </w:r>
      <w:r w:rsidR="00E40CCE" w:rsidRPr="005C45EA">
        <w:rPr>
          <w:color w:val="FF9600" w:themeColor="accent4"/>
          <w:sz w:val="24"/>
          <w:szCs w:val="24"/>
        </w:rPr>
        <w:t>is between 16 and 160 microseconds</w:t>
      </w:r>
      <w:r>
        <w:rPr>
          <w:color w:val="FF9600" w:themeColor="accent4"/>
          <w:sz w:val="24"/>
          <w:szCs w:val="24"/>
        </w:rPr>
        <w:t>, a</w:t>
      </w:r>
      <w:r w:rsidRPr="005C45EA">
        <w:rPr>
          <w:color w:val="FF9600" w:themeColor="accent4"/>
          <w:sz w:val="24"/>
          <w:szCs w:val="24"/>
        </w:rPr>
        <w:t>s shown in Figure 2.1</w:t>
      </w:r>
      <w:r w:rsidR="00593DB3">
        <w:rPr>
          <w:color w:val="FF9600" w:themeColor="accent4"/>
          <w:sz w:val="24"/>
          <w:szCs w:val="24"/>
        </w:rPr>
        <w:t>.</w:t>
      </w:r>
    </w:p>
    <w:p w14:paraId="6E7DF6CA" w14:textId="77777777" w:rsidR="00E40CCE" w:rsidRPr="00F03F8D" w:rsidRDefault="00E40CCE" w:rsidP="00F03F8D">
      <w:pPr>
        <w:pStyle w:val="Heading3"/>
      </w:pPr>
      <w:bookmarkStart w:id="740" w:name="_Toc432709719"/>
      <w:bookmarkStart w:id="741" w:name="_Toc443590451"/>
      <w:bookmarkStart w:id="742" w:name="_Toc448771436"/>
      <w:r w:rsidRPr="00B03027">
        <w:t>[Modified Section]</w:t>
      </w:r>
      <w:r w:rsidRPr="00F03F8D">
        <w:t xml:space="preserve"> 2.1.2: Access Address</w:t>
      </w:r>
      <w:bookmarkEnd w:id="740"/>
      <w:bookmarkEnd w:id="741"/>
      <w:bookmarkEnd w:id="742"/>
    </w:p>
    <w:p w14:paraId="717193B3" w14:textId="77777777" w:rsidR="00366DC7" w:rsidRPr="00B03027" w:rsidRDefault="00366DC7" w:rsidP="00B03027">
      <w:pPr>
        <w:rPr>
          <w:b/>
        </w:rPr>
      </w:pPr>
      <w:r w:rsidRPr="00B03027">
        <w:rPr>
          <w:b/>
        </w:rPr>
        <w:t>2.1.2: Access Address</w:t>
      </w:r>
    </w:p>
    <w:p w14:paraId="2D3C1EA8" w14:textId="77777777" w:rsidR="00144F13" w:rsidRDefault="00E40CCE" w:rsidP="00E40CCE">
      <w:pPr>
        <w:autoSpaceDE w:val="0"/>
        <w:autoSpaceDN w:val="0"/>
        <w:adjustRightInd w:val="0"/>
        <w:spacing w:after="0" w:line="240" w:lineRule="auto"/>
        <w:rPr>
          <w:rFonts w:cs="Arial"/>
          <w:color w:val="FF0000"/>
          <w:sz w:val="24"/>
          <w:szCs w:val="24"/>
        </w:rPr>
      </w:pPr>
      <w:r w:rsidRPr="00CE6835">
        <w:rPr>
          <w:rFonts w:cs="Arial"/>
          <w:color w:val="000000"/>
          <w:sz w:val="24"/>
          <w:szCs w:val="24"/>
        </w:rPr>
        <w:t>The Access Address for all advertising channel packets</w:t>
      </w:r>
      <w:r w:rsidR="00934E11">
        <w:rPr>
          <w:rFonts w:cs="Arial"/>
          <w:color w:val="000000"/>
          <w:sz w:val="24"/>
          <w:szCs w:val="24"/>
        </w:rPr>
        <w:t>,</w:t>
      </w:r>
      <w:r>
        <w:rPr>
          <w:rFonts w:cs="Arial"/>
          <w:color w:val="FF0000"/>
          <w:sz w:val="24"/>
          <w:szCs w:val="24"/>
        </w:rPr>
        <w:t xml:space="preserve"> except those containing a</w:t>
      </w:r>
      <w:r w:rsidR="00892CF7">
        <w:rPr>
          <w:rFonts w:cs="Arial"/>
          <w:color w:val="FF0000"/>
          <w:sz w:val="24"/>
          <w:szCs w:val="24"/>
        </w:rPr>
        <w:t>n</w:t>
      </w:r>
      <w:r>
        <w:rPr>
          <w:rFonts w:cs="Arial"/>
          <w:color w:val="FF0000"/>
          <w:sz w:val="24"/>
          <w:szCs w:val="24"/>
        </w:rPr>
        <w:t xml:space="preserve"> AUX_SYNC_IND</w:t>
      </w:r>
      <w:r w:rsidRPr="00CE6835">
        <w:rPr>
          <w:rFonts w:cs="Arial"/>
          <w:color w:val="000000"/>
          <w:sz w:val="24"/>
          <w:szCs w:val="24"/>
        </w:rPr>
        <w:t xml:space="preserve"> </w:t>
      </w:r>
      <w:r w:rsidR="007D61E0">
        <w:rPr>
          <w:rFonts w:cs="Arial"/>
          <w:color w:val="000000"/>
          <w:sz w:val="24"/>
          <w:szCs w:val="24"/>
        </w:rPr>
        <w:t xml:space="preserve">and </w:t>
      </w:r>
      <w:r w:rsidR="00934E11">
        <w:rPr>
          <w:rFonts w:cs="Arial"/>
          <w:color w:val="000000"/>
          <w:sz w:val="24"/>
          <w:szCs w:val="24"/>
        </w:rPr>
        <w:t xml:space="preserve">certain </w:t>
      </w:r>
      <w:r w:rsidR="007D61E0">
        <w:rPr>
          <w:rFonts w:cs="Arial"/>
          <w:color w:val="000000"/>
          <w:sz w:val="24"/>
          <w:szCs w:val="24"/>
        </w:rPr>
        <w:t xml:space="preserve">AUX_CHAIN_IND, </w:t>
      </w:r>
      <w:r w:rsidRPr="00CE6835">
        <w:rPr>
          <w:rFonts w:cs="Arial"/>
          <w:color w:val="000000"/>
          <w:sz w:val="24"/>
          <w:szCs w:val="24"/>
        </w:rPr>
        <w:t>shall be</w:t>
      </w:r>
      <w:r>
        <w:rPr>
          <w:rFonts w:cs="Arial"/>
          <w:color w:val="000000"/>
          <w:sz w:val="24"/>
          <w:szCs w:val="24"/>
        </w:rPr>
        <w:t xml:space="preserve"> </w:t>
      </w:r>
      <w:r w:rsidRPr="00CE6835">
        <w:rPr>
          <w:rFonts w:cs="Arial"/>
          <w:color w:val="000000"/>
          <w:sz w:val="24"/>
          <w:szCs w:val="24"/>
        </w:rPr>
        <w:t>10001110100010011011111011010110b (0x8E89BED6)</w:t>
      </w:r>
      <w:r w:rsidR="00144F13">
        <w:rPr>
          <w:rFonts w:cs="Arial"/>
          <w:color w:val="000000"/>
          <w:sz w:val="24"/>
          <w:szCs w:val="24"/>
        </w:rPr>
        <w:t>, also known as the advertising access address</w:t>
      </w:r>
      <w:r w:rsidRPr="00CE6835">
        <w:rPr>
          <w:rFonts w:cs="Arial"/>
          <w:color w:val="000000"/>
          <w:sz w:val="24"/>
          <w:szCs w:val="24"/>
        </w:rPr>
        <w:t>.</w:t>
      </w:r>
      <w:r w:rsidRPr="000A7081">
        <w:rPr>
          <w:rFonts w:cs="Arial"/>
          <w:color w:val="FF0000"/>
          <w:sz w:val="24"/>
          <w:szCs w:val="24"/>
        </w:rPr>
        <w:t xml:space="preserve"> </w:t>
      </w:r>
    </w:p>
    <w:p w14:paraId="7670EAC5" w14:textId="77777777" w:rsidR="00144F13" w:rsidRDefault="00144F13" w:rsidP="00E40CCE">
      <w:pPr>
        <w:autoSpaceDE w:val="0"/>
        <w:autoSpaceDN w:val="0"/>
        <w:adjustRightInd w:val="0"/>
        <w:spacing w:after="0" w:line="240" w:lineRule="auto"/>
        <w:rPr>
          <w:rFonts w:cs="Arial"/>
          <w:color w:val="FF0000"/>
          <w:sz w:val="24"/>
          <w:szCs w:val="24"/>
        </w:rPr>
      </w:pPr>
    </w:p>
    <w:p w14:paraId="64EB7C4E" w14:textId="77777777" w:rsidR="00144F13" w:rsidRDefault="00E40CCE" w:rsidP="00E40CCE">
      <w:pPr>
        <w:autoSpaceDE w:val="0"/>
        <w:autoSpaceDN w:val="0"/>
        <w:adjustRightInd w:val="0"/>
        <w:spacing w:after="0" w:line="240" w:lineRule="auto"/>
        <w:rPr>
          <w:rFonts w:cs="Arial"/>
          <w:color w:val="FF0000"/>
          <w:sz w:val="24"/>
          <w:szCs w:val="24"/>
        </w:rPr>
      </w:pPr>
      <w:r w:rsidRPr="000A7081">
        <w:rPr>
          <w:rFonts w:cs="Arial"/>
          <w:color w:val="FF0000"/>
          <w:sz w:val="24"/>
          <w:szCs w:val="24"/>
        </w:rPr>
        <w:t xml:space="preserve">The </w:t>
      </w:r>
      <w:r>
        <w:rPr>
          <w:rFonts w:cs="Arial"/>
          <w:color w:val="FF0000"/>
          <w:sz w:val="24"/>
          <w:szCs w:val="24"/>
        </w:rPr>
        <w:t>AUX_SYNC_IND PDU shall use the Access Address (AA) value set in the SyncInfo field (see Section 2.3.X.6) contained within the AUX_ADV_IND PDU that describes the periodic advertising</w:t>
      </w:r>
      <w:r w:rsidRPr="000A7081">
        <w:rPr>
          <w:rFonts w:cs="Arial"/>
          <w:color w:val="FF0000"/>
          <w:sz w:val="24"/>
          <w:szCs w:val="24"/>
        </w:rPr>
        <w:t>.</w:t>
      </w:r>
      <w:r w:rsidR="007D61E0">
        <w:rPr>
          <w:rFonts w:cs="Arial"/>
          <w:color w:val="FF0000"/>
          <w:sz w:val="24"/>
          <w:szCs w:val="24"/>
        </w:rPr>
        <w:t xml:space="preserve">  </w:t>
      </w:r>
    </w:p>
    <w:p w14:paraId="390C962D" w14:textId="77777777" w:rsidR="00144F13" w:rsidRDefault="00144F13" w:rsidP="00E40CCE">
      <w:pPr>
        <w:autoSpaceDE w:val="0"/>
        <w:autoSpaceDN w:val="0"/>
        <w:adjustRightInd w:val="0"/>
        <w:spacing w:after="0" w:line="240" w:lineRule="auto"/>
        <w:rPr>
          <w:rFonts w:cs="Arial"/>
          <w:color w:val="FF0000"/>
          <w:sz w:val="24"/>
          <w:szCs w:val="24"/>
        </w:rPr>
      </w:pPr>
    </w:p>
    <w:p w14:paraId="32EA0E05" w14:textId="77777777" w:rsidR="00E40CCE" w:rsidRDefault="007D61E0" w:rsidP="00E40CCE">
      <w:pPr>
        <w:autoSpaceDE w:val="0"/>
        <w:autoSpaceDN w:val="0"/>
        <w:adjustRightInd w:val="0"/>
        <w:spacing w:after="0" w:line="240" w:lineRule="auto"/>
        <w:rPr>
          <w:rFonts w:cs="Arial"/>
          <w:color w:val="FF0000"/>
          <w:sz w:val="24"/>
          <w:szCs w:val="24"/>
        </w:rPr>
      </w:pPr>
      <w:r>
        <w:rPr>
          <w:rFonts w:cs="Arial"/>
          <w:color w:val="FF0000"/>
          <w:sz w:val="24"/>
          <w:szCs w:val="24"/>
        </w:rPr>
        <w:t>When an AUX_SYNC_IND PDU</w:t>
      </w:r>
      <w:r w:rsidR="00934E11">
        <w:rPr>
          <w:rFonts w:cs="Arial"/>
          <w:color w:val="FF0000"/>
          <w:sz w:val="24"/>
          <w:szCs w:val="24"/>
        </w:rPr>
        <w:t xml:space="preserve"> points to an AUX_CHAIN_IND PDU using the AuxPtr field, the AUX_CHAIN_IND packet shall use the same Access Address used by the AUX_SYNC_IND that points to it.  All other times, the AUX_CHAIN_IND packet shall use</w:t>
      </w:r>
      <w:r w:rsidR="00144F13">
        <w:rPr>
          <w:rFonts w:cs="Arial"/>
          <w:color w:val="FF0000"/>
          <w:sz w:val="24"/>
          <w:szCs w:val="24"/>
        </w:rPr>
        <w:t xml:space="preserve"> the advertising access address.</w:t>
      </w:r>
      <w:r w:rsidR="00934E11">
        <w:rPr>
          <w:rFonts w:cs="Arial"/>
          <w:color w:val="FF0000"/>
          <w:sz w:val="24"/>
          <w:szCs w:val="24"/>
        </w:rPr>
        <w:t xml:space="preserve"> </w:t>
      </w:r>
    </w:p>
    <w:p w14:paraId="5828AF34" w14:textId="77777777" w:rsidR="00D67BFA" w:rsidRPr="00F03F8D" w:rsidRDefault="00D67BFA" w:rsidP="00F03F8D">
      <w:pPr>
        <w:pStyle w:val="Heading3"/>
      </w:pPr>
      <w:bookmarkStart w:id="743" w:name="_Toc443590452"/>
      <w:bookmarkStart w:id="744" w:name="_Toc448771437"/>
      <w:r w:rsidRPr="00B03027">
        <w:t>[Modified Section]</w:t>
      </w:r>
      <w:r w:rsidRPr="00F03F8D">
        <w:t xml:space="preserve"> 2.1.3: PDU</w:t>
      </w:r>
      <w:bookmarkEnd w:id="743"/>
      <w:bookmarkEnd w:id="744"/>
    </w:p>
    <w:p w14:paraId="2BD6527B" w14:textId="77777777" w:rsidR="00366DC7" w:rsidRPr="00B03027" w:rsidRDefault="00366DC7" w:rsidP="00B03027">
      <w:pPr>
        <w:rPr>
          <w:b/>
        </w:rPr>
      </w:pPr>
      <w:r w:rsidRPr="00B03027">
        <w:rPr>
          <w:b/>
        </w:rPr>
        <w:t>2.1.3: PDU</w:t>
      </w:r>
    </w:p>
    <w:p w14:paraId="5827046F" w14:textId="77777777" w:rsidR="00D67BFA" w:rsidRPr="00632E20" w:rsidRDefault="00D67BFA" w:rsidP="00D67BFA">
      <w:pPr>
        <w:autoSpaceDE w:val="0"/>
        <w:autoSpaceDN w:val="0"/>
        <w:adjustRightInd w:val="0"/>
        <w:spacing w:after="0" w:line="240" w:lineRule="auto"/>
        <w:rPr>
          <w:rFonts w:cs="Arial"/>
          <w:b/>
          <w:bCs/>
          <w:color w:val="000000"/>
          <w:sz w:val="24"/>
          <w:szCs w:val="24"/>
        </w:rPr>
      </w:pPr>
      <w:r>
        <w:rPr>
          <w:rFonts w:cs="Arial"/>
          <w:color w:val="000000"/>
          <w:sz w:val="24"/>
          <w:szCs w:val="24"/>
        </w:rPr>
        <w:t>The preamble and Access Address are followed by a PDU.</w:t>
      </w:r>
      <w:r>
        <w:rPr>
          <w:rFonts w:cs="Arial"/>
          <w:b/>
          <w:bCs/>
          <w:color w:val="000000"/>
          <w:sz w:val="24"/>
          <w:szCs w:val="24"/>
        </w:rPr>
        <w:t xml:space="preserve"> </w:t>
      </w:r>
      <w:r>
        <w:rPr>
          <w:rFonts w:cs="Arial"/>
          <w:color w:val="000000"/>
          <w:sz w:val="24"/>
          <w:szCs w:val="24"/>
        </w:rPr>
        <w:t xml:space="preserve">When a packet is transmitted </w:t>
      </w:r>
      <w:r w:rsidRPr="00D5160D">
        <w:rPr>
          <w:rFonts w:cs="Arial"/>
          <w:strike/>
          <w:color w:val="000000"/>
          <w:sz w:val="24"/>
          <w:szCs w:val="24"/>
        </w:rPr>
        <w:t>in an</w:t>
      </w:r>
      <w:r>
        <w:rPr>
          <w:rFonts w:cs="Arial"/>
          <w:color w:val="000000"/>
          <w:sz w:val="24"/>
          <w:szCs w:val="24"/>
        </w:rPr>
        <w:t xml:space="preserve"> </w:t>
      </w:r>
      <w:r w:rsidR="00232F04">
        <w:rPr>
          <w:rFonts w:cs="Arial"/>
          <w:color w:val="FF0000"/>
          <w:sz w:val="24"/>
          <w:szCs w:val="24"/>
        </w:rPr>
        <w:t xml:space="preserve">on either the primary or secondary </w:t>
      </w:r>
      <w:r>
        <w:rPr>
          <w:rFonts w:cs="Arial"/>
          <w:color w:val="000000"/>
          <w:sz w:val="24"/>
          <w:szCs w:val="24"/>
        </w:rPr>
        <w:t xml:space="preserve">advertising </w:t>
      </w:r>
      <w:r w:rsidRPr="00632E20">
        <w:rPr>
          <w:rFonts w:cs="Arial"/>
          <w:strike/>
          <w:color w:val="000000"/>
          <w:sz w:val="24"/>
          <w:szCs w:val="24"/>
        </w:rPr>
        <w:t>physical</w:t>
      </w:r>
      <w:r>
        <w:rPr>
          <w:rFonts w:cs="Arial"/>
          <w:color w:val="000000"/>
          <w:sz w:val="24"/>
          <w:szCs w:val="24"/>
        </w:rPr>
        <w:t xml:space="preserve"> channel, the PDU shall</w:t>
      </w:r>
      <w:r>
        <w:rPr>
          <w:rFonts w:cs="Arial"/>
          <w:b/>
          <w:bCs/>
          <w:color w:val="000000"/>
          <w:sz w:val="24"/>
          <w:szCs w:val="24"/>
        </w:rPr>
        <w:t xml:space="preserve"> </w:t>
      </w:r>
      <w:r>
        <w:rPr>
          <w:rFonts w:cs="Arial"/>
          <w:color w:val="000000"/>
          <w:sz w:val="24"/>
          <w:szCs w:val="24"/>
        </w:rPr>
        <w:t xml:space="preserve">be the Advertising Channel PDU as defined in </w:t>
      </w:r>
      <w:r>
        <w:rPr>
          <w:rFonts w:cs="Arial"/>
          <w:color w:val="0000FF"/>
          <w:sz w:val="24"/>
          <w:szCs w:val="24"/>
        </w:rPr>
        <w:t>Section 2.3</w:t>
      </w:r>
      <w:r>
        <w:rPr>
          <w:rFonts w:cs="Arial"/>
          <w:color w:val="000000"/>
          <w:sz w:val="24"/>
          <w:szCs w:val="24"/>
        </w:rPr>
        <w:t>. When a packet is</w:t>
      </w:r>
      <w:r>
        <w:rPr>
          <w:rFonts w:cs="Arial"/>
          <w:b/>
          <w:bCs/>
          <w:color w:val="000000"/>
          <w:sz w:val="24"/>
          <w:szCs w:val="24"/>
        </w:rPr>
        <w:t xml:space="preserve"> </w:t>
      </w:r>
      <w:r>
        <w:rPr>
          <w:rFonts w:cs="Arial"/>
          <w:color w:val="000000"/>
          <w:sz w:val="24"/>
          <w:szCs w:val="24"/>
        </w:rPr>
        <w:t xml:space="preserve">transmitted </w:t>
      </w:r>
      <w:r w:rsidRPr="00D5160D">
        <w:rPr>
          <w:rFonts w:cs="Arial"/>
          <w:strike/>
          <w:color w:val="000000"/>
          <w:sz w:val="24"/>
          <w:szCs w:val="24"/>
        </w:rPr>
        <w:t>in a</w:t>
      </w:r>
      <w:r>
        <w:rPr>
          <w:rFonts w:cs="Arial"/>
          <w:color w:val="000000"/>
          <w:sz w:val="24"/>
          <w:szCs w:val="24"/>
        </w:rPr>
        <w:t xml:space="preserve"> </w:t>
      </w:r>
      <w:r w:rsidR="00232F04">
        <w:rPr>
          <w:rFonts w:cs="Arial"/>
          <w:color w:val="FF0000"/>
          <w:sz w:val="24"/>
          <w:szCs w:val="24"/>
        </w:rPr>
        <w:t xml:space="preserve">on the </w:t>
      </w:r>
      <w:r>
        <w:rPr>
          <w:rFonts w:cs="Arial"/>
          <w:color w:val="000000"/>
          <w:sz w:val="24"/>
          <w:szCs w:val="24"/>
        </w:rPr>
        <w:t xml:space="preserve">data </w:t>
      </w:r>
      <w:r w:rsidRPr="00D5160D">
        <w:rPr>
          <w:rFonts w:cs="Arial"/>
          <w:strike/>
          <w:color w:val="000000"/>
          <w:sz w:val="24"/>
          <w:szCs w:val="24"/>
        </w:rPr>
        <w:t>physical</w:t>
      </w:r>
      <w:r>
        <w:rPr>
          <w:rFonts w:cs="Arial"/>
          <w:color w:val="000000"/>
          <w:sz w:val="24"/>
          <w:szCs w:val="24"/>
        </w:rPr>
        <w:t xml:space="preserve"> channel, the PDU shall be the Data Channel</w:t>
      </w:r>
      <w:r>
        <w:rPr>
          <w:rFonts w:cs="Arial"/>
          <w:b/>
          <w:bCs/>
          <w:color w:val="000000"/>
          <w:sz w:val="24"/>
          <w:szCs w:val="24"/>
        </w:rPr>
        <w:t xml:space="preserve"> </w:t>
      </w:r>
      <w:r>
        <w:rPr>
          <w:rFonts w:cs="Arial"/>
          <w:color w:val="000000"/>
          <w:sz w:val="24"/>
          <w:szCs w:val="24"/>
        </w:rPr>
        <w:t xml:space="preserve">PDU as defined in </w:t>
      </w:r>
      <w:r>
        <w:rPr>
          <w:rFonts w:cs="Arial"/>
          <w:color w:val="0000FF"/>
          <w:sz w:val="24"/>
          <w:szCs w:val="24"/>
        </w:rPr>
        <w:t>Section 2.4</w:t>
      </w:r>
      <w:r>
        <w:rPr>
          <w:rFonts w:cs="Arial"/>
          <w:color w:val="000000"/>
          <w:sz w:val="24"/>
          <w:szCs w:val="24"/>
        </w:rPr>
        <w:t>.</w:t>
      </w:r>
    </w:p>
    <w:p w14:paraId="6BE208AA" w14:textId="77777777" w:rsidR="00E40CCE" w:rsidRDefault="00E40CCE" w:rsidP="00E40CCE">
      <w:pPr>
        <w:autoSpaceDE w:val="0"/>
        <w:autoSpaceDN w:val="0"/>
        <w:adjustRightInd w:val="0"/>
        <w:spacing w:after="0" w:line="240" w:lineRule="auto"/>
        <w:rPr>
          <w:rFonts w:cs="Arial"/>
          <w:sz w:val="24"/>
          <w:szCs w:val="24"/>
        </w:rPr>
      </w:pPr>
    </w:p>
    <w:p w14:paraId="597342A4" w14:textId="77777777" w:rsidR="00E40CCE" w:rsidRDefault="00E40CCE" w:rsidP="00E40CCE">
      <w:pPr>
        <w:autoSpaceDE w:val="0"/>
        <w:autoSpaceDN w:val="0"/>
        <w:adjustRightInd w:val="0"/>
        <w:spacing w:after="0" w:line="240" w:lineRule="auto"/>
        <w:rPr>
          <w:rFonts w:cs="Arial"/>
          <w:color w:val="000000"/>
          <w:sz w:val="24"/>
          <w:szCs w:val="24"/>
        </w:rPr>
      </w:pPr>
      <w:r w:rsidRPr="00D5160D">
        <w:rPr>
          <w:rFonts w:cs="Arial"/>
          <w:b/>
          <w:color w:val="649EDF" w:themeColor="accent1" w:themeTint="99"/>
          <w:sz w:val="24"/>
          <w:szCs w:val="24"/>
        </w:rPr>
        <w:t>[…]</w:t>
      </w:r>
    </w:p>
    <w:p w14:paraId="35D0622C" w14:textId="77777777" w:rsidR="00E40CCE" w:rsidRPr="00F03F8D" w:rsidRDefault="00E40CCE" w:rsidP="00F03F8D">
      <w:pPr>
        <w:pStyle w:val="Heading3"/>
      </w:pPr>
      <w:bookmarkStart w:id="745" w:name="_Toc432709720"/>
      <w:bookmarkStart w:id="746" w:name="_Toc443590453"/>
      <w:bookmarkStart w:id="747" w:name="_Toc448771438"/>
      <w:r w:rsidRPr="00B03027">
        <w:t>[New Section]</w:t>
      </w:r>
      <w:r w:rsidRPr="00F03F8D">
        <w:t xml:space="preserve"> 2.1.X Supplemental</w:t>
      </w:r>
      <w:bookmarkEnd w:id="745"/>
      <w:bookmarkEnd w:id="746"/>
      <w:bookmarkEnd w:id="747"/>
    </w:p>
    <w:p w14:paraId="16530E99" w14:textId="77777777" w:rsidR="00A90EC1" w:rsidRPr="00B03027" w:rsidRDefault="00A90EC1" w:rsidP="00B03027">
      <w:pPr>
        <w:rPr>
          <w:b/>
          <w:color w:val="FF9600" w:themeColor="accent4"/>
        </w:rPr>
      </w:pPr>
      <w:r w:rsidRPr="00B03027">
        <w:rPr>
          <w:b/>
          <w:color w:val="FF9600" w:themeColor="accent4"/>
        </w:rPr>
        <w:t>2.1.X Supplemental</w:t>
      </w:r>
    </w:p>
    <w:p w14:paraId="0B63CA8B" w14:textId="77777777" w:rsidR="00E40CCE" w:rsidRDefault="00E40CCE" w:rsidP="00E40CCE">
      <w:pPr>
        <w:rPr>
          <w:rFonts w:eastAsiaTheme="majorEastAsia" w:cstheme="majorBidi"/>
          <w:b/>
          <w:bCs/>
          <w:color w:val="2260A5" w:themeColor="accent1"/>
          <w:sz w:val="24"/>
          <w:szCs w:val="26"/>
        </w:rPr>
      </w:pPr>
      <w:r>
        <w:rPr>
          <w:rFonts w:eastAsiaTheme="majorEastAsia" w:cstheme="majorBidi"/>
          <w:b/>
          <w:bCs/>
          <w:color w:val="2260A5" w:themeColor="accent1"/>
          <w:sz w:val="24"/>
          <w:szCs w:val="26"/>
        </w:rPr>
        <w:t>[Note to Editor: This section should follow 2.1.4 CRC]</w:t>
      </w:r>
    </w:p>
    <w:p w14:paraId="0E5DEA80" w14:textId="77777777" w:rsidR="00834745" w:rsidRPr="00F148F2" w:rsidRDefault="00834745" w:rsidP="00E40CCE">
      <w:pPr>
        <w:rPr>
          <w:color w:val="2260A5" w:themeColor="accent1"/>
        </w:rPr>
      </w:pPr>
      <w:r w:rsidRPr="007F67C1">
        <w:rPr>
          <w:rFonts w:eastAsiaTheme="majorEastAsia" w:cstheme="majorBidi"/>
          <w:b/>
          <w:bCs/>
          <w:color w:val="FF9600" w:themeColor="accent4"/>
          <w:sz w:val="24"/>
          <w:szCs w:val="26"/>
        </w:rPr>
        <w:t>TBD (supplied by the AoA/AoD feature)</w:t>
      </w:r>
    </w:p>
    <w:p w14:paraId="43F9E639" w14:textId="77777777" w:rsidR="00E40CCE" w:rsidRPr="00F03F8D" w:rsidRDefault="00E40CCE" w:rsidP="00B03027">
      <w:pPr>
        <w:pStyle w:val="Heading3"/>
      </w:pPr>
      <w:bookmarkStart w:id="748" w:name="_Toc432709721"/>
      <w:bookmarkStart w:id="749" w:name="_Toc443590454"/>
      <w:bookmarkStart w:id="750" w:name="_Toc448771439"/>
      <w:r w:rsidRPr="00B03027">
        <w:t>[Modified Section]</w:t>
      </w:r>
      <w:r w:rsidRPr="00F03F8D">
        <w:t xml:space="preserve"> 2.3 Advertising Channel PDU</w:t>
      </w:r>
      <w:bookmarkEnd w:id="748"/>
      <w:bookmarkEnd w:id="749"/>
      <w:bookmarkEnd w:id="750"/>
    </w:p>
    <w:p w14:paraId="6501FB9C" w14:textId="77777777" w:rsidR="00A90EC1" w:rsidRPr="00B03027" w:rsidRDefault="00A90EC1" w:rsidP="00B03027">
      <w:pPr>
        <w:rPr>
          <w:b/>
        </w:rPr>
      </w:pPr>
      <w:r w:rsidRPr="00B03027">
        <w:rPr>
          <w:b/>
        </w:rPr>
        <w:t>2.3 Advertising Channel PDU</w:t>
      </w:r>
    </w:p>
    <w:p w14:paraId="181E86E3" w14:textId="77777777" w:rsidR="00E40CCE" w:rsidRDefault="00E40CCE" w:rsidP="00E40CCE">
      <w:pPr>
        <w:autoSpaceDE w:val="0"/>
        <w:autoSpaceDN w:val="0"/>
        <w:adjustRightInd w:val="0"/>
        <w:spacing w:after="0" w:line="240" w:lineRule="auto"/>
        <w:rPr>
          <w:rFonts w:cs="Arial"/>
          <w:color w:val="000000"/>
          <w:sz w:val="24"/>
          <w:szCs w:val="24"/>
        </w:rPr>
      </w:pPr>
      <w:r>
        <w:rPr>
          <w:rFonts w:cs="Arial"/>
          <w:color w:val="000000"/>
          <w:sz w:val="24"/>
          <w:szCs w:val="24"/>
        </w:rPr>
        <w:t xml:space="preserve">The advertising channel PDU has a 16-bit header and a variable size payload. </w:t>
      </w:r>
      <w:r w:rsidRPr="00C216D7">
        <w:rPr>
          <w:rFonts w:cs="Arial"/>
          <w:color w:val="000000"/>
          <w:sz w:val="24"/>
          <w:szCs w:val="24"/>
        </w:rPr>
        <w:t>Its</w:t>
      </w:r>
      <w:r>
        <w:rPr>
          <w:rFonts w:cs="Arial"/>
          <w:color w:val="000000"/>
          <w:sz w:val="24"/>
          <w:szCs w:val="24"/>
        </w:rPr>
        <w:t xml:space="preserve"> format is as shown in </w:t>
      </w:r>
      <w:r>
        <w:rPr>
          <w:rFonts w:cs="Arial"/>
          <w:color w:val="0000FF"/>
          <w:sz w:val="24"/>
          <w:szCs w:val="24"/>
        </w:rPr>
        <w:t>Figure 2.2</w:t>
      </w:r>
      <w:r>
        <w:rPr>
          <w:rFonts w:cs="Arial"/>
          <w:color w:val="000000"/>
          <w:sz w:val="24"/>
          <w:szCs w:val="24"/>
        </w:rPr>
        <w:t>. The 16</w:t>
      </w:r>
      <w:r>
        <w:rPr>
          <w:rFonts w:cs="Arial"/>
          <w:color w:val="FF0000"/>
          <w:sz w:val="24"/>
          <w:szCs w:val="24"/>
        </w:rPr>
        <w:t>-</w:t>
      </w:r>
      <w:r>
        <w:rPr>
          <w:rFonts w:cs="Arial"/>
          <w:color w:val="000000"/>
          <w:sz w:val="24"/>
          <w:szCs w:val="24"/>
        </w:rPr>
        <w:t xml:space="preserve">bit Header field of the advertising channel PDU is as shown in </w:t>
      </w:r>
      <w:r>
        <w:rPr>
          <w:rFonts w:cs="Arial"/>
          <w:color w:val="0000FF"/>
          <w:sz w:val="24"/>
          <w:szCs w:val="24"/>
        </w:rPr>
        <w:t>Figure 2.3</w:t>
      </w:r>
      <w:r>
        <w:rPr>
          <w:rFonts w:cs="Arial"/>
          <w:color w:val="000000"/>
          <w:sz w:val="24"/>
          <w:szCs w:val="24"/>
        </w:rPr>
        <w:t>.</w:t>
      </w:r>
    </w:p>
    <w:p w14:paraId="66296590" w14:textId="77777777" w:rsidR="00E40CCE" w:rsidRDefault="00E40CCE" w:rsidP="00E40CCE">
      <w:pPr>
        <w:tabs>
          <w:tab w:val="left" w:pos="2020"/>
        </w:tabs>
        <w:autoSpaceDE w:val="0"/>
        <w:autoSpaceDN w:val="0"/>
        <w:adjustRightInd w:val="0"/>
        <w:spacing w:after="0" w:line="240" w:lineRule="auto"/>
      </w:pPr>
    </w:p>
    <w:tbl>
      <w:tblPr>
        <w:tblStyle w:val="TableGrid"/>
        <w:tblW w:w="0" w:type="auto"/>
        <w:tblInd w:w="-5" w:type="dxa"/>
        <w:tblLook w:val="04A0" w:firstRow="1" w:lastRow="0" w:firstColumn="1" w:lastColumn="0" w:noHBand="0" w:noVBand="1"/>
      </w:tblPr>
      <w:tblGrid>
        <w:gridCol w:w="1895"/>
        <w:gridCol w:w="5850"/>
      </w:tblGrid>
      <w:tr w:rsidR="00E40CCE" w14:paraId="6DC5F04A" w14:textId="77777777" w:rsidTr="00E40CCE">
        <w:tc>
          <w:tcPr>
            <w:tcW w:w="1895" w:type="dxa"/>
            <w:tcBorders>
              <w:top w:val="nil"/>
              <w:left w:val="nil"/>
              <w:bottom w:val="single" w:sz="4" w:space="0" w:color="auto"/>
              <w:right w:val="nil"/>
            </w:tcBorders>
          </w:tcPr>
          <w:p w14:paraId="5D2A40DE" w14:textId="77777777" w:rsidR="00E40CCE" w:rsidRDefault="00E40CCE" w:rsidP="00E40CCE">
            <w:pPr>
              <w:rPr>
                <w:rFonts w:eastAsia="Batang"/>
                <w:lang w:eastAsia="ko-KR"/>
              </w:rPr>
            </w:pPr>
            <w:r>
              <w:rPr>
                <w:rFonts w:eastAsia="Batang"/>
                <w:lang w:eastAsia="ko-KR"/>
              </w:rPr>
              <w:t>LSB</w:t>
            </w:r>
          </w:p>
        </w:tc>
        <w:tc>
          <w:tcPr>
            <w:tcW w:w="5850" w:type="dxa"/>
            <w:tcBorders>
              <w:top w:val="nil"/>
              <w:left w:val="nil"/>
              <w:bottom w:val="single" w:sz="4" w:space="0" w:color="auto"/>
              <w:right w:val="nil"/>
            </w:tcBorders>
          </w:tcPr>
          <w:p w14:paraId="390772A5" w14:textId="77777777" w:rsidR="00E40CCE" w:rsidRDefault="00E40CCE" w:rsidP="00E40CCE">
            <w:pPr>
              <w:jc w:val="right"/>
              <w:rPr>
                <w:rFonts w:eastAsia="Batang"/>
                <w:lang w:eastAsia="ko-KR"/>
              </w:rPr>
            </w:pPr>
            <w:r>
              <w:rPr>
                <w:rFonts w:eastAsia="Batang"/>
                <w:lang w:eastAsia="ko-KR"/>
              </w:rPr>
              <w:t>MSB</w:t>
            </w:r>
          </w:p>
        </w:tc>
      </w:tr>
      <w:tr w:rsidR="00E40CCE" w14:paraId="78895C57" w14:textId="77777777" w:rsidTr="00E40CCE">
        <w:tc>
          <w:tcPr>
            <w:tcW w:w="1895" w:type="dxa"/>
            <w:tcBorders>
              <w:top w:val="single" w:sz="4" w:space="0" w:color="auto"/>
            </w:tcBorders>
          </w:tcPr>
          <w:p w14:paraId="5DA04A9B" w14:textId="77777777" w:rsidR="00E40CCE" w:rsidRDefault="00E40CCE" w:rsidP="00E40CCE">
            <w:pPr>
              <w:jc w:val="center"/>
              <w:rPr>
                <w:rFonts w:eastAsia="Batang"/>
                <w:lang w:eastAsia="ko-KR"/>
              </w:rPr>
            </w:pPr>
            <w:r>
              <w:rPr>
                <w:rFonts w:eastAsia="Batang"/>
                <w:lang w:eastAsia="ko-KR"/>
              </w:rPr>
              <w:t>Header</w:t>
            </w:r>
          </w:p>
          <w:p w14:paraId="695B02BC" w14:textId="77777777" w:rsidR="00E40CCE" w:rsidRDefault="00E40CCE" w:rsidP="00E40CCE">
            <w:pPr>
              <w:jc w:val="center"/>
              <w:rPr>
                <w:rFonts w:eastAsia="Batang"/>
                <w:lang w:eastAsia="ko-KR"/>
              </w:rPr>
            </w:pPr>
            <w:r>
              <w:rPr>
                <w:rFonts w:eastAsia="Batang"/>
                <w:lang w:eastAsia="ko-KR"/>
              </w:rPr>
              <w:t>(</w:t>
            </w:r>
            <w:r w:rsidRPr="00C216D7">
              <w:rPr>
                <w:rFonts w:eastAsia="Batang"/>
                <w:lang w:eastAsia="ko-KR"/>
              </w:rPr>
              <w:t>16 bits</w:t>
            </w:r>
            <w:r>
              <w:rPr>
                <w:rFonts w:eastAsia="Batang"/>
                <w:lang w:eastAsia="ko-KR"/>
              </w:rPr>
              <w:t>)</w:t>
            </w:r>
          </w:p>
        </w:tc>
        <w:tc>
          <w:tcPr>
            <w:tcW w:w="5850" w:type="dxa"/>
            <w:tcBorders>
              <w:top w:val="single" w:sz="4" w:space="0" w:color="auto"/>
            </w:tcBorders>
          </w:tcPr>
          <w:p w14:paraId="6384CBBF" w14:textId="77777777" w:rsidR="00E40CCE" w:rsidRDefault="00E40CCE" w:rsidP="00E40CCE">
            <w:pPr>
              <w:jc w:val="center"/>
              <w:rPr>
                <w:rFonts w:eastAsia="Batang"/>
                <w:lang w:eastAsia="ko-KR"/>
              </w:rPr>
            </w:pPr>
            <w:r>
              <w:rPr>
                <w:rFonts w:eastAsia="Batang"/>
                <w:lang w:eastAsia="ko-KR"/>
              </w:rPr>
              <w:t>Payload</w:t>
            </w:r>
            <w:r>
              <w:rPr>
                <w:rFonts w:eastAsia="Batang"/>
                <w:lang w:eastAsia="ko-KR"/>
              </w:rPr>
              <w:br/>
              <w:t>(</w:t>
            </w:r>
            <w:r w:rsidRPr="00D17F7E">
              <w:rPr>
                <w:rFonts w:eastAsia="Batang"/>
                <w:strike/>
                <w:lang w:eastAsia="ko-KR"/>
              </w:rPr>
              <w:t>as per the Length field in the Header</w:t>
            </w:r>
            <w:r>
              <w:rPr>
                <w:rFonts w:eastAsia="Batang"/>
                <w:color w:val="FF0000"/>
                <w:lang w:eastAsia="ko-KR"/>
              </w:rPr>
              <w:t>1</w:t>
            </w:r>
            <w:r w:rsidR="008C76C8">
              <w:rPr>
                <w:rFonts w:eastAsia="Batang"/>
                <w:color w:val="FF0000"/>
                <w:lang w:eastAsia="ko-KR"/>
              </w:rPr>
              <w:t xml:space="preserve"> – </w:t>
            </w:r>
            <w:r>
              <w:rPr>
                <w:rFonts w:eastAsia="Batang"/>
                <w:color w:val="FF0000"/>
                <w:lang w:eastAsia="ko-KR"/>
              </w:rPr>
              <w:t>255 octets</w:t>
            </w:r>
            <w:r>
              <w:rPr>
                <w:rFonts w:eastAsia="Batang"/>
                <w:lang w:eastAsia="ko-KR"/>
              </w:rPr>
              <w:t>)</w:t>
            </w:r>
          </w:p>
        </w:tc>
      </w:tr>
    </w:tbl>
    <w:p w14:paraId="48A85C68" w14:textId="77777777" w:rsidR="00E40CCE" w:rsidRPr="00C216D7" w:rsidRDefault="00E40CCE" w:rsidP="00E40CCE">
      <w:pPr>
        <w:rPr>
          <w:rFonts w:ascii="Arial,Italic" w:hAnsi="Arial,Italic" w:cs="Arial,Italic"/>
          <w:i/>
          <w:iCs/>
          <w:color w:val="000000"/>
          <w:sz w:val="20"/>
          <w:szCs w:val="20"/>
        </w:rPr>
      </w:pPr>
      <w:r>
        <w:rPr>
          <w:rFonts w:ascii="Arial,Italic" w:hAnsi="Arial,Italic" w:cs="Arial,Italic"/>
          <w:i/>
          <w:iCs/>
          <w:color w:val="000000"/>
          <w:sz w:val="20"/>
          <w:szCs w:val="20"/>
        </w:rPr>
        <w:t xml:space="preserve">Figure 2.2: Advertising channel PDU </w:t>
      </w:r>
    </w:p>
    <w:tbl>
      <w:tblPr>
        <w:tblStyle w:val="TableGrid"/>
        <w:tblW w:w="0" w:type="auto"/>
        <w:tblLook w:val="04A0" w:firstRow="1" w:lastRow="0" w:firstColumn="1" w:lastColumn="0" w:noHBand="0" w:noVBand="1"/>
      </w:tblPr>
      <w:tblGrid>
        <w:gridCol w:w="1559"/>
        <w:gridCol w:w="1559"/>
        <w:gridCol w:w="1566"/>
        <w:gridCol w:w="1567"/>
        <w:gridCol w:w="1568"/>
        <w:gridCol w:w="1541"/>
      </w:tblGrid>
      <w:tr w:rsidR="00E40CCE" w14:paraId="7BAB5358" w14:textId="77777777" w:rsidTr="00E40CCE">
        <w:tc>
          <w:tcPr>
            <w:tcW w:w="6251" w:type="dxa"/>
            <w:gridSpan w:val="4"/>
            <w:tcBorders>
              <w:top w:val="nil"/>
              <w:left w:val="nil"/>
              <w:right w:val="nil"/>
            </w:tcBorders>
          </w:tcPr>
          <w:p w14:paraId="7DEDE3B6" w14:textId="77777777" w:rsidR="00E40CCE" w:rsidRDefault="00E40CCE" w:rsidP="00E40CCE">
            <w:pPr>
              <w:rPr>
                <w:rFonts w:eastAsia="Batang"/>
                <w:lang w:eastAsia="ko-KR"/>
              </w:rPr>
            </w:pPr>
            <w:r>
              <w:rPr>
                <w:rFonts w:eastAsia="Batang"/>
                <w:lang w:eastAsia="ko-KR"/>
              </w:rPr>
              <w:t>LSB</w:t>
            </w:r>
          </w:p>
        </w:tc>
        <w:tc>
          <w:tcPr>
            <w:tcW w:w="1568" w:type="dxa"/>
            <w:tcBorders>
              <w:top w:val="nil"/>
              <w:left w:val="nil"/>
              <w:right w:val="nil"/>
            </w:tcBorders>
          </w:tcPr>
          <w:p w14:paraId="2A45A678" w14:textId="77777777" w:rsidR="00E40CCE" w:rsidRDefault="00E40CCE" w:rsidP="00E40CCE">
            <w:pPr>
              <w:jc w:val="right"/>
              <w:rPr>
                <w:rFonts w:eastAsia="Batang"/>
                <w:lang w:eastAsia="ko-KR"/>
              </w:rPr>
            </w:pPr>
          </w:p>
        </w:tc>
        <w:tc>
          <w:tcPr>
            <w:tcW w:w="1541" w:type="dxa"/>
            <w:tcBorders>
              <w:top w:val="nil"/>
              <w:left w:val="nil"/>
              <w:right w:val="nil"/>
            </w:tcBorders>
          </w:tcPr>
          <w:p w14:paraId="4D100C0E" w14:textId="77777777" w:rsidR="00E40CCE" w:rsidRDefault="00E40CCE" w:rsidP="00E40CCE">
            <w:pPr>
              <w:jc w:val="right"/>
              <w:rPr>
                <w:rFonts w:eastAsia="Batang"/>
                <w:lang w:eastAsia="ko-KR"/>
              </w:rPr>
            </w:pPr>
            <w:r>
              <w:rPr>
                <w:rFonts w:eastAsia="Batang"/>
                <w:lang w:eastAsia="ko-KR"/>
              </w:rPr>
              <w:t>MSB</w:t>
            </w:r>
          </w:p>
        </w:tc>
      </w:tr>
      <w:tr w:rsidR="00E40CCE" w14:paraId="4841FCBA" w14:textId="77777777" w:rsidTr="00E40CCE">
        <w:tc>
          <w:tcPr>
            <w:tcW w:w="1559" w:type="dxa"/>
            <w:tcBorders>
              <w:top w:val="nil"/>
            </w:tcBorders>
          </w:tcPr>
          <w:p w14:paraId="76A94423" w14:textId="77777777" w:rsidR="00E40CCE" w:rsidRDefault="00E40CCE" w:rsidP="00E40CCE">
            <w:pPr>
              <w:jc w:val="center"/>
              <w:rPr>
                <w:rFonts w:eastAsia="Batang"/>
                <w:lang w:eastAsia="ko-KR"/>
              </w:rPr>
            </w:pPr>
            <w:r>
              <w:rPr>
                <w:rFonts w:eastAsia="Batang"/>
                <w:lang w:eastAsia="ko-KR"/>
              </w:rPr>
              <w:t>PDU Type</w:t>
            </w:r>
            <w:r>
              <w:rPr>
                <w:rFonts w:eastAsia="Batang"/>
                <w:lang w:eastAsia="ko-KR"/>
              </w:rPr>
              <w:br/>
              <w:t>(4 bits)</w:t>
            </w:r>
          </w:p>
        </w:tc>
        <w:tc>
          <w:tcPr>
            <w:tcW w:w="1559" w:type="dxa"/>
          </w:tcPr>
          <w:p w14:paraId="56A7E594" w14:textId="77777777" w:rsidR="00E40CCE" w:rsidRDefault="00E40CCE" w:rsidP="00E40CCE">
            <w:pPr>
              <w:jc w:val="center"/>
              <w:rPr>
                <w:rFonts w:eastAsia="Batang"/>
                <w:lang w:eastAsia="ko-KR"/>
              </w:rPr>
            </w:pPr>
            <w:r>
              <w:rPr>
                <w:rFonts w:eastAsia="Batang"/>
                <w:lang w:eastAsia="ko-KR"/>
              </w:rPr>
              <w:t>RFU</w:t>
            </w:r>
            <w:r>
              <w:rPr>
                <w:rFonts w:eastAsia="Batang"/>
                <w:lang w:eastAsia="ko-KR"/>
              </w:rPr>
              <w:br/>
              <w:t>(2 bits)</w:t>
            </w:r>
          </w:p>
        </w:tc>
        <w:tc>
          <w:tcPr>
            <w:tcW w:w="1566" w:type="dxa"/>
          </w:tcPr>
          <w:p w14:paraId="021F4A24" w14:textId="77777777" w:rsidR="00E40CCE" w:rsidRDefault="00E40CCE" w:rsidP="00E40CCE">
            <w:pPr>
              <w:jc w:val="center"/>
              <w:rPr>
                <w:rFonts w:eastAsia="Batang"/>
                <w:lang w:eastAsia="ko-KR"/>
              </w:rPr>
            </w:pPr>
            <w:r>
              <w:rPr>
                <w:rFonts w:eastAsia="Batang"/>
                <w:lang w:eastAsia="ko-KR"/>
              </w:rPr>
              <w:t>TxAdd</w:t>
            </w:r>
          </w:p>
          <w:p w14:paraId="056C05B9" w14:textId="77777777" w:rsidR="00E40CCE" w:rsidRDefault="00E40CCE" w:rsidP="00E40CCE">
            <w:pPr>
              <w:jc w:val="center"/>
              <w:rPr>
                <w:rFonts w:eastAsia="Batang"/>
                <w:lang w:eastAsia="ko-KR"/>
              </w:rPr>
            </w:pPr>
            <w:r>
              <w:rPr>
                <w:rFonts w:eastAsia="Batang"/>
                <w:lang w:eastAsia="ko-KR"/>
              </w:rPr>
              <w:t>(1 bit)</w:t>
            </w:r>
          </w:p>
        </w:tc>
        <w:tc>
          <w:tcPr>
            <w:tcW w:w="1567" w:type="dxa"/>
          </w:tcPr>
          <w:p w14:paraId="1C2437FE" w14:textId="77777777" w:rsidR="00E40CCE" w:rsidRDefault="00E40CCE" w:rsidP="00E40CCE">
            <w:pPr>
              <w:jc w:val="center"/>
              <w:rPr>
                <w:rFonts w:eastAsia="Batang"/>
                <w:lang w:eastAsia="ko-KR"/>
              </w:rPr>
            </w:pPr>
            <w:r>
              <w:rPr>
                <w:rFonts w:eastAsia="Batang"/>
                <w:lang w:eastAsia="ko-KR"/>
              </w:rPr>
              <w:t>RxAdd</w:t>
            </w:r>
          </w:p>
          <w:p w14:paraId="3484D512" w14:textId="77777777" w:rsidR="00E40CCE" w:rsidRDefault="00E40CCE" w:rsidP="00E40CCE">
            <w:pPr>
              <w:jc w:val="center"/>
              <w:rPr>
                <w:rFonts w:eastAsia="Batang"/>
                <w:lang w:eastAsia="ko-KR"/>
              </w:rPr>
            </w:pPr>
            <w:r>
              <w:rPr>
                <w:rFonts w:eastAsia="Batang"/>
                <w:lang w:eastAsia="ko-KR"/>
              </w:rPr>
              <w:t>(1 bit)</w:t>
            </w:r>
          </w:p>
        </w:tc>
        <w:tc>
          <w:tcPr>
            <w:tcW w:w="1568" w:type="dxa"/>
          </w:tcPr>
          <w:p w14:paraId="66EEDAE8" w14:textId="77777777" w:rsidR="00E40CCE" w:rsidRDefault="00E40CCE" w:rsidP="00E40CCE">
            <w:pPr>
              <w:jc w:val="center"/>
              <w:rPr>
                <w:rFonts w:eastAsia="Batang"/>
                <w:lang w:eastAsia="ko-KR"/>
              </w:rPr>
            </w:pPr>
            <w:r w:rsidRPr="00D17F7E">
              <w:rPr>
                <w:rFonts w:eastAsia="Batang"/>
                <w:lang w:eastAsia="ko-KR"/>
              </w:rPr>
              <w:t>Length</w:t>
            </w:r>
            <w:r w:rsidRPr="00D17F7E">
              <w:rPr>
                <w:rFonts w:eastAsia="Batang"/>
                <w:lang w:eastAsia="ko-KR"/>
              </w:rPr>
              <w:br/>
              <w:t>(</w:t>
            </w:r>
            <w:r w:rsidRPr="00D17F7E">
              <w:rPr>
                <w:rFonts w:eastAsia="Batang"/>
                <w:color w:val="FF0000"/>
                <w:lang w:eastAsia="ko-KR"/>
              </w:rPr>
              <w:t>8</w:t>
            </w:r>
            <w:r w:rsidRPr="00D17F7E">
              <w:rPr>
                <w:rFonts w:eastAsia="Batang"/>
                <w:strike/>
                <w:lang w:eastAsia="ko-KR"/>
              </w:rPr>
              <w:t>6</w:t>
            </w:r>
            <w:r w:rsidRPr="00D17F7E">
              <w:rPr>
                <w:rFonts w:eastAsia="Batang"/>
                <w:lang w:eastAsia="ko-KR"/>
              </w:rPr>
              <w:t xml:space="preserve"> bits)</w:t>
            </w:r>
          </w:p>
        </w:tc>
        <w:tc>
          <w:tcPr>
            <w:tcW w:w="1541" w:type="dxa"/>
          </w:tcPr>
          <w:p w14:paraId="7450E3C9" w14:textId="77777777" w:rsidR="00E40CCE" w:rsidRPr="00D17F7E" w:rsidRDefault="00E40CCE" w:rsidP="00E40CCE">
            <w:pPr>
              <w:jc w:val="center"/>
              <w:rPr>
                <w:rFonts w:eastAsia="Batang"/>
                <w:strike/>
                <w:lang w:eastAsia="ko-KR"/>
              </w:rPr>
            </w:pPr>
            <w:r w:rsidRPr="00D17F7E">
              <w:rPr>
                <w:rFonts w:eastAsia="Batang"/>
                <w:strike/>
                <w:lang w:eastAsia="ko-KR"/>
              </w:rPr>
              <w:t>RFU</w:t>
            </w:r>
          </w:p>
          <w:p w14:paraId="5E3F94F2" w14:textId="77777777" w:rsidR="00E40CCE" w:rsidRPr="00C216D7" w:rsidRDefault="00E40CCE" w:rsidP="00E40CCE">
            <w:pPr>
              <w:jc w:val="center"/>
              <w:rPr>
                <w:rFonts w:eastAsia="Batang"/>
                <w:lang w:eastAsia="ko-KR"/>
              </w:rPr>
            </w:pPr>
            <w:r w:rsidRPr="00D17F7E">
              <w:rPr>
                <w:rFonts w:eastAsia="Batang"/>
                <w:strike/>
                <w:lang w:eastAsia="ko-KR"/>
              </w:rPr>
              <w:t>(2 bits)</w:t>
            </w:r>
          </w:p>
        </w:tc>
      </w:tr>
    </w:tbl>
    <w:p w14:paraId="26894C3B" w14:textId="77777777" w:rsidR="00E40CCE" w:rsidRPr="00C216D7" w:rsidRDefault="00E40CCE" w:rsidP="00E40CCE">
      <w:pPr>
        <w:autoSpaceDE w:val="0"/>
        <w:autoSpaceDN w:val="0"/>
        <w:adjustRightInd w:val="0"/>
        <w:spacing w:after="0" w:line="240" w:lineRule="auto"/>
        <w:rPr>
          <w:rFonts w:ascii="Arial,Italic" w:hAnsi="Arial,Italic" w:cs="Arial,Italic"/>
          <w:i/>
          <w:iCs/>
          <w:color w:val="000000"/>
          <w:sz w:val="20"/>
          <w:szCs w:val="20"/>
        </w:rPr>
      </w:pPr>
      <w:r>
        <w:rPr>
          <w:rFonts w:ascii="Arial,Italic" w:hAnsi="Arial,Italic" w:cs="Arial,Italic"/>
          <w:i/>
          <w:iCs/>
          <w:color w:val="000000"/>
          <w:sz w:val="20"/>
          <w:szCs w:val="20"/>
        </w:rPr>
        <w:t>Figure 2.</w:t>
      </w:r>
      <w:r w:rsidRPr="00C216D7">
        <w:rPr>
          <w:rFonts w:ascii="Arial,Italic" w:hAnsi="Arial,Italic" w:cs="Arial,Italic"/>
          <w:i/>
          <w:iCs/>
          <w:color w:val="000000"/>
          <w:sz w:val="20"/>
          <w:szCs w:val="20"/>
        </w:rPr>
        <w:t>3</w:t>
      </w:r>
      <w:r>
        <w:rPr>
          <w:rFonts w:ascii="Arial,Italic" w:hAnsi="Arial,Italic" w:cs="Arial,Italic"/>
          <w:i/>
          <w:iCs/>
          <w:color w:val="000000"/>
          <w:sz w:val="20"/>
          <w:szCs w:val="20"/>
        </w:rPr>
        <w:t>: Advertising channel PDU Header</w:t>
      </w:r>
    </w:p>
    <w:p w14:paraId="7C3E330B" w14:textId="77777777" w:rsidR="00E40CCE" w:rsidRDefault="00E40CCE" w:rsidP="00E40CCE">
      <w:pPr>
        <w:autoSpaceDE w:val="0"/>
        <w:autoSpaceDN w:val="0"/>
        <w:adjustRightInd w:val="0"/>
        <w:spacing w:after="0" w:line="240" w:lineRule="auto"/>
        <w:rPr>
          <w:rFonts w:ascii="Arial,Italic" w:hAnsi="Arial,Italic" w:cs="Arial,Italic"/>
          <w:i/>
          <w:iCs/>
          <w:color w:val="000000"/>
          <w:sz w:val="20"/>
          <w:szCs w:val="20"/>
        </w:rPr>
      </w:pPr>
    </w:p>
    <w:p w14:paraId="7939355D" w14:textId="77777777" w:rsidR="00E40CCE" w:rsidRPr="00A159E9" w:rsidRDefault="00E40CCE" w:rsidP="00E40CCE">
      <w:pPr>
        <w:autoSpaceDE w:val="0"/>
        <w:autoSpaceDN w:val="0"/>
        <w:adjustRightInd w:val="0"/>
        <w:spacing w:after="0" w:line="240" w:lineRule="auto"/>
        <w:rPr>
          <w:rFonts w:cs="Arial"/>
          <w:color w:val="FF0000"/>
          <w:sz w:val="24"/>
          <w:szCs w:val="24"/>
        </w:rPr>
      </w:pPr>
      <w:r>
        <w:rPr>
          <w:rFonts w:cs="Arial"/>
          <w:color w:val="000000"/>
          <w:sz w:val="24"/>
          <w:szCs w:val="24"/>
        </w:rPr>
        <w:t xml:space="preserve">The PDU Type field of the advertising channel PDU that is contained in the header indicates the PDU type as defined in </w:t>
      </w:r>
      <w:r>
        <w:rPr>
          <w:rFonts w:cs="Arial"/>
          <w:color w:val="0000FF"/>
          <w:sz w:val="24"/>
          <w:szCs w:val="24"/>
        </w:rPr>
        <w:t>Table 2.1</w:t>
      </w:r>
      <w:r>
        <w:rPr>
          <w:rFonts w:cs="Arial"/>
          <w:color w:val="000000"/>
          <w:sz w:val="24"/>
          <w:szCs w:val="24"/>
        </w:rPr>
        <w:t>.</w:t>
      </w:r>
      <w:r>
        <w:rPr>
          <w:rFonts w:cs="Arial"/>
          <w:color w:val="FF0000"/>
          <w:sz w:val="24"/>
          <w:szCs w:val="24"/>
        </w:rPr>
        <w:t xml:space="preserve"> This table also shows which channel and which PHYs the packet may appear on.</w:t>
      </w:r>
    </w:p>
    <w:p w14:paraId="22C1211B" w14:textId="77777777" w:rsidR="00E40CCE" w:rsidRDefault="00E40CCE" w:rsidP="00E40CCE">
      <w:pPr>
        <w:autoSpaceDE w:val="0"/>
        <w:autoSpaceDN w:val="0"/>
        <w:adjustRightInd w:val="0"/>
        <w:spacing w:after="0" w:line="240" w:lineRule="auto"/>
        <w:rPr>
          <w:rFonts w:cs="Arial"/>
          <w:color w:val="FF0000"/>
          <w:sz w:val="24"/>
          <w:szCs w:val="24"/>
        </w:rPr>
      </w:pPr>
    </w:p>
    <w:tbl>
      <w:tblPr>
        <w:tblStyle w:val="GridTable4-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87F4F9"/>
        <w:tblLook w:val="04A0" w:firstRow="1" w:lastRow="0" w:firstColumn="1" w:lastColumn="0" w:noHBand="0" w:noVBand="1"/>
      </w:tblPr>
      <w:tblGrid>
        <w:gridCol w:w="1706"/>
        <w:gridCol w:w="2406"/>
        <w:gridCol w:w="2218"/>
        <w:gridCol w:w="805"/>
        <w:gridCol w:w="805"/>
        <w:gridCol w:w="1150"/>
      </w:tblGrid>
      <w:tr w:rsidR="00E40CCE" w14:paraId="616CED01" w14:textId="77777777" w:rsidTr="00E40CCE">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auto"/>
              <w:left w:val="single" w:sz="4" w:space="0" w:color="auto"/>
              <w:right w:val="single" w:sz="4" w:space="0" w:color="auto"/>
            </w:tcBorders>
            <w:shd w:val="clear" w:color="auto" w:fill="BBFAFD"/>
          </w:tcPr>
          <w:p w14:paraId="661FC712" w14:textId="77777777" w:rsidR="00E40CCE" w:rsidRPr="004138C9" w:rsidRDefault="00E40CCE" w:rsidP="00E40CCE">
            <w:pPr>
              <w:pStyle w:val="Tableheading"/>
              <w:rPr>
                <w:color w:val="FF0000"/>
              </w:rPr>
            </w:pPr>
            <w:r w:rsidRPr="00245E44">
              <w:rPr>
                <w:color w:val="auto"/>
              </w:rPr>
              <w:t>PDU Type</w:t>
            </w:r>
            <w:r w:rsidRPr="00245E44">
              <w:rPr>
                <w:color w:val="auto"/>
              </w:rPr>
              <w:br/>
            </w:r>
            <w:r w:rsidRPr="00245E44">
              <w:rPr>
                <w:strike/>
                <w:color w:val="auto"/>
              </w:rPr>
              <w:t>b3b2b1b0</w:t>
            </w:r>
          </w:p>
        </w:tc>
        <w:tc>
          <w:tcPr>
            <w:tcW w:w="0" w:type="auto"/>
            <w:vMerge w:val="restart"/>
            <w:tcBorders>
              <w:top w:val="single" w:sz="4" w:space="0" w:color="auto"/>
              <w:left w:val="single" w:sz="4" w:space="0" w:color="auto"/>
              <w:right w:val="single" w:sz="4" w:space="0" w:color="auto"/>
            </w:tcBorders>
            <w:shd w:val="clear" w:color="auto" w:fill="BBFAFD"/>
          </w:tcPr>
          <w:p w14:paraId="6C24FB91" w14:textId="77777777" w:rsidR="00E40CCE" w:rsidRPr="004138C9" w:rsidRDefault="00245E44" w:rsidP="00E40CCE">
            <w:pPr>
              <w:pStyle w:val="Tableheading"/>
              <w:cnfStyle w:val="100000000000" w:firstRow="1" w:lastRow="0" w:firstColumn="0" w:lastColumn="0" w:oddVBand="0" w:evenVBand="0" w:oddHBand="0" w:evenHBand="0" w:firstRowFirstColumn="0" w:firstRowLastColumn="0" w:lastRowFirstColumn="0" w:lastRowLastColumn="0"/>
              <w:rPr>
                <w:color w:val="FF0000"/>
              </w:rPr>
            </w:pPr>
            <w:r w:rsidRPr="00245E44">
              <w:rPr>
                <w:strike/>
                <w:color w:val="auto"/>
              </w:rPr>
              <w:t>Packet</w:t>
            </w:r>
            <w:r w:rsidR="00E40CCE" w:rsidRPr="004138C9">
              <w:rPr>
                <w:color w:val="FF0000"/>
              </w:rPr>
              <w:t xml:space="preserve">PDU </w:t>
            </w:r>
            <w:r w:rsidR="00E40CCE" w:rsidRPr="00245E44">
              <w:rPr>
                <w:color w:val="auto"/>
              </w:rPr>
              <w:t>Name</w:t>
            </w:r>
          </w:p>
        </w:tc>
        <w:tc>
          <w:tcPr>
            <w:tcW w:w="0" w:type="auto"/>
            <w:vMerge w:val="restart"/>
            <w:tcBorders>
              <w:top w:val="single" w:sz="4" w:space="0" w:color="auto"/>
              <w:left w:val="single" w:sz="4" w:space="0" w:color="auto"/>
              <w:right w:val="single" w:sz="4" w:space="0" w:color="auto"/>
            </w:tcBorders>
            <w:shd w:val="clear" w:color="auto" w:fill="BBFAFD"/>
          </w:tcPr>
          <w:p w14:paraId="61D3D772" w14:textId="77777777" w:rsidR="00E40CCE" w:rsidRPr="001F0512" w:rsidRDefault="00E40CCE" w:rsidP="00E40CCE">
            <w:pPr>
              <w:pStyle w:val="Tableheading"/>
              <w:cnfStyle w:val="100000000000" w:firstRow="1" w:lastRow="0" w:firstColumn="0" w:lastColumn="0" w:oddVBand="0" w:evenVBand="0" w:oddHBand="0" w:evenHBand="0" w:firstRowFirstColumn="0" w:firstRowLastColumn="0" w:lastRowFirstColumn="0" w:lastRowLastColumn="0"/>
              <w:rPr>
                <w:color w:val="FF0000"/>
              </w:rPr>
            </w:pPr>
            <w:r w:rsidRPr="001F0512">
              <w:rPr>
                <w:color w:val="FF0000"/>
              </w:rPr>
              <w:t>Channel</w:t>
            </w:r>
          </w:p>
        </w:tc>
        <w:tc>
          <w:tcPr>
            <w:tcW w:w="0" w:type="auto"/>
            <w:gridSpan w:val="3"/>
            <w:tcBorders>
              <w:top w:val="single" w:sz="4" w:space="0" w:color="auto"/>
              <w:left w:val="single" w:sz="4" w:space="0" w:color="auto"/>
              <w:bottom w:val="single" w:sz="4" w:space="0" w:color="auto"/>
              <w:right w:val="single" w:sz="4" w:space="0" w:color="auto"/>
            </w:tcBorders>
            <w:shd w:val="clear" w:color="auto" w:fill="BBFAFD"/>
          </w:tcPr>
          <w:p w14:paraId="16FD0E4D" w14:textId="77777777" w:rsidR="00E40CCE" w:rsidRPr="001F0512" w:rsidRDefault="00E40CCE" w:rsidP="00E40CCE">
            <w:pPr>
              <w:pStyle w:val="Tableheading"/>
              <w:jc w:val="center"/>
              <w:cnfStyle w:val="100000000000" w:firstRow="1" w:lastRow="0" w:firstColumn="0" w:lastColumn="0" w:oddVBand="0" w:evenVBand="0" w:oddHBand="0" w:evenHBand="0" w:firstRowFirstColumn="0" w:firstRowLastColumn="0" w:lastRowFirstColumn="0" w:lastRowLastColumn="0"/>
              <w:rPr>
                <w:color w:val="FF0000"/>
              </w:rPr>
            </w:pPr>
            <w:r w:rsidRPr="001F0512">
              <w:rPr>
                <w:color w:val="FF0000"/>
              </w:rPr>
              <w:t>Permitted</w:t>
            </w:r>
          </w:p>
          <w:p w14:paraId="051A6A4E" w14:textId="77777777" w:rsidR="00E40CCE" w:rsidRPr="001F0512" w:rsidRDefault="00E40CCE" w:rsidP="00E40CCE">
            <w:pPr>
              <w:pStyle w:val="Tableheading"/>
              <w:jc w:val="center"/>
              <w:cnfStyle w:val="100000000000" w:firstRow="1" w:lastRow="0" w:firstColumn="0" w:lastColumn="0" w:oddVBand="0" w:evenVBand="0" w:oddHBand="0" w:evenHBand="0" w:firstRowFirstColumn="0" w:firstRowLastColumn="0" w:lastRowFirstColumn="0" w:lastRowLastColumn="0"/>
              <w:rPr>
                <w:color w:val="FF0000"/>
              </w:rPr>
            </w:pPr>
            <w:r w:rsidRPr="001F0512">
              <w:rPr>
                <w:color w:val="FF0000"/>
              </w:rPr>
              <w:t>PHYs</w:t>
            </w:r>
          </w:p>
        </w:tc>
      </w:tr>
      <w:tr w:rsidR="00E40CCE" w14:paraId="50AB1016" w14:textId="77777777" w:rsidTr="00E40CC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vMerge/>
            <w:tcBorders>
              <w:left w:val="single" w:sz="4" w:space="0" w:color="auto"/>
              <w:right w:val="single" w:sz="4" w:space="0" w:color="auto"/>
            </w:tcBorders>
            <w:shd w:val="clear" w:color="auto" w:fill="FFFFFF" w:themeFill="background1"/>
          </w:tcPr>
          <w:p w14:paraId="2ACD21D2" w14:textId="77777777" w:rsidR="00E40CCE" w:rsidRDefault="00E40CCE" w:rsidP="00E40CCE">
            <w:pPr>
              <w:pStyle w:val="CellBody"/>
              <w:spacing w:before="96"/>
            </w:pPr>
          </w:p>
        </w:tc>
        <w:tc>
          <w:tcPr>
            <w:tcW w:w="0" w:type="auto"/>
            <w:vMerge/>
            <w:tcBorders>
              <w:left w:val="single" w:sz="4" w:space="0" w:color="auto"/>
              <w:right w:val="single" w:sz="4" w:space="0" w:color="auto"/>
            </w:tcBorders>
            <w:shd w:val="clear" w:color="auto" w:fill="FFFFFF" w:themeFill="background1"/>
          </w:tcPr>
          <w:p w14:paraId="1A9742B1" w14:textId="77777777" w:rsidR="00E40CCE" w:rsidRDefault="00E40CCE" w:rsidP="00E40CCE">
            <w:pPr>
              <w:pStyle w:val="CellBody"/>
              <w:spacing w:before="96"/>
              <w:cnfStyle w:val="000000100000" w:firstRow="0" w:lastRow="0" w:firstColumn="0" w:lastColumn="0" w:oddVBand="0" w:evenVBand="0" w:oddHBand="1" w:evenHBand="0" w:firstRowFirstColumn="0" w:firstRowLastColumn="0" w:lastRowFirstColumn="0" w:lastRowLastColumn="0"/>
            </w:pPr>
          </w:p>
        </w:tc>
        <w:tc>
          <w:tcPr>
            <w:tcW w:w="0" w:type="auto"/>
            <w:vMerge/>
            <w:tcBorders>
              <w:left w:val="single" w:sz="4" w:space="0" w:color="auto"/>
              <w:right w:val="single" w:sz="4" w:space="0" w:color="auto"/>
            </w:tcBorders>
            <w:shd w:val="clear" w:color="auto" w:fill="FFFFFF" w:themeFill="background1"/>
          </w:tcPr>
          <w:p w14:paraId="37E64C21" w14:textId="77777777" w:rsidR="00E40CCE" w:rsidRPr="001F0512" w:rsidRDefault="00E40CCE" w:rsidP="00E40CCE">
            <w:pPr>
              <w:pStyle w:val="CellBody"/>
              <w:spacing w:before="96"/>
              <w:cnfStyle w:val="000000100000" w:firstRow="0" w:lastRow="0" w:firstColumn="0" w:lastColumn="0" w:oddVBand="0" w:evenVBand="0" w:oddHBand="1" w:evenHBand="0" w:firstRowFirstColumn="0" w:firstRowLastColumn="0" w:lastRowFirstColumn="0" w:lastRowLastColumn="0"/>
              <w:rPr>
                <w:b/>
                <w:color w:val="FF0000"/>
              </w:rPr>
            </w:pPr>
          </w:p>
        </w:tc>
        <w:tc>
          <w:tcPr>
            <w:tcW w:w="0" w:type="auto"/>
            <w:tcBorders>
              <w:right w:val="single" w:sz="4" w:space="0" w:color="auto"/>
            </w:tcBorders>
            <w:shd w:val="clear" w:color="auto" w:fill="FFFFFF" w:themeFill="background1"/>
          </w:tcPr>
          <w:p w14:paraId="190360F0" w14:textId="77777777" w:rsidR="00E40CCE" w:rsidRPr="001F0512" w:rsidRDefault="00E40CCE" w:rsidP="00E40CCE">
            <w:pPr>
              <w:pStyle w:val="CellBody"/>
              <w:spacing w:before="96"/>
              <w:cnfStyle w:val="000000100000" w:firstRow="0" w:lastRow="0" w:firstColumn="0" w:lastColumn="0" w:oddVBand="0" w:evenVBand="0" w:oddHBand="1" w:evenHBand="0" w:firstRowFirstColumn="0" w:firstRowLastColumn="0" w:lastRowFirstColumn="0" w:lastRowLastColumn="0"/>
              <w:rPr>
                <w:b/>
                <w:color w:val="FF0000"/>
              </w:rPr>
            </w:pPr>
            <w:r w:rsidRPr="001F0512">
              <w:rPr>
                <w:b/>
                <w:color w:val="FF0000"/>
              </w:rPr>
              <w:t>LE 1M</w:t>
            </w:r>
          </w:p>
        </w:tc>
        <w:tc>
          <w:tcPr>
            <w:tcW w:w="0" w:type="auto"/>
            <w:tcBorders>
              <w:right w:val="single" w:sz="4" w:space="0" w:color="auto"/>
            </w:tcBorders>
            <w:shd w:val="clear" w:color="auto" w:fill="FFFFFF" w:themeFill="background1"/>
          </w:tcPr>
          <w:p w14:paraId="31AA8D96" w14:textId="77777777" w:rsidR="00E40CCE" w:rsidRPr="001F0512" w:rsidRDefault="00E40CCE" w:rsidP="00E40CCE">
            <w:pPr>
              <w:pStyle w:val="CellBody"/>
              <w:spacing w:before="96"/>
              <w:cnfStyle w:val="000000100000" w:firstRow="0" w:lastRow="0" w:firstColumn="0" w:lastColumn="0" w:oddVBand="0" w:evenVBand="0" w:oddHBand="1" w:evenHBand="0" w:firstRowFirstColumn="0" w:firstRowLastColumn="0" w:lastRowFirstColumn="0" w:lastRowLastColumn="0"/>
              <w:rPr>
                <w:b/>
                <w:color w:val="FF0000"/>
              </w:rPr>
            </w:pPr>
            <w:r w:rsidRPr="001F0512">
              <w:rPr>
                <w:b/>
                <w:color w:val="FF0000"/>
              </w:rPr>
              <w:t>LE 2M</w:t>
            </w:r>
          </w:p>
        </w:tc>
        <w:tc>
          <w:tcPr>
            <w:tcW w:w="0" w:type="auto"/>
            <w:tcBorders>
              <w:right w:val="single" w:sz="4" w:space="0" w:color="auto"/>
            </w:tcBorders>
            <w:shd w:val="clear" w:color="auto" w:fill="FFFFFF" w:themeFill="background1"/>
          </w:tcPr>
          <w:p w14:paraId="77068862" w14:textId="77777777" w:rsidR="00E40CCE" w:rsidRPr="001F0512" w:rsidRDefault="00E40CCE" w:rsidP="00E40CCE">
            <w:pPr>
              <w:pStyle w:val="CellBody"/>
              <w:spacing w:before="96"/>
              <w:cnfStyle w:val="000000100000" w:firstRow="0" w:lastRow="0" w:firstColumn="0" w:lastColumn="0" w:oddVBand="0" w:evenVBand="0" w:oddHBand="1" w:evenHBand="0" w:firstRowFirstColumn="0" w:firstRowLastColumn="0" w:lastRowFirstColumn="0" w:lastRowLastColumn="0"/>
              <w:rPr>
                <w:b/>
                <w:color w:val="FF0000"/>
              </w:rPr>
            </w:pPr>
            <w:r w:rsidRPr="001F0512">
              <w:rPr>
                <w:b/>
                <w:color w:val="FF0000"/>
              </w:rPr>
              <w:t>LE Coded</w:t>
            </w:r>
          </w:p>
        </w:tc>
      </w:tr>
      <w:tr w:rsidR="00E40CCE" w14:paraId="76032039" w14:textId="77777777" w:rsidTr="00E40CCE">
        <w:trPr>
          <w:cantSplit/>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4D94F8D4" w14:textId="77777777" w:rsidR="00E40CCE" w:rsidRPr="00CC7CB4" w:rsidRDefault="00E40CCE" w:rsidP="00E40CCE">
            <w:pPr>
              <w:pStyle w:val="CellBody"/>
              <w:spacing w:before="96"/>
              <w:rPr>
                <w:color w:val="FF0000"/>
              </w:rPr>
            </w:pPr>
            <w:r>
              <w:t>0000</w:t>
            </w:r>
            <w:r>
              <w:rPr>
                <w:color w:val="FF0000"/>
              </w:rPr>
              <w:t>b</w:t>
            </w:r>
          </w:p>
        </w:tc>
        <w:tc>
          <w:tcPr>
            <w:tcW w:w="0" w:type="auto"/>
            <w:tcBorders>
              <w:right w:val="single" w:sz="4" w:space="0" w:color="auto"/>
            </w:tcBorders>
            <w:shd w:val="clear" w:color="auto" w:fill="FFFFFF" w:themeFill="background1"/>
          </w:tcPr>
          <w:p w14:paraId="671AB8E0" w14:textId="77777777" w:rsidR="00E40CCE" w:rsidRDefault="00E40CCE" w:rsidP="00E40CCE">
            <w:pPr>
              <w:pStyle w:val="CellBody"/>
              <w:spacing w:before="96"/>
              <w:cnfStyle w:val="000000000000" w:firstRow="0" w:lastRow="0" w:firstColumn="0" w:lastColumn="0" w:oddVBand="0" w:evenVBand="0" w:oddHBand="0" w:evenHBand="0" w:firstRowFirstColumn="0" w:firstRowLastColumn="0" w:lastRowFirstColumn="0" w:lastRowLastColumn="0"/>
            </w:pPr>
            <w:r>
              <w:t>ADV_IND</w:t>
            </w:r>
          </w:p>
        </w:tc>
        <w:tc>
          <w:tcPr>
            <w:tcW w:w="0" w:type="auto"/>
            <w:tcBorders>
              <w:right w:val="single" w:sz="4" w:space="0" w:color="auto"/>
            </w:tcBorders>
            <w:shd w:val="clear" w:color="auto" w:fill="FFFFFF" w:themeFill="background1"/>
          </w:tcPr>
          <w:p w14:paraId="07335DBE" w14:textId="77777777" w:rsidR="00E40CCE" w:rsidRPr="00CC7CB4" w:rsidRDefault="00E40CCE" w:rsidP="00E40CCE">
            <w:pPr>
              <w:pStyle w:val="CellBody"/>
              <w:spacing w:before="96"/>
              <w:cnfStyle w:val="000000000000" w:firstRow="0" w:lastRow="0" w:firstColumn="0" w:lastColumn="0" w:oddVBand="0" w:evenVBand="0" w:oddHBand="0" w:evenHBand="0" w:firstRowFirstColumn="0" w:firstRowLastColumn="0" w:lastRowFirstColumn="0" w:lastRowLastColumn="0"/>
              <w:rPr>
                <w:color w:val="FF0000"/>
              </w:rPr>
            </w:pPr>
            <w:r w:rsidRPr="00CC7CB4">
              <w:rPr>
                <w:color w:val="FF0000"/>
              </w:rPr>
              <w:t>Primary Advertising</w:t>
            </w:r>
          </w:p>
        </w:tc>
        <w:tc>
          <w:tcPr>
            <w:tcW w:w="0" w:type="auto"/>
            <w:tcBorders>
              <w:right w:val="single" w:sz="4" w:space="0" w:color="auto"/>
            </w:tcBorders>
            <w:shd w:val="clear" w:color="auto" w:fill="FFFFFF" w:themeFill="background1"/>
          </w:tcPr>
          <w:p w14:paraId="589FF8DF" w14:textId="77777777" w:rsidR="00E40CCE" w:rsidRPr="000118B3" w:rsidRDefault="00E40CCE" w:rsidP="00E40CCE">
            <w:pPr>
              <w:pStyle w:val="CellBody"/>
              <w:spacing w:before="96"/>
              <w:jc w:val="center"/>
              <w:cnfStyle w:val="000000000000" w:firstRow="0" w:lastRow="0" w:firstColumn="0" w:lastColumn="0" w:oddVBand="0" w:evenVBand="0" w:oddHBand="0" w:evenHBand="0" w:firstRowFirstColumn="0" w:firstRowLastColumn="0" w:lastRowFirstColumn="0" w:lastRowLastColumn="0"/>
              <w:rPr>
                <w:color w:val="FF0000"/>
                <w:szCs w:val="20"/>
              </w:rPr>
            </w:pPr>
            <w:r w:rsidRPr="000118B3">
              <w:rPr>
                <w:rFonts w:cstheme="minorHAnsi"/>
                <w:color w:val="FF0000"/>
                <w:szCs w:val="20"/>
              </w:rPr>
              <w:t>●</w:t>
            </w:r>
          </w:p>
        </w:tc>
        <w:tc>
          <w:tcPr>
            <w:tcW w:w="0" w:type="auto"/>
            <w:tcBorders>
              <w:right w:val="single" w:sz="4" w:space="0" w:color="auto"/>
            </w:tcBorders>
            <w:shd w:val="clear" w:color="auto" w:fill="FFFFFF" w:themeFill="background1"/>
          </w:tcPr>
          <w:p w14:paraId="0C1B5B5B" w14:textId="77777777" w:rsidR="00E40CCE" w:rsidRDefault="00E40CCE" w:rsidP="00E40CCE">
            <w:pPr>
              <w:pStyle w:val="CellBody"/>
              <w:spacing w:before="96"/>
              <w:jc w:val="center"/>
              <w:cnfStyle w:val="000000000000" w:firstRow="0" w:lastRow="0" w:firstColumn="0" w:lastColumn="0" w:oddVBand="0" w:evenVBand="0" w:oddHBand="0" w:evenHBand="0" w:firstRowFirstColumn="0" w:firstRowLastColumn="0" w:lastRowFirstColumn="0" w:lastRowLastColumn="0"/>
              <w:rPr>
                <w:color w:val="FF0000"/>
              </w:rPr>
            </w:pPr>
          </w:p>
        </w:tc>
        <w:tc>
          <w:tcPr>
            <w:tcW w:w="0" w:type="auto"/>
            <w:tcBorders>
              <w:right w:val="single" w:sz="4" w:space="0" w:color="auto"/>
            </w:tcBorders>
            <w:shd w:val="clear" w:color="auto" w:fill="FFFFFF" w:themeFill="background1"/>
          </w:tcPr>
          <w:p w14:paraId="108C6B75" w14:textId="77777777" w:rsidR="00E40CCE" w:rsidRDefault="00E40CCE" w:rsidP="00E40CCE">
            <w:pPr>
              <w:pStyle w:val="CellBody"/>
              <w:spacing w:before="96"/>
              <w:jc w:val="center"/>
              <w:cnfStyle w:val="000000000000" w:firstRow="0" w:lastRow="0" w:firstColumn="0" w:lastColumn="0" w:oddVBand="0" w:evenVBand="0" w:oddHBand="0" w:evenHBand="0" w:firstRowFirstColumn="0" w:firstRowLastColumn="0" w:lastRowFirstColumn="0" w:lastRowLastColumn="0"/>
              <w:rPr>
                <w:color w:val="FF0000"/>
              </w:rPr>
            </w:pPr>
          </w:p>
        </w:tc>
      </w:tr>
      <w:tr w:rsidR="00E40CCE" w14:paraId="2C8492F3" w14:textId="77777777" w:rsidTr="00E40CC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shd w:val="clear" w:color="auto" w:fill="BBFAFD"/>
          </w:tcPr>
          <w:p w14:paraId="70F817CD" w14:textId="77777777" w:rsidR="00E40CCE" w:rsidRPr="00CC7CB4" w:rsidRDefault="00E40CCE" w:rsidP="00E40CCE">
            <w:pPr>
              <w:pStyle w:val="CellBody"/>
              <w:spacing w:before="96"/>
              <w:rPr>
                <w:color w:val="FF0000"/>
              </w:rPr>
            </w:pPr>
            <w:r>
              <w:t>0001</w:t>
            </w:r>
            <w:r>
              <w:rPr>
                <w:color w:val="FF0000"/>
              </w:rPr>
              <w:t>b</w:t>
            </w:r>
          </w:p>
        </w:tc>
        <w:tc>
          <w:tcPr>
            <w:tcW w:w="0" w:type="auto"/>
            <w:tcBorders>
              <w:right w:val="single" w:sz="4" w:space="0" w:color="auto"/>
            </w:tcBorders>
            <w:shd w:val="clear" w:color="auto" w:fill="BBFAFD"/>
          </w:tcPr>
          <w:p w14:paraId="78B5FF4B" w14:textId="77777777" w:rsidR="00E40CCE" w:rsidRDefault="00E40CCE" w:rsidP="00E40CCE">
            <w:pPr>
              <w:pStyle w:val="CellBody"/>
              <w:spacing w:before="96"/>
              <w:cnfStyle w:val="000000100000" w:firstRow="0" w:lastRow="0" w:firstColumn="0" w:lastColumn="0" w:oddVBand="0" w:evenVBand="0" w:oddHBand="1" w:evenHBand="0" w:firstRowFirstColumn="0" w:firstRowLastColumn="0" w:lastRowFirstColumn="0" w:lastRowLastColumn="0"/>
            </w:pPr>
            <w:r>
              <w:t>ADV_DIRECT_IND</w:t>
            </w:r>
          </w:p>
        </w:tc>
        <w:tc>
          <w:tcPr>
            <w:tcW w:w="0" w:type="auto"/>
            <w:tcBorders>
              <w:right w:val="single" w:sz="4" w:space="0" w:color="auto"/>
            </w:tcBorders>
            <w:shd w:val="clear" w:color="auto" w:fill="BBFAFD"/>
          </w:tcPr>
          <w:p w14:paraId="790FC8C5" w14:textId="77777777" w:rsidR="00E40CCE" w:rsidRPr="00CC7CB4" w:rsidRDefault="00E40CCE" w:rsidP="00E40CCE">
            <w:pPr>
              <w:pStyle w:val="CellBody"/>
              <w:spacing w:before="96"/>
              <w:cnfStyle w:val="000000100000" w:firstRow="0" w:lastRow="0" w:firstColumn="0" w:lastColumn="0" w:oddVBand="0" w:evenVBand="0" w:oddHBand="1" w:evenHBand="0" w:firstRowFirstColumn="0" w:firstRowLastColumn="0" w:lastRowFirstColumn="0" w:lastRowLastColumn="0"/>
              <w:rPr>
                <w:color w:val="FF0000"/>
              </w:rPr>
            </w:pPr>
            <w:r w:rsidRPr="00CC7CB4">
              <w:rPr>
                <w:color w:val="FF0000"/>
              </w:rPr>
              <w:t>Primary Advertising</w:t>
            </w:r>
          </w:p>
        </w:tc>
        <w:tc>
          <w:tcPr>
            <w:tcW w:w="0" w:type="auto"/>
            <w:tcBorders>
              <w:right w:val="single" w:sz="4" w:space="0" w:color="auto"/>
            </w:tcBorders>
            <w:shd w:val="clear" w:color="auto" w:fill="BBFAFD"/>
          </w:tcPr>
          <w:p w14:paraId="6D961663" w14:textId="77777777" w:rsidR="00E40CCE" w:rsidRPr="00CC7CB4" w:rsidRDefault="00E40CCE" w:rsidP="00E40CCE">
            <w:pPr>
              <w:pStyle w:val="CellBody"/>
              <w:spacing w:before="96"/>
              <w:jc w:val="center"/>
              <w:cnfStyle w:val="000000100000" w:firstRow="0" w:lastRow="0" w:firstColumn="0" w:lastColumn="0" w:oddVBand="0" w:evenVBand="0" w:oddHBand="1" w:evenHBand="0" w:firstRowFirstColumn="0" w:firstRowLastColumn="0" w:lastRowFirstColumn="0" w:lastRowLastColumn="0"/>
              <w:rPr>
                <w:color w:val="FF0000"/>
              </w:rPr>
            </w:pPr>
            <w:r w:rsidRPr="000118B3">
              <w:rPr>
                <w:rFonts w:cstheme="minorHAnsi"/>
                <w:color w:val="FF0000"/>
                <w:szCs w:val="20"/>
              </w:rPr>
              <w:t>●</w:t>
            </w:r>
          </w:p>
        </w:tc>
        <w:tc>
          <w:tcPr>
            <w:tcW w:w="0" w:type="auto"/>
            <w:tcBorders>
              <w:right w:val="single" w:sz="4" w:space="0" w:color="auto"/>
            </w:tcBorders>
            <w:shd w:val="clear" w:color="auto" w:fill="BBFAFD"/>
          </w:tcPr>
          <w:p w14:paraId="31E5D8AA" w14:textId="77777777" w:rsidR="00E40CCE" w:rsidRDefault="00E40CCE" w:rsidP="00E40CCE">
            <w:pPr>
              <w:pStyle w:val="CellBody"/>
              <w:spacing w:before="96"/>
              <w:jc w:val="center"/>
              <w:cnfStyle w:val="000000100000" w:firstRow="0" w:lastRow="0" w:firstColumn="0" w:lastColumn="0" w:oddVBand="0" w:evenVBand="0" w:oddHBand="1" w:evenHBand="0" w:firstRowFirstColumn="0" w:firstRowLastColumn="0" w:lastRowFirstColumn="0" w:lastRowLastColumn="0"/>
              <w:rPr>
                <w:color w:val="FF0000"/>
              </w:rPr>
            </w:pPr>
          </w:p>
        </w:tc>
        <w:tc>
          <w:tcPr>
            <w:tcW w:w="0" w:type="auto"/>
            <w:tcBorders>
              <w:right w:val="single" w:sz="4" w:space="0" w:color="auto"/>
            </w:tcBorders>
            <w:shd w:val="clear" w:color="auto" w:fill="BBFAFD"/>
          </w:tcPr>
          <w:p w14:paraId="59B5BF9B" w14:textId="77777777" w:rsidR="00E40CCE" w:rsidRDefault="00E40CCE" w:rsidP="00E40CCE">
            <w:pPr>
              <w:pStyle w:val="CellBody"/>
              <w:spacing w:before="96"/>
              <w:jc w:val="center"/>
              <w:cnfStyle w:val="000000100000" w:firstRow="0" w:lastRow="0" w:firstColumn="0" w:lastColumn="0" w:oddVBand="0" w:evenVBand="0" w:oddHBand="1" w:evenHBand="0" w:firstRowFirstColumn="0" w:firstRowLastColumn="0" w:lastRowFirstColumn="0" w:lastRowLastColumn="0"/>
              <w:rPr>
                <w:color w:val="FF0000"/>
              </w:rPr>
            </w:pPr>
          </w:p>
        </w:tc>
      </w:tr>
      <w:tr w:rsidR="00E40CCE" w14:paraId="2ED71BC7" w14:textId="77777777" w:rsidTr="00E40CCE">
        <w:trPr>
          <w:cantSplit/>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75062E7E" w14:textId="77777777" w:rsidR="00E40CCE" w:rsidRPr="00CC7CB4" w:rsidRDefault="00E40CCE" w:rsidP="00E40CCE">
            <w:pPr>
              <w:pStyle w:val="CellBody"/>
              <w:spacing w:before="96"/>
              <w:rPr>
                <w:color w:val="FF0000"/>
              </w:rPr>
            </w:pPr>
            <w:r>
              <w:t>0010</w:t>
            </w:r>
            <w:r>
              <w:rPr>
                <w:color w:val="FF0000"/>
              </w:rPr>
              <w:t>b</w:t>
            </w:r>
          </w:p>
        </w:tc>
        <w:tc>
          <w:tcPr>
            <w:tcW w:w="0" w:type="auto"/>
            <w:tcBorders>
              <w:right w:val="single" w:sz="4" w:space="0" w:color="auto"/>
            </w:tcBorders>
            <w:shd w:val="clear" w:color="auto" w:fill="FFFFFF" w:themeFill="background1"/>
          </w:tcPr>
          <w:p w14:paraId="09329D26" w14:textId="77777777" w:rsidR="00E40CCE" w:rsidRDefault="00E40CCE" w:rsidP="00E40CCE">
            <w:pPr>
              <w:pStyle w:val="CellBody"/>
              <w:spacing w:before="96"/>
              <w:cnfStyle w:val="000000000000" w:firstRow="0" w:lastRow="0" w:firstColumn="0" w:lastColumn="0" w:oddVBand="0" w:evenVBand="0" w:oddHBand="0" w:evenHBand="0" w:firstRowFirstColumn="0" w:firstRowLastColumn="0" w:lastRowFirstColumn="0" w:lastRowLastColumn="0"/>
            </w:pPr>
            <w:r>
              <w:t>ADV_NONCONN_IND</w:t>
            </w:r>
          </w:p>
        </w:tc>
        <w:tc>
          <w:tcPr>
            <w:tcW w:w="0" w:type="auto"/>
            <w:tcBorders>
              <w:right w:val="single" w:sz="4" w:space="0" w:color="auto"/>
            </w:tcBorders>
            <w:shd w:val="clear" w:color="auto" w:fill="FFFFFF" w:themeFill="background1"/>
          </w:tcPr>
          <w:p w14:paraId="75C37A91" w14:textId="77777777" w:rsidR="00E40CCE" w:rsidRPr="00CC7CB4" w:rsidRDefault="00E40CCE" w:rsidP="00E40CCE">
            <w:pPr>
              <w:pStyle w:val="CellBody"/>
              <w:spacing w:before="96"/>
              <w:cnfStyle w:val="000000000000" w:firstRow="0" w:lastRow="0" w:firstColumn="0" w:lastColumn="0" w:oddVBand="0" w:evenVBand="0" w:oddHBand="0" w:evenHBand="0" w:firstRowFirstColumn="0" w:firstRowLastColumn="0" w:lastRowFirstColumn="0" w:lastRowLastColumn="0"/>
              <w:rPr>
                <w:color w:val="FF0000"/>
              </w:rPr>
            </w:pPr>
            <w:r w:rsidRPr="00CC7CB4">
              <w:rPr>
                <w:color w:val="FF0000"/>
              </w:rPr>
              <w:t>Primary Advertising</w:t>
            </w:r>
          </w:p>
        </w:tc>
        <w:tc>
          <w:tcPr>
            <w:tcW w:w="0" w:type="auto"/>
            <w:tcBorders>
              <w:right w:val="single" w:sz="4" w:space="0" w:color="auto"/>
            </w:tcBorders>
            <w:shd w:val="clear" w:color="auto" w:fill="FFFFFF" w:themeFill="background1"/>
          </w:tcPr>
          <w:p w14:paraId="6741FC9E" w14:textId="77777777" w:rsidR="00E40CCE" w:rsidRPr="00CC7CB4" w:rsidRDefault="00E40CCE" w:rsidP="00E40CCE">
            <w:pPr>
              <w:pStyle w:val="CellBody"/>
              <w:spacing w:before="96"/>
              <w:jc w:val="center"/>
              <w:cnfStyle w:val="000000000000" w:firstRow="0" w:lastRow="0" w:firstColumn="0" w:lastColumn="0" w:oddVBand="0" w:evenVBand="0" w:oddHBand="0" w:evenHBand="0" w:firstRowFirstColumn="0" w:firstRowLastColumn="0" w:lastRowFirstColumn="0" w:lastRowLastColumn="0"/>
              <w:rPr>
                <w:color w:val="FF0000"/>
              </w:rPr>
            </w:pPr>
            <w:r w:rsidRPr="000118B3">
              <w:rPr>
                <w:rFonts w:cstheme="minorHAnsi"/>
                <w:color w:val="FF0000"/>
                <w:szCs w:val="20"/>
              </w:rPr>
              <w:t>●</w:t>
            </w:r>
          </w:p>
        </w:tc>
        <w:tc>
          <w:tcPr>
            <w:tcW w:w="0" w:type="auto"/>
            <w:tcBorders>
              <w:right w:val="single" w:sz="4" w:space="0" w:color="auto"/>
            </w:tcBorders>
            <w:shd w:val="clear" w:color="auto" w:fill="FFFFFF" w:themeFill="background1"/>
          </w:tcPr>
          <w:p w14:paraId="6985219F" w14:textId="77777777" w:rsidR="00E40CCE" w:rsidRDefault="00E40CCE" w:rsidP="00E40CCE">
            <w:pPr>
              <w:pStyle w:val="CellBody"/>
              <w:spacing w:before="96"/>
              <w:jc w:val="center"/>
              <w:cnfStyle w:val="000000000000" w:firstRow="0" w:lastRow="0" w:firstColumn="0" w:lastColumn="0" w:oddVBand="0" w:evenVBand="0" w:oddHBand="0" w:evenHBand="0" w:firstRowFirstColumn="0" w:firstRowLastColumn="0" w:lastRowFirstColumn="0" w:lastRowLastColumn="0"/>
              <w:rPr>
                <w:color w:val="FF0000"/>
              </w:rPr>
            </w:pPr>
          </w:p>
        </w:tc>
        <w:tc>
          <w:tcPr>
            <w:tcW w:w="0" w:type="auto"/>
            <w:tcBorders>
              <w:right w:val="single" w:sz="4" w:space="0" w:color="auto"/>
            </w:tcBorders>
            <w:shd w:val="clear" w:color="auto" w:fill="FFFFFF" w:themeFill="background1"/>
          </w:tcPr>
          <w:p w14:paraId="3367C401" w14:textId="77777777" w:rsidR="00E40CCE" w:rsidRDefault="00E40CCE" w:rsidP="00E40CCE">
            <w:pPr>
              <w:pStyle w:val="CellBody"/>
              <w:spacing w:before="96"/>
              <w:jc w:val="center"/>
              <w:cnfStyle w:val="000000000000" w:firstRow="0" w:lastRow="0" w:firstColumn="0" w:lastColumn="0" w:oddVBand="0" w:evenVBand="0" w:oddHBand="0" w:evenHBand="0" w:firstRowFirstColumn="0" w:firstRowLastColumn="0" w:lastRowFirstColumn="0" w:lastRowLastColumn="0"/>
              <w:rPr>
                <w:color w:val="FF0000"/>
              </w:rPr>
            </w:pPr>
          </w:p>
        </w:tc>
      </w:tr>
      <w:tr w:rsidR="00E40CCE" w14:paraId="72BD4CBD" w14:textId="77777777" w:rsidTr="00E40CC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vMerge w:val="restart"/>
            <w:shd w:val="clear" w:color="auto" w:fill="BBFAFD"/>
            <w:vAlign w:val="center"/>
          </w:tcPr>
          <w:p w14:paraId="0D516ABA" w14:textId="77777777" w:rsidR="00E40CCE" w:rsidRPr="00CC7CB4" w:rsidRDefault="00E40CCE" w:rsidP="00E40CCE">
            <w:pPr>
              <w:pStyle w:val="CellBody"/>
              <w:spacing w:before="96"/>
              <w:rPr>
                <w:color w:val="FF0000"/>
              </w:rPr>
            </w:pPr>
            <w:r>
              <w:t>0011</w:t>
            </w:r>
            <w:r>
              <w:rPr>
                <w:color w:val="FF0000"/>
              </w:rPr>
              <w:t>b</w:t>
            </w:r>
          </w:p>
        </w:tc>
        <w:tc>
          <w:tcPr>
            <w:tcW w:w="0" w:type="auto"/>
            <w:tcBorders>
              <w:right w:val="single" w:sz="4" w:space="0" w:color="auto"/>
            </w:tcBorders>
            <w:shd w:val="clear" w:color="auto" w:fill="BBFAFD"/>
          </w:tcPr>
          <w:p w14:paraId="07781559" w14:textId="77777777" w:rsidR="00E40CCE" w:rsidRDefault="00E40CCE" w:rsidP="00E40CCE">
            <w:pPr>
              <w:pStyle w:val="CellBody"/>
              <w:spacing w:before="96"/>
              <w:cnfStyle w:val="000000100000" w:firstRow="0" w:lastRow="0" w:firstColumn="0" w:lastColumn="0" w:oddVBand="0" w:evenVBand="0" w:oddHBand="1" w:evenHBand="0" w:firstRowFirstColumn="0" w:firstRowLastColumn="0" w:lastRowFirstColumn="0" w:lastRowLastColumn="0"/>
            </w:pPr>
            <w:r>
              <w:t>SCAN_REQ</w:t>
            </w:r>
          </w:p>
        </w:tc>
        <w:tc>
          <w:tcPr>
            <w:tcW w:w="0" w:type="auto"/>
            <w:tcBorders>
              <w:right w:val="single" w:sz="4" w:space="0" w:color="auto"/>
            </w:tcBorders>
            <w:shd w:val="clear" w:color="auto" w:fill="BBFAFD"/>
          </w:tcPr>
          <w:p w14:paraId="24D7BE84" w14:textId="77777777" w:rsidR="00E40CCE" w:rsidRPr="00CC7CB4" w:rsidRDefault="00E40CCE" w:rsidP="00E40CCE">
            <w:pPr>
              <w:pStyle w:val="CellBody"/>
              <w:spacing w:before="96"/>
              <w:cnfStyle w:val="000000100000" w:firstRow="0" w:lastRow="0" w:firstColumn="0" w:lastColumn="0" w:oddVBand="0" w:evenVBand="0" w:oddHBand="1" w:evenHBand="0" w:firstRowFirstColumn="0" w:firstRowLastColumn="0" w:lastRowFirstColumn="0" w:lastRowLastColumn="0"/>
              <w:rPr>
                <w:color w:val="FF0000"/>
              </w:rPr>
            </w:pPr>
            <w:r w:rsidRPr="00CC7CB4">
              <w:rPr>
                <w:color w:val="FF0000"/>
              </w:rPr>
              <w:t>Primary Advertising</w:t>
            </w:r>
          </w:p>
        </w:tc>
        <w:tc>
          <w:tcPr>
            <w:tcW w:w="0" w:type="auto"/>
            <w:tcBorders>
              <w:right w:val="single" w:sz="4" w:space="0" w:color="auto"/>
            </w:tcBorders>
            <w:shd w:val="clear" w:color="auto" w:fill="BBFAFD"/>
          </w:tcPr>
          <w:p w14:paraId="03B496DD" w14:textId="77777777" w:rsidR="00E40CCE" w:rsidRPr="00CC7CB4" w:rsidRDefault="00E40CCE" w:rsidP="00E40CCE">
            <w:pPr>
              <w:pStyle w:val="CellBody"/>
              <w:spacing w:before="96"/>
              <w:jc w:val="center"/>
              <w:cnfStyle w:val="000000100000" w:firstRow="0" w:lastRow="0" w:firstColumn="0" w:lastColumn="0" w:oddVBand="0" w:evenVBand="0" w:oddHBand="1" w:evenHBand="0" w:firstRowFirstColumn="0" w:firstRowLastColumn="0" w:lastRowFirstColumn="0" w:lastRowLastColumn="0"/>
              <w:rPr>
                <w:color w:val="FF0000"/>
              </w:rPr>
            </w:pPr>
            <w:r w:rsidRPr="000118B3">
              <w:rPr>
                <w:rFonts w:cstheme="minorHAnsi"/>
                <w:color w:val="FF0000"/>
                <w:szCs w:val="20"/>
              </w:rPr>
              <w:t>●</w:t>
            </w:r>
          </w:p>
        </w:tc>
        <w:tc>
          <w:tcPr>
            <w:tcW w:w="0" w:type="auto"/>
            <w:tcBorders>
              <w:right w:val="single" w:sz="4" w:space="0" w:color="auto"/>
            </w:tcBorders>
            <w:shd w:val="clear" w:color="auto" w:fill="BBFAFD"/>
          </w:tcPr>
          <w:p w14:paraId="420C45A5" w14:textId="77777777" w:rsidR="00E40CCE" w:rsidRDefault="00E40CCE" w:rsidP="00E40CCE">
            <w:pPr>
              <w:pStyle w:val="CellBody"/>
              <w:spacing w:before="96"/>
              <w:jc w:val="center"/>
              <w:cnfStyle w:val="000000100000" w:firstRow="0" w:lastRow="0" w:firstColumn="0" w:lastColumn="0" w:oddVBand="0" w:evenVBand="0" w:oddHBand="1" w:evenHBand="0" w:firstRowFirstColumn="0" w:firstRowLastColumn="0" w:lastRowFirstColumn="0" w:lastRowLastColumn="0"/>
              <w:rPr>
                <w:color w:val="FF0000"/>
              </w:rPr>
            </w:pPr>
          </w:p>
        </w:tc>
        <w:tc>
          <w:tcPr>
            <w:tcW w:w="0" w:type="auto"/>
            <w:tcBorders>
              <w:right w:val="single" w:sz="4" w:space="0" w:color="auto"/>
            </w:tcBorders>
            <w:shd w:val="clear" w:color="auto" w:fill="BBFAFD"/>
          </w:tcPr>
          <w:p w14:paraId="6BD8AEF8" w14:textId="77777777" w:rsidR="00E40CCE" w:rsidRDefault="00E40CCE" w:rsidP="00E40CCE">
            <w:pPr>
              <w:pStyle w:val="CellBody"/>
              <w:spacing w:before="96"/>
              <w:jc w:val="center"/>
              <w:cnfStyle w:val="000000100000" w:firstRow="0" w:lastRow="0" w:firstColumn="0" w:lastColumn="0" w:oddVBand="0" w:evenVBand="0" w:oddHBand="1" w:evenHBand="0" w:firstRowFirstColumn="0" w:firstRowLastColumn="0" w:lastRowFirstColumn="0" w:lastRowLastColumn="0"/>
              <w:rPr>
                <w:color w:val="FF0000"/>
              </w:rPr>
            </w:pPr>
          </w:p>
        </w:tc>
      </w:tr>
      <w:tr w:rsidR="00E40CCE" w14:paraId="2C0B7352" w14:textId="77777777" w:rsidTr="00E40CCE">
        <w:trPr>
          <w:cantSplit/>
        </w:trPr>
        <w:tc>
          <w:tcPr>
            <w:cnfStyle w:val="001000000000" w:firstRow="0" w:lastRow="0" w:firstColumn="1" w:lastColumn="0" w:oddVBand="0" w:evenVBand="0" w:oddHBand="0" w:evenHBand="0" w:firstRowFirstColumn="0" w:firstRowLastColumn="0" w:lastRowFirstColumn="0" w:lastRowLastColumn="0"/>
            <w:tcW w:w="0" w:type="auto"/>
            <w:vMerge/>
            <w:shd w:val="clear" w:color="auto" w:fill="BBFAFD"/>
          </w:tcPr>
          <w:p w14:paraId="6335D72F" w14:textId="77777777" w:rsidR="00E40CCE" w:rsidRDefault="00E40CCE" w:rsidP="00E40CCE">
            <w:pPr>
              <w:pStyle w:val="CellBody"/>
              <w:spacing w:before="96"/>
            </w:pPr>
          </w:p>
        </w:tc>
        <w:tc>
          <w:tcPr>
            <w:tcW w:w="0" w:type="auto"/>
            <w:tcBorders>
              <w:right w:val="single" w:sz="4" w:space="0" w:color="auto"/>
            </w:tcBorders>
            <w:shd w:val="clear" w:color="auto" w:fill="BBFAFD"/>
          </w:tcPr>
          <w:p w14:paraId="238D0EE7" w14:textId="77777777" w:rsidR="00E40CCE" w:rsidRPr="00CC7CB4" w:rsidRDefault="00E40CCE" w:rsidP="00E40CCE">
            <w:pPr>
              <w:pStyle w:val="CellBody"/>
              <w:spacing w:before="96"/>
              <w:cnfStyle w:val="000000000000" w:firstRow="0" w:lastRow="0" w:firstColumn="0" w:lastColumn="0" w:oddVBand="0" w:evenVBand="0" w:oddHBand="0" w:evenHBand="0" w:firstRowFirstColumn="0" w:firstRowLastColumn="0" w:lastRowFirstColumn="0" w:lastRowLastColumn="0"/>
              <w:rPr>
                <w:color w:val="FF0000"/>
              </w:rPr>
            </w:pPr>
            <w:r w:rsidRPr="00CC7CB4">
              <w:rPr>
                <w:color w:val="FF0000"/>
              </w:rPr>
              <w:t>AUX_SCAN_REQ</w:t>
            </w:r>
          </w:p>
        </w:tc>
        <w:tc>
          <w:tcPr>
            <w:tcW w:w="0" w:type="auto"/>
            <w:tcBorders>
              <w:right w:val="single" w:sz="4" w:space="0" w:color="auto"/>
            </w:tcBorders>
            <w:shd w:val="clear" w:color="auto" w:fill="BBFAFD"/>
          </w:tcPr>
          <w:p w14:paraId="75816BD0" w14:textId="77777777" w:rsidR="00E40CCE" w:rsidRPr="00D677C7" w:rsidRDefault="00E40CCE" w:rsidP="00E40CCE">
            <w:pPr>
              <w:pStyle w:val="CellBody"/>
              <w:spacing w:before="96"/>
              <w:cnfStyle w:val="000000000000" w:firstRow="0" w:lastRow="0" w:firstColumn="0" w:lastColumn="0" w:oddVBand="0" w:evenVBand="0" w:oddHBand="0" w:evenHBand="0" w:firstRowFirstColumn="0" w:firstRowLastColumn="0" w:lastRowFirstColumn="0" w:lastRowLastColumn="0"/>
              <w:rPr>
                <w:color w:val="FF0000"/>
              </w:rPr>
            </w:pPr>
            <w:r w:rsidRPr="00CC7CB4">
              <w:rPr>
                <w:color w:val="FF0000"/>
              </w:rPr>
              <w:t>Secondary Advertising</w:t>
            </w:r>
          </w:p>
        </w:tc>
        <w:tc>
          <w:tcPr>
            <w:tcW w:w="0" w:type="auto"/>
            <w:tcBorders>
              <w:right w:val="single" w:sz="4" w:space="0" w:color="auto"/>
            </w:tcBorders>
            <w:shd w:val="clear" w:color="auto" w:fill="BBFAFD"/>
          </w:tcPr>
          <w:p w14:paraId="0111F7BD" w14:textId="77777777" w:rsidR="00E40CCE" w:rsidRPr="00CC7CB4" w:rsidRDefault="00E40CCE" w:rsidP="00E40CCE">
            <w:pPr>
              <w:pStyle w:val="CellBody"/>
              <w:spacing w:before="96"/>
              <w:jc w:val="center"/>
              <w:cnfStyle w:val="000000000000" w:firstRow="0" w:lastRow="0" w:firstColumn="0" w:lastColumn="0" w:oddVBand="0" w:evenVBand="0" w:oddHBand="0" w:evenHBand="0" w:firstRowFirstColumn="0" w:firstRowLastColumn="0" w:lastRowFirstColumn="0" w:lastRowLastColumn="0"/>
              <w:rPr>
                <w:color w:val="FF0000"/>
              </w:rPr>
            </w:pPr>
            <w:r w:rsidRPr="000118B3">
              <w:rPr>
                <w:rFonts w:cstheme="minorHAnsi"/>
                <w:color w:val="FF0000"/>
                <w:szCs w:val="20"/>
              </w:rPr>
              <w:t>●</w:t>
            </w:r>
          </w:p>
        </w:tc>
        <w:tc>
          <w:tcPr>
            <w:tcW w:w="0" w:type="auto"/>
            <w:tcBorders>
              <w:right w:val="single" w:sz="4" w:space="0" w:color="auto"/>
            </w:tcBorders>
            <w:shd w:val="clear" w:color="auto" w:fill="BBFAFD"/>
          </w:tcPr>
          <w:p w14:paraId="2959B3CD" w14:textId="77777777" w:rsidR="00E40CCE" w:rsidRDefault="00E40CCE" w:rsidP="00E40CCE">
            <w:pPr>
              <w:pStyle w:val="CellBody"/>
              <w:spacing w:before="96"/>
              <w:jc w:val="center"/>
              <w:cnfStyle w:val="000000000000" w:firstRow="0" w:lastRow="0" w:firstColumn="0" w:lastColumn="0" w:oddVBand="0" w:evenVBand="0" w:oddHBand="0" w:evenHBand="0" w:firstRowFirstColumn="0" w:firstRowLastColumn="0" w:lastRowFirstColumn="0" w:lastRowLastColumn="0"/>
              <w:rPr>
                <w:color w:val="FF0000"/>
              </w:rPr>
            </w:pPr>
            <w:r w:rsidRPr="000118B3">
              <w:rPr>
                <w:rFonts w:cstheme="minorHAnsi"/>
                <w:color w:val="FF0000"/>
                <w:szCs w:val="20"/>
              </w:rPr>
              <w:t>●</w:t>
            </w:r>
          </w:p>
        </w:tc>
        <w:tc>
          <w:tcPr>
            <w:tcW w:w="0" w:type="auto"/>
            <w:tcBorders>
              <w:right w:val="single" w:sz="4" w:space="0" w:color="auto"/>
            </w:tcBorders>
            <w:shd w:val="clear" w:color="auto" w:fill="BBFAFD"/>
          </w:tcPr>
          <w:p w14:paraId="71538468" w14:textId="77777777" w:rsidR="00E40CCE" w:rsidRDefault="00E40CCE" w:rsidP="00E40CCE">
            <w:pPr>
              <w:pStyle w:val="CellBody"/>
              <w:spacing w:before="96"/>
              <w:jc w:val="center"/>
              <w:cnfStyle w:val="000000000000" w:firstRow="0" w:lastRow="0" w:firstColumn="0" w:lastColumn="0" w:oddVBand="0" w:evenVBand="0" w:oddHBand="0" w:evenHBand="0" w:firstRowFirstColumn="0" w:firstRowLastColumn="0" w:lastRowFirstColumn="0" w:lastRowLastColumn="0"/>
              <w:rPr>
                <w:color w:val="FF0000"/>
              </w:rPr>
            </w:pPr>
            <w:r w:rsidRPr="000118B3">
              <w:rPr>
                <w:rFonts w:cstheme="minorHAnsi"/>
                <w:color w:val="FF0000"/>
                <w:szCs w:val="20"/>
              </w:rPr>
              <w:t>●</w:t>
            </w:r>
          </w:p>
        </w:tc>
      </w:tr>
      <w:tr w:rsidR="00E40CCE" w14:paraId="0F25D758" w14:textId="77777777" w:rsidTr="00E40CC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4E53D174" w14:textId="77777777" w:rsidR="00E40CCE" w:rsidRPr="00CC7CB4" w:rsidRDefault="00E40CCE" w:rsidP="00E40CCE">
            <w:pPr>
              <w:pStyle w:val="CellBody"/>
              <w:spacing w:before="96"/>
              <w:rPr>
                <w:color w:val="FF0000"/>
              </w:rPr>
            </w:pPr>
            <w:r>
              <w:t>0100</w:t>
            </w:r>
            <w:r>
              <w:rPr>
                <w:color w:val="FF0000"/>
              </w:rPr>
              <w:t>b</w:t>
            </w:r>
          </w:p>
        </w:tc>
        <w:tc>
          <w:tcPr>
            <w:tcW w:w="0" w:type="auto"/>
            <w:tcBorders>
              <w:right w:val="single" w:sz="4" w:space="0" w:color="auto"/>
            </w:tcBorders>
            <w:shd w:val="clear" w:color="auto" w:fill="FFFFFF" w:themeFill="background1"/>
          </w:tcPr>
          <w:p w14:paraId="00971F9E" w14:textId="77777777" w:rsidR="00E40CCE" w:rsidRDefault="00E40CCE" w:rsidP="00E40CCE">
            <w:pPr>
              <w:pStyle w:val="CellBody"/>
              <w:spacing w:before="96"/>
              <w:cnfStyle w:val="000000100000" w:firstRow="0" w:lastRow="0" w:firstColumn="0" w:lastColumn="0" w:oddVBand="0" w:evenVBand="0" w:oddHBand="1" w:evenHBand="0" w:firstRowFirstColumn="0" w:firstRowLastColumn="0" w:lastRowFirstColumn="0" w:lastRowLastColumn="0"/>
            </w:pPr>
            <w:r>
              <w:t>SCAN_RSP</w:t>
            </w:r>
          </w:p>
        </w:tc>
        <w:tc>
          <w:tcPr>
            <w:tcW w:w="0" w:type="auto"/>
            <w:tcBorders>
              <w:right w:val="single" w:sz="4" w:space="0" w:color="auto"/>
            </w:tcBorders>
            <w:shd w:val="clear" w:color="auto" w:fill="FFFFFF" w:themeFill="background1"/>
          </w:tcPr>
          <w:p w14:paraId="40A4A705" w14:textId="77777777" w:rsidR="00E40CCE" w:rsidRPr="00CC7CB4" w:rsidRDefault="00E40CCE" w:rsidP="00E40CCE">
            <w:pPr>
              <w:pStyle w:val="CellBody"/>
              <w:spacing w:before="96"/>
              <w:cnfStyle w:val="000000100000" w:firstRow="0" w:lastRow="0" w:firstColumn="0" w:lastColumn="0" w:oddVBand="0" w:evenVBand="0" w:oddHBand="1" w:evenHBand="0" w:firstRowFirstColumn="0" w:firstRowLastColumn="0" w:lastRowFirstColumn="0" w:lastRowLastColumn="0"/>
              <w:rPr>
                <w:color w:val="FF0000"/>
              </w:rPr>
            </w:pPr>
            <w:r w:rsidRPr="00CC7CB4">
              <w:rPr>
                <w:color w:val="FF0000"/>
              </w:rPr>
              <w:t>Primary Advertising</w:t>
            </w:r>
          </w:p>
        </w:tc>
        <w:tc>
          <w:tcPr>
            <w:tcW w:w="0" w:type="auto"/>
            <w:tcBorders>
              <w:right w:val="single" w:sz="4" w:space="0" w:color="auto"/>
            </w:tcBorders>
            <w:shd w:val="clear" w:color="auto" w:fill="FFFFFF" w:themeFill="background1"/>
          </w:tcPr>
          <w:p w14:paraId="07A8549F" w14:textId="77777777" w:rsidR="00E40CCE" w:rsidRPr="00CC7CB4" w:rsidRDefault="00E40CCE" w:rsidP="00E40CCE">
            <w:pPr>
              <w:pStyle w:val="CellBody"/>
              <w:spacing w:before="96"/>
              <w:jc w:val="center"/>
              <w:cnfStyle w:val="000000100000" w:firstRow="0" w:lastRow="0" w:firstColumn="0" w:lastColumn="0" w:oddVBand="0" w:evenVBand="0" w:oddHBand="1" w:evenHBand="0" w:firstRowFirstColumn="0" w:firstRowLastColumn="0" w:lastRowFirstColumn="0" w:lastRowLastColumn="0"/>
              <w:rPr>
                <w:color w:val="FF0000"/>
              </w:rPr>
            </w:pPr>
            <w:r w:rsidRPr="000118B3">
              <w:rPr>
                <w:rFonts w:cstheme="minorHAnsi"/>
                <w:color w:val="FF0000"/>
                <w:szCs w:val="20"/>
              </w:rPr>
              <w:t>●</w:t>
            </w:r>
          </w:p>
        </w:tc>
        <w:tc>
          <w:tcPr>
            <w:tcW w:w="0" w:type="auto"/>
            <w:tcBorders>
              <w:right w:val="single" w:sz="4" w:space="0" w:color="auto"/>
            </w:tcBorders>
            <w:shd w:val="clear" w:color="auto" w:fill="FFFFFF" w:themeFill="background1"/>
          </w:tcPr>
          <w:p w14:paraId="5FC3029E" w14:textId="77777777" w:rsidR="00E40CCE" w:rsidRDefault="00E40CCE" w:rsidP="00E40CCE">
            <w:pPr>
              <w:pStyle w:val="CellBody"/>
              <w:spacing w:before="96"/>
              <w:jc w:val="center"/>
              <w:cnfStyle w:val="000000100000" w:firstRow="0" w:lastRow="0" w:firstColumn="0" w:lastColumn="0" w:oddVBand="0" w:evenVBand="0" w:oddHBand="1" w:evenHBand="0" w:firstRowFirstColumn="0" w:firstRowLastColumn="0" w:lastRowFirstColumn="0" w:lastRowLastColumn="0"/>
              <w:rPr>
                <w:color w:val="FF0000"/>
              </w:rPr>
            </w:pPr>
          </w:p>
        </w:tc>
        <w:tc>
          <w:tcPr>
            <w:tcW w:w="0" w:type="auto"/>
            <w:tcBorders>
              <w:right w:val="single" w:sz="4" w:space="0" w:color="auto"/>
            </w:tcBorders>
            <w:shd w:val="clear" w:color="auto" w:fill="FFFFFF" w:themeFill="background1"/>
          </w:tcPr>
          <w:p w14:paraId="574863B4" w14:textId="77777777" w:rsidR="00E40CCE" w:rsidRDefault="00E40CCE" w:rsidP="00E40CCE">
            <w:pPr>
              <w:pStyle w:val="CellBody"/>
              <w:spacing w:before="96"/>
              <w:jc w:val="center"/>
              <w:cnfStyle w:val="000000100000" w:firstRow="0" w:lastRow="0" w:firstColumn="0" w:lastColumn="0" w:oddVBand="0" w:evenVBand="0" w:oddHBand="1" w:evenHBand="0" w:firstRowFirstColumn="0" w:firstRowLastColumn="0" w:lastRowFirstColumn="0" w:lastRowLastColumn="0"/>
              <w:rPr>
                <w:color w:val="FF0000"/>
              </w:rPr>
            </w:pPr>
          </w:p>
        </w:tc>
      </w:tr>
      <w:tr w:rsidR="00E40CCE" w14:paraId="21A92ECA" w14:textId="77777777" w:rsidTr="00E40CCE">
        <w:trPr>
          <w:cantSplit/>
        </w:trPr>
        <w:tc>
          <w:tcPr>
            <w:cnfStyle w:val="001000000000" w:firstRow="0" w:lastRow="0" w:firstColumn="1" w:lastColumn="0" w:oddVBand="0" w:evenVBand="0" w:oddHBand="0" w:evenHBand="0" w:firstRowFirstColumn="0" w:firstRowLastColumn="0" w:lastRowFirstColumn="0" w:lastRowLastColumn="0"/>
            <w:tcW w:w="0" w:type="auto"/>
            <w:vMerge w:val="restart"/>
            <w:shd w:val="clear" w:color="auto" w:fill="BBFAFD"/>
            <w:vAlign w:val="center"/>
          </w:tcPr>
          <w:p w14:paraId="39C31479" w14:textId="77777777" w:rsidR="00E40CCE" w:rsidRPr="00CC7CB4" w:rsidRDefault="00E40CCE" w:rsidP="00E40CCE">
            <w:pPr>
              <w:pStyle w:val="CellBody"/>
              <w:spacing w:before="96"/>
              <w:rPr>
                <w:color w:val="FF0000"/>
              </w:rPr>
            </w:pPr>
            <w:r>
              <w:t>0101</w:t>
            </w:r>
            <w:r>
              <w:rPr>
                <w:color w:val="FF0000"/>
              </w:rPr>
              <w:t>b</w:t>
            </w:r>
          </w:p>
        </w:tc>
        <w:tc>
          <w:tcPr>
            <w:tcW w:w="0" w:type="auto"/>
            <w:tcBorders>
              <w:right w:val="single" w:sz="4" w:space="0" w:color="auto"/>
            </w:tcBorders>
            <w:shd w:val="clear" w:color="auto" w:fill="BBFAFD"/>
          </w:tcPr>
          <w:p w14:paraId="0BF54711" w14:textId="77777777" w:rsidR="00E40CCE" w:rsidRDefault="00E40CCE" w:rsidP="00E40CCE">
            <w:pPr>
              <w:pStyle w:val="CellBody"/>
              <w:spacing w:before="96"/>
              <w:cnfStyle w:val="000000000000" w:firstRow="0" w:lastRow="0" w:firstColumn="0" w:lastColumn="0" w:oddVBand="0" w:evenVBand="0" w:oddHBand="0" w:evenHBand="0" w:firstRowFirstColumn="0" w:firstRowLastColumn="0" w:lastRowFirstColumn="0" w:lastRowLastColumn="0"/>
            </w:pPr>
            <w:r>
              <w:t>CONNECT_IND</w:t>
            </w:r>
          </w:p>
        </w:tc>
        <w:tc>
          <w:tcPr>
            <w:tcW w:w="0" w:type="auto"/>
            <w:tcBorders>
              <w:right w:val="single" w:sz="4" w:space="0" w:color="auto"/>
            </w:tcBorders>
            <w:shd w:val="clear" w:color="auto" w:fill="BBFAFD"/>
          </w:tcPr>
          <w:p w14:paraId="5BB41A3C" w14:textId="77777777" w:rsidR="00E40CCE" w:rsidRPr="00CC7CB4" w:rsidRDefault="00E40CCE" w:rsidP="00E40CCE">
            <w:pPr>
              <w:pStyle w:val="CellBody"/>
              <w:spacing w:before="96"/>
              <w:cnfStyle w:val="000000000000" w:firstRow="0" w:lastRow="0" w:firstColumn="0" w:lastColumn="0" w:oddVBand="0" w:evenVBand="0" w:oddHBand="0" w:evenHBand="0" w:firstRowFirstColumn="0" w:firstRowLastColumn="0" w:lastRowFirstColumn="0" w:lastRowLastColumn="0"/>
              <w:rPr>
                <w:color w:val="FF0000"/>
              </w:rPr>
            </w:pPr>
            <w:r w:rsidRPr="00CC7CB4">
              <w:rPr>
                <w:color w:val="FF0000"/>
              </w:rPr>
              <w:t>Primary Advertising</w:t>
            </w:r>
          </w:p>
        </w:tc>
        <w:tc>
          <w:tcPr>
            <w:tcW w:w="0" w:type="auto"/>
            <w:tcBorders>
              <w:right w:val="single" w:sz="4" w:space="0" w:color="auto"/>
            </w:tcBorders>
            <w:shd w:val="clear" w:color="auto" w:fill="BBFAFD"/>
          </w:tcPr>
          <w:p w14:paraId="275F5F71" w14:textId="77777777" w:rsidR="00E40CCE" w:rsidRPr="00CC7CB4" w:rsidRDefault="00E40CCE" w:rsidP="00E40CCE">
            <w:pPr>
              <w:pStyle w:val="CellBody"/>
              <w:spacing w:before="96"/>
              <w:jc w:val="center"/>
              <w:cnfStyle w:val="000000000000" w:firstRow="0" w:lastRow="0" w:firstColumn="0" w:lastColumn="0" w:oddVBand="0" w:evenVBand="0" w:oddHBand="0" w:evenHBand="0" w:firstRowFirstColumn="0" w:firstRowLastColumn="0" w:lastRowFirstColumn="0" w:lastRowLastColumn="0"/>
              <w:rPr>
                <w:color w:val="FF0000"/>
              </w:rPr>
            </w:pPr>
            <w:r w:rsidRPr="000118B3">
              <w:rPr>
                <w:rFonts w:cstheme="minorHAnsi"/>
                <w:color w:val="FF0000"/>
                <w:szCs w:val="20"/>
              </w:rPr>
              <w:t>●</w:t>
            </w:r>
          </w:p>
        </w:tc>
        <w:tc>
          <w:tcPr>
            <w:tcW w:w="0" w:type="auto"/>
            <w:tcBorders>
              <w:right w:val="single" w:sz="4" w:space="0" w:color="auto"/>
            </w:tcBorders>
            <w:shd w:val="clear" w:color="auto" w:fill="BBFAFD"/>
          </w:tcPr>
          <w:p w14:paraId="10DD3E42" w14:textId="77777777" w:rsidR="00E40CCE" w:rsidRDefault="00E40CCE" w:rsidP="00E40CCE">
            <w:pPr>
              <w:pStyle w:val="CellBody"/>
              <w:spacing w:before="96"/>
              <w:jc w:val="center"/>
              <w:cnfStyle w:val="000000000000" w:firstRow="0" w:lastRow="0" w:firstColumn="0" w:lastColumn="0" w:oddVBand="0" w:evenVBand="0" w:oddHBand="0" w:evenHBand="0" w:firstRowFirstColumn="0" w:firstRowLastColumn="0" w:lastRowFirstColumn="0" w:lastRowLastColumn="0"/>
              <w:rPr>
                <w:color w:val="FF0000"/>
              </w:rPr>
            </w:pPr>
          </w:p>
        </w:tc>
        <w:tc>
          <w:tcPr>
            <w:tcW w:w="0" w:type="auto"/>
            <w:tcBorders>
              <w:right w:val="single" w:sz="4" w:space="0" w:color="auto"/>
            </w:tcBorders>
            <w:shd w:val="clear" w:color="auto" w:fill="BBFAFD"/>
          </w:tcPr>
          <w:p w14:paraId="12AA130A" w14:textId="77777777" w:rsidR="00E40CCE" w:rsidRDefault="00E40CCE" w:rsidP="00E40CCE">
            <w:pPr>
              <w:pStyle w:val="CellBody"/>
              <w:spacing w:before="96"/>
              <w:jc w:val="center"/>
              <w:cnfStyle w:val="000000000000" w:firstRow="0" w:lastRow="0" w:firstColumn="0" w:lastColumn="0" w:oddVBand="0" w:evenVBand="0" w:oddHBand="0" w:evenHBand="0" w:firstRowFirstColumn="0" w:firstRowLastColumn="0" w:lastRowFirstColumn="0" w:lastRowLastColumn="0"/>
              <w:rPr>
                <w:color w:val="FF0000"/>
              </w:rPr>
            </w:pPr>
          </w:p>
        </w:tc>
      </w:tr>
      <w:tr w:rsidR="00E40CCE" w14:paraId="49653BD9" w14:textId="77777777" w:rsidTr="00E40CC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vMerge/>
            <w:shd w:val="clear" w:color="auto" w:fill="BBFAFD"/>
          </w:tcPr>
          <w:p w14:paraId="7274D226" w14:textId="77777777" w:rsidR="00E40CCE" w:rsidRDefault="00E40CCE" w:rsidP="00E40CCE">
            <w:pPr>
              <w:pStyle w:val="CellBody"/>
              <w:spacing w:before="96"/>
            </w:pPr>
          </w:p>
        </w:tc>
        <w:tc>
          <w:tcPr>
            <w:tcW w:w="0" w:type="auto"/>
            <w:tcBorders>
              <w:right w:val="single" w:sz="4" w:space="0" w:color="auto"/>
            </w:tcBorders>
            <w:shd w:val="clear" w:color="auto" w:fill="BBFAFD"/>
          </w:tcPr>
          <w:p w14:paraId="06AEE2AF" w14:textId="77777777" w:rsidR="00E40CCE" w:rsidRDefault="00E40CCE" w:rsidP="00E40CCE">
            <w:pPr>
              <w:pStyle w:val="CellBody"/>
              <w:spacing w:before="96"/>
              <w:cnfStyle w:val="000000100000" w:firstRow="0" w:lastRow="0" w:firstColumn="0" w:lastColumn="0" w:oddVBand="0" w:evenVBand="0" w:oddHBand="1" w:evenHBand="0" w:firstRowFirstColumn="0" w:firstRowLastColumn="0" w:lastRowFirstColumn="0" w:lastRowLastColumn="0"/>
            </w:pPr>
            <w:r w:rsidRPr="00CC7CB4">
              <w:rPr>
                <w:color w:val="FF0000"/>
              </w:rPr>
              <w:t>AUX_CONNECT_REQ</w:t>
            </w:r>
          </w:p>
        </w:tc>
        <w:tc>
          <w:tcPr>
            <w:tcW w:w="0" w:type="auto"/>
            <w:tcBorders>
              <w:right w:val="single" w:sz="4" w:space="0" w:color="auto"/>
            </w:tcBorders>
            <w:shd w:val="clear" w:color="auto" w:fill="BBFAFD"/>
          </w:tcPr>
          <w:p w14:paraId="7E3B162F" w14:textId="77777777" w:rsidR="00E40CCE" w:rsidRPr="00D677C7" w:rsidRDefault="00E40CCE" w:rsidP="00E40CCE">
            <w:pPr>
              <w:pStyle w:val="CellBody"/>
              <w:spacing w:before="96"/>
              <w:cnfStyle w:val="000000100000" w:firstRow="0" w:lastRow="0" w:firstColumn="0" w:lastColumn="0" w:oddVBand="0" w:evenVBand="0" w:oddHBand="1" w:evenHBand="0" w:firstRowFirstColumn="0" w:firstRowLastColumn="0" w:lastRowFirstColumn="0" w:lastRowLastColumn="0"/>
              <w:rPr>
                <w:color w:val="FF0000"/>
              </w:rPr>
            </w:pPr>
            <w:r w:rsidRPr="00CC7CB4">
              <w:rPr>
                <w:color w:val="FF0000"/>
              </w:rPr>
              <w:t>Secondary Advertising</w:t>
            </w:r>
          </w:p>
        </w:tc>
        <w:tc>
          <w:tcPr>
            <w:tcW w:w="0" w:type="auto"/>
            <w:tcBorders>
              <w:right w:val="single" w:sz="4" w:space="0" w:color="auto"/>
            </w:tcBorders>
            <w:shd w:val="clear" w:color="auto" w:fill="BBFAFD"/>
          </w:tcPr>
          <w:p w14:paraId="3BCEF545" w14:textId="77777777" w:rsidR="00E40CCE" w:rsidRPr="00CC7CB4" w:rsidRDefault="00E40CCE" w:rsidP="00E40CCE">
            <w:pPr>
              <w:pStyle w:val="CellBody"/>
              <w:spacing w:before="96"/>
              <w:jc w:val="center"/>
              <w:cnfStyle w:val="000000100000" w:firstRow="0" w:lastRow="0" w:firstColumn="0" w:lastColumn="0" w:oddVBand="0" w:evenVBand="0" w:oddHBand="1" w:evenHBand="0" w:firstRowFirstColumn="0" w:firstRowLastColumn="0" w:lastRowFirstColumn="0" w:lastRowLastColumn="0"/>
              <w:rPr>
                <w:color w:val="FF0000"/>
              </w:rPr>
            </w:pPr>
            <w:r w:rsidRPr="000118B3">
              <w:rPr>
                <w:rFonts w:cstheme="minorHAnsi"/>
                <w:color w:val="FF0000"/>
                <w:szCs w:val="20"/>
              </w:rPr>
              <w:t>●</w:t>
            </w:r>
          </w:p>
        </w:tc>
        <w:tc>
          <w:tcPr>
            <w:tcW w:w="0" w:type="auto"/>
            <w:tcBorders>
              <w:right w:val="single" w:sz="4" w:space="0" w:color="auto"/>
            </w:tcBorders>
            <w:shd w:val="clear" w:color="auto" w:fill="BBFAFD"/>
          </w:tcPr>
          <w:p w14:paraId="0DA43D00" w14:textId="77777777" w:rsidR="00E40CCE" w:rsidRDefault="00E40CCE" w:rsidP="00E40CCE">
            <w:pPr>
              <w:pStyle w:val="CellBody"/>
              <w:spacing w:before="96"/>
              <w:jc w:val="center"/>
              <w:cnfStyle w:val="000000100000" w:firstRow="0" w:lastRow="0" w:firstColumn="0" w:lastColumn="0" w:oddVBand="0" w:evenVBand="0" w:oddHBand="1" w:evenHBand="0" w:firstRowFirstColumn="0" w:firstRowLastColumn="0" w:lastRowFirstColumn="0" w:lastRowLastColumn="0"/>
              <w:rPr>
                <w:color w:val="FF0000"/>
              </w:rPr>
            </w:pPr>
            <w:r w:rsidRPr="000118B3">
              <w:rPr>
                <w:rFonts w:cstheme="minorHAnsi"/>
                <w:color w:val="FF0000"/>
                <w:szCs w:val="20"/>
              </w:rPr>
              <w:t>●</w:t>
            </w:r>
          </w:p>
        </w:tc>
        <w:tc>
          <w:tcPr>
            <w:tcW w:w="0" w:type="auto"/>
            <w:tcBorders>
              <w:right w:val="single" w:sz="4" w:space="0" w:color="auto"/>
            </w:tcBorders>
            <w:shd w:val="clear" w:color="auto" w:fill="BBFAFD"/>
          </w:tcPr>
          <w:p w14:paraId="70C4CFCF" w14:textId="77777777" w:rsidR="00E40CCE" w:rsidRDefault="00E40CCE" w:rsidP="00E40CCE">
            <w:pPr>
              <w:pStyle w:val="CellBody"/>
              <w:spacing w:before="96"/>
              <w:jc w:val="center"/>
              <w:cnfStyle w:val="000000100000" w:firstRow="0" w:lastRow="0" w:firstColumn="0" w:lastColumn="0" w:oddVBand="0" w:evenVBand="0" w:oddHBand="1" w:evenHBand="0" w:firstRowFirstColumn="0" w:firstRowLastColumn="0" w:lastRowFirstColumn="0" w:lastRowLastColumn="0"/>
              <w:rPr>
                <w:color w:val="FF0000"/>
              </w:rPr>
            </w:pPr>
            <w:r w:rsidRPr="000118B3">
              <w:rPr>
                <w:rFonts w:cstheme="minorHAnsi"/>
                <w:color w:val="FF0000"/>
                <w:szCs w:val="20"/>
              </w:rPr>
              <w:t>●</w:t>
            </w:r>
          </w:p>
        </w:tc>
      </w:tr>
      <w:tr w:rsidR="00E40CCE" w14:paraId="460B6979" w14:textId="77777777" w:rsidTr="00E40CCE">
        <w:trPr>
          <w:cantSplit/>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shd w:val="clear" w:color="auto" w:fill="FFFFFF" w:themeFill="background1"/>
          </w:tcPr>
          <w:p w14:paraId="4BB5D337" w14:textId="77777777" w:rsidR="00E40CCE" w:rsidRPr="00CC7CB4" w:rsidRDefault="00E40CCE" w:rsidP="00E40CCE">
            <w:pPr>
              <w:pStyle w:val="CellBody"/>
              <w:spacing w:before="96"/>
              <w:rPr>
                <w:color w:val="FF0000"/>
              </w:rPr>
            </w:pPr>
            <w:r>
              <w:t>0110</w:t>
            </w:r>
            <w:r>
              <w:rPr>
                <w:color w:val="FF0000"/>
              </w:rPr>
              <w:t>b</w:t>
            </w:r>
          </w:p>
        </w:tc>
        <w:tc>
          <w:tcPr>
            <w:tcW w:w="0" w:type="auto"/>
            <w:tcBorders>
              <w:bottom w:val="single" w:sz="4" w:space="0" w:color="auto"/>
              <w:right w:val="single" w:sz="4" w:space="0" w:color="auto"/>
            </w:tcBorders>
            <w:shd w:val="clear" w:color="auto" w:fill="FFFFFF" w:themeFill="background1"/>
          </w:tcPr>
          <w:p w14:paraId="1974C797" w14:textId="77777777" w:rsidR="00E40CCE" w:rsidRDefault="00E40CCE" w:rsidP="00E40CCE">
            <w:pPr>
              <w:pStyle w:val="CellBody"/>
              <w:spacing w:before="96"/>
              <w:cnfStyle w:val="000000000000" w:firstRow="0" w:lastRow="0" w:firstColumn="0" w:lastColumn="0" w:oddVBand="0" w:evenVBand="0" w:oddHBand="0" w:evenHBand="0" w:firstRowFirstColumn="0" w:firstRowLastColumn="0" w:lastRowFirstColumn="0" w:lastRowLastColumn="0"/>
            </w:pPr>
            <w:r>
              <w:t>ADV_SCAN_IND</w:t>
            </w:r>
          </w:p>
        </w:tc>
        <w:tc>
          <w:tcPr>
            <w:tcW w:w="0" w:type="auto"/>
            <w:tcBorders>
              <w:bottom w:val="single" w:sz="4" w:space="0" w:color="auto"/>
              <w:right w:val="single" w:sz="4" w:space="0" w:color="auto"/>
            </w:tcBorders>
            <w:shd w:val="clear" w:color="auto" w:fill="FFFFFF" w:themeFill="background1"/>
          </w:tcPr>
          <w:p w14:paraId="3019A0D5" w14:textId="77777777" w:rsidR="00E40CCE" w:rsidRPr="00CC7CB4" w:rsidRDefault="00E40CCE" w:rsidP="00E40CCE">
            <w:pPr>
              <w:pStyle w:val="CellBody"/>
              <w:spacing w:before="96"/>
              <w:cnfStyle w:val="000000000000" w:firstRow="0" w:lastRow="0" w:firstColumn="0" w:lastColumn="0" w:oddVBand="0" w:evenVBand="0" w:oddHBand="0" w:evenHBand="0" w:firstRowFirstColumn="0" w:firstRowLastColumn="0" w:lastRowFirstColumn="0" w:lastRowLastColumn="0"/>
              <w:rPr>
                <w:color w:val="FF0000"/>
              </w:rPr>
            </w:pPr>
            <w:r w:rsidRPr="00CC7CB4">
              <w:rPr>
                <w:color w:val="FF0000"/>
              </w:rPr>
              <w:t>Primary Advertising</w:t>
            </w:r>
          </w:p>
        </w:tc>
        <w:tc>
          <w:tcPr>
            <w:tcW w:w="0" w:type="auto"/>
            <w:tcBorders>
              <w:bottom w:val="single" w:sz="4" w:space="0" w:color="auto"/>
              <w:right w:val="single" w:sz="4" w:space="0" w:color="auto"/>
            </w:tcBorders>
            <w:shd w:val="clear" w:color="auto" w:fill="FFFFFF" w:themeFill="background1"/>
          </w:tcPr>
          <w:p w14:paraId="623BCEF6" w14:textId="77777777" w:rsidR="00E40CCE" w:rsidRPr="00CC7CB4" w:rsidRDefault="00E40CCE" w:rsidP="00E40CCE">
            <w:pPr>
              <w:pStyle w:val="CellBody"/>
              <w:spacing w:before="96"/>
              <w:jc w:val="center"/>
              <w:cnfStyle w:val="000000000000" w:firstRow="0" w:lastRow="0" w:firstColumn="0" w:lastColumn="0" w:oddVBand="0" w:evenVBand="0" w:oddHBand="0" w:evenHBand="0" w:firstRowFirstColumn="0" w:firstRowLastColumn="0" w:lastRowFirstColumn="0" w:lastRowLastColumn="0"/>
              <w:rPr>
                <w:color w:val="FF0000"/>
              </w:rPr>
            </w:pPr>
            <w:r w:rsidRPr="000118B3">
              <w:rPr>
                <w:rFonts w:cstheme="minorHAnsi"/>
                <w:color w:val="FF0000"/>
                <w:szCs w:val="20"/>
              </w:rPr>
              <w:t>●</w:t>
            </w:r>
          </w:p>
        </w:tc>
        <w:tc>
          <w:tcPr>
            <w:tcW w:w="0" w:type="auto"/>
            <w:tcBorders>
              <w:bottom w:val="single" w:sz="4" w:space="0" w:color="auto"/>
              <w:right w:val="single" w:sz="4" w:space="0" w:color="auto"/>
            </w:tcBorders>
            <w:shd w:val="clear" w:color="auto" w:fill="FFFFFF" w:themeFill="background1"/>
          </w:tcPr>
          <w:p w14:paraId="2B7FAD6D" w14:textId="77777777" w:rsidR="00E40CCE" w:rsidRDefault="00E40CCE" w:rsidP="00E40CCE">
            <w:pPr>
              <w:pStyle w:val="CellBody"/>
              <w:spacing w:before="96"/>
              <w:jc w:val="center"/>
              <w:cnfStyle w:val="000000000000" w:firstRow="0" w:lastRow="0" w:firstColumn="0" w:lastColumn="0" w:oddVBand="0" w:evenVBand="0" w:oddHBand="0" w:evenHBand="0" w:firstRowFirstColumn="0" w:firstRowLastColumn="0" w:lastRowFirstColumn="0" w:lastRowLastColumn="0"/>
              <w:rPr>
                <w:color w:val="FF0000"/>
              </w:rPr>
            </w:pPr>
          </w:p>
        </w:tc>
        <w:tc>
          <w:tcPr>
            <w:tcW w:w="0" w:type="auto"/>
            <w:tcBorders>
              <w:bottom w:val="single" w:sz="4" w:space="0" w:color="auto"/>
              <w:right w:val="single" w:sz="4" w:space="0" w:color="auto"/>
            </w:tcBorders>
            <w:shd w:val="clear" w:color="auto" w:fill="FFFFFF" w:themeFill="background1"/>
          </w:tcPr>
          <w:p w14:paraId="5C2D0450" w14:textId="77777777" w:rsidR="00E40CCE" w:rsidRDefault="00E40CCE" w:rsidP="00E40CCE">
            <w:pPr>
              <w:pStyle w:val="CellBody"/>
              <w:spacing w:before="96"/>
              <w:jc w:val="center"/>
              <w:cnfStyle w:val="000000000000" w:firstRow="0" w:lastRow="0" w:firstColumn="0" w:lastColumn="0" w:oddVBand="0" w:evenVBand="0" w:oddHBand="0" w:evenHBand="0" w:firstRowFirstColumn="0" w:firstRowLastColumn="0" w:lastRowFirstColumn="0" w:lastRowLastColumn="0"/>
              <w:rPr>
                <w:color w:val="FF0000"/>
              </w:rPr>
            </w:pPr>
          </w:p>
        </w:tc>
      </w:tr>
      <w:tr w:rsidR="00797707" w14:paraId="2876340F" w14:textId="77777777" w:rsidTr="00E40CC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auto"/>
              <w:left w:val="single" w:sz="4" w:space="0" w:color="FF0000"/>
              <w:right w:val="single" w:sz="4" w:space="0" w:color="FF0000"/>
            </w:tcBorders>
            <w:shd w:val="clear" w:color="auto" w:fill="BBFAFD"/>
            <w:vAlign w:val="center"/>
          </w:tcPr>
          <w:p w14:paraId="3EDA1CD3" w14:textId="77777777" w:rsidR="00797707" w:rsidRPr="00C24596" w:rsidRDefault="003B7C68" w:rsidP="00E40CCE">
            <w:pPr>
              <w:pStyle w:val="CellBody"/>
              <w:spacing w:before="96"/>
              <w:rPr>
                <w:color w:val="FF0000"/>
              </w:rPr>
            </w:pPr>
            <w:r>
              <w:rPr>
                <w:color w:val="FF0000"/>
              </w:rPr>
              <w:t>0111b</w:t>
            </w:r>
          </w:p>
        </w:tc>
        <w:tc>
          <w:tcPr>
            <w:tcW w:w="0" w:type="auto"/>
            <w:tcBorders>
              <w:top w:val="single" w:sz="4" w:space="0" w:color="auto"/>
              <w:left w:val="single" w:sz="4" w:space="0" w:color="FF0000"/>
              <w:bottom w:val="single" w:sz="4" w:space="0" w:color="FF0000"/>
              <w:right w:val="single" w:sz="4" w:space="0" w:color="FF0000"/>
            </w:tcBorders>
            <w:shd w:val="clear" w:color="auto" w:fill="BBFAFD"/>
          </w:tcPr>
          <w:p w14:paraId="5090AAA3" w14:textId="77777777" w:rsidR="00797707" w:rsidRPr="00C24596" w:rsidRDefault="00797707" w:rsidP="00E40CCE">
            <w:pPr>
              <w:pStyle w:val="CellBody"/>
              <w:spacing w:before="96"/>
              <w:cnfStyle w:val="000000100000" w:firstRow="0" w:lastRow="0" w:firstColumn="0" w:lastColumn="0" w:oddVBand="0" w:evenVBand="0" w:oddHBand="1" w:evenHBand="0" w:firstRowFirstColumn="0" w:firstRowLastColumn="0" w:lastRowFirstColumn="0" w:lastRowLastColumn="0"/>
              <w:rPr>
                <w:color w:val="FF0000"/>
              </w:rPr>
            </w:pPr>
            <w:r>
              <w:rPr>
                <w:color w:val="FF0000"/>
              </w:rPr>
              <w:t>ADV_EXT_IND</w:t>
            </w:r>
          </w:p>
        </w:tc>
        <w:tc>
          <w:tcPr>
            <w:tcW w:w="0" w:type="auto"/>
            <w:tcBorders>
              <w:top w:val="single" w:sz="4" w:space="0" w:color="auto"/>
              <w:left w:val="single" w:sz="4" w:space="0" w:color="FF0000"/>
              <w:bottom w:val="single" w:sz="4" w:space="0" w:color="FF0000"/>
              <w:right w:val="single" w:sz="4" w:space="0" w:color="FF0000"/>
            </w:tcBorders>
            <w:shd w:val="clear" w:color="auto" w:fill="BBFAFD"/>
          </w:tcPr>
          <w:p w14:paraId="58EEFCD7" w14:textId="77777777" w:rsidR="00797707" w:rsidRPr="00D677C7" w:rsidRDefault="00797707" w:rsidP="00E40CCE">
            <w:pPr>
              <w:pStyle w:val="CellBody"/>
              <w:spacing w:before="96"/>
              <w:cnfStyle w:val="000000100000" w:firstRow="0" w:lastRow="0" w:firstColumn="0" w:lastColumn="0" w:oddVBand="0" w:evenVBand="0" w:oddHBand="1" w:evenHBand="0" w:firstRowFirstColumn="0" w:firstRowLastColumn="0" w:lastRowFirstColumn="0" w:lastRowLastColumn="0"/>
              <w:rPr>
                <w:color w:val="FF0000"/>
              </w:rPr>
            </w:pPr>
            <w:r w:rsidRPr="00CC7CB4">
              <w:rPr>
                <w:color w:val="FF0000"/>
              </w:rPr>
              <w:t>Primary Advertising</w:t>
            </w:r>
          </w:p>
        </w:tc>
        <w:tc>
          <w:tcPr>
            <w:tcW w:w="0" w:type="auto"/>
            <w:tcBorders>
              <w:top w:val="single" w:sz="4" w:space="0" w:color="auto"/>
              <w:left w:val="single" w:sz="4" w:space="0" w:color="FF0000"/>
              <w:bottom w:val="single" w:sz="4" w:space="0" w:color="FF0000"/>
              <w:right w:val="single" w:sz="4" w:space="0" w:color="FF0000"/>
            </w:tcBorders>
            <w:shd w:val="clear" w:color="auto" w:fill="BBFAFD"/>
          </w:tcPr>
          <w:p w14:paraId="6366A4D6" w14:textId="77777777" w:rsidR="00797707" w:rsidRPr="00CC7CB4" w:rsidRDefault="00797707" w:rsidP="00E40CCE">
            <w:pPr>
              <w:pStyle w:val="CellBody"/>
              <w:spacing w:before="96"/>
              <w:jc w:val="center"/>
              <w:cnfStyle w:val="000000100000" w:firstRow="0" w:lastRow="0" w:firstColumn="0" w:lastColumn="0" w:oddVBand="0" w:evenVBand="0" w:oddHBand="1" w:evenHBand="0" w:firstRowFirstColumn="0" w:firstRowLastColumn="0" w:lastRowFirstColumn="0" w:lastRowLastColumn="0"/>
              <w:rPr>
                <w:color w:val="FF0000"/>
              </w:rPr>
            </w:pPr>
            <w:r w:rsidRPr="000118B3">
              <w:rPr>
                <w:rFonts w:cstheme="minorHAnsi"/>
                <w:color w:val="FF0000"/>
                <w:szCs w:val="20"/>
              </w:rPr>
              <w:t>●</w:t>
            </w:r>
          </w:p>
        </w:tc>
        <w:tc>
          <w:tcPr>
            <w:tcW w:w="0" w:type="auto"/>
            <w:tcBorders>
              <w:top w:val="single" w:sz="4" w:space="0" w:color="auto"/>
              <w:left w:val="single" w:sz="4" w:space="0" w:color="FF0000"/>
              <w:bottom w:val="single" w:sz="4" w:space="0" w:color="FF0000"/>
              <w:right w:val="single" w:sz="4" w:space="0" w:color="FF0000"/>
            </w:tcBorders>
            <w:shd w:val="clear" w:color="auto" w:fill="BBFAFD"/>
          </w:tcPr>
          <w:p w14:paraId="73CE92AF" w14:textId="77777777" w:rsidR="00797707" w:rsidRDefault="00797707" w:rsidP="00E40CCE">
            <w:pPr>
              <w:pStyle w:val="CellBody"/>
              <w:spacing w:before="96"/>
              <w:jc w:val="center"/>
              <w:cnfStyle w:val="000000100000" w:firstRow="0" w:lastRow="0" w:firstColumn="0" w:lastColumn="0" w:oddVBand="0" w:evenVBand="0" w:oddHBand="1" w:evenHBand="0" w:firstRowFirstColumn="0" w:firstRowLastColumn="0" w:lastRowFirstColumn="0" w:lastRowLastColumn="0"/>
              <w:rPr>
                <w:color w:val="FF0000"/>
              </w:rPr>
            </w:pPr>
          </w:p>
        </w:tc>
        <w:tc>
          <w:tcPr>
            <w:tcW w:w="0" w:type="auto"/>
            <w:tcBorders>
              <w:top w:val="single" w:sz="4" w:space="0" w:color="auto"/>
              <w:left w:val="single" w:sz="4" w:space="0" w:color="FF0000"/>
              <w:bottom w:val="single" w:sz="4" w:space="0" w:color="FF0000"/>
              <w:right w:val="single" w:sz="4" w:space="0" w:color="FF0000"/>
            </w:tcBorders>
            <w:shd w:val="clear" w:color="auto" w:fill="BBFAFD"/>
          </w:tcPr>
          <w:p w14:paraId="56DE47D2" w14:textId="77777777" w:rsidR="00797707" w:rsidRDefault="00797707" w:rsidP="00E40CCE">
            <w:pPr>
              <w:pStyle w:val="CellBody"/>
              <w:spacing w:before="96"/>
              <w:jc w:val="center"/>
              <w:cnfStyle w:val="000000100000" w:firstRow="0" w:lastRow="0" w:firstColumn="0" w:lastColumn="0" w:oddVBand="0" w:evenVBand="0" w:oddHBand="1" w:evenHBand="0" w:firstRowFirstColumn="0" w:firstRowLastColumn="0" w:lastRowFirstColumn="0" w:lastRowLastColumn="0"/>
              <w:rPr>
                <w:color w:val="FF0000"/>
              </w:rPr>
            </w:pPr>
            <w:r w:rsidRPr="000118B3">
              <w:rPr>
                <w:rFonts w:cstheme="minorHAnsi"/>
                <w:color w:val="FF0000"/>
                <w:szCs w:val="20"/>
              </w:rPr>
              <w:t>●</w:t>
            </w:r>
          </w:p>
        </w:tc>
      </w:tr>
      <w:tr w:rsidR="00797707" w14:paraId="515E3786" w14:textId="77777777" w:rsidTr="00E40CCE">
        <w:trPr>
          <w:cantSplit/>
        </w:trPr>
        <w:tc>
          <w:tcPr>
            <w:cnfStyle w:val="001000000000" w:firstRow="0" w:lastRow="0" w:firstColumn="1" w:lastColumn="0" w:oddVBand="0" w:evenVBand="0" w:oddHBand="0" w:evenHBand="0" w:firstRowFirstColumn="0" w:firstRowLastColumn="0" w:lastRowFirstColumn="0" w:lastRowLastColumn="0"/>
            <w:tcW w:w="0" w:type="auto"/>
            <w:vMerge/>
            <w:tcBorders>
              <w:left w:val="single" w:sz="4" w:space="0" w:color="FF0000"/>
              <w:right w:val="single" w:sz="4" w:space="0" w:color="FF0000"/>
            </w:tcBorders>
            <w:shd w:val="clear" w:color="auto" w:fill="BBFAFD"/>
          </w:tcPr>
          <w:p w14:paraId="54AC4B0D" w14:textId="77777777" w:rsidR="00797707" w:rsidRPr="00C24596" w:rsidRDefault="00797707" w:rsidP="00E40CCE">
            <w:pPr>
              <w:pStyle w:val="CellBody"/>
              <w:spacing w:before="96"/>
              <w:rPr>
                <w:color w:val="FF0000"/>
              </w:rPr>
            </w:pPr>
          </w:p>
        </w:tc>
        <w:tc>
          <w:tcPr>
            <w:tcW w:w="0" w:type="auto"/>
            <w:tcBorders>
              <w:top w:val="single" w:sz="4" w:space="0" w:color="auto"/>
              <w:left w:val="single" w:sz="4" w:space="0" w:color="FF0000"/>
              <w:bottom w:val="single" w:sz="4" w:space="0" w:color="FF0000"/>
              <w:right w:val="single" w:sz="4" w:space="0" w:color="FF0000"/>
            </w:tcBorders>
            <w:shd w:val="clear" w:color="auto" w:fill="BBFAFD"/>
          </w:tcPr>
          <w:p w14:paraId="70C8208A" w14:textId="77777777" w:rsidR="00797707" w:rsidRPr="00C24596" w:rsidRDefault="00797707" w:rsidP="00E40CCE">
            <w:pPr>
              <w:pStyle w:val="CellBody"/>
              <w:spacing w:before="96"/>
              <w:cnfStyle w:val="000000000000" w:firstRow="0" w:lastRow="0" w:firstColumn="0" w:lastColumn="0" w:oddVBand="0" w:evenVBand="0" w:oddHBand="0" w:evenHBand="0" w:firstRowFirstColumn="0" w:firstRowLastColumn="0" w:lastRowFirstColumn="0" w:lastRowLastColumn="0"/>
              <w:rPr>
                <w:color w:val="FF0000"/>
              </w:rPr>
            </w:pPr>
            <w:r>
              <w:rPr>
                <w:color w:val="FF0000"/>
              </w:rPr>
              <w:t>AUX_ADV_IND</w:t>
            </w:r>
          </w:p>
        </w:tc>
        <w:tc>
          <w:tcPr>
            <w:tcW w:w="0" w:type="auto"/>
            <w:tcBorders>
              <w:top w:val="single" w:sz="4" w:space="0" w:color="auto"/>
              <w:left w:val="single" w:sz="4" w:space="0" w:color="FF0000"/>
              <w:bottom w:val="single" w:sz="4" w:space="0" w:color="FF0000"/>
              <w:right w:val="single" w:sz="4" w:space="0" w:color="FF0000"/>
            </w:tcBorders>
            <w:shd w:val="clear" w:color="auto" w:fill="BBFAFD"/>
          </w:tcPr>
          <w:p w14:paraId="489540C6" w14:textId="77777777" w:rsidR="00797707" w:rsidRPr="00D677C7" w:rsidRDefault="00797707" w:rsidP="00E40CCE">
            <w:pPr>
              <w:pStyle w:val="CellBody"/>
              <w:spacing w:before="96"/>
              <w:cnfStyle w:val="000000000000" w:firstRow="0" w:lastRow="0" w:firstColumn="0" w:lastColumn="0" w:oddVBand="0" w:evenVBand="0" w:oddHBand="0" w:evenHBand="0" w:firstRowFirstColumn="0" w:firstRowLastColumn="0" w:lastRowFirstColumn="0" w:lastRowLastColumn="0"/>
              <w:rPr>
                <w:color w:val="FF0000"/>
              </w:rPr>
            </w:pPr>
            <w:r w:rsidRPr="00CC7CB4">
              <w:rPr>
                <w:color w:val="FF0000"/>
              </w:rPr>
              <w:t>Secondary Advertising</w:t>
            </w:r>
          </w:p>
        </w:tc>
        <w:tc>
          <w:tcPr>
            <w:tcW w:w="0" w:type="auto"/>
            <w:tcBorders>
              <w:top w:val="single" w:sz="4" w:space="0" w:color="auto"/>
              <w:left w:val="single" w:sz="4" w:space="0" w:color="FF0000"/>
              <w:bottom w:val="single" w:sz="4" w:space="0" w:color="FF0000"/>
              <w:right w:val="single" w:sz="4" w:space="0" w:color="FF0000"/>
            </w:tcBorders>
            <w:shd w:val="clear" w:color="auto" w:fill="BBFAFD"/>
          </w:tcPr>
          <w:p w14:paraId="20E2C279" w14:textId="77777777" w:rsidR="00797707" w:rsidRPr="00CC7CB4" w:rsidRDefault="00797707" w:rsidP="00E40CCE">
            <w:pPr>
              <w:pStyle w:val="CellBody"/>
              <w:spacing w:before="96"/>
              <w:jc w:val="center"/>
              <w:cnfStyle w:val="000000000000" w:firstRow="0" w:lastRow="0" w:firstColumn="0" w:lastColumn="0" w:oddVBand="0" w:evenVBand="0" w:oddHBand="0" w:evenHBand="0" w:firstRowFirstColumn="0" w:firstRowLastColumn="0" w:lastRowFirstColumn="0" w:lastRowLastColumn="0"/>
              <w:rPr>
                <w:color w:val="FF0000"/>
              </w:rPr>
            </w:pPr>
            <w:r w:rsidRPr="000118B3">
              <w:rPr>
                <w:rFonts w:cstheme="minorHAnsi"/>
                <w:color w:val="FF0000"/>
                <w:szCs w:val="20"/>
              </w:rPr>
              <w:t>●</w:t>
            </w:r>
          </w:p>
        </w:tc>
        <w:tc>
          <w:tcPr>
            <w:tcW w:w="0" w:type="auto"/>
            <w:tcBorders>
              <w:top w:val="single" w:sz="4" w:space="0" w:color="auto"/>
              <w:left w:val="single" w:sz="4" w:space="0" w:color="FF0000"/>
              <w:bottom w:val="single" w:sz="4" w:space="0" w:color="FF0000"/>
              <w:right w:val="single" w:sz="4" w:space="0" w:color="FF0000"/>
            </w:tcBorders>
            <w:shd w:val="clear" w:color="auto" w:fill="BBFAFD"/>
          </w:tcPr>
          <w:p w14:paraId="364B6DEE" w14:textId="77777777" w:rsidR="00797707" w:rsidRDefault="00797707" w:rsidP="00E40CCE">
            <w:pPr>
              <w:pStyle w:val="CellBody"/>
              <w:spacing w:before="96"/>
              <w:jc w:val="center"/>
              <w:cnfStyle w:val="000000000000" w:firstRow="0" w:lastRow="0" w:firstColumn="0" w:lastColumn="0" w:oddVBand="0" w:evenVBand="0" w:oddHBand="0" w:evenHBand="0" w:firstRowFirstColumn="0" w:firstRowLastColumn="0" w:lastRowFirstColumn="0" w:lastRowLastColumn="0"/>
              <w:rPr>
                <w:color w:val="FF0000"/>
              </w:rPr>
            </w:pPr>
            <w:r w:rsidRPr="000118B3">
              <w:rPr>
                <w:rFonts w:cstheme="minorHAnsi"/>
                <w:color w:val="FF0000"/>
                <w:szCs w:val="20"/>
              </w:rPr>
              <w:t>●</w:t>
            </w:r>
          </w:p>
        </w:tc>
        <w:tc>
          <w:tcPr>
            <w:tcW w:w="0" w:type="auto"/>
            <w:tcBorders>
              <w:top w:val="single" w:sz="4" w:space="0" w:color="auto"/>
              <w:left w:val="single" w:sz="4" w:space="0" w:color="FF0000"/>
              <w:bottom w:val="single" w:sz="4" w:space="0" w:color="FF0000"/>
              <w:right w:val="single" w:sz="4" w:space="0" w:color="FF0000"/>
            </w:tcBorders>
            <w:shd w:val="clear" w:color="auto" w:fill="BBFAFD"/>
          </w:tcPr>
          <w:p w14:paraId="06C5125D" w14:textId="77777777" w:rsidR="00797707" w:rsidRDefault="00797707" w:rsidP="00E40CCE">
            <w:pPr>
              <w:pStyle w:val="CellBody"/>
              <w:spacing w:before="96"/>
              <w:jc w:val="center"/>
              <w:cnfStyle w:val="000000000000" w:firstRow="0" w:lastRow="0" w:firstColumn="0" w:lastColumn="0" w:oddVBand="0" w:evenVBand="0" w:oddHBand="0" w:evenHBand="0" w:firstRowFirstColumn="0" w:firstRowLastColumn="0" w:lastRowFirstColumn="0" w:lastRowLastColumn="0"/>
              <w:rPr>
                <w:color w:val="FF0000"/>
              </w:rPr>
            </w:pPr>
            <w:r w:rsidRPr="000118B3">
              <w:rPr>
                <w:rFonts w:cstheme="minorHAnsi"/>
                <w:color w:val="FF0000"/>
                <w:szCs w:val="20"/>
              </w:rPr>
              <w:t>●</w:t>
            </w:r>
          </w:p>
        </w:tc>
      </w:tr>
      <w:tr w:rsidR="00797707" w14:paraId="1E851B5F" w14:textId="77777777" w:rsidTr="00E40CC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vMerge/>
            <w:tcBorders>
              <w:left w:val="single" w:sz="4" w:space="0" w:color="FF0000"/>
              <w:right w:val="single" w:sz="4" w:space="0" w:color="FF0000"/>
            </w:tcBorders>
            <w:shd w:val="clear" w:color="auto" w:fill="BBFAFD"/>
          </w:tcPr>
          <w:p w14:paraId="2685034C" w14:textId="77777777" w:rsidR="00797707" w:rsidRPr="00C24596" w:rsidRDefault="00797707" w:rsidP="00E40CCE">
            <w:pPr>
              <w:pStyle w:val="CellBody"/>
              <w:spacing w:before="96"/>
              <w:rPr>
                <w:color w:val="FF0000"/>
              </w:rPr>
            </w:pPr>
          </w:p>
        </w:tc>
        <w:tc>
          <w:tcPr>
            <w:tcW w:w="0" w:type="auto"/>
            <w:tcBorders>
              <w:top w:val="single" w:sz="4" w:space="0" w:color="auto"/>
              <w:left w:val="single" w:sz="4" w:space="0" w:color="FF0000"/>
              <w:bottom w:val="single" w:sz="4" w:space="0" w:color="FF0000"/>
              <w:right w:val="single" w:sz="4" w:space="0" w:color="FF0000"/>
            </w:tcBorders>
            <w:shd w:val="clear" w:color="auto" w:fill="BBFAFD"/>
          </w:tcPr>
          <w:p w14:paraId="57DC3880" w14:textId="77777777" w:rsidR="00797707" w:rsidRDefault="00797707" w:rsidP="00E40CCE">
            <w:pPr>
              <w:pStyle w:val="CellBody"/>
              <w:spacing w:before="96"/>
              <w:cnfStyle w:val="000000100000" w:firstRow="0" w:lastRow="0" w:firstColumn="0" w:lastColumn="0" w:oddVBand="0" w:evenVBand="0" w:oddHBand="1" w:evenHBand="0" w:firstRowFirstColumn="0" w:firstRowLastColumn="0" w:lastRowFirstColumn="0" w:lastRowLastColumn="0"/>
              <w:rPr>
                <w:color w:val="FF0000"/>
              </w:rPr>
            </w:pPr>
            <w:r>
              <w:rPr>
                <w:color w:val="FF0000"/>
              </w:rPr>
              <w:t>AUX_SCAN_RSP</w:t>
            </w:r>
          </w:p>
        </w:tc>
        <w:tc>
          <w:tcPr>
            <w:tcW w:w="0" w:type="auto"/>
            <w:tcBorders>
              <w:top w:val="single" w:sz="4" w:space="0" w:color="auto"/>
              <w:left w:val="single" w:sz="4" w:space="0" w:color="FF0000"/>
              <w:bottom w:val="single" w:sz="4" w:space="0" w:color="FF0000"/>
              <w:right w:val="single" w:sz="4" w:space="0" w:color="FF0000"/>
            </w:tcBorders>
            <w:shd w:val="clear" w:color="auto" w:fill="BBFAFD"/>
          </w:tcPr>
          <w:p w14:paraId="367061B0" w14:textId="77777777" w:rsidR="00797707" w:rsidRPr="00D677C7" w:rsidRDefault="00797707" w:rsidP="00E40CCE">
            <w:pPr>
              <w:pStyle w:val="CellBody"/>
              <w:spacing w:before="96"/>
              <w:cnfStyle w:val="000000100000" w:firstRow="0" w:lastRow="0" w:firstColumn="0" w:lastColumn="0" w:oddVBand="0" w:evenVBand="0" w:oddHBand="1" w:evenHBand="0" w:firstRowFirstColumn="0" w:firstRowLastColumn="0" w:lastRowFirstColumn="0" w:lastRowLastColumn="0"/>
              <w:rPr>
                <w:color w:val="FF0000"/>
              </w:rPr>
            </w:pPr>
            <w:r w:rsidRPr="00CC7CB4">
              <w:rPr>
                <w:color w:val="FF0000"/>
              </w:rPr>
              <w:t>Secondary Advertising</w:t>
            </w:r>
          </w:p>
        </w:tc>
        <w:tc>
          <w:tcPr>
            <w:tcW w:w="0" w:type="auto"/>
            <w:tcBorders>
              <w:top w:val="single" w:sz="4" w:space="0" w:color="auto"/>
              <w:left w:val="single" w:sz="4" w:space="0" w:color="FF0000"/>
              <w:bottom w:val="single" w:sz="4" w:space="0" w:color="FF0000"/>
              <w:right w:val="single" w:sz="4" w:space="0" w:color="FF0000"/>
            </w:tcBorders>
            <w:shd w:val="clear" w:color="auto" w:fill="BBFAFD"/>
          </w:tcPr>
          <w:p w14:paraId="106078F4" w14:textId="77777777" w:rsidR="00797707" w:rsidRPr="00CC7CB4" w:rsidRDefault="00797707" w:rsidP="00E40CCE">
            <w:pPr>
              <w:pStyle w:val="CellBody"/>
              <w:spacing w:before="96"/>
              <w:jc w:val="center"/>
              <w:cnfStyle w:val="000000100000" w:firstRow="0" w:lastRow="0" w:firstColumn="0" w:lastColumn="0" w:oddVBand="0" w:evenVBand="0" w:oddHBand="1" w:evenHBand="0" w:firstRowFirstColumn="0" w:firstRowLastColumn="0" w:lastRowFirstColumn="0" w:lastRowLastColumn="0"/>
              <w:rPr>
                <w:color w:val="FF0000"/>
              </w:rPr>
            </w:pPr>
            <w:r w:rsidRPr="000118B3">
              <w:rPr>
                <w:rFonts w:cstheme="minorHAnsi"/>
                <w:color w:val="FF0000"/>
                <w:szCs w:val="20"/>
              </w:rPr>
              <w:t>●</w:t>
            </w:r>
          </w:p>
        </w:tc>
        <w:tc>
          <w:tcPr>
            <w:tcW w:w="0" w:type="auto"/>
            <w:tcBorders>
              <w:top w:val="single" w:sz="4" w:space="0" w:color="auto"/>
              <w:left w:val="single" w:sz="4" w:space="0" w:color="FF0000"/>
              <w:bottom w:val="single" w:sz="4" w:space="0" w:color="FF0000"/>
              <w:right w:val="single" w:sz="4" w:space="0" w:color="FF0000"/>
            </w:tcBorders>
            <w:shd w:val="clear" w:color="auto" w:fill="BBFAFD"/>
          </w:tcPr>
          <w:p w14:paraId="600CDE36" w14:textId="77777777" w:rsidR="00797707" w:rsidRDefault="00797707" w:rsidP="00E40CCE">
            <w:pPr>
              <w:pStyle w:val="CellBody"/>
              <w:spacing w:before="96"/>
              <w:jc w:val="center"/>
              <w:cnfStyle w:val="000000100000" w:firstRow="0" w:lastRow="0" w:firstColumn="0" w:lastColumn="0" w:oddVBand="0" w:evenVBand="0" w:oddHBand="1" w:evenHBand="0" w:firstRowFirstColumn="0" w:firstRowLastColumn="0" w:lastRowFirstColumn="0" w:lastRowLastColumn="0"/>
              <w:rPr>
                <w:color w:val="FF0000"/>
              </w:rPr>
            </w:pPr>
            <w:r w:rsidRPr="000118B3">
              <w:rPr>
                <w:rFonts w:cstheme="minorHAnsi"/>
                <w:color w:val="FF0000"/>
                <w:szCs w:val="20"/>
              </w:rPr>
              <w:t>●</w:t>
            </w:r>
          </w:p>
        </w:tc>
        <w:tc>
          <w:tcPr>
            <w:tcW w:w="0" w:type="auto"/>
            <w:tcBorders>
              <w:top w:val="single" w:sz="4" w:space="0" w:color="auto"/>
              <w:left w:val="single" w:sz="4" w:space="0" w:color="FF0000"/>
              <w:bottom w:val="single" w:sz="4" w:space="0" w:color="FF0000"/>
              <w:right w:val="single" w:sz="4" w:space="0" w:color="FF0000"/>
            </w:tcBorders>
            <w:shd w:val="clear" w:color="auto" w:fill="BBFAFD"/>
          </w:tcPr>
          <w:p w14:paraId="68B5B8F2" w14:textId="77777777" w:rsidR="00797707" w:rsidRDefault="00797707" w:rsidP="00E40CCE">
            <w:pPr>
              <w:pStyle w:val="CellBody"/>
              <w:spacing w:before="96"/>
              <w:jc w:val="center"/>
              <w:cnfStyle w:val="000000100000" w:firstRow="0" w:lastRow="0" w:firstColumn="0" w:lastColumn="0" w:oddVBand="0" w:evenVBand="0" w:oddHBand="1" w:evenHBand="0" w:firstRowFirstColumn="0" w:firstRowLastColumn="0" w:lastRowFirstColumn="0" w:lastRowLastColumn="0"/>
              <w:rPr>
                <w:color w:val="FF0000"/>
              </w:rPr>
            </w:pPr>
            <w:r w:rsidRPr="000118B3">
              <w:rPr>
                <w:rFonts w:cstheme="minorHAnsi"/>
                <w:color w:val="FF0000"/>
                <w:szCs w:val="20"/>
              </w:rPr>
              <w:t>●</w:t>
            </w:r>
          </w:p>
        </w:tc>
      </w:tr>
      <w:tr w:rsidR="00797707" w14:paraId="638CD401" w14:textId="77777777" w:rsidTr="005C45EA">
        <w:trPr>
          <w:cantSplit/>
        </w:trPr>
        <w:tc>
          <w:tcPr>
            <w:cnfStyle w:val="001000000000" w:firstRow="0" w:lastRow="0" w:firstColumn="1" w:lastColumn="0" w:oddVBand="0" w:evenVBand="0" w:oddHBand="0" w:evenHBand="0" w:firstRowFirstColumn="0" w:firstRowLastColumn="0" w:lastRowFirstColumn="0" w:lastRowLastColumn="0"/>
            <w:tcW w:w="0" w:type="auto"/>
            <w:vMerge/>
            <w:tcBorders>
              <w:left w:val="single" w:sz="4" w:space="0" w:color="FF0000"/>
              <w:right w:val="single" w:sz="4" w:space="0" w:color="FF0000"/>
            </w:tcBorders>
            <w:shd w:val="clear" w:color="auto" w:fill="BBFAFD"/>
          </w:tcPr>
          <w:p w14:paraId="7377BDDC" w14:textId="77777777" w:rsidR="00797707" w:rsidRPr="00C24596" w:rsidRDefault="00797707" w:rsidP="00E40CCE">
            <w:pPr>
              <w:pStyle w:val="CellBody"/>
              <w:spacing w:before="96"/>
              <w:rPr>
                <w:color w:val="FF0000"/>
              </w:rPr>
            </w:pPr>
          </w:p>
        </w:tc>
        <w:tc>
          <w:tcPr>
            <w:tcW w:w="0" w:type="auto"/>
            <w:tcBorders>
              <w:top w:val="single" w:sz="4" w:space="0" w:color="auto"/>
              <w:left w:val="single" w:sz="4" w:space="0" w:color="FF0000"/>
              <w:bottom w:val="single" w:sz="4" w:space="0" w:color="FF0000"/>
              <w:right w:val="single" w:sz="4" w:space="0" w:color="FF0000"/>
            </w:tcBorders>
            <w:shd w:val="clear" w:color="auto" w:fill="BBFAFD"/>
          </w:tcPr>
          <w:p w14:paraId="53BBA385" w14:textId="77777777" w:rsidR="00797707" w:rsidRDefault="00797707" w:rsidP="00E40CCE">
            <w:pPr>
              <w:pStyle w:val="CellBody"/>
              <w:spacing w:before="96"/>
              <w:cnfStyle w:val="000000000000" w:firstRow="0" w:lastRow="0" w:firstColumn="0" w:lastColumn="0" w:oddVBand="0" w:evenVBand="0" w:oddHBand="0" w:evenHBand="0" w:firstRowFirstColumn="0" w:firstRowLastColumn="0" w:lastRowFirstColumn="0" w:lastRowLastColumn="0"/>
              <w:rPr>
                <w:color w:val="FF0000"/>
              </w:rPr>
            </w:pPr>
            <w:r>
              <w:rPr>
                <w:color w:val="FF0000"/>
              </w:rPr>
              <w:t>AUX_SYNC_IND</w:t>
            </w:r>
          </w:p>
        </w:tc>
        <w:tc>
          <w:tcPr>
            <w:tcW w:w="0" w:type="auto"/>
            <w:tcBorders>
              <w:top w:val="single" w:sz="4" w:space="0" w:color="auto"/>
              <w:left w:val="single" w:sz="4" w:space="0" w:color="FF0000"/>
              <w:bottom w:val="single" w:sz="4" w:space="0" w:color="FF0000"/>
              <w:right w:val="single" w:sz="4" w:space="0" w:color="FF0000"/>
            </w:tcBorders>
            <w:shd w:val="clear" w:color="auto" w:fill="BBFAFD"/>
          </w:tcPr>
          <w:p w14:paraId="607D163B" w14:textId="77777777" w:rsidR="00797707" w:rsidRPr="00D677C7" w:rsidRDefault="00797707" w:rsidP="00E40CCE">
            <w:pPr>
              <w:pStyle w:val="CellBody"/>
              <w:spacing w:before="96"/>
              <w:cnfStyle w:val="000000000000" w:firstRow="0" w:lastRow="0" w:firstColumn="0" w:lastColumn="0" w:oddVBand="0" w:evenVBand="0" w:oddHBand="0" w:evenHBand="0" w:firstRowFirstColumn="0" w:firstRowLastColumn="0" w:lastRowFirstColumn="0" w:lastRowLastColumn="0"/>
              <w:rPr>
                <w:color w:val="FF0000"/>
              </w:rPr>
            </w:pPr>
            <w:r>
              <w:rPr>
                <w:color w:val="FF0000"/>
              </w:rPr>
              <w:t>Secondary Advertising</w:t>
            </w:r>
          </w:p>
        </w:tc>
        <w:tc>
          <w:tcPr>
            <w:tcW w:w="0" w:type="auto"/>
            <w:tcBorders>
              <w:top w:val="single" w:sz="4" w:space="0" w:color="auto"/>
              <w:left w:val="single" w:sz="4" w:space="0" w:color="FF0000"/>
              <w:bottom w:val="single" w:sz="4" w:space="0" w:color="FF0000"/>
              <w:right w:val="single" w:sz="4" w:space="0" w:color="FF0000"/>
            </w:tcBorders>
            <w:shd w:val="clear" w:color="auto" w:fill="BBFAFD"/>
          </w:tcPr>
          <w:p w14:paraId="39CACB5F" w14:textId="77777777" w:rsidR="00797707" w:rsidRDefault="00797707" w:rsidP="00E40CCE">
            <w:pPr>
              <w:pStyle w:val="CellBody"/>
              <w:spacing w:before="96"/>
              <w:jc w:val="center"/>
              <w:cnfStyle w:val="000000000000" w:firstRow="0" w:lastRow="0" w:firstColumn="0" w:lastColumn="0" w:oddVBand="0" w:evenVBand="0" w:oddHBand="0" w:evenHBand="0" w:firstRowFirstColumn="0" w:firstRowLastColumn="0" w:lastRowFirstColumn="0" w:lastRowLastColumn="0"/>
              <w:rPr>
                <w:color w:val="FF0000"/>
              </w:rPr>
            </w:pPr>
            <w:r w:rsidRPr="000118B3">
              <w:rPr>
                <w:rFonts w:cstheme="minorHAnsi"/>
                <w:color w:val="FF0000"/>
                <w:szCs w:val="20"/>
              </w:rPr>
              <w:t>●</w:t>
            </w:r>
          </w:p>
        </w:tc>
        <w:tc>
          <w:tcPr>
            <w:tcW w:w="0" w:type="auto"/>
            <w:tcBorders>
              <w:top w:val="single" w:sz="4" w:space="0" w:color="auto"/>
              <w:left w:val="single" w:sz="4" w:space="0" w:color="FF0000"/>
              <w:bottom w:val="single" w:sz="4" w:space="0" w:color="FF0000"/>
              <w:right w:val="single" w:sz="4" w:space="0" w:color="FF0000"/>
            </w:tcBorders>
            <w:shd w:val="clear" w:color="auto" w:fill="BBFAFD"/>
          </w:tcPr>
          <w:p w14:paraId="33E8D19B" w14:textId="77777777" w:rsidR="00797707" w:rsidRDefault="00797707" w:rsidP="00E40CCE">
            <w:pPr>
              <w:pStyle w:val="CellBody"/>
              <w:spacing w:before="96"/>
              <w:jc w:val="center"/>
              <w:cnfStyle w:val="000000000000" w:firstRow="0" w:lastRow="0" w:firstColumn="0" w:lastColumn="0" w:oddVBand="0" w:evenVBand="0" w:oddHBand="0" w:evenHBand="0" w:firstRowFirstColumn="0" w:firstRowLastColumn="0" w:lastRowFirstColumn="0" w:lastRowLastColumn="0"/>
              <w:rPr>
                <w:color w:val="FF0000"/>
              </w:rPr>
            </w:pPr>
            <w:r w:rsidRPr="000118B3">
              <w:rPr>
                <w:rFonts w:cstheme="minorHAnsi"/>
                <w:color w:val="FF0000"/>
                <w:szCs w:val="20"/>
              </w:rPr>
              <w:t>●</w:t>
            </w:r>
          </w:p>
        </w:tc>
        <w:tc>
          <w:tcPr>
            <w:tcW w:w="0" w:type="auto"/>
            <w:tcBorders>
              <w:top w:val="single" w:sz="4" w:space="0" w:color="auto"/>
              <w:left w:val="single" w:sz="4" w:space="0" w:color="FF0000"/>
              <w:bottom w:val="single" w:sz="4" w:space="0" w:color="FF0000"/>
              <w:right w:val="single" w:sz="4" w:space="0" w:color="FF0000"/>
            </w:tcBorders>
            <w:shd w:val="clear" w:color="auto" w:fill="BBFAFD"/>
          </w:tcPr>
          <w:p w14:paraId="05BDF5D6" w14:textId="77777777" w:rsidR="00797707" w:rsidRDefault="00797707" w:rsidP="00E40CCE">
            <w:pPr>
              <w:pStyle w:val="CellBody"/>
              <w:spacing w:before="96"/>
              <w:jc w:val="center"/>
              <w:cnfStyle w:val="000000000000" w:firstRow="0" w:lastRow="0" w:firstColumn="0" w:lastColumn="0" w:oddVBand="0" w:evenVBand="0" w:oddHBand="0" w:evenHBand="0" w:firstRowFirstColumn="0" w:firstRowLastColumn="0" w:lastRowFirstColumn="0" w:lastRowLastColumn="0"/>
              <w:rPr>
                <w:color w:val="FF0000"/>
              </w:rPr>
            </w:pPr>
            <w:r w:rsidRPr="000118B3">
              <w:rPr>
                <w:rFonts w:cstheme="minorHAnsi"/>
                <w:color w:val="FF0000"/>
                <w:szCs w:val="20"/>
              </w:rPr>
              <w:t>●</w:t>
            </w:r>
          </w:p>
        </w:tc>
      </w:tr>
      <w:tr w:rsidR="00797707" w14:paraId="7CF1C197" w14:textId="77777777" w:rsidTr="00E40CC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vMerge/>
            <w:tcBorders>
              <w:left w:val="single" w:sz="4" w:space="0" w:color="FF0000"/>
              <w:bottom w:val="single" w:sz="4" w:space="0" w:color="FF0000"/>
              <w:right w:val="single" w:sz="4" w:space="0" w:color="FF0000"/>
            </w:tcBorders>
            <w:shd w:val="clear" w:color="auto" w:fill="BBFAFD"/>
          </w:tcPr>
          <w:p w14:paraId="2CAE0C39" w14:textId="77777777" w:rsidR="00797707" w:rsidRPr="00C24596" w:rsidRDefault="00797707" w:rsidP="00E40CCE">
            <w:pPr>
              <w:pStyle w:val="CellBody"/>
              <w:spacing w:before="96"/>
              <w:rPr>
                <w:color w:val="FF0000"/>
              </w:rPr>
            </w:pPr>
          </w:p>
        </w:tc>
        <w:tc>
          <w:tcPr>
            <w:tcW w:w="0" w:type="auto"/>
            <w:tcBorders>
              <w:top w:val="single" w:sz="4" w:space="0" w:color="auto"/>
              <w:left w:val="single" w:sz="4" w:space="0" w:color="FF0000"/>
              <w:bottom w:val="single" w:sz="4" w:space="0" w:color="FF0000"/>
              <w:right w:val="single" w:sz="4" w:space="0" w:color="FF0000"/>
            </w:tcBorders>
            <w:shd w:val="clear" w:color="auto" w:fill="BBFAFD"/>
          </w:tcPr>
          <w:p w14:paraId="2C17A2BA" w14:textId="77777777" w:rsidR="00797707" w:rsidRDefault="00797707" w:rsidP="00305DBC">
            <w:pPr>
              <w:pStyle w:val="CellBody"/>
              <w:spacing w:before="96"/>
              <w:cnfStyle w:val="000000100000" w:firstRow="0" w:lastRow="0" w:firstColumn="0" w:lastColumn="0" w:oddVBand="0" w:evenVBand="0" w:oddHBand="1" w:evenHBand="0" w:firstRowFirstColumn="0" w:firstRowLastColumn="0" w:lastRowFirstColumn="0" w:lastRowLastColumn="0"/>
              <w:rPr>
                <w:color w:val="FF0000"/>
              </w:rPr>
            </w:pPr>
            <w:r>
              <w:rPr>
                <w:color w:val="FF0000"/>
              </w:rPr>
              <w:t>AUX_CHAIN_IND</w:t>
            </w:r>
          </w:p>
        </w:tc>
        <w:tc>
          <w:tcPr>
            <w:tcW w:w="0" w:type="auto"/>
            <w:tcBorders>
              <w:top w:val="single" w:sz="4" w:space="0" w:color="auto"/>
              <w:left w:val="single" w:sz="4" w:space="0" w:color="FF0000"/>
              <w:bottom w:val="single" w:sz="4" w:space="0" w:color="FF0000"/>
              <w:right w:val="single" w:sz="4" w:space="0" w:color="FF0000"/>
            </w:tcBorders>
            <w:shd w:val="clear" w:color="auto" w:fill="BBFAFD"/>
          </w:tcPr>
          <w:p w14:paraId="21CA8001" w14:textId="77777777" w:rsidR="00797707" w:rsidRDefault="00797707" w:rsidP="00E40CCE">
            <w:pPr>
              <w:pStyle w:val="CellBody"/>
              <w:spacing w:before="96"/>
              <w:cnfStyle w:val="000000100000" w:firstRow="0" w:lastRow="0" w:firstColumn="0" w:lastColumn="0" w:oddVBand="0" w:evenVBand="0" w:oddHBand="1" w:evenHBand="0" w:firstRowFirstColumn="0" w:firstRowLastColumn="0" w:lastRowFirstColumn="0" w:lastRowLastColumn="0"/>
              <w:rPr>
                <w:color w:val="FF0000"/>
              </w:rPr>
            </w:pPr>
            <w:r>
              <w:rPr>
                <w:color w:val="FF0000"/>
              </w:rPr>
              <w:t>Secondary Advertising</w:t>
            </w:r>
          </w:p>
        </w:tc>
        <w:tc>
          <w:tcPr>
            <w:tcW w:w="0" w:type="auto"/>
            <w:tcBorders>
              <w:top w:val="single" w:sz="4" w:space="0" w:color="auto"/>
              <w:left w:val="single" w:sz="4" w:space="0" w:color="FF0000"/>
              <w:bottom w:val="single" w:sz="4" w:space="0" w:color="FF0000"/>
              <w:right w:val="single" w:sz="4" w:space="0" w:color="FF0000"/>
            </w:tcBorders>
            <w:shd w:val="clear" w:color="auto" w:fill="BBFAFD"/>
          </w:tcPr>
          <w:p w14:paraId="709D764F" w14:textId="77777777" w:rsidR="00797707" w:rsidRPr="000118B3" w:rsidRDefault="00797707" w:rsidP="00E40CCE">
            <w:pPr>
              <w:pStyle w:val="CellBody"/>
              <w:spacing w:before="96"/>
              <w:jc w:val="center"/>
              <w:cnfStyle w:val="000000100000" w:firstRow="0" w:lastRow="0" w:firstColumn="0" w:lastColumn="0" w:oddVBand="0" w:evenVBand="0" w:oddHBand="1" w:evenHBand="0" w:firstRowFirstColumn="0" w:firstRowLastColumn="0" w:lastRowFirstColumn="0" w:lastRowLastColumn="0"/>
              <w:rPr>
                <w:rFonts w:cstheme="minorHAnsi"/>
                <w:color w:val="FF0000"/>
                <w:szCs w:val="20"/>
              </w:rPr>
            </w:pPr>
            <w:r w:rsidRPr="000118B3">
              <w:rPr>
                <w:rFonts w:cstheme="minorHAnsi"/>
                <w:color w:val="FF0000"/>
                <w:szCs w:val="20"/>
              </w:rPr>
              <w:t>●</w:t>
            </w:r>
          </w:p>
        </w:tc>
        <w:tc>
          <w:tcPr>
            <w:tcW w:w="0" w:type="auto"/>
            <w:tcBorders>
              <w:top w:val="single" w:sz="4" w:space="0" w:color="auto"/>
              <w:left w:val="single" w:sz="4" w:space="0" w:color="FF0000"/>
              <w:bottom w:val="single" w:sz="4" w:space="0" w:color="FF0000"/>
              <w:right w:val="single" w:sz="4" w:space="0" w:color="FF0000"/>
            </w:tcBorders>
            <w:shd w:val="clear" w:color="auto" w:fill="BBFAFD"/>
          </w:tcPr>
          <w:p w14:paraId="63D0ADA2" w14:textId="77777777" w:rsidR="00797707" w:rsidRPr="000118B3" w:rsidRDefault="00797707" w:rsidP="00E40CCE">
            <w:pPr>
              <w:pStyle w:val="CellBody"/>
              <w:spacing w:before="96"/>
              <w:jc w:val="center"/>
              <w:cnfStyle w:val="000000100000" w:firstRow="0" w:lastRow="0" w:firstColumn="0" w:lastColumn="0" w:oddVBand="0" w:evenVBand="0" w:oddHBand="1" w:evenHBand="0" w:firstRowFirstColumn="0" w:firstRowLastColumn="0" w:lastRowFirstColumn="0" w:lastRowLastColumn="0"/>
              <w:rPr>
                <w:rFonts w:cstheme="minorHAnsi"/>
                <w:color w:val="FF0000"/>
                <w:szCs w:val="20"/>
              </w:rPr>
            </w:pPr>
            <w:r w:rsidRPr="000118B3">
              <w:rPr>
                <w:rFonts w:cstheme="minorHAnsi"/>
                <w:color w:val="FF0000"/>
                <w:szCs w:val="20"/>
              </w:rPr>
              <w:t>●</w:t>
            </w:r>
          </w:p>
        </w:tc>
        <w:tc>
          <w:tcPr>
            <w:tcW w:w="0" w:type="auto"/>
            <w:tcBorders>
              <w:top w:val="single" w:sz="4" w:space="0" w:color="auto"/>
              <w:left w:val="single" w:sz="4" w:space="0" w:color="FF0000"/>
              <w:bottom w:val="single" w:sz="4" w:space="0" w:color="FF0000"/>
              <w:right w:val="single" w:sz="4" w:space="0" w:color="FF0000"/>
            </w:tcBorders>
            <w:shd w:val="clear" w:color="auto" w:fill="BBFAFD"/>
          </w:tcPr>
          <w:p w14:paraId="57A20048" w14:textId="77777777" w:rsidR="00797707" w:rsidRPr="000118B3" w:rsidRDefault="00797707" w:rsidP="00E40CCE">
            <w:pPr>
              <w:pStyle w:val="CellBody"/>
              <w:spacing w:before="96"/>
              <w:jc w:val="center"/>
              <w:cnfStyle w:val="000000100000" w:firstRow="0" w:lastRow="0" w:firstColumn="0" w:lastColumn="0" w:oddVBand="0" w:evenVBand="0" w:oddHBand="1" w:evenHBand="0" w:firstRowFirstColumn="0" w:firstRowLastColumn="0" w:lastRowFirstColumn="0" w:lastRowLastColumn="0"/>
              <w:rPr>
                <w:rFonts w:cstheme="minorHAnsi"/>
                <w:color w:val="FF0000"/>
                <w:szCs w:val="20"/>
              </w:rPr>
            </w:pPr>
            <w:r w:rsidRPr="000118B3">
              <w:rPr>
                <w:rFonts w:cstheme="minorHAnsi"/>
                <w:color w:val="FF0000"/>
                <w:szCs w:val="20"/>
              </w:rPr>
              <w:t>●</w:t>
            </w:r>
          </w:p>
        </w:tc>
      </w:tr>
      <w:tr w:rsidR="00E40CCE" w14:paraId="1B7465EF" w14:textId="77777777" w:rsidTr="00E40CCE">
        <w:trPr>
          <w:cantSplit/>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FF0000"/>
              <w:left w:val="single" w:sz="4" w:space="0" w:color="FF0000"/>
              <w:bottom w:val="single" w:sz="4" w:space="0" w:color="FF0000"/>
              <w:right w:val="single" w:sz="4" w:space="0" w:color="FF0000"/>
            </w:tcBorders>
            <w:shd w:val="clear" w:color="auto" w:fill="FFFFFF" w:themeFill="background1"/>
          </w:tcPr>
          <w:p w14:paraId="619CAC39" w14:textId="77777777" w:rsidR="00E40CCE" w:rsidRPr="00C24596" w:rsidRDefault="003B7C68" w:rsidP="00E40CCE">
            <w:pPr>
              <w:pStyle w:val="CellBody"/>
              <w:spacing w:before="96"/>
              <w:rPr>
                <w:color w:val="FF0000"/>
              </w:rPr>
            </w:pPr>
            <w:r>
              <w:rPr>
                <w:color w:val="FF0000"/>
              </w:rPr>
              <w:t>1000b</w:t>
            </w:r>
          </w:p>
        </w:tc>
        <w:tc>
          <w:tcPr>
            <w:tcW w:w="0" w:type="auto"/>
            <w:tcBorders>
              <w:top w:val="single" w:sz="4" w:space="0" w:color="FF0000"/>
              <w:left w:val="single" w:sz="4" w:space="0" w:color="FF0000"/>
              <w:bottom w:val="single" w:sz="4" w:space="0" w:color="FF0000"/>
              <w:right w:val="single" w:sz="4" w:space="0" w:color="FF0000"/>
            </w:tcBorders>
            <w:shd w:val="clear" w:color="auto" w:fill="FFFFFF" w:themeFill="background1"/>
          </w:tcPr>
          <w:p w14:paraId="5287F5FA" w14:textId="77777777" w:rsidR="00E40CCE" w:rsidRPr="00C24596" w:rsidRDefault="00E40CCE" w:rsidP="00E40CCE">
            <w:pPr>
              <w:pStyle w:val="CellBody"/>
              <w:spacing w:before="96"/>
              <w:cnfStyle w:val="000000000000" w:firstRow="0" w:lastRow="0" w:firstColumn="0" w:lastColumn="0" w:oddVBand="0" w:evenVBand="0" w:oddHBand="0" w:evenHBand="0" w:firstRowFirstColumn="0" w:firstRowLastColumn="0" w:lastRowFirstColumn="0" w:lastRowLastColumn="0"/>
              <w:rPr>
                <w:color w:val="FF0000"/>
              </w:rPr>
            </w:pPr>
            <w:r>
              <w:rPr>
                <w:color w:val="FF0000"/>
              </w:rPr>
              <w:t>AUX_CONNECT_RSP</w:t>
            </w:r>
          </w:p>
        </w:tc>
        <w:tc>
          <w:tcPr>
            <w:tcW w:w="0" w:type="auto"/>
            <w:tcBorders>
              <w:top w:val="single" w:sz="4" w:space="0" w:color="FF0000"/>
              <w:left w:val="single" w:sz="4" w:space="0" w:color="FF0000"/>
              <w:bottom w:val="single" w:sz="4" w:space="0" w:color="FF0000"/>
              <w:right w:val="single" w:sz="4" w:space="0" w:color="FF0000"/>
            </w:tcBorders>
            <w:shd w:val="clear" w:color="auto" w:fill="FFFFFF" w:themeFill="background1"/>
          </w:tcPr>
          <w:p w14:paraId="44F4478B" w14:textId="77777777" w:rsidR="00E40CCE" w:rsidRPr="00D677C7" w:rsidRDefault="00E40CCE" w:rsidP="00E40CCE">
            <w:pPr>
              <w:pStyle w:val="CellBody"/>
              <w:spacing w:before="96"/>
              <w:cnfStyle w:val="000000000000" w:firstRow="0" w:lastRow="0" w:firstColumn="0" w:lastColumn="0" w:oddVBand="0" w:evenVBand="0" w:oddHBand="0" w:evenHBand="0" w:firstRowFirstColumn="0" w:firstRowLastColumn="0" w:lastRowFirstColumn="0" w:lastRowLastColumn="0"/>
              <w:rPr>
                <w:color w:val="FF0000"/>
              </w:rPr>
            </w:pPr>
            <w:r w:rsidRPr="00CC7CB4">
              <w:rPr>
                <w:color w:val="FF0000"/>
              </w:rPr>
              <w:t>Secondary Advertising</w:t>
            </w:r>
          </w:p>
        </w:tc>
        <w:tc>
          <w:tcPr>
            <w:tcW w:w="0" w:type="auto"/>
            <w:tcBorders>
              <w:top w:val="single" w:sz="4" w:space="0" w:color="FF0000"/>
              <w:left w:val="single" w:sz="4" w:space="0" w:color="FF0000"/>
              <w:bottom w:val="single" w:sz="4" w:space="0" w:color="FF0000"/>
              <w:right w:val="single" w:sz="4" w:space="0" w:color="FF0000"/>
            </w:tcBorders>
            <w:shd w:val="clear" w:color="auto" w:fill="FFFFFF" w:themeFill="background1"/>
          </w:tcPr>
          <w:p w14:paraId="6A698386" w14:textId="77777777" w:rsidR="00E40CCE" w:rsidRPr="00CC7CB4" w:rsidRDefault="00E40CCE" w:rsidP="00E40CCE">
            <w:pPr>
              <w:pStyle w:val="CellBody"/>
              <w:spacing w:before="96"/>
              <w:jc w:val="center"/>
              <w:cnfStyle w:val="000000000000" w:firstRow="0" w:lastRow="0" w:firstColumn="0" w:lastColumn="0" w:oddVBand="0" w:evenVBand="0" w:oddHBand="0" w:evenHBand="0" w:firstRowFirstColumn="0" w:firstRowLastColumn="0" w:lastRowFirstColumn="0" w:lastRowLastColumn="0"/>
              <w:rPr>
                <w:color w:val="FF0000"/>
              </w:rPr>
            </w:pPr>
            <w:r w:rsidRPr="000118B3">
              <w:rPr>
                <w:rFonts w:cstheme="minorHAnsi"/>
                <w:color w:val="FF0000"/>
                <w:szCs w:val="20"/>
              </w:rPr>
              <w:t>●</w:t>
            </w:r>
          </w:p>
        </w:tc>
        <w:tc>
          <w:tcPr>
            <w:tcW w:w="0" w:type="auto"/>
            <w:tcBorders>
              <w:top w:val="single" w:sz="4" w:space="0" w:color="FF0000"/>
              <w:left w:val="single" w:sz="4" w:space="0" w:color="FF0000"/>
              <w:bottom w:val="single" w:sz="4" w:space="0" w:color="FF0000"/>
              <w:right w:val="single" w:sz="4" w:space="0" w:color="FF0000"/>
            </w:tcBorders>
            <w:shd w:val="clear" w:color="auto" w:fill="FFFFFF" w:themeFill="background1"/>
          </w:tcPr>
          <w:p w14:paraId="6CE79853" w14:textId="77777777" w:rsidR="00E40CCE" w:rsidRDefault="00232F04" w:rsidP="00E40CCE">
            <w:pPr>
              <w:pStyle w:val="CellBody"/>
              <w:spacing w:before="96"/>
              <w:jc w:val="center"/>
              <w:cnfStyle w:val="000000000000" w:firstRow="0" w:lastRow="0" w:firstColumn="0" w:lastColumn="0" w:oddVBand="0" w:evenVBand="0" w:oddHBand="0" w:evenHBand="0" w:firstRowFirstColumn="0" w:firstRowLastColumn="0" w:lastRowFirstColumn="0" w:lastRowLastColumn="0"/>
              <w:rPr>
                <w:color w:val="FF0000"/>
              </w:rPr>
            </w:pPr>
            <w:r w:rsidRPr="000118B3">
              <w:rPr>
                <w:rFonts w:cstheme="minorHAnsi"/>
                <w:color w:val="FF0000"/>
                <w:szCs w:val="20"/>
              </w:rPr>
              <w:t>●</w:t>
            </w:r>
          </w:p>
        </w:tc>
        <w:tc>
          <w:tcPr>
            <w:tcW w:w="0" w:type="auto"/>
            <w:tcBorders>
              <w:top w:val="single" w:sz="4" w:space="0" w:color="FF0000"/>
              <w:left w:val="single" w:sz="4" w:space="0" w:color="FF0000"/>
              <w:bottom w:val="single" w:sz="4" w:space="0" w:color="FF0000"/>
              <w:right w:val="single" w:sz="4" w:space="0" w:color="FF0000"/>
            </w:tcBorders>
            <w:shd w:val="clear" w:color="auto" w:fill="FFFFFF" w:themeFill="background1"/>
          </w:tcPr>
          <w:p w14:paraId="0BCB9088" w14:textId="77777777" w:rsidR="00E40CCE" w:rsidRDefault="00E40CCE" w:rsidP="00E40CCE">
            <w:pPr>
              <w:pStyle w:val="CellBody"/>
              <w:spacing w:before="96"/>
              <w:jc w:val="center"/>
              <w:cnfStyle w:val="000000000000" w:firstRow="0" w:lastRow="0" w:firstColumn="0" w:lastColumn="0" w:oddVBand="0" w:evenVBand="0" w:oddHBand="0" w:evenHBand="0" w:firstRowFirstColumn="0" w:firstRowLastColumn="0" w:lastRowFirstColumn="0" w:lastRowLastColumn="0"/>
              <w:rPr>
                <w:color w:val="FF0000"/>
              </w:rPr>
            </w:pPr>
            <w:r w:rsidRPr="000118B3">
              <w:rPr>
                <w:rFonts w:cstheme="minorHAnsi"/>
                <w:color w:val="FF0000"/>
                <w:szCs w:val="20"/>
              </w:rPr>
              <w:t>●</w:t>
            </w:r>
          </w:p>
        </w:tc>
      </w:tr>
      <w:tr w:rsidR="00E40CCE" w14:paraId="4379A6DE" w14:textId="77777777" w:rsidTr="00E40CC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FF0000"/>
              <w:left w:val="single" w:sz="4" w:space="0" w:color="FF0000"/>
              <w:bottom w:val="single" w:sz="4" w:space="0" w:color="FF0000"/>
              <w:right w:val="single" w:sz="4" w:space="0" w:color="FF0000"/>
            </w:tcBorders>
            <w:shd w:val="clear" w:color="auto" w:fill="BBFAFD"/>
          </w:tcPr>
          <w:p w14:paraId="5B7741F6" w14:textId="77777777" w:rsidR="00E40CCE" w:rsidRPr="00C24596" w:rsidRDefault="00853E38" w:rsidP="00E40CCE">
            <w:pPr>
              <w:pStyle w:val="CellBody"/>
              <w:spacing w:before="96"/>
              <w:rPr>
                <w:color w:val="FF0000"/>
              </w:rPr>
            </w:pPr>
            <w:r>
              <w:rPr>
                <w:color w:val="FF0000"/>
              </w:rPr>
              <w:t>All other values</w:t>
            </w:r>
          </w:p>
        </w:tc>
        <w:tc>
          <w:tcPr>
            <w:tcW w:w="0" w:type="auto"/>
            <w:tcBorders>
              <w:top w:val="single" w:sz="4" w:space="0" w:color="FF0000"/>
              <w:left w:val="single" w:sz="4" w:space="0" w:color="FF0000"/>
              <w:bottom w:val="single" w:sz="4" w:space="0" w:color="FF0000"/>
              <w:right w:val="single" w:sz="4" w:space="0" w:color="FF0000"/>
            </w:tcBorders>
            <w:shd w:val="clear" w:color="auto" w:fill="BBFAFD"/>
          </w:tcPr>
          <w:p w14:paraId="092A66CB" w14:textId="77777777" w:rsidR="00E40CCE" w:rsidRPr="00C24596" w:rsidRDefault="00E40CCE" w:rsidP="00E40CCE">
            <w:pPr>
              <w:pStyle w:val="CellBody"/>
              <w:spacing w:before="96"/>
              <w:cnfStyle w:val="000000100000" w:firstRow="0" w:lastRow="0" w:firstColumn="0" w:lastColumn="0" w:oddVBand="0" w:evenVBand="0" w:oddHBand="1" w:evenHBand="0" w:firstRowFirstColumn="0" w:firstRowLastColumn="0" w:lastRowFirstColumn="0" w:lastRowLastColumn="0"/>
              <w:rPr>
                <w:color w:val="FF0000"/>
              </w:rPr>
            </w:pPr>
            <w:r>
              <w:rPr>
                <w:color w:val="FF0000"/>
              </w:rPr>
              <w:t>Reserved for Future Use</w:t>
            </w:r>
          </w:p>
        </w:tc>
        <w:tc>
          <w:tcPr>
            <w:tcW w:w="0" w:type="auto"/>
            <w:tcBorders>
              <w:top w:val="single" w:sz="4" w:space="0" w:color="FF0000"/>
              <w:left w:val="single" w:sz="4" w:space="0" w:color="FF0000"/>
              <w:bottom w:val="single" w:sz="4" w:space="0" w:color="FF0000"/>
              <w:right w:val="single" w:sz="4" w:space="0" w:color="FF0000"/>
            </w:tcBorders>
            <w:shd w:val="clear" w:color="auto" w:fill="BBFAFD"/>
          </w:tcPr>
          <w:p w14:paraId="3AB626DB" w14:textId="77777777" w:rsidR="00E40CCE" w:rsidRDefault="00E40CCE" w:rsidP="00E40CCE">
            <w:pPr>
              <w:pStyle w:val="CellBody"/>
              <w:spacing w:before="96"/>
              <w:cnfStyle w:val="000000100000" w:firstRow="0" w:lastRow="0" w:firstColumn="0" w:lastColumn="0" w:oddVBand="0" w:evenVBand="0" w:oddHBand="1" w:evenHBand="0" w:firstRowFirstColumn="0" w:firstRowLastColumn="0" w:lastRowFirstColumn="0" w:lastRowLastColumn="0"/>
              <w:rPr>
                <w:color w:val="FF0000"/>
              </w:rPr>
            </w:pPr>
          </w:p>
        </w:tc>
        <w:tc>
          <w:tcPr>
            <w:tcW w:w="0" w:type="auto"/>
            <w:tcBorders>
              <w:top w:val="single" w:sz="4" w:space="0" w:color="FF0000"/>
              <w:left w:val="single" w:sz="4" w:space="0" w:color="FF0000"/>
              <w:bottom w:val="single" w:sz="4" w:space="0" w:color="FF0000"/>
              <w:right w:val="single" w:sz="4" w:space="0" w:color="FF0000"/>
            </w:tcBorders>
            <w:shd w:val="clear" w:color="auto" w:fill="BBFAFD"/>
          </w:tcPr>
          <w:p w14:paraId="78FD605E" w14:textId="77777777" w:rsidR="00E40CCE" w:rsidRDefault="00E40CCE" w:rsidP="00E40CCE">
            <w:pPr>
              <w:pStyle w:val="CellBody"/>
              <w:spacing w:before="96"/>
              <w:jc w:val="center"/>
              <w:cnfStyle w:val="000000100000" w:firstRow="0" w:lastRow="0" w:firstColumn="0" w:lastColumn="0" w:oddVBand="0" w:evenVBand="0" w:oddHBand="1" w:evenHBand="0" w:firstRowFirstColumn="0" w:firstRowLastColumn="0" w:lastRowFirstColumn="0" w:lastRowLastColumn="0"/>
              <w:rPr>
                <w:color w:val="FF0000"/>
              </w:rPr>
            </w:pPr>
          </w:p>
        </w:tc>
        <w:tc>
          <w:tcPr>
            <w:tcW w:w="0" w:type="auto"/>
            <w:tcBorders>
              <w:top w:val="single" w:sz="4" w:space="0" w:color="FF0000"/>
              <w:left w:val="single" w:sz="4" w:space="0" w:color="FF0000"/>
              <w:bottom w:val="single" w:sz="4" w:space="0" w:color="FF0000"/>
              <w:right w:val="single" w:sz="4" w:space="0" w:color="FF0000"/>
            </w:tcBorders>
            <w:shd w:val="clear" w:color="auto" w:fill="BBFAFD"/>
          </w:tcPr>
          <w:p w14:paraId="2B66FAEC" w14:textId="77777777" w:rsidR="00E40CCE" w:rsidRDefault="00E40CCE" w:rsidP="00E40CCE">
            <w:pPr>
              <w:pStyle w:val="CellBody"/>
              <w:spacing w:before="96"/>
              <w:jc w:val="center"/>
              <w:cnfStyle w:val="000000100000" w:firstRow="0" w:lastRow="0" w:firstColumn="0" w:lastColumn="0" w:oddVBand="0" w:evenVBand="0" w:oddHBand="1" w:evenHBand="0" w:firstRowFirstColumn="0" w:firstRowLastColumn="0" w:lastRowFirstColumn="0" w:lastRowLastColumn="0"/>
              <w:rPr>
                <w:color w:val="FF0000"/>
              </w:rPr>
            </w:pPr>
          </w:p>
        </w:tc>
        <w:tc>
          <w:tcPr>
            <w:tcW w:w="0" w:type="auto"/>
            <w:tcBorders>
              <w:top w:val="single" w:sz="4" w:space="0" w:color="FF0000"/>
              <w:left w:val="single" w:sz="4" w:space="0" w:color="FF0000"/>
              <w:bottom w:val="single" w:sz="4" w:space="0" w:color="FF0000"/>
              <w:right w:val="single" w:sz="4" w:space="0" w:color="FF0000"/>
            </w:tcBorders>
            <w:shd w:val="clear" w:color="auto" w:fill="BBFAFD"/>
          </w:tcPr>
          <w:p w14:paraId="28B5047B" w14:textId="77777777" w:rsidR="00E40CCE" w:rsidRDefault="00E40CCE" w:rsidP="00E40CCE">
            <w:pPr>
              <w:pStyle w:val="CellBody"/>
              <w:spacing w:before="96"/>
              <w:jc w:val="center"/>
              <w:cnfStyle w:val="000000100000" w:firstRow="0" w:lastRow="0" w:firstColumn="0" w:lastColumn="0" w:oddVBand="0" w:evenVBand="0" w:oddHBand="1" w:evenHBand="0" w:firstRowFirstColumn="0" w:firstRowLastColumn="0" w:lastRowFirstColumn="0" w:lastRowLastColumn="0"/>
              <w:rPr>
                <w:color w:val="FF0000"/>
              </w:rPr>
            </w:pPr>
          </w:p>
        </w:tc>
      </w:tr>
    </w:tbl>
    <w:p w14:paraId="2D0377BA" w14:textId="77777777" w:rsidR="00E40CCE" w:rsidRDefault="00E40CCE" w:rsidP="00E40CCE">
      <w:pPr>
        <w:autoSpaceDE w:val="0"/>
        <w:autoSpaceDN w:val="0"/>
        <w:adjustRightInd w:val="0"/>
        <w:spacing w:after="0" w:line="240" w:lineRule="auto"/>
        <w:rPr>
          <w:rFonts w:ascii="Arial,Italic" w:hAnsi="Arial,Italic" w:cs="Arial,Italic"/>
          <w:i/>
          <w:iCs/>
          <w:sz w:val="20"/>
          <w:szCs w:val="20"/>
        </w:rPr>
      </w:pPr>
      <w:r>
        <w:rPr>
          <w:rFonts w:ascii="Arial,Italic" w:hAnsi="Arial,Italic" w:cs="Arial,Italic"/>
          <w:i/>
          <w:iCs/>
          <w:sz w:val="20"/>
          <w:szCs w:val="20"/>
        </w:rPr>
        <w:t>Table 2.1: Advertising channel PDU Header’s PDU Type field encoding</w:t>
      </w:r>
    </w:p>
    <w:p w14:paraId="7914F5AE" w14:textId="77777777" w:rsidR="00E40CCE" w:rsidRDefault="00E40CCE" w:rsidP="00E40CCE">
      <w:pPr>
        <w:autoSpaceDE w:val="0"/>
        <w:autoSpaceDN w:val="0"/>
        <w:adjustRightInd w:val="0"/>
        <w:spacing w:after="0" w:line="240" w:lineRule="auto"/>
        <w:rPr>
          <w:rFonts w:cs="Arial"/>
          <w:color w:val="000000"/>
          <w:sz w:val="24"/>
          <w:szCs w:val="24"/>
        </w:rPr>
      </w:pPr>
    </w:p>
    <w:p w14:paraId="34220F9E" w14:textId="77777777" w:rsidR="00E40CCE" w:rsidRPr="000A7081" w:rsidRDefault="00E40CCE" w:rsidP="00E40CCE">
      <w:pPr>
        <w:autoSpaceDE w:val="0"/>
        <w:autoSpaceDN w:val="0"/>
        <w:adjustRightInd w:val="0"/>
        <w:spacing w:after="0" w:line="240" w:lineRule="auto"/>
        <w:rPr>
          <w:rFonts w:cs="Arial"/>
          <w:color w:val="FF0000"/>
          <w:sz w:val="24"/>
          <w:szCs w:val="24"/>
        </w:rPr>
      </w:pPr>
      <w:r>
        <w:rPr>
          <w:rFonts w:cs="Arial"/>
          <w:color w:val="FF0000"/>
          <w:sz w:val="24"/>
          <w:szCs w:val="24"/>
        </w:rPr>
        <w:t>Each PDU may only appear on those PHYs indicated with a bullet (</w:t>
      </w:r>
      <w:r w:rsidRPr="000118B3">
        <w:rPr>
          <w:rFonts w:cstheme="minorHAnsi"/>
          <w:color w:val="FF0000"/>
          <w:szCs w:val="20"/>
        </w:rPr>
        <w:t>●</w:t>
      </w:r>
      <w:r>
        <w:rPr>
          <w:rFonts w:cs="Arial"/>
          <w:color w:val="FF0000"/>
          <w:sz w:val="24"/>
          <w:szCs w:val="24"/>
        </w:rPr>
        <w:t xml:space="preserve">) and on the </w:t>
      </w:r>
      <w:r w:rsidR="00EF1FBD">
        <w:rPr>
          <w:rFonts w:cs="Arial"/>
          <w:color w:val="FF0000"/>
          <w:sz w:val="24"/>
          <w:szCs w:val="24"/>
        </w:rPr>
        <w:t>A</w:t>
      </w:r>
      <w:r>
        <w:rPr>
          <w:rFonts w:cs="Arial"/>
          <w:color w:val="FF0000"/>
          <w:sz w:val="24"/>
          <w:szCs w:val="24"/>
        </w:rPr>
        <w:t xml:space="preserve">dvertising </w:t>
      </w:r>
      <w:r w:rsidR="00EF1FBD">
        <w:rPr>
          <w:rFonts w:cs="Arial"/>
          <w:color w:val="FF0000"/>
          <w:sz w:val="24"/>
          <w:szCs w:val="24"/>
        </w:rPr>
        <w:t>C</w:t>
      </w:r>
      <w:r>
        <w:rPr>
          <w:rFonts w:cs="Arial"/>
          <w:color w:val="FF0000"/>
          <w:sz w:val="24"/>
          <w:szCs w:val="24"/>
        </w:rPr>
        <w:t xml:space="preserve">hannel shown in </w:t>
      </w:r>
      <w:r w:rsidR="00EF1FBD">
        <w:rPr>
          <w:rFonts w:cs="Arial"/>
          <w:color w:val="FF0000"/>
          <w:sz w:val="24"/>
          <w:szCs w:val="24"/>
        </w:rPr>
        <w:t>T</w:t>
      </w:r>
      <w:r>
        <w:rPr>
          <w:rFonts w:cs="Arial"/>
          <w:color w:val="FF0000"/>
          <w:sz w:val="24"/>
          <w:szCs w:val="24"/>
        </w:rPr>
        <w:t>able 2.1.</w:t>
      </w:r>
    </w:p>
    <w:p w14:paraId="19BE0089" w14:textId="77777777" w:rsidR="00E40CCE" w:rsidRPr="000A7081" w:rsidRDefault="00E40CCE" w:rsidP="00E40CCE">
      <w:pPr>
        <w:autoSpaceDE w:val="0"/>
        <w:autoSpaceDN w:val="0"/>
        <w:adjustRightInd w:val="0"/>
        <w:spacing w:after="0" w:line="240" w:lineRule="auto"/>
        <w:rPr>
          <w:rFonts w:cs="Arial"/>
          <w:color w:val="000000"/>
          <w:sz w:val="24"/>
          <w:szCs w:val="24"/>
        </w:rPr>
      </w:pPr>
    </w:p>
    <w:p w14:paraId="29273CF8" w14:textId="77777777" w:rsidR="00E40CCE" w:rsidRDefault="00E40CCE" w:rsidP="00E40CCE">
      <w:pPr>
        <w:autoSpaceDE w:val="0"/>
        <w:autoSpaceDN w:val="0"/>
        <w:adjustRightInd w:val="0"/>
        <w:spacing w:after="0" w:line="240" w:lineRule="auto"/>
        <w:rPr>
          <w:rFonts w:cs="Arial"/>
          <w:color w:val="000000"/>
          <w:sz w:val="24"/>
          <w:szCs w:val="24"/>
        </w:rPr>
      </w:pPr>
      <w:r>
        <w:rPr>
          <w:rFonts w:cs="Arial"/>
          <w:color w:val="000000"/>
          <w:sz w:val="24"/>
          <w:szCs w:val="24"/>
        </w:rPr>
        <w:t>The TxAdd and RxAdd fields of the advertising channel PDU that are contained in the header contain information specific to the PDU type defined for each advertising channel PDU separately. If the TxAdd or RxAdd fields are not defined as used in a given PDU then they shall be considered Reserved for Future Use.</w:t>
      </w:r>
    </w:p>
    <w:p w14:paraId="615ACE95" w14:textId="77777777" w:rsidR="00E40CCE" w:rsidRDefault="00E40CCE" w:rsidP="00E40CCE">
      <w:pPr>
        <w:autoSpaceDE w:val="0"/>
        <w:autoSpaceDN w:val="0"/>
        <w:adjustRightInd w:val="0"/>
        <w:spacing w:after="0" w:line="240" w:lineRule="auto"/>
        <w:rPr>
          <w:rFonts w:cs="Arial"/>
          <w:color w:val="000000"/>
          <w:sz w:val="24"/>
          <w:szCs w:val="24"/>
        </w:rPr>
      </w:pPr>
    </w:p>
    <w:p w14:paraId="73B417D2" w14:textId="77777777" w:rsidR="00E40CCE" w:rsidRPr="00F301D3" w:rsidRDefault="00E40CCE" w:rsidP="00E40CCE">
      <w:pPr>
        <w:autoSpaceDE w:val="0"/>
        <w:autoSpaceDN w:val="0"/>
        <w:adjustRightInd w:val="0"/>
        <w:spacing w:after="0" w:line="240" w:lineRule="auto"/>
        <w:rPr>
          <w:rFonts w:cs="Arial"/>
          <w:color w:val="FF0000"/>
          <w:sz w:val="24"/>
          <w:szCs w:val="24"/>
        </w:rPr>
      </w:pPr>
      <w:r>
        <w:rPr>
          <w:rFonts w:cs="Arial"/>
          <w:color w:val="000000"/>
          <w:sz w:val="24"/>
          <w:szCs w:val="24"/>
        </w:rPr>
        <w:t xml:space="preserve">The Length field of the advertising channel PDU header indicates the payload field length in octets. The valid range of the Length field shall be </w:t>
      </w:r>
      <w:r w:rsidRPr="00D17F7E">
        <w:rPr>
          <w:rFonts w:cs="Arial"/>
          <w:strike/>
          <w:color w:val="000000"/>
          <w:sz w:val="24"/>
          <w:szCs w:val="24"/>
        </w:rPr>
        <w:t>6</w:t>
      </w:r>
      <w:r>
        <w:rPr>
          <w:rFonts w:cs="Arial"/>
          <w:color w:val="FF0000"/>
          <w:sz w:val="24"/>
          <w:szCs w:val="24"/>
        </w:rPr>
        <w:t>1</w:t>
      </w:r>
      <w:r>
        <w:rPr>
          <w:rFonts w:cs="Arial"/>
          <w:color w:val="000000"/>
          <w:sz w:val="24"/>
          <w:szCs w:val="24"/>
        </w:rPr>
        <w:t xml:space="preserve"> to </w:t>
      </w:r>
      <w:r w:rsidRPr="008B3AFA">
        <w:rPr>
          <w:rFonts w:cs="Arial"/>
          <w:strike/>
          <w:color w:val="000000"/>
          <w:sz w:val="24"/>
          <w:szCs w:val="24"/>
        </w:rPr>
        <w:t>37</w:t>
      </w:r>
      <w:r>
        <w:rPr>
          <w:rFonts w:cs="Arial"/>
          <w:color w:val="000000"/>
          <w:sz w:val="24"/>
          <w:szCs w:val="24"/>
        </w:rPr>
        <w:t xml:space="preserve"> </w:t>
      </w:r>
      <w:r w:rsidRPr="002F1E7F">
        <w:rPr>
          <w:rFonts w:cs="Arial"/>
          <w:color w:val="FF0000"/>
          <w:sz w:val="24"/>
          <w:szCs w:val="24"/>
        </w:rPr>
        <w:t xml:space="preserve">255 </w:t>
      </w:r>
      <w:r>
        <w:rPr>
          <w:rFonts w:cs="Arial"/>
          <w:color w:val="000000"/>
          <w:sz w:val="24"/>
          <w:szCs w:val="24"/>
        </w:rPr>
        <w:t>octets.</w:t>
      </w:r>
    </w:p>
    <w:p w14:paraId="5F02D07E" w14:textId="77777777" w:rsidR="00E40CCE" w:rsidRDefault="00E40CCE" w:rsidP="00E40CCE">
      <w:pPr>
        <w:autoSpaceDE w:val="0"/>
        <w:autoSpaceDN w:val="0"/>
        <w:adjustRightInd w:val="0"/>
        <w:spacing w:after="0" w:line="240" w:lineRule="auto"/>
        <w:rPr>
          <w:rFonts w:cs="Arial"/>
          <w:color w:val="000000"/>
          <w:sz w:val="24"/>
          <w:szCs w:val="24"/>
        </w:rPr>
      </w:pPr>
    </w:p>
    <w:p w14:paraId="0A055FB2" w14:textId="77777777" w:rsidR="00E40CCE" w:rsidRDefault="00E40CCE" w:rsidP="00E40CCE">
      <w:pPr>
        <w:autoSpaceDE w:val="0"/>
        <w:autoSpaceDN w:val="0"/>
        <w:adjustRightInd w:val="0"/>
        <w:spacing w:after="0" w:line="240" w:lineRule="auto"/>
        <w:rPr>
          <w:rFonts w:cs="Arial"/>
          <w:color w:val="000000"/>
          <w:sz w:val="24"/>
          <w:szCs w:val="24"/>
        </w:rPr>
      </w:pPr>
      <w:r>
        <w:rPr>
          <w:rFonts w:cs="Arial"/>
          <w:color w:val="000000"/>
          <w:sz w:val="24"/>
          <w:szCs w:val="24"/>
        </w:rPr>
        <w:t xml:space="preserve">The Payload fields in the advertising channel PDUs are specific to the PDU Type and are defined in </w:t>
      </w:r>
      <w:r>
        <w:rPr>
          <w:rFonts w:cs="Arial"/>
          <w:color w:val="0000FF"/>
          <w:sz w:val="24"/>
          <w:szCs w:val="24"/>
        </w:rPr>
        <w:t xml:space="preserve">Section 2.3.1 </w:t>
      </w:r>
      <w:r>
        <w:rPr>
          <w:rFonts w:cs="Arial"/>
          <w:color w:val="000000"/>
          <w:sz w:val="24"/>
          <w:szCs w:val="24"/>
        </w:rPr>
        <w:t xml:space="preserve">through </w:t>
      </w:r>
      <w:r>
        <w:rPr>
          <w:rFonts w:cs="Arial"/>
          <w:color w:val="0000FF"/>
          <w:sz w:val="24"/>
          <w:szCs w:val="24"/>
        </w:rPr>
        <w:t>Section 2.3.3</w:t>
      </w:r>
      <w:r>
        <w:rPr>
          <w:rFonts w:cs="Arial"/>
          <w:color w:val="000000"/>
          <w:sz w:val="24"/>
          <w:szCs w:val="24"/>
        </w:rPr>
        <w:t xml:space="preserve">. The PDU Types marked as Reserved shall not be sent and shall be ignored upon receipt. Within advertising channel PDUs, Advertising Data from the Host may be included in the Payload in some PDU Types. The format of this data is defined in </w:t>
      </w:r>
      <w:r>
        <w:rPr>
          <w:rFonts w:cs="Arial"/>
          <w:color w:val="0000FF"/>
          <w:sz w:val="24"/>
          <w:szCs w:val="24"/>
        </w:rPr>
        <w:t>[Vol. 3] Part C, Section Appendix A</w:t>
      </w:r>
      <w:r>
        <w:rPr>
          <w:rFonts w:cs="Arial"/>
          <w:color w:val="000000"/>
          <w:sz w:val="24"/>
          <w:szCs w:val="24"/>
        </w:rPr>
        <w:t>.</w:t>
      </w:r>
    </w:p>
    <w:p w14:paraId="0B34F50D" w14:textId="77777777" w:rsidR="00E40CCE" w:rsidRDefault="00E40CCE" w:rsidP="00E40CCE">
      <w:pPr>
        <w:autoSpaceDE w:val="0"/>
        <w:autoSpaceDN w:val="0"/>
        <w:adjustRightInd w:val="0"/>
        <w:spacing w:after="0" w:line="240" w:lineRule="auto"/>
        <w:rPr>
          <w:rFonts w:cs="Arial"/>
          <w:color w:val="000000"/>
          <w:sz w:val="24"/>
          <w:szCs w:val="24"/>
        </w:rPr>
      </w:pPr>
    </w:p>
    <w:p w14:paraId="09A9AED8" w14:textId="77777777" w:rsidR="00E40CCE" w:rsidRPr="003928DF" w:rsidRDefault="00E40CCE" w:rsidP="00F03F8D">
      <w:pPr>
        <w:pStyle w:val="Heading3"/>
      </w:pPr>
      <w:bookmarkStart w:id="751" w:name="_Toc432709722"/>
      <w:bookmarkStart w:id="752" w:name="_Toc443590455"/>
      <w:bookmarkStart w:id="753" w:name="_Toc448771440"/>
      <w:r w:rsidRPr="00B03027">
        <w:t>[New Section]</w:t>
      </w:r>
      <w:r w:rsidRPr="00F03F8D">
        <w:t xml:space="preserve"> 2.3.X Common </w:t>
      </w:r>
      <w:r w:rsidR="00AB4767" w:rsidRPr="00F03F8D">
        <w:t xml:space="preserve">Extended </w:t>
      </w:r>
      <w:r w:rsidRPr="00F03F8D">
        <w:t>Advertising Payload Format</w:t>
      </w:r>
      <w:bookmarkEnd w:id="751"/>
      <w:bookmarkEnd w:id="752"/>
      <w:bookmarkEnd w:id="753"/>
    </w:p>
    <w:p w14:paraId="4DA55402" w14:textId="77777777" w:rsidR="00A90EC1" w:rsidRPr="00B03027" w:rsidRDefault="00A90EC1" w:rsidP="00B03027">
      <w:pPr>
        <w:rPr>
          <w:b/>
          <w:color w:val="FF0000"/>
        </w:rPr>
      </w:pPr>
      <w:r w:rsidRPr="00B03027">
        <w:rPr>
          <w:b/>
          <w:color w:val="FF0000"/>
        </w:rPr>
        <w:t>2.3.X Common Extended Advertising Payload Format</w:t>
      </w:r>
    </w:p>
    <w:p w14:paraId="5A94ABC3" w14:textId="77777777" w:rsidR="00E40CCE" w:rsidRPr="00D17F7E" w:rsidRDefault="00E40CCE" w:rsidP="00E40CCE">
      <w:pPr>
        <w:autoSpaceDE w:val="0"/>
        <w:autoSpaceDN w:val="0"/>
        <w:adjustRightInd w:val="0"/>
        <w:spacing w:after="0" w:line="240" w:lineRule="auto"/>
        <w:rPr>
          <w:rFonts w:cs="Arial"/>
          <w:color w:val="FF0000"/>
          <w:sz w:val="24"/>
          <w:szCs w:val="24"/>
        </w:rPr>
      </w:pPr>
      <w:r w:rsidRPr="00D17F7E">
        <w:rPr>
          <w:rFonts w:cs="Arial"/>
          <w:color w:val="FF0000"/>
          <w:sz w:val="24"/>
          <w:szCs w:val="24"/>
        </w:rPr>
        <w:t xml:space="preserve">The following </w:t>
      </w:r>
      <w:r w:rsidR="00AB4767">
        <w:rPr>
          <w:rFonts w:cs="Arial"/>
          <w:color w:val="FF0000"/>
          <w:sz w:val="24"/>
          <w:szCs w:val="24"/>
        </w:rPr>
        <w:t xml:space="preserve">extended </w:t>
      </w:r>
      <w:r w:rsidRPr="00D17F7E">
        <w:rPr>
          <w:rFonts w:cs="Arial"/>
          <w:color w:val="FF0000"/>
          <w:sz w:val="24"/>
          <w:szCs w:val="24"/>
        </w:rPr>
        <w:t>Advertising Channel PDUs share the same Advertising Channel PDU payload format</w:t>
      </w:r>
      <w:r>
        <w:rPr>
          <w:rFonts w:cs="Arial"/>
          <w:color w:val="FF0000"/>
          <w:sz w:val="24"/>
          <w:szCs w:val="24"/>
        </w:rPr>
        <w:t xml:space="preserve">, referred to in this specification as the “Common </w:t>
      </w:r>
      <w:r w:rsidR="00AB4767">
        <w:rPr>
          <w:rFonts w:cs="Arial"/>
          <w:color w:val="FF0000"/>
          <w:sz w:val="24"/>
          <w:szCs w:val="24"/>
        </w:rPr>
        <w:t xml:space="preserve">Extended </w:t>
      </w:r>
      <w:r>
        <w:rPr>
          <w:rFonts w:cs="Arial"/>
          <w:color w:val="FF0000"/>
          <w:sz w:val="24"/>
          <w:szCs w:val="24"/>
        </w:rPr>
        <w:t>Advertising Payload Format”</w:t>
      </w:r>
      <w:r w:rsidRPr="00D17F7E">
        <w:rPr>
          <w:rFonts w:cs="Arial"/>
          <w:color w:val="FF0000"/>
          <w:sz w:val="24"/>
          <w:szCs w:val="24"/>
        </w:rPr>
        <w:t>:</w:t>
      </w:r>
    </w:p>
    <w:p w14:paraId="148E4C48" w14:textId="77777777" w:rsidR="00E40CCE" w:rsidRDefault="00E40CCE" w:rsidP="00B03027">
      <w:pPr>
        <w:pStyle w:val="ListParagraph"/>
        <w:numPr>
          <w:ilvl w:val="0"/>
          <w:numId w:val="17"/>
        </w:numPr>
        <w:autoSpaceDE w:val="0"/>
        <w:autoSpaceDN w:val="0"/>
        <w:adjustRightInd w:val="0"/>
        <w:spacing w:after="0" w:line="240" w:lineRule="auto"/>
        <w:rPr>
          <w:rFonts w:eastAsiaTheme="minorEastAsia" w:cs="Arial"/>
          <w:color w:val="FF0000"/>
          <w:sz w:val="24"/>
          <w:szCs w:val="24"/>
        </w:rPr>
      </w:pPr>
      <w:r>
        <w:rPr>
          <w:rFonts w:eastAsiaTheme="minorEastAsia" w:cs="Arial"/>
          <w:color w:val="FF0000"/>
          <w:sz w:val="24"/>
          <w:szCs w:val="24"/>
        </w:rPr>
        <w:t>ADV_EXT_IND</w:t>
      </w:r>
    </w:p>
    <w:p w14:paraId="569DDBAD" w14:textId="77777777" w:rsidR="00E40CCE" w:rsidRDefault="00E40CCE" w:rsidP="00B03027">
      <w:pPr>
        <w:pStyle w:val="ListParagraph"/>
        <w:numPr>
          <w:ilvl w:val="0"/>
          <w:numId w:val="17"/>
        </w:numPr>
        <w:autoSpaceDE w:val="0"/>
        <w:autoSpaceDN w:val="0"/>
        <w:adjustRightInd w:val="0"/>
        <w:spacing w:after="0" w:line="240" w:lineRule="auto"/>
        <w:rPr>
          <w:rFonts w:eastAsiaTheme="minorEastAsia" w:cs="Arial"/>
          <w:color w:val="FF0000"/>
          <w:sz w:val="24"/>
          <w:szCs w:val="24"/>
        </w:rPr>
      </w:pPr>
      <w:r>
        <w:rPr>
          <w:rFonts w:eastAsiaTheme="minorEastAsia" w:cs="Arial"/>
          <w:color w:val="FF0000"/>
          <w:sz w:val="24"/>
          <w:szCs w:val="24"/>
        </w:rPr>
        <w:t>AUX_ADV_IND</w:t>
      </w:r>
    </w:p>
    <w:p w14:paraId="01015BFC" w14:textId="77777777" w:rsidR="00E40CCE" w:rsidRPr="00D17F7E" w:rsidRDefault="00E40CCE" w:rsidP="00B03027">
      <w:pPr>
        <w:pStyle w:val="ListParagraph"/>
        <w:numPr>
          <w:ilvl w:val="0"/>
          <w:numId w:val="17"/>
        </w:numPr>
        <w:autoSpaceDE w:val="0"/>
        <w:autoSpaceDN w:val="0"/>
        <w:adjustRightInd w:val="0"/>
        <w:spacing w:after="0" w:line="240" w:lineRule="auto"/>
        <w:rPr>
          <w:rFonts w:eastAsiaTheme="minorEastAsia" w:cs="Arial"/>
          <w:color w:val="FF0000"/>
          <w:sz w:val="24"/>
          <w:szCs w:val="24"/>
        </w:rPr>
      </w:pPr>
      <w:r>
        <w:rPr>
          <w:rFonts w:eastAsiaTheme="minorEastAsia" w:cs="Arial"/>
          <w:color w:val="FF0000"/>
          <w:sz w:val="24"/>
          <w:szCs w:val="24"/>
        </w:rPr>
        <w:t>AUX_SCAN_RSP</w:t>
      </w:r>
    </w:p>
    <w:p w14:paraId="2C3287BF" w14:textId="77777777" w:rsidR="00E40CCE" w:rsidRPr="00D17F7E" w:rsidRDefault="00E40CCE" w:rsidP="00B03027">
      <w:pPr>
        <w:pStyle w:val="ListParagraph"/>
        <w:numPr>
          <w:ilvl w:val="0"/>
          <w:numId w:val="17"/>
        </w:numPr>
        <w:autoSpaceDE w:val="0"/>
        <w:autoSpaceDN w:val="0"/>
        <w:adjustRightInd w:val="0"/>
        <w:spacing w:after="0" w:line="240" w:lineRule="auto"/>
        <w:rPr>
          <w:rFonts w:eastAsiaTheme="minorEastAsia" w:cs="Arial"/>
          <w:color w:val="FF0000"/>
          <w:sz w:val="24"/>
          <w:szCs w:val="24"/>
        </w:rPr>
      </w:pPr>
      <w:r>
        <w:rPr>
          <w:rFonts w:eastAsiaTheme="minorEastAsia" w:cs="Arial"/>
          <w:color w:val="FF0000"/>
          <w:sz w:val="24"/>
          <w:szCs w:val="24"/>
        </w:rPr>
        <w:t>AUX_SYNC_IND</w:t>
      </w:r>
    </w:p>
    <w:p w14:paraId="298E82E1" w14:textId="77777777" w:rsidR="00E54BB1" w:rsidRPr="00D17F7E" w:rsidRDefault="00E54BB1" w:rsidP="00E54BB1">
      <w:pPr>
        <w:pStyle w:val="ListParagraph"/>
        <w:numPr>
          <w:ilvl w:val="0"/>
          <w:numId w:val="17"/>
        </w:numPr>
        <w:autoSpaceDE w:val="0"/>
        <w:autoSpaceDN w:val="0"/>
        <w:adjustRightInd w:val="0"/>
        <w:spacing w:after="0" w:line="240" w:lineRule="auto"/>
        <w:rPr>
          <w:rFonts w:eastAsiaTheme="minorEastAsia" w:cs="Arial"/>
          <w:color w:val="FF0000"/>
          <w:sz w:val="24"/>
          <w:szCs w:val="24"/>
        </w:rPr>
      </w:pPr>
      <w:r>
        <w:rPr>
          <w:rFonts w:eastAsiaTheme="minorEastAsia" w:cs="Arial"/>
          <w:color w:val="FF0000"/>
          <w:sz w:val="24"/>
          <w:szCs w:val="24"/>
        </w:rPr>
        <w:t>AUX_CHAIN_IND</w:t>
      </w:r>
    </w:p>
    <w:p w14:paraId="5B3FC492" w14:textId="77777777" w:rsidR="00E40CCE" w:rsidRDefault="00E40CCE" w:rsidP="00B03027">
      <w:pPr>
        <w:pStyle w:val="ListParagraph"/>
        <w:numPr>
          <w:ilvl w:val="0"/>
          <w:numId w:val="17"/>
        </w:numPr>
        <w:autoSpaceDE w:val="0"/>
        <w:autoSpaceDN w:val="0"/>
        <w:adjustRightInd w:val="0"/>
        <w:spacing w:after="0" w:line="240" w:lineRule="auto"/>
        <w:rPr>
          <w:rFonts w:eastAsiaTheme="minorEastAsia" w:cs="Arial"/>
          <w:color w:val="FF0000"/>
          <w:sz w:val="24"/>
          <w:szCs w:val="24"/>
        </w:rPr>
      </w:pPr>
      <w:r>
        <w:rPr>
          <w:rFonts w:eastAsiaTheme="minorEastAsia" w:cs="Arial"/>
          <w:color w:val="FF0000"/>
          <w:sz w:val="24"/>
          <w:szCs w:val="24"/>
        </w:rPr>
        <w:t>AUX_</w:t>
      </w:r>
      <w:r w:rsidRPr="00D17F7E">
        <w:rPr>
          <w:rFonts w:eastAsiaTheme="minorEastAsia" w:cs="Arial"/>
          <w:color w:val="FF0000"/>
          <w:sz w:val="24"/>
          <w:szCs w:val="24"/>
        </w:rPr>
        <w:t>CONNECT_RSP</w:t>
      </w:r>
    </w:p>
    <w:p w14:paraId="3864FA88" w14:textId="77777777" w:rsidR="00E40CCE" w:rsidRPr="00D17F7E" w:rsidRDefault="00E40CCE" w:rsidP="00E40CCE">
      <w:pPr>
        <w:autoSpaceDE w:val="0"/>
        <w:autoSpaceDN w:val="0"/>
        <w:adjustRightInd w:val="0"/>
        <w:spacing w:after="0" w:line="240" w:lineRule="auto"/>
        <w:rPr>
          <w:rFonts w:cs="Arial"/>
          <w:color w:val="FF0000"/>
          <w:sz w:val="24"/>
          <w:szCs w:val="24"/>
        </w:rPr>
      </w:pPr>
    </w:p>
    <w:p w14:paraId="14EBFB57" w14:textId="77777777" w:rsidR="00E40CCE" w:rsidRDefault="00E40CCE" w:rsidP="00E40CCE">
      <w:pPr>
        <w:autoSpaceDE w:val="0"/>
        <w:autoSpaceDN w:val="0"/>
        <w:adjustRightInd w:val="0"/>
        <w:spacing w:after="0" w:line="240" w:lineRule="auto"/>
        <w:rPr>
          <w:rFonts w:cs="Arial"/>
          <w:color w:val="FF0000"/>
          <w:sz w:val="24"/>
          <w:szCs w:val="24"/>
        </w:rPr>
      </w:pPr>
      <w:r w:rsidRPr="00D17F7E">
        <w:rPr>
          <w:rFonts w:cs="Arial"/>
          <w:color w:val="FF0000"/>
          <w:sz w:val="24"/>
          <w:szCs w:val="24"/>
        </w:rPr>
        <w:t xml:space="preserve">The common </w:t>
      </w:r>
      <w:r w:rsidR="00AB4767">
        <w:rPr>
          <w:rFonts w:cs="Arial"/>
          <w:color w:val="FF0000"/>
          <w:sz w:val="24"/>
          <w:szCs w:val="24"/>
        </w:rPr>
        <w:t xml:space="preserve">extended </w:t>
      </w:r>
      <w:r>
        <w:rPr>
          <w:rFonts w:cs="Arial"/>
          <w:color w:val="FF0000"/>
          <w:sz w:val="24"/>
          <w:szCs w:val="24"/>
        </w:rPr>
        <w:t xml:space="preserve">advertising </w:t>
      </w:r>
      <w:r w:rsidRPr="00D17F7E">
        <w:rPr>
          <w:rFonts w:cs="Arial"/>
          <w:color w:val="FF0000"/>
          <w:sz w:val="24"/>
          <w:szCs w:val="24"/>
        </w:rPr>
        <w:t>payload format</w:t>
      </w:r>
      <w:r>
        <w:rPr>
          <w:rFonts w:cs="Arial"/>
          <w:color w:val="FF0000"/>
          <w:sz w:val="24"/>
          <w:szCs w:val="24"/>
        </w:rPr>
        <w:t xml:space="preserve"> is shown in Figure 2.X</w:t>
      </w:r>
    </w:p>
    <w:tbl>
      <w:tblPr>
        <w:tblStyle w:val="Bluetoothgrid"/>
        <w:tblW w:w="8131" w:type="dxa"/>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ayout w:type="fixed"/>
        <w:tblLook w:val="04A0" w:firstRow="1" w:lastRow="0" w:firstColumn="1" w:lastColumn="0" w:noHBand="0" w:noVBand="1"/>
      </w:tblPr>
      <w:tblGrid>
        <w:gridCol w:w="2461"/>
        <w:gridCol w:w="2070"/>
        <w:gridCol w:w="1980"/>
        <w:gridCol w:w="1620"/>
      </w:tblGrid>
      <w:tr w:rsidR="00E40CCE" w:rsidRPr="002A7561" w14:paraId="32369A79" w14:textId="77777777" w:rsidTr="00E40CCE">
        <w:trPr>
          <w:cnfStyle w:val="100000000000" w:firstRow="1" w:lastRow="0" w:firstColumn="0" w:lastColumn="0" w:oddVBand="0" w:evenVBand="0" w:oddHBand="0" w:evenHBand="0" w:firstRowFirstColumn="0" w:firstRowLastColumn="0" w:lastRowFirstColumn="0" w:lastRowLastColumn="0"/>
        </w:trPr>
        <w:tc>
          <w:tcPr>
            <w:tcW w:w="8131" w:type="dxa"/>
            <w:gridSpan w:val="4"/>
            <w:shd w:val="clear" w:color="auto" w:fill="BBFAFD"/>
          </w:tcPr>
          <w:p w14:paraId="3C15FA78" w14:textId="77777777" w:rsidR="00E40CCE" w:rsidRPr="002A7561" w:rsidRDefault="00E40CCE" w:rsidP="00E40CCE">
            <w:pPr>
              <w:pStyle w:val="Tableheading"/>
              <w:spacing w:before="96"/>
              <w:jc w:val="center"/>
              <w:rPr>
                <w:color w:val="FF0000"/>
              </w:rPr>
            </w:pPr>
            <w:r w:rsidRPr="002A7561">
              <w:rPr>
                <w:color w:val="FF0000"/>
              </w:rPr>
              <w:t>Payload</w:t>
            </w:r>
          </w:p>
        </w:tc>
      </w:tr>
      <w:tr w:rsidR="00E40CCE" w:rsidRPr="002A7561" w14:paraId="0C41441B" w14:textId="77777777" w:rsidTr="00E40CCE">
        <w:tc>
          <w:tcPr>
            <w:tcW w:w="2461" w:type="dxa"/>
            <w:shd w:val="clear" w:color="auto" w:fill="FFFFFF" w:themeFill="background1"/>
          </w:tcPr>
          <w:p w14:paraId="73D0D55E" w14:textId="77777777" w:rsidR="00E40CCE" w:rsidRPr="002A7561" w:rsidRDefault="00E40CCE" w:rsidP="00E40CCE">
            <w:pPr>
              <w:pStyle w:val="CellBody"/>
              <w:spacing w:before="96"/>
              <w:jc w:val="center"/>
              <w:rPr>
                <w:color w:val="FF0000"/>
              </w:rPr>
            </w:pPr>
            <w:r>
              <w:rPr>
                <w:color w:val="FF0000"/>
              </w:rPr>
              <w:t>Extended Header</w:t>
            </w:r>
            <w:r w:rsidRPr="002A7561">
              <w:rPr>
                <w:color w:val="FF0000"/>
              </w:rPr>
              <w:t xml:space="preserve"> </w:t>
            </w:r>
            <w:r>
              <w:rPr>
                <w:color w:val="FF0000"/>
              </w:rPr>
              <w:t>Length</w:t>
            </w:r>
            <w:r>
              <w:rPr>
                <w:color w:val="FF0000"/>
              </w:rPr>
              <w:br/>
              <w:t>(6 bits)</w:t>
            </w:r>
          </w:p>
        </w:tc>
        <w:tc>
          <w:tcPr>
            <w:tcW w:w="2070" w:type="dxa"/>
            <w:shd w:val="clear" w:color="auto" w:fill="FFFFFF" w:themeFill="background1"/>
          </w:tcPr>
          <w:p w14:paraId="2D9666F1" w14:textId="77777777" w:rsidR="00E40CCE" w:rsidRPr="002A7561" w:rsidRDefault="00E40CCE" w:rsidP="00E40CCE">
            <w:pPr>
              <w:pStyle w:val="CellBody"/>
              <w:spacing w:before="96"/>
              <w:jc w:val="center"/>
              <w:rPr>
                <w:color w:val="FF0000"/>
              </w:rPr>
            </w:pPr>
            <w:r>
              <w:rPr>
                <w:color w:val="FF0000"/>
              </w:rPr>
              <w:t>AdvMode</w:t>
            </w:r>
            <w:r>
              <w:rPr>
                <w:color w:val="FF0000"/>
              </w:rPr>
              <w:br/>
              <w:t>(2 bits)</w:t>
            </w:r>
          </w:p>
        </w:tc>
        <w:tc>
          <w:tcPr>
            <w:tcW w:w="1980" w:type="dxa"/>
            <w:shd w:val="clear" w:color="auto" w:fill="FFFFFF" w:themeFill="background1"/>
          </w:tcPr>
          <w:p w14:paraId="7DF805B0" w14:textId="77777777" w:rsidR="00E40CCE" w:rsidRPr="002A7561" w:rsidRDefault="00E40CCE" w:rsidP="00E40CCE">
            <w:pPr>
              <w:pStyle w:val="CellBody"/>
              <w:spacing w:before="96"/>
              <w:jc w:val="center"/>
              <w:rPr>
                <w:color w:val="FF0000"/>
              </w:rPr>
            </w:pPr>
            <w:r>
              <w:rPr>
                <w:color w:val="FF0000"/>
              </w:rPr>
              <w:t>Extended Header</w:t>
            </w:r>
            <w:r>
              <w:rPr>
                <w:color w:val="FF0000"/>
              </w:rPr>
              <w:br/>
              <w:t>(0</w:t>
            </w:r>
            <w:r w:rsidR="008C76C8">
              <w:rPr>
                <w:color w:val="FF0000"/>
              </w:rPr>
              <w:t xml:space="preserve"> – </w:t>
            </w:r>
            <w:r>
              <w:rPr>
                <w:color w:val="FF0000"/>
              </w:rPr>
              <w:t>63 octets)</w:t>
            </w:r>
          </w:p>
        </w:tc>
        <w:tc>
          <w:tcPr>
            <w:tcW w:w="1620" w:type="dxa"/>
            <w:shd w:val="clear" w:color="auto" w:fill="FFFFFF" w:themeFill="background1"/>
            <w:hideMark/>
          </w:tcPr>
          <w:p w14:paraId="2EFF1E7C" w14:textId="77777777" w:rsidR="00E40CCE" w:rsidRPr="002A7561" w:rsidRDefault="00E40CCE" w:rsidP="00743E76">
            <w:pPr>
              <w:pStyle w:val="CellBody"/>
              <w:spacing w:before="96"/>
              <w:jc w:val="center"/>
              <w:rPr>
                <w:color w:val="FF0000"/>
              </w:rPr>
            </w:pPr>
            <w:r w:rsidRPr="002A7561">
              <w:rPr>
                <w:color w:val="FF0000"/>
              </w:rPr>
              <w:t>AdvData</w:t>
            </w:r>
            <w:r w:rsidRPr="002A7561">
              <w:rPr>
                <w:color w:val="FF0000"/>
              </w:rPr>
              <w:br/>
              <w:t>(0</w:t>
            </w:r>
            <w:r w:rsidR="008C76C8">
              <w:rPr>
                <w:color w:val="FF0000"/>
              </w:rPr>
              <w:t xml:space="preserve"> – </w:t>
            </w:r>
            <w:r w:rsidR="00743E76">
              <w:rPr>
                <w:color w:val="FF0000"/>
              </w:rPr>
              <w:t>254</w:t>
            </w:r>
            <w:r w:rsidR="00743E76" w:rsidRPr="002A7561">
              <w:rPr>
                <w:color w:val="FF0000"/>
              </w:rPr>
              <w:t xml:space="preserve"> </w:t>
            </w:r>
            <w:r w:rsidRPr="002A7561">
              <w:rPr>
                <w:color w:val="FF0000"/>
              </w:rPr>
              <w:t>octets)</w:t>
            </w:r>
          </w:p>
        </w:tc>
      </w:tr>
    </w:tbl>
    <w:p w14:paraId="3EDE771B" w14:textId="77777777" w:rsidR="00E40CCE" w:rsidRPr="009E202F" w:rsidRDefault="00E40CCE" w:rsidP="00E40CCE">
      <w:pPr>
        <w:autoSpaceDE w:val="0"/>
        <w:autoSpaceDN w:val="0"/>
        <w:adjustRightInd w:val="0"/>
        <w:spacing w:after="0" w:line="240" w:lineRule="auto"/>
        <w:rPr>
          <w:rFonts w:ascii="Arial,Italic" w:hAnsi="Arial,Italic" w:cs="Arial,Italic"/>
          <w:i/>
          <w:iCs/>
          <w:color w:val="FF0000"/>
          <w:sz w:val="20"/>
          <w:szCs w:val="20"/>
        </w:rPr>
      </w:pPr>
      <w:r w:rsidRPr="009E202F">
        <w:rPr>
          <w:rFonts w:ascii="Arial,Italic" w:hAnsi="Arial,Italic" w:cs="Arial,Italic"/>
          <w:i/>
          <w:iCs/>
          <w:color w:val="FF0000"/>
          <w:sz w:val="20"/>
          <w:szCs w:val="20"/>
        </w:rPr>
        <w:t xml:space="preserve">Figure 2.X: </w:t>
      </w:r>
      <w:r>
        <w:rPr>
          <w:rFonts w:ascii="Arial,Italic" w:hAnsi="Arial,Italic" w:cs="Arial,Italic"/>
          <w:i/>
          <w:iCs/>
          <w:color w:val="FF0000"/>
          <w:sz w:val="20"/>
          <w:szCs w:val="20"/>
        </w:rPr>
        <w:t xml:space="preserve">Common </w:t>
      </w:r>
      <w:r w:rsidR="00AB4767">
        <w:rPr>
          <w:rFonts w:ascii="Arial,Italic" w:hAnsi="Arial,Italic" w:cs="Arial,Italic"/>
          <w:i/>
          <w:iCs/>
          <w:color w:val="FF0000"/>
          <w:sz w:val="20"/>
          <w:szCs w:val="20"/>
        </w:rPr>
        <w:t xml:space="preserve">Extended </w:t>
      </w:r>
      <w:r w:rsidRPr="009E202F">
        <w:rPr>
          <w:rFonts w:ascii="Arial,Italic" w:hAnsi="Arial,Italic" w:cs="Arial,Italic"/>
          <w:i/>
          <w:iCs/>
          <w:color w:val="FF0000"/>
          <w:sz w:val="20"/>
          <w:szCs w:val="20"/>
        </w:rPr>
        <w:t xml:space="preserve">Advertising </w:t>
      </w:r>
      <w:r>
        <w:rPr>
          <w:rFonts w:ascii="Arial,Italic" w:hAnsi="Arial,Italic" w:cs="Arial,Italic"/>
          <w:i/>
          <w:iCs/>
          <w:color w:val="FF0000"/>
          <w:sz w:val="20"/>
          <w:szCs w:val="20"/>
        </w:rPr>
        <w:t>Payload Format</w:t>
      </w:r>
    </w:p>
    <w:p w14:paraId="778C2298" w14:textId="77777777" w:rsidR="00E40CCE" w:rsidRDefault="00E40CCE" w:rsidP="00E40CCE">
      <w:pPr>
        <w:autoSpaceDE w:val="0"/>
        <w:autoSpaceDN w:val="0"/>
        <w:adjustRightInd w:val="0"/>
        <w:spacing w:after="0" w:line="240" w:lineRule="auto"/>
        <w:rPr>
          <w:rFonts w:ascii="Arial,Italic" w:hAnsi="Arial,Italic" w:cs="Arial,Italic"/>
          <w:iCs/>
          <w:sz w:val="20"/>
          <w:szCs w:val="20"/>
        </w:rPr>
      </w:pPr>
    </w:p>
    <w:p w14:paraId="56180E9D" w14:textId="77777777" w:rsidR="00E40CCE" w:rsidRDefault="00E40CCE" w:rsidP="00E40CCE">
      <w:pPr>
        <w:rPr>
          <w:color w:val="FF0000"/>
          <w:sz w:val="24"/>
          <w:szCs w:val="24"/>
        </w:rPr>
      </w:pPr>
      <w:r>
        <w:rPr>
          <w:color w:val="FF0000"/>
          <w:sz w:val="24"/>
          <w:szCs w:val="24"/>
        </w:rPr>
        <w:t>The Extended Header Length is a value between 0 and 63 and indicates the size of the variable length Extended Header field.</w:t>
      </w:r>
    </w:p>
    <w:p w14:paraId="73F57E5D" w14:textId="77777777" w:rsidR="00E40CCE" w:rsidRDefault="00E40CCE" w:rsidP="00E40CCE">
      <w:pPr>
        <w:rPr>
          <w:color w:val="FF0000"/>
          <w:sz w:val="24"/>
          <w:szCs w:val="24"/>
        </w:rPr>
      </w:pPr>
      <w:r>
        <w:rPr>
          <w:color w:val="FF0000"/>
          <w:sz w:val="24"/>
          <w:szCs w:val="24"/>
        </w:rPr>
        <w:t>The AdvMode field indicates the mode of the advertisement. The value of the AdvMode field shall be set as defined in Table 2.X.</w:t>
      </w:r>
    </w:p>
    <w:tbl>
      <w:tblPr>
        <w:tblStyle w:val="TableGrid"/>
        <w:tblW w:w="0" w:type="auto"/>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ook w:val="04A0" w:firstRow="1" w:lastRow="0" w:firstColumn="1" w:lastColumn="0" w:noHBand="0" w:noVBand="1"/>
      </w:tblPr>
      <w:tblGrid>
        <w:gridCol w:w="985"/>
        <w:gridCol w:w="1935"/>
        <w:gridCol w:w="1935"/>
      </w:tblGrid>
      <w:tr w:rsidR="00E40CCE" w14:paraId="234CA1FF" w14:textId="77777777" w:rsidTr="00E40CCE">
        <w:tc>
          <w:tcPr>
            <w:tcW w:w="985" w:type="dxa"/>
            <w:shd w:val="clear" w:color="auto" w:fill="BBFAFD"/>
          </w:tcPr>
          <w:p w14:paraId="2BFDB41E" w14:textId="77777777" w:rsidR="00E40CCE" w:rsidRPr="00D17F7E" w:rsidRDefault="00E40CCE" w:rsidP="00E40CCE">
            <w:pPr>
              <w:rPr>
                <w:b/>
                <w:color w:val="FF0000"/>
                <w:sz w:val="20"/>
                <w:szCs w:val="24"/>
              </w:rPr>
            </w:pPr>
            <w:r w:rsidRPr="00D17F7E">
              <w:rPr>
                <w:b/>
                <w:color w:val="FF0000"/>
                <w:sz w:val="20"/>
                <w:szCs w:val="24"/>
              </w:rPr>
              <w:t>Value</w:t>
            </w:r>
          </w:p>
        </w:tc>
        <w:tc>
          <w:tcPr>
            <w:tcW w:w="3870" w:type="dxa"/>
            <w:gridSpan w:val="2"/>
            <w:shd w:val="clear" w:color="auto" w:fill="BBFAFD"/>
          </w:tcPr>
          <w:p w14:paraId="3EF39FF7" w14:textId="77777777" w:rsidR="00E40CCE" w:rsidRPr="00D17F7E" w:rsidRDefault="00E40CCE" w:rsidP="00E40CCE">
            <w:pPr>
              <w:jc w:val="center"/>
              <w:rPr>
                <w:b/>
                <w:color w:val="FF0000"/>
                <w:sz w:val="20"/>
                <w:szCs w:val="24"/>
              </w:rPr>
            </w:pPr>
            <w:r w:rsidRPr="00D17F7E">
              <w:rPr>
                <w:b/>
                <w:color w:val="FF0000"/>
                <w:sz w:val="20"/>
                <w:szCs w:val="24"/>
              </w:rPr>
              <w:t>Mode</w:t>
            </w:r>
          </w:p>
        </w:tc>
      </w:tr>
      <w:tr w:rsidR="00E40CCE" w14:paraId="4FAE1FFA" w14:textId="77777777" w:rsidTr="00E40CCE">
        <w:tc>
          <w:tcPr>
            <w:tcW w:w="985" w:type="dxa"/>
          </w:tcPr>
          <w:p w14:paraId="4DEF7041" w14:textId="77777777" w:rsidR="00E40CCE" w:rsidRPr="00D17F7E" w:rsidRDefault="00E40CCE" w:rsidP="00E40CCE">
            <w:pPr>
              <w:rPr>
                <w:color w:val="FF0000"/>
                <w:sz w:val="20"/>
                <w:szCs w:val="24"/>
              </w:rPr>
            </w:pPr>
            <w:r w:rsidRPr="00D17F7E">
              <w:rPr>
                <w:color w:val="FF0000"/>
                <w:sz w:val="20"/>
                <w:szCs w:val="24"/>
              </w:rPr>
              <w:t>00</w:t>
            </w:r>
            <w:r>
              <w:rPr>
                <w:color w:val="FF0000"/>
                <w:sz w:val="20"/>
                <w:szCs w:val="24"/>
              </w:rPr>
              <w:t>b</w:t>
            </w:r>
          </w:p>
        </w:tc>
        <w:tc>
          <w:tcPr>
            <w:tcW w:w="1935" w:type="dxa"/>
          </w:tcPr>
          <w:p w14:paraId="75B2456D" w14:textId="77777777" w:rsidR="00E40CCE" w:rsidRPr="00D17F7E" w:rsidRDefault="00E40CCE" w:rsidP="00E40CCE">
            <w:pPr>
              <w:rPr>
                <w:color w:val="FF0000"/>
                <w:sz w:val="20"/>
                <w:szCs w:val="24"/>
              </w:rPr>
            </w:pPr>
            <w:r w:rsidRPr="00D17F7E">
              <w:rPr>
                <w:color w:val="FF0000"/>
                <w:sz w:val="20"/>
                <w:szCs w:val="24"/>
              </w:rPr>
              <w:t>No</w:t>
            </w:r>
            <w:r>
              <w:rPr>
                <w:color w:val="FF0000"/>
                <w:sz w:val="20"/>
                <w:szCs w:val="24"/>
              </w:rPr>
              <w:t>n-</w:t>
            </w:r>
            <w:r w:rsidR="00974141">
              <w:rPr>
                <w:color w:val="FF0000"/>
                <w:sz w:val="20"/>
                <w:szCs w:val="24"/>
              </w:rPr>
              <w:t>c</w:t>
            </w:r>
            <w:r w:rsidRPr="00D17F7E">
              <w:rPr>
                <w:color w:val="FF0000"/>
                <w:sz w:val="20"/>
                <w:szCs w:val="24"/>
              </w:rPr>
              <w:t>onnectable</w:t>
            </w:r>
          </w:p>
        </w:tc>
        <w:tc>
          <w:tcPr>
            <w:tcW w:w="1935" w:type="dxa"/>
          </w:tcPr>
          <w:p w14:paraId="531E624E" w14:textId="77777777" w:rsidR="00E40CCE" w:rsidRPr="00D17F7E" w:rsidRDefault="00E40CCE" w:rsidP="00E40CCE">
            <w:pPr>
              <w:rPr>
                <w:color w:val="FF0000"/>
                <w:sz w:val="20"/>
                <w:szCs w:val="24"/>
              </w:rPr>
            </w:pPr>
            <w:r w:rsidRPr="00D17F7E">
              <w:rPr>
                <w:color w:val="FF0000"/>
                <w:sz w:val="20"/>
                <w:szCs w:val="24"/>
              </w:rPr>
              <w:t>No</w:t>
            </w:r>
            <w:r>
              <w:rPr>
                <w:color w:val="FF0000"/>
                <w:sz w:val="20"/>
                <w:szCs w:val="24"/>
              </w:rPr>
              <w:t>n-</w:t>
            </w:r>
            <w:r w:rsidR="00974141">
              <w:rPr>
                <w:color w:val="FF0000"/>
                <w:sz w:val="20"/>
                <w:szCs w:val="24"/>
              </w:rPr>
              <w:t>s</w:t>
            </w:r>
            <w:r w:rsidRPr="00D17F7E">
              <w:rPr>
                <w:color w:val="FF0000"/>
                <w:sz w:val="20"/>
                <w:szCs w:val="24"/>
              </w:rPr>
              <w:t>cannable</w:t>
            </w:r>
          </w:p>
        </w:tc>
      </w:tr>
      <w:tr w:rsidR="00E40CCE" w14:paraId="1EFED5C6" w14:textId="77777777" w:rsidTr="00E40CCE">
        <w:tc>
          <w:tcPr>
            <w:tcW w:w="985" w:type="dxa"/>
          </w:tcPr>
          <w:p w14:paraId="660DAB42" w14:textId="77777777" w:rsidR="00E40CCE" w:rsidRPr="00D17F7E" w:rsidRDefault="00E40CCE" w:rsidP="00E40CCE">
            <w:pPr>
              <w:rPr>
                <w:color w:val="FF0000"/>
                <w:sz w:val="20"/>
                <w:szCs w:val="24"/>
              </w:rPr>
            </w:pPr>
            <w:r w:rsidRPr="00D17F7E">
              <w:rPr>
                <w:color w:val="FF0000"/>
                <w:sz w:val="20"/>
                <w:szCs w:val="24"/>
              </w:rPr>
              <w:t>01</w:t>
            </w:r>
            <w:r>
              <w:rPr>
                <w:color w:val="FF0000"/>
                <w:sz w:val="20"/>
                <w:szCs w:val="24"/>
              </w:rPr>
              <w:t>b</w:t>
            </w:r>
          </w:p>
        </w:tc>
        <w:tc>
          <w:tcPr>
            <w:tcW w:w="1935" w:type="dxa"/>
          </w:tcPr>
          <w:p w14:paraId="35700354" w14:textId="77777777" w:rsidR="00E40CCE" w:rsidRPr="00D17F7E" w:rsidRDefault="00E40CCE" w:rsidP="00E40CCE">
            <w:pPr>
              <w:rPr>
                <w:color w:val="FF0000"/>
                <w:sz w:val="20"/>
                <w:szCs w:val="24"/>
              </w:rPr>
            </w:pPr>
            <w:r w:rsidRPr="00D17F7E">
              <w:rPr>
                <w:color w:val="FF0000"/>
                <w:sz w:val="20"/>
                <w:szCs w:val="24"/>
              </w:rPr>
              <w:t>Connectable</w:t>
            </w:r>
          </w:p>
        </w:tc>
        <w:tc>
          <w:tcPr>
            <w:tcW w:w="1935" w:type="dxa"/>
          </w:tcPr>
          <w:p w14:paraId="253C8D20" w14:textId="77777777" w:rsidR="00E40CCE" w:rsidRPr="00D17F7E" w:rsidRDefault="00E40CCE" w:rsidP="00E40CCE">
            <w:pPr>
              <w:rPr>
                <w:color w:val="FF0000"/>
                <w:sz w:val="20"/>
                <w:szCs w:val="24"/>
              </w:rPr>
            </w:pPr>
            <w:r>
              <w:rPr>
                <w:color w:val="FF0000"/>
                <w:sz w:val="20"/>
                <w:szCs w:val="24"/>
              </w:rPr>
              <w:t>N</w:t>
            </w:r>
            <w:r w:rsidRPr="00D17F7E">
              <w:rPr>
                <w:color w:val="FF0000"/>
                <w:sz w:val="20"/>
                <w:szCs w:val="24"/>
              </w:rPr>
              <w:t>o</w:t>
            </w:r>
            <w:r>
              <w:rPr>
                <w:color w:val="FF0000"/>
                <w:sz w:val="20"/>
                <w:szCs w:val="24"/>
              </w:rPr>
              <w:t>n-</w:t>
            </w:r>
            <w:r w:rsidR="00974141">
              <w:rPr>
                <w:color w:val="FF0000"/>
                <w:sz w:val="20"/>
                <w:szCs w:val="24"/>
              </w:rPr>
              <w:t>s</w:t>
            </w:r>
            <w:r w:rsidRPr="00D17F7E">
              <w:rPr>
                <w:color w:val="FF0000"/>
                <w:sz w:val="20"/>
                <w:szCs w:val="24"/>
              </w:rPr>
              <w:t>cannable</w:t>
            </w:r>
          </w:p>
        </w:tc>
      </w:tr>
      <w:tr w:rsidR="00E40CCE" w14:paraId="2B68380C" w14:textId="77777777" w:rsidTr="00E40CCE">
        <w:tc>
          <w:tcPr>
            <w:tcW w:w="985" w:type="dxa"/>
          </w:tcPr>
          <w:p w14:paraId="315BDBE8" w14:textId="77777777" w:rsidR="00E40CCE" w:rsidRPr="00D17F7E" w:rsidRDefault="00E40CCE" w:rsidP="00E40CCE">
            <w:pPr>
              <w:rPr>
                <w:color w:val="FF0000"/>
                <w:sz w:val="20"/>
                <w:szCs w:val="24"/>
              </w:rPr>
            </w:pPr>
            <w:r w:rsidRPr="00D17F7E">
              <w:rPr>
                <w:color w:val="FF0000"/>
                <w:sz w:val="20"/>
                <w:szCs w:val="24"/>
              </w:rPr>
              <w:t>10</w:t>
            </w:r>
            <w:r>
              <w:rPr>
                <w:color w:val="FF0000"/>
                <w:sz w:val="20"/>
                <w:szCs w:val="24"/>
              </w:rPr>
              <w:t>b</w:t>
            </w:r>
          </w:p>
        </w:tc>
        <w:tc>
          <w:tcPr>
            <w:tcW w:w="1935" w:type="dxa"/>
          </w:tcPr>
          <w:p w14:paraId="2C1017FE" w14:textId="77777777" w:rsidR="00E40CCE" w:rsidRPr="00D17F7E" w:rsidRDefault="00E40CCE" w:rsidP="00E40CCE">
            <w:pPr>
              <w:rPr>
                <w:color w:val="FF0000"/>
                <w:sz w:val="20"/>
                <w:szCs w:val="24"/>
              </w:rPr>
            </w:pPr>
            <w:r>
              <w:rPr>
                <w:color w:val="FF0000"/>
                <w:sz w:val="20"/>
                <w:szCs w:val="24"/>
              </w:rPr>
              <w:t>Non-</w:t>
            </w:r>
            <w:r w:rsidR="00974141">
              <w:rPr>
                <w:color w:val="FF0000"/>
                <w:sz w:val="20"/>
                <w:szCs w:val="24"/>
              </w:rPr>
              <w:t>c</w:t>
            </w:r>
            <w:r>
              <w:rPr>
                <w:color w:val="FF0000"/>
                <w:sz w:val="20"/>
                <w:szCs w:val="24"/>
              </w:rPr>
              <w:t>onnectable</w:t>
            </w:r>
            <w:r w:rsidRPr="00D17F7E" w:rsidDel="00EA24FD">
              <w:rPr>
                <w:color w:val="FF0000"/>
                <w:sz w:val="20"/>
                <w:szCs w:val="24"/>
              </w:rPr>
              <w:t xml:space="preserve"> </w:t>
            </w:r>
          </w:p>
        </w:tc>
        <w:tc>
          <w:tcPr>
            <w:tcW w:w="1935" w:type="dxa"/>
          </w:tcPr>
          <w:p w14:paraId="00753468" w14:textId="77777777" w:rsidR="00E40CCE" w:rsidRPr="00D17F7E" w:rsidRDefault="00F6264F" w:rsidP="00E40CCE">
            <w:pPr>
              <w:rPr>
                <w:color w:val="FF0000"/>
                <w:sz w:val="20"/>
                <w:szCs w:val="24"/>
              </w:rPr>
            </w:pPr>
            <w:r>
              <w:rPr>
                <w:color w:val="FF0000"/>
                <w:sz w:val="20"/>
                <w:szCs w:val="24"/>
              </w:rPr>
              <w:t>Scannable</w:t>
            </w:r>
          </w:p>
        </w:tc>
      </w:tr>
      <w:tr w:rsidR="00E40CCE" w14:paraId="549E0746" w14:textId="77777777" w:rsidTr="00E40CCE">
        <w:tc>
          <w:tcPr>
            <w:tcW w:w="985" w:type="dxa"/>
          </w:tcPr>
          <w:p w14:paraId="583AFC07" w14:textId="77777777" w:rsidR="00E40CCE" w:rsidRPr="00D17F7E" w:rsidRDefault="00E40CCE" w:rsidP="00E40CCE">
            <w:pPr>
              <w:rPr>
                <w:color w:val="FF0000"/>
                <w:sz w:val="20"/>
                <w:szCs w:val="24"/>
              </w:rPr>
            </w:pPr>
            <w:r w:rsidRPr="00D17F7E">
              <w:rPr>
                <w:color w:val="FF0000"/>
                <w:sz w:val="20"/>
                <w:szCs w:val="24"/>
              </w:rPr>
              <w:t>11</w:t>
            </w:r>
            <w:r>
              <w:rPr>
                <w:color w:val="FF0000"/>
                <w:sz w:val="20"/>
                <w:szCs w:val="24"/>
              </w:rPr>
              <w:t>b</w:t>
            </w:r>
          </w:p>
        </w:tc>
        <w:tc>
          <w:tcPr>
            <w:tcW w:w="3870" w:type="dxa"/>
            <w:gridSpan w:val="2"/>
          </w:tcPr>
          <w:p w14:paraId="69E36B73" w14:textId="77777777" w:rsidR="00E40CCE" w:rsidRPr="00D17F7E" w:rsidRDefault="00E40CCE" w:rsidP="00E40CCE">
            <w:pPr>
              <w:jc w:val="center"/>
              <w:rPr>
                <w:color w:val="FF0000"/>
                <w:sz w:val="20"/>
                <w:szCs w:val="24"/>
              </w:rPr>
            </w:pPr>
            <w:r w:rsidRPr="00D17F7E">
              <w:rPr>
                <w:color w:val="FF0000"/>
                <w:sz w:val="20"/>
                <w:szCs w:val="24"/>
              </w:rPr>
              <w:t>Reserved</w:t>
            </w:r>
          </w:p>
        </w:tc>
      </w:tr>
    </w:tbl>
    <w:p w14:paraId="4D89E2DE" w14:textId="77777777" w:rsidR="00E40CCE" w:rsidRDefault="00E40CCE" w:rsidP="00E40CCE">
      <w:pPr>
        <w:autoSpaceDE w:val="0"/>
        <w:autoSpaceDN w:val="0"/>
        <w:adjustRightInd w:val="0"/>
        <w:spacing w:after="0" w:line="240" w:lineRule="auto"/>
        <w:rPr>
          <w:rFonts w:ascii="Arial,Italic" w:hAnsi="Arial,Italic" w:cs="Arial,Italic"/>
          <w:i/>
          <w:iCs/>
          <w:color w:val="FF0000"/>
          <w:sz w:val="20"/>
          <w:szCs w:val="20"/>
        </w:rPr>
      </w:pPr>
      <w:r>
        <w:rPr>
          <w:rFonts w:ascii="Arial,Italic" w:hAnsi="Arial,Italic" w:cs="Arial,Italic"/>
          <w:i/>
          <w:iCs/>
          <w:color w:val="FF0000"/>
          <w:sz w:val="20"/>
          <w:szCs w:val="20"/>
        </w:rPr>
        <w:t>Table</w:t>
      </w:r>
      <w:r w:rsidRPr="009E202F">
        <w:rPr>
          <w:rFonts w:ascii="Arial,Italic" w:hAnsi="Arial,Italic" w:cs="Arial,Italic"/>
          <w:i/>
          <w:iCs/>
          <w:color w:val="FF0000"/>
          <w:sz w:val="20"/>
          <w:szCs w:val="20"/>
        </w:rPr>
        <w:t xml:space="preserve"> 2.X: </w:t>
      </w:r>
      <w:r>
        <w:rPr>
          <w:rFonts w:ascii="Arial,Italic" w:hAnsi="Arial,Italic" w:cs="Arial,Italic"/>
          <w:i/>
          <w:iCs/>
          <w:color w:val="FF0000"/>
          <w:sz w:val="20"/>
          <w:szCs w:val="20"/>
        </w:rPr>
        <w:t>AdvMode field encoding</w:t>
      </w:r>
    </w:p>
    <w:p w14:paraId="3DD141B4" w14:textId="77777777" w:rsidR="00E40CCE" w:rsidRPr="00D17F7E" w:rsidRDefault="00E40CCE" w:rsidP="00E40CCE">
      <w:pPr>
        <w:autoSpaceDE w:val="0"/>
        <w:autoSpaceDN w:val="0"/>
        <w:adjustRightInd w:val="0"/>
        <w:spacing w:after="0" w:line="240" w:lineRule="auto"/>
        <w:rPr>
          <w:rFonts w:ascii="Arial,Italic" w:hAnsi="Arial,Italic" w:cs="Arial,Italic"/>
          <w:i/>
          <w:iCs/>
          <w:color w:val="FF0000"/>
          <w:sz w:val="20"/>
          <w:szCs w:val="20"/>
        </w:rPr>
      </w:pPr>
    </w:p>
    <w:p w14:paraId="1FD2752D" w14:textId="77777777" w:rsidR="00E40CCE" w:rsidRDefault="00E40CCE" w:rsidP="00E40CCE">
      <w:pPr>
        <w:rPr>
          <w:color w:val="FF0000"/>
          <w:sz w:val="24"/>
          <w:szCs w:val="24"/>
        </w:rPr>
      </w:pPr>
      <w:r>
        <w:rPr>
          <w:color w:val="FF0000"/>
          <w:sz w:val="24"/>
          <w:szCs w:val="24"/>
        </w:rPr>
        <w:t xml:space="preserve">AdvData may contain </w:t>
      </w:r>
      <w:r w:rsidR="00974141">
        <w:rPr>
          <w:color w:val="FF0000"/>
          <w:sz w:val="24"/>
          <w:szCs w:val="24"/>
        </w:rPr>
        <w:t>a</w:t>
      </w:r>
      <w:r>
        <w:rPr>
          <w:color w:val="FF0000"/>
          <w:sz w:val="24"/>
          <w:szCs w:val="24"/>
        </w:rPr>
        <w:t xml:space="preserve">dvertising </w:t>
      </w:r>
      <w:r w:rsidR="00974141">
        <w:rPr>
          <w:color w:val="FF0000"/>
          <w:sz w:val="24"/>
          <w:szCs w:val="24"/>
        </w:rPr>
        <w:t>d</w:t>
      </w:r>
      <w:r>
        <w:rPr>
          <w:color w:val="FF0000"/>
          <w:sz w:val="24"/>
          <w:szCs w:val="24"/>
        </w:rPr>
        <w:t>ata from the advertiser’s Host. The maximum size of AdvData depends on the size of the Extended Header. The size of the AdvData can be calculated by subtracting the length of the Extended Header plus one octet from the Length specified in the Advertising channel PDU Header.</w:t>
      </w:r>
    </w:p>
    <w:p w14:paraId="67E61091" w14:textId="77777777" w:rsidR="00E40CCE" w:rsidRDefault="00E40CCE" w:rsidP="00E40CCE">
      <w:pPr>
        <w:rPr>
          <w:color w:val="FF0000"/>
          <w:sz w:val="24"/>
          <w:szCs w:val="24"/>
        </w:rPr>
      </w:pPr>
      <w:r>
        <w:rPr>
          <w:color w:val="FF0000"/>
          <w:sz w:val="24"/>
          <w:szCs w:val="24"/>
        </w:rPr>
        <w:t xml:space="preserve">The Extended Header field is a variable length header that is present if, and only if, the Extended Header Length field is non-zero. The format of the Extended Header is shown in </w:t>
      </w:r>
      <w:r w:rsidR="00EF1FBD">
        <w:rPr>
          <w:color w:val="FF0000"/>
          <w:sz w:val="24"/>
          <w:szCs w:val="24"/>
        </w:rPr>
        <w:t>F</w:t>
      </w:r>
      <w:r>
        <w:rPr>
          <w:color w:val="FF0000"/>
          <w:sz w:val="24"/>
          <w:szCs w:val="24"/>
        </w:rPr>
        <w:t>igure 2.X.</w:t>
      </w:r>
    </w:p>
    <w:p w14:paraId="001686FC" w14:textId="77777777" w:rsidR="0004317D" w:rsidRPr="005C45EA" w:rsidRDefault="0004317D" w:rsidP="00E40CCE">
      <w:pPr>
        <w:rPr>
          <w:color w:val="00B050"/>
          <w:sz w:val="24"/>
          <w:szCs w:val="24"/>
        </w:rPr>
      </w:pPr>
      <w:r>
        <w:rPr>
          <w:color w:val="00B050"/>
          <w:sz w:val="24"/>
          <w:szCs w:val="24"/>
        </w:rPr>
        <w:t>[Note to editor: Orange text is conditional on Ao</w:t>
      </w:r>
      <w:r w:rsidR="00BC34D9">
        <w:rPr>
          <w:color w:val="00B050"/>
          <w:sz w:val="24"/>
          <w:szCs w:val="24"/>
        </w:rPr>
        <w:t>D/AoA</w:t>
      </w:r>
      <w:r>
        <w:rPr>
          <w:color w:val="00B050"/>
          <w:sz w:val="24"/>
          <w:szCs w:val="24"/>
        </w:rPr>
        <w:t xml:space="preserve"> CR inclusion in 5.0, otherwise replace “SuppInfo” with “RFU”]</w:t>
      </w:r>
    </w:p>
    <w:tbl>
      <w:tblPr>
        <w:tblStyle w:val="Bluetoothgrid"/>
        <w:tblW w:w="10435" w:type="dxa"/>
        <w:tblInd w:w="0" w:type="dxa"/>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ayout w:type="fixed"/>
        <w:tblLook w:val="04A0" w:firstRow="1" w:lastRow="0" w:firstColumn="1" w:lastColumn="0" w:noHBand="0" w:noVBand="1"/>
      </w:tblPr>
      <w:tblGrid>
        <w:gridCol w:w="1209"/>
        <w:gridCol w:w="1120"/>
        <w:gridCol w:w="1266"/>
        <w:gridCol w:w="990"/>
        <w:gridCol w:w="1440"/>
        <w:gridCol w:w="1080"/>
        <w:gridCol w:w="1170"/>
        <w:gridCol w:w="1080"/>
        <w:gridCol w:w="1080"/>
      </w:tblGrid>
      <w:tr w:rsidR="00E40CCE" w:rsidRPr="00A22033" w14:paraId="28A13239" w14:textId="77777777" w:rsidTr="00E40CCE">
        <w:trPr>
          <w:cnfStyle w:val="100000000000" w:firstRow="1" w:lastRow="0" w:firstColumn="0" w:lastColumn="0" w:oddVBand="0" w:evenVBand="0" w:oddHBand="0" w:evenHBand="0" w:firstRowFirstColumn="0" w:firstRowLastColumn="0" w:lastRowFirstColumn="0" w:lastRowLastColumn="0"/>
          <w:trHeight w:val="344"/>
        </w:trPr>
        <w:tc>
          <w:tcPr>
            <w:tcW w:w="10435" w:type="dxa"/>
            <w:gridSpan w:val="9"/>
            <w:shd w:val="clear" w:color="auto" w:fill="BBFAFD"/>
            <w:hideMark/>
          </w:tcPr>
          <w:p w14:paraId="7B453222" w14:textId="77777777" w:rsidR="00E40CCE" w:rsidRPr="00A22033" w:rsidRDefault="00E40CCE" w:rsidP="00E40CCE">
            <w:pPr>
              <w:pStyle w:val="Tableheading"/>
              <w:spacing w:before="96"/>
              <w:jc w:val="center"/>
              <w:rPr>
                <w:color w:val="FF0000"/>
              </w:rPr>
            </w:pPr>
            <w:r>
              <w:rPr>
                <w:color w:val="FF0000"/>
              </w:rPr>
              <w:t xml:space="preserve">Extended Header </w:t>
            </w:r>
          </w:p>
        </w:tc>
      </w:tr>
      <w:tr w:rsidR="00E40CCE" w:rsidRPr="00A22033" w14:paraId="066DBF09" w14:textId="77777777" w:rsidTr="006B3756">
        <w:trPr>
          <w:cantSplit/>
          <w:trHeight w:val="1288"/>
        </w:trPr>
        <w:tc>
          <w:tcPr>
            <w:tcW w:w="1209" w:type="dxa"/>
            <w:shd w:val="clear" w:color="auto" w:fill="FFFFFF" w:themeFill="background1"/>
            <w:hideMark/>
          </w:tcPr>
          <w:p w14:paraId="4B107D2A" w14:textId="77777777" w:rsidR="00E40CCE" w:rsidRPr="00A22033" w:rsidRDefault="00E40CCE" w:rsidP="00E40CCE">
            <w:pPr>
              <w:pStyle w:val="CellBody"/>
              <w:spacing w:before="96"/>
              <w:jc w:val="center"/>
              <w:rPr>
                <w:rFonts w:ascii="Arial" w:hAnsi="Arial"/>
                <w:color w:val="FF0000"/>
              </w:rPr>
            </w:pPr>
            <w:r>
              <w:rPr>
                <w:color w:val="FF0000"/>
              </w:rPr>
              <w:t>Extended Header</w:t>
            </w:r>
            <w:r w:rsidRPr="00A22033">
              <w:rPr>
                <w:color w:val="FF0000"/>
              </w:rPr>
              <w:t xml:space="preserve"> Flags</w:t>
            </w:r>
            <w:r w:rsidRPr="00A22033">
              <w:rPr>
                <w:color w:val="FF0000"/>
              </w:rPr>
              <w:br/>
              <w:t>(1 octet)</w:t>
            </w:r>
          </w:p>
        </w:tc>
        <w:tc>
          <w:tcPr>
            <w:tcW w:w="1120" w:type="dxa"/>
            <w:shd w:val="clear" w:color="auto" w:fill="FFFFFF" w:themeFill="background1"/>
            <w:hideMark/>
          </w:tcPr>
          <w:p w14:paraId="529E8089" w14:textId="77777777" w:rsidR="00E40CCE" w:rsidRPr="00A22033" w:rsidRDefault="00E40CCE" w:rsidP="00E40CCE">
            <w:pPr>
              <w:pStyle w:val="CellBody"/>
              <w:spacing w:before="96"/>
              <w:jc w:val="center"/>
              <w:rPr>
                <w:color w:val="FF0000"/>
              </w:rPr>
            </w:pPr>
            <w:r w:rsidRPr="00A22033">
              <w:rPr>
                <w:color w:val="FF0000"/>
              </w:rPr>
              <w:t>AdvA</w:t>
            </w:r>
          </w:p>
          <w:p w14:paraId="25B5DE2A" w14:textId="77777777" w:rsidR="00E40CCE" w:rsidRPr="00A22033" w:rsidRDefault="00E40CCE" w:rsidP="00E40CCE">
            <w:pPr>
              <w:pStyle w:val="CellBody"/>
              <w:spacing w:before="96"/>
              <w:jc w:val="center"/>
              <w:rPr>
                <w:rFonts w:ascii="Arial" w:hAnsi="Arial"/>
                <w:color w:val="FF0000"/>
              </w:rPr>
            </w:pPr>
            <w:r w:rsidRPr="00A22033">
              <w:rPr>
                <w:color w:val="FF0000"/>
              </w:rPr>
              <w:t>(6 octets)</w:t>
            </w:r>
          </w:p>
        </w:tc>
        <w:tc>
          <w:tcPr>
            <w:tcW w:w="1266" w:type="dxa"/>
            <w:shd w:val="clear" w:color="auto" w:fill="FFFFFF" w:themeFill="background1"/>
          </w:tcPr>
          <w:p w14:paraId="4D18B54B" w14:textId="77777777" w:rsidR="00E40CCE" w:rsidRPr="00A22033" w:rsidRDefault="00E40CCE" w:rsidP="00E40CCE">
            <w:pPr>
              <w:pStyle w:val="CellBody"/>
              <w:spacing w:before="96"/>
              <w:jc w:val="center"/>
              <w:rPr>
                <w:color w:val="FF0000"/>
              </w:rPr>
            </w:pPr>
            <w:r w:rsidRPr="00A22033">
              <w:rPr>
                <w:color w:val="FF0000"/>
              </w:rPr>
              <w:t>TargetA</w:t>
            </w:r>
          </w:p>
          <w:p w14:paraId="47EFD563" w14:textId="77777777" w:rsidR="00E40CCE" w:rsidRPr="00A22033" w:rsidRDefault="00E40CCE" w:rsidP="00E40CCE">
            <w:pPr>
              <w:pStyle w:val="CellBody"/>
              <w:spacing w:before="96"/>
              <w:jc w:val="center"/>
              <w:rPr>
                <w:color w:val="FF0000"/>
              </w:rPr>
            </w:pPr>
            <w:r w:rsidRPr="00A22033">
              <w:rPr>
                <w:color w:val="FF0000"/>
              </w:rPr>
              <w:t>(6 octets)</w:t>
            </w:r>
          </w:p>
        </w:tc>
        <w:tc>
          <w:tcPr>
            <w:tcW w:w="990" w:type="dxa"/>
            <w:shd w:val="clear" w:color="auto" w:fill="FFFFFF" w:themeFill="background1"/>
          </w:tcPr>
          <w:p w14:paraId="56DA1A52" w14:textId="77777777" w:rsidR="00E40CCE" w:rsidRPr="005C45EA" w:rsidRDefault="00E40CCE" w:rsidP="00E40CCE">
            <w:pPr>
              <w:pStyle w:val="CellBody"/>
              <w:spacing w:before="96"/>
              <w:jc w:val="center"/>
              <w:rPr>
                <w:color w:val="FF9600" w:themeColor="accent4"/>
              </w:rPr>
            </w:pPr>
            <w:r w:rsidRPr="005C45EA">
              <w:rPr>
                <w:color w:val="FF9600" w:themeColor="accent4"/>
              </w:rPr>
              <w:t>Supp</w:t>
            </w:r>
            <w:r w:rsidRPr="005C45EA">
              <w:rPr>
                <w:color w:val="FF9600" w:themeColor="accent4"/>
              </w:rPr>
              <w:br/>
              <w:t>Info</w:t>
            </w:r>
          </w:p>
          <w:p w14:paraId="08309016" w14:textId="77777777" w:rsidR="00E40CCE" w:rsidRPr="00A22033" w:rsidRDefault="00E40CCE" w:rsidP="00E40CCE">
            <w:pPr>
              <w:pStyle w:val="CellBody"/>
              <w:spacing w:before="96"/>
              <w:jc w:val="center"/>
              <w:rPr>
                <w:color w:val="FF0000"/>
              </w:rPr>
            </w:pPr>
            <w:r w:rsidRPr="00A22033">
              <w:rPr>
                <w:color w:val="FF0000"/>
              </w:rPr>
              <w:t>(1 octet)</w:t>
            </w:r>
          </w:p>
        </w:tc>
        <w:tc>
          <w:tcPr>
            <w:tcW w:w="1440" w:type="dxa"/>
            <w:shd w:val="clear" w:color="auto" w:fill="FFFFFF" w:themeFill="background1"/>
          </w:tcPr>
          <w:p w14:paraId="4A145CBB" w14:textId="77777777" w:rsidR="00254219" w:rsidRPr="00A22033" w:rsidRDefault="00E40CCE" w:rsidP="00CA3F02">
            <w:pPr>
              <w:pStyle w:val="CellBody"/>
              <w:spacing w:before="96"/>
              <w:jc w:val="center"/>
              <w:rPr>
                <w:color w:val="FF0000"/>
              </w:rPr>
            </w:pPr>
            <w:r w:rsidRPr="00A22033">
              <w:rPr>
                <w:color w:val="FF0000"/>
              </w:rPr>
              <w:t xml:space="preserve">AdvData </w:t>
            </w:r>
            <w:r>
              <w:rPr>
                <w:color w:val="FF0000"/>
              </w:rPr>
              <w:t>Info</w:t>
            </w:r>
            <w:r w:rsidR="00254219">
              <w:rPr>
                <w:color w:val="FF0000"/>
              </w:rPr>
              <w:br/>
              <w:t>(ADI)</w:t>
            </w:r>
          </w:p>
          <w:p w14:paraId="0A364961" w14:textId="77777777" w:rsidR="00E40CCE" w:rsidRPr="00A22033" w:rsidRDefault="00E40CCE" w:rsidP="00E40CCE">
            <w:pPr>
              <w:pStyle w:val="CellBody"/>
              <w:spacing w:before="96"/>
              <w:jc w:val="center"/>
              <w:rPr>
                <w:color w:val="FF0000"/>
              </w:rPr>
            </w:pPr>
            <w:r w:rsidRPr="00A22033">
              <w:rPr>
                <w:color w:val="FF0000"/>
              </w:rPr>
              <w:t>(2 octet</w:t>
            </w:r>
            <w:r>
              <w:rPr>
                <w:color w:val="FF0000"/>
              </w:rPr>
              <w:t>s</w:t>
            </w:r>
            <w:r w:rsidRPr="00A22033">
              <w:rPr>
                <w:color w:val="FF0000"/>
              </w:rPr>
              <w:t>)</w:t>
            </w:r>
          </w:p>
        </w:tc>
        <w:tc>
          <w:tcPr>
            <w:tcW w:w="1080" w:type="dxa"/>
            <w:shd w:val="clear" w:color="auto" w:fill="FFFFFF" w:themeFill="background1"/>
          </w:tcPr>
          <w:p w14:paraId="5FA9C0BD" w14:textId="77777777" w:rsidR="00E40CCE" w:rsidRPr="00A22033" w:rsidRDefault="00E40CCE" w:rsidP="00E40CCE">
            <w:pPr>
              <w:pStyle w:val="CellBody"/>
              <w:spacing w:before="96"/>
              <w:jc w:val="center"/>
              <w:rPr>
                <w:color w:val="FF0000"/>
              </w:rPr>
            </w:pPr>
            <w:r>
              <w:rPr>
                <w:color w:val="FF0000"/>
              </w:rPr>
              <w:t>Aux</w:t>
            </w:r>
            <w:r w:rsidRPr="00A22033">
              <w:rPr>
                <w:color w:val="FF0000"/>
              </w:rPr>
              <w:t>P</w:t>
            </w:r>
            <w:r>
              <w:rPr>
                <w:color w:val="FF0000"/>
              </w:rPr>
              <w:t>tr</w:t>
            </w:r>
          </w:p>
          <w:p w14:paraId="0E53FCD6" w14:textId="77777777" w:rsidR="00E40CCE" w:rsidRPr="00A22033" w:rsidRDefault="00E40CCE" w:rsidP="00E40CCE">
            <w:pPr>
              <w:pStyle w:val="CellBody"/>
              <w:spacing w:before="96"/>
              <w:jc w:val="center"/>
              <w:rPr>
                <w:color w:val="FF0000"/>
              </w:rPr>
            </w:pPr>
            <w:r w:rsidRPr="00A22033">
              <w:rPr>
                <w:color w:val="FF0000"/>
              </w:rPr>
              <w:t>(</w:t>
            </w:r>
            <w:r>
              <w:rPr>
                <w:color w:val="FF0000"/>
              </w:rPr>
              <w:t>3</w:t>
            </w:r>
            <w:r w:rsidRPr="00A22033">
              <w:rPr>
                <w:color w:val="FF0000"/>
              </w:rPr>
              <w:t xml:space="preserve"> octets)</w:t>
            </w:r>
          </w:p>
        </w:tc>
        <w:tc>
          <w:tcPr>
            <w:tcW w:w="1170" w:type="dxa"/>
            <w:shd w:val="clear" w:color="auto" w:fill="FFFFFF" w:themeFill="background1"/>
          </w:tcPr>
          <w:p w14:paraId="47175FFB" w14:textId="77777777" w:rsidR="00E40CCE" w:rsidRPr="00A22033" w:rsidRDefault="00E40CCE" w:rsidP="00E40CCE">
            <w:pPr>
              <w:pStyle w:val="CellBody"/>
              <w:spacing w:before="96"/>
              <w:jc w:val="center"/>
              <w:rPr>
                <w:color w:val="FF0000"/>
              </w:rPr>
            </w:pPr>
            <w:r>
              <w:rPr>
                <w:color w:val="FF0000"/>
              </w:rPr>
              <w:t>SyncInfo</w:t>
            </w:r>
          </w:p>
          <w:p w14:paraId="66C9E989" w14:textId="77777777" w:rsidR="00E40CCE" w:rsidRPr="00A22033" w:rsidRDefault="00E40CCE" w:rsidP="00E40CCE">
            <w:pPr>
              <w:pStyle w:val="CellBody"/>
              <w:spacing w:before="96"/>
              <w:jc w:val="center"/>
              <w:rPr>
                <w:color w:val="FF0000"/>
              </w:rPr>
            </w:pPr>
            <w:r w:rsidRPr="00A22033">
              <w:rPr>
                <w:color w:val="FF0000"/>
              </w:rPr>
              <w:t>(</w:t>
            </w:r>
            <w:r>
              <w:rPr>
                <w:color w:val="FF0000"/>
              </w:rPr>
              <w:t>1</w:t>
            </w:r>
            <w:r w:rsidR="0061725D">
              <w:rPr>
                <w:color w:val="FF0000"/>
              </w:rPr>
              <w:t>8</w:t>
            </w:r>
            <w:r w:rsidRPr="00A22033">
              <w:rPr>
                <w:color w:val="FF0000"/>
              </w:rPr>
              <w:t xml:space="preserve"> octets)</w:t>
            </w:r>
          </w:p>
        </w:tc>
        <w:tc>
          <w:tcPr>
            <w:tcW w:w="1080" w:type="dxa"/>
            <w:shd w:val="clear" w:color="auto" w:fill="FFFFFF" w:themeFill="background1"/>
          </w:tcPr>
          <w:p w14:paraId="6B11264D" w14:textId="77777777" w:rsidR="00E40CCE" w:rsidRDefault="00E40CCE" w:rsidP="00E40CCE">
            <w:pPr>
              <w:pStyle w:val="CellBody"/>
              <w:spacing w:before="96"/>
              <w:jc w:val="center"/>
              <w:rPr>
                <w:color w:val="FF0000"/>
              </w:rPr>
            </w:pPr>
            <w:r>
              <w:rPr>
                <w:color w:val="FF0000"/>
              </w:rPr>
              <w:t>TxPower</w:t>
            </w:r>
          </w:p>
          <w:p w14:paraId="0BF749A4" w14:textId="77777777" w:rsidR="00E40CCE" w:rsidRPr="00A22033" w:rsidDel="005A47D1" w:rsidRDefault="00E40CCE" w:rsidP="00E40CCE">
            <w:pPr>
              <w:pStyle w:val="CellBody"/>
              <w:spacing w:before="96"/>
              <w:jc w:val="center"/>
              <w:rPr>
                <w:color w:val="FF0000"/>
              </w:rPr>
            </w:pPr>
            <w:r>
              <w:rPr>
                <w:color w:val="FF0000"/>
              </w:rPr>
              <w:t>(1 octet)</w:t>
            </w:r>
          </w:p>
        </w:tc>
        <w:tc>
          <w:tcPr>
            <w:tcW w:w="1080" w:type="dxa"/>
            <w:shd w:val="clear" w:color="auto" w:fill="FFFFFF" w:themeFill="background1"/>
          </w:tcPr>
          <w:p w14:paraId="28D0E12F" w14:textId="77777777" w:rsidR="00E40CCE" w:rsidRDefault="004926DA" w:rsidP="00E40CCE">
            <w:pPr>
              <w:pStyle w:val="CellBody"/>
              <w:spacing w:before="96"/>
              <w:jc w:val="center"/>
              <w:rPr>
                <w:color w:val="FF0000"/>
              </w:rPr>
            </w:pPr>
            <w:r>
              <w:rPr>
                <w:color w:val="FF0000"/>
              </w:rPr>
              <w:t>ACAD</w:t>
            </w:r>
          </w:p>
          <w:p w14:paraId="705BA249" w14:textId="77777777" w:rsidR="00E40CCE" w:rsidRPr="00A22033" w:rsidDel="005A47D1" w:rsidRDefault="00E40CCE" w:rsidP="00E40CCE">
            <w:pPr>
              <w:pStyle w:val="CellBody"/>
              <w:spacing w:before="96"/>
              <w:jc w:val="center"/>
              <w:rPr>
                <w:color w:val="FF0000"/>
              </w:rPr>
            </w:pPr>
            <w:r>
              <w:rPr>
                <w:color w:val="FF0000"/>
              </w:rPr>
              <w:t>(varies)</w:t>
            </w:r>
          </w:p>
        </w:tc>
      </w:tr>
    </w:tbl>
    <w:p w14:paraId="3B468121" w14:textId="77777777" w:rsidR="00E40CCE" w:rsidRPr="009E202F" w:rsidRDefault="00E40CCE" w:rsidP="00E40CCE">
      <w:pPr>
        <w:autoSpaceDE w:val="0"/>
        <w:autoSpaceDN w:val="0"/>
        <w:adjustRightInd w:val="0"/>
        <w:spacing w:after="0" w:line="240" w:lineRule="auto"/>
        <w:rPr>
          <w:rFonts w:ascii="Arial,Italic" w:hAnsi="Arial,Italic" w:cs="Arial,Italic"/>
          <w:i/>
          <w:iCs/>
          <w:color w:val="FF0000"/>
          <w:sz w:val="20"/>
          <w:szCs w:val="20"/>
        </w:rPr>
      </w:pPr>
      <w:r w:rsidRPr="009E202F">
        <w:rPr>
          <w:rFonts w:ascii="Arial,Italic" w:hAnsi="Arial,Italic" w:cs="Arial,Italic"/>
          <w:i/>
          <w:iCs/>
          <w:color w:val="FF0000"/>
          <w:sz w:val="20"/>
          <w:szCs w:val="20"/>
        </w:rPr>
        <w:t xml:space="preserve">Figure 2.X: </w:t>
      </w:r>
      <w:r>
        <w:rPr>
          <w:rFonts w:ascii="Arial,Italic" w:hAnsi="Arial,Italic" w:cs="Arial,Italic"/>
          <w:i/>
          <w:iCs/>
          <w:color w:val="FF0000"/>
          <w:sz w:val="20"/>
          <w:szCs w:val="20"/>
        </w:rPr>
        <w:t>Extended Header</w:t>
      </w:r>
    </w:p>
    <w:p w14:paraId="1AD4A60F" w14:textId="77777777" w:rsidR="00E40CCE" w:rsidRDefault="00E40CCE" w:rsidP="00E40CCE">
      <w:pPr>
        <w:autoSpaceDE w:val="0"/>
        <w:autoSpaceDN w:val="0"/>
        <w:adjustRightInd w:val="0"/>
        <w:spacing w:after="0" w:line="240" w:lineRule="auto"/>
        <w:rPr>
          <w:rFonts w:ascii="Arial,Italic" w:hAnsi="Arial,Italic" w:cs="Arial,Italic"/>
          <w:i/>
          <w:iCs/>
          <w:sz w:val="20"/>
          <w:szCs w:val="20"/>
        </w:rPr>
      </w:pPr>
    </w:p>
    <w:p w14:paraId="6AF34378" w14:textId="77777777" w:rsidR="00E40CCE" w:rsidRPr="009E202F" w:rsidRDefault="00E40CCE" w:rsidP="00E40CCE">
      <w:pPr>
        <w:rPr>
          <w:color w:val="FF0000"/>
          <w:sz w:val="24"/>
          <w:szCs w:val="24"/>
        </w:rPr>
      </w:pPr>
      <w:r>
        <w:rPr>
          <w:color w:val="FF0000"/>
          <w:sz w:val="24"/>
          <w:szCs w:val="24"/>
        </w:rPr>
        <w:t>The Extended Header</w:t>
      </w:r>
      <w:r w:rsidRPr="009E202F">
        <w:rPr>
          <w:color w:val="FF0000"/>
          <w:sz w:val="24"/>
          <w:szCs w:val="24"/>
        </w:rPr>
        <w:t xml:space="preserve"> Flags </w:t>
      </w:r>
      <w:r>
        <w:rPr>
          <w:color w:val="FF0000"/>
          <w:sz w:val="24"/>
          <w:szCs w:val="24"/>
        </w:rPr>
        <w:t xml:space="preserve">field is a bit field used to indicate the presence </w:t>
      </w:r>
      <w:r w:rsidRPr="009E202F">
        <w:rPr>
          <w:color w:val="FF0000"/>
          <w:sz w:val="24"/>
          <w:szCs w:val="24"/>
        </w:rPr>
        <w:t xml:space="preserve">of </w:t>
      </w:r>
      <w:r>
        <w:rPr>
          <w:color w:val="FF0000"/>
          <w:sz w:val="24"/>
          <w:szCs w:val="24"/>
        </w:rPr>
        <w:t>the Extended Header fields</w:t>
      </w:r>
      <w:r w:rsidRPr="009E202F">
        <w:rPr>
          <w:color w:val="FF0000"/>
          <w:sz w:val="24"/>
          <w:szCs w:val="24"/>
        </w:rPr>
        <w:t>.</w:t>
      </w:r>
      <w:r w:rsidR="00E54BB1">
        <w:rPr>
          <w:color w:val="FF0000"/>
          <w:sz w:val="24"/>
          <w:szCs w:val="24"/>
        </w:rPr>
        <w:t xml:space="preserve">  If no Extended Header fields are </w:t>
      </w:r>
      <w:r w:rsidR="009A6356">
        <w:rPr>
          <w:color w:val="FF0000"/>
          <w:sz w:val="24"/>
          <w:szCs w:val="24"/>
        </w:rPr>
        <w:t>present</w:t>
      </w:r>
      <w:r w:rsidR="00E54BB1">
        <w:rPr>
          <w:color w:val="FF0000"/>
          <w:sz w:val="24"/>
          <w:szCs w:val="24"/>
        </w:rPr>
        <w:t xml:space="preserve">, the Extended Header Flags field shall not be present. </w:t>
      </w:r>
    </w:p>
    <w:p w14:paraId="11705160" w14:textId="77777777" w:rsidR="00E40CCE" w:rsidRPr="009E202F" w:rsidRDefault="00E40CCE" w:rsidP="00E40CCE">
      <w:pPr>
        <w:rPr>
          <w:color w:val="FF0000"/>
          <w:sz w:val="24"/>
          <w:szCs w:val="24"/>
        </w:rPr>
      </w:pPr>
      <w:r w:rsidRPr="009E202F">
        <w:rPr>
          <w:color w:val="FF0000"/>
          <w:sz w:val="24"/>
          <w:szCs w:val="24"/>
        </w:rPr>
        <w:t xml:space="preserve">The </w:t>
      </w:r>
      <w:r w:rsidR="00E36A30">
        <w:rPr>
          <w:color w:val="FF0000"/>
          <w:sz w:val="24"/>
          <w:szCs w:val="24"/>
        </w:rPr>
        <w:t>E</w:t>
      </w:r>
      <w:r>
        <w:rPr>
          <w:color w:val="FF0000"/>
          <w:sz w:val="24"/>
          <w:szCs w:val="24"/>
        </w:rPr>
        <w:t xml:space="preserve">xtended </w:t>
      </w:r>
      <w:r w:rsidR="00E36A30">
        <w:rPr>
          <w:color w:val="FF0000"/>
          <w:sz w:val="24"/>
          <w:szCs w:val="24"/>
        </w:rPr>
        <w:t>H</w:t>
      </w:r>
      <w:r>
        <w:rPr>
          <w:color w:val="FF0000"/>
          <w:sz w:val="24"/>
          <w:szCs w:val="24"/>
        </w:rPr>
        <w:t>eader</w:t>
      </w:r>
      <w:r w:rsidRPr="009E202F">
        <w:rPr>
          <w:color w:val="FF0000"/>
          <w:sz w:val="24"/>
          <w:szCs w:val="24"/>
        </w:rPr>
        <w:t xml:space="preserve"> </w:t>
      </w:r>
      <w:r w:rsidR="00E36A30">
        <w:rPr>
          <w:color w:val="FF0000"/>
          <w:sz w:val="24"/>
          <w:szCs w:val="24"/>
        </w:rPr>
        <w:t>F</w:t>
      </w:r>
      <w:r w:rsidR="00E36A30" w:rsidRPr="009E202F">
        <w:rPr>
          <w:color w:val="FF0000"/>
          <w:sz w:val="24"/>
          <w:szCs w:val="24"/>
        </w:rPr>
        <w:t xml:space="preserve">lags </w:t>
      </w:r>
      <w:r>
        <w:rPr>
          <w:color w:val="FF0000"/>
          <w:sz w:val="24"/>
          <w:szCs w:val="24"/>
        </w:rPr>
        <w:t>bit field definitions</w:t>
      </w:r>
      <w:r w:rsidRPr="009E202F">
        <w:rPr>
          <w:color w:val="FF0000"/>
          <w:sz w:val="24"/>
          <w:szCs w:val="24"/>
        </w:rPr>
        <w:t xml:space="preserve"> </w:t>
      </w:r>
      <w:r>
        <w:rPr>
          <w:color w:val="FF0000"/>
          <w:sz w:val="24"/>
          <w:szCs w:val="24"/>
        </w:rPr>
        <w:t>are</w:t>
      </w:r>
      <w:r w:rsidRPr="009E202F">
        <w:rPr>
          <w:color w:val="FF0000"/>
          <w:sz w:val="24"/>
          <w:szCs w:val="24"/>
        </w:rPr>
        <w:t xml:space="preserve"> shown in </w:t>
      </w:r>
      <w:r>
        <w:rPr>
          <w:color w:val="FF0000"/>
          <w:sz w:val="24"/>
          <w:szCs w:val="24"/>
        </w:rPr>
        <w:t>Table</w:t>
      </w:r>
      <w:r w:rsidRPr="009E202F">
        <w:rPr>
          <w:color w:val="FF0000"/>
          <w:sz w:val="24"/>
          <w:szCs w:val="24"/>
        </w:rPr>
        <w:t xml:space="preserve"> </w:t>
      </w:r>
      <w:r>
        <w:rPr>
          <w:color w:val="FF0000"/>
          <w:sz w:val="24"/>
          <w:szCs w:val="24"/>
        </w:rPr>
        <w:t>2</w:t>
      </w:r>
      <w:r w:rsidRPr="009E202F">
        <w:rPr>
          <w:color w:val="FF0000"/>
          <w:sz w:val="24"/>
          <w:szCs w:val="24"/>
        </w:rPr>
        <w:t>.X</w:t>
      </w:r>
    </w:p>
    <w:tbl>
      <w:tblPr>
        <w:tblStyle w:val="Bluetoothgrid"/>
        <w:tblW w:w="4765" w:type="dxa"/>
        <w:tblInd w:w="0" w:type="dxa"/>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CellMar>
          <w:left w:w="115" w:type="dxa"/>
          <w:right w:w="115" w:type="dxa"/>
        </w:tblCellMar>
        <w:tblLook w:val="04A0" w:firstRow="1" w:lastRow="0" w:firstColumn="1" w:lastColumn="0" w:noHBand="0" w:noVBand="1"/>
      </w:tblPr>
      <w:tblGrid>
        <w:gridCol w:w="715"/>
        <w:gridCol w:w="4050"/>
      </w:tblGrid>
      <w:tr w:rsidR="00E40CCE" w:rsidRPr="0005317C" w14:paraId="7D8845BB" w14:textId="77777777" w:rsidTr="00E40CCE">
        <w:trPr>
          <w:cnfStyle w:val="100000000000" w:firstRow="1" w:lastRow="0" w:firstColumn="0" w:lastColumn="0" w:oddVBand="0" w:evenVBand="0" w:oddHBand="0" w:evenHBand="0" w:firstRowFirstColumn="0" w:firstRowLastColumn="0" w:lastRowFirstColumn="0" w:lastRowLastColumn="0"/>
          <w:cantSplit/>
          <w:trHeight w:val="579"/>
          <w:tblHeader/>
        </w:trPr>
        <w:tc>
          <w:tcPr>
            <w:tcW w:w="715" w:type="dxa"/>
            <w:shd w:val="clear" w:color="auto" w:fill="BBFAFD"/>
            <w:hideMark/>
          </w:tcPr>
          <w:p w14:paraId="1CEE903E" w14:textId="77777777" w:rsidR="00E40CCE" w:rsidRPr="0005317C" w:rsidRDefault="00E40CCE" w:rsidP="00E40CCE">
            <w:pPr>
              <w:pStyle w:val="Tableheading"/>
              <w:spacing w:before="96"/>
              <w:rPr>
                <w:color w:val="FF0000"/>
              </w:rPr>
            </w:pPr>
            <w:r w:rsidRPr="0005317C">
              <w:rPr>
                <w:color w:val="FF0000"/>
              </w:rPr>
              <w:t>Bit</w:t>
            </w:r>
          </w:p>
        </w:tc>
        <w:tc>
          <w:tcPr>
            <w:tcW w:w="4050" w:type="dxa"/>
            <w:shd w:val="clear" w:color="auto" w:fill="BBFAFD"/>
          </w:tcPr>
          <w:p w14:paraId="07204F20" w14:textId="77777777" w:rsidR="00E40CCE" w:rsidRPr="0005317C" w:rsidRDefault="00E40CCE" w:rsidP="00E40CCE">
            <w:pPr>
              <w:pStyle w:val="Tableheading"/>
              <w:spacing w:before="96"/>
              <w:rPr>
                <w:color w:val="FF0000"/>
              </w:rPr>
            </w:pPr>
            <w:r>
              <w:rPr>
                <w:color w:val="FF0000"/>
              </w:rPr>
              <w:t>Extended Header</w:t>
            </w:r>
          </w:p>
        </w:tc>
      </w:tr>
      <w:tr w:rsidR="00E40CCE" w:rsidRPr="0005317C" w14:paraId="14829B50" w14:textId="77777777" w:rsidTr="00E40CCE">
        <w:trPr>
          <w:trHeight w:val="184"/>
        </w:trPr>
        <w:tc>
          <w:tcPr>
            <w:tcW w:w="715" w:type="dxa"/>
            <w:shd w:val="clear" w:color="auto" w:fill="FFFFFF" w:themeFill="background1"/>
          </w:tcPr>
          <w:p w14:paraId="6FE7FF3B" w14:textId="77777777" w:rsidR="00E40CCE" w:rsidRPr="0005317C" w:rsidRDefault="00E40CCE" w:rsidP="00E40CCE">
            <w:pPr>
              <w:pStyle w:val="CellBody"/>
              <w:spacing w:before="96"/>
              <w:rPr>
                <w:color w:val="FF0000"/>
              </w:rPr>
            </w:pPr>
            <w:r w:rsidRPr="0005317C">
              <w:rPr>
                <w:color w:val="FF0000"/>
              </w:rPr>
              <w:t>0</w:t>
            </w:r>
          </w:p>
        </w:tc>
        <w:tc>
          <w:tcPr>
            <w:tcW w:w="4050" w:type="dxa"/>
            <w:shd w:val="clear" w:color="auto" w:fill="FFFFFF" w:themeFill="background1"/>
          </w:tcPr>
          <w:p w14:paraId="323774A5" w14:textId="77777777" w:rsidR="00E40CCE" w:rsidRPr="0005317C" w:rsidRDefault="00E40CCE" w:rsidP="00E40CCE">
            <w:pPr>
              <w:pStyle w:val="CellBody"/>
              <w:spacing w:before="96"/>
              <w:rPr>
                <w:color w:val="FF0000"/>
              </w:rPr>
            </w:pPr>
            <w:r w:rsidRPr="0005317C">
              <w:rPr>
                <w:color w:val="FF0000"/>
              </w:rPr>
              <w:t>AdvA</w:t>
            </w:r>
          </w:p>
        </w:tc>
      </w:tr>
      <w:tr w:rsidR="00E40CCE" w:rsidRPr="0005317C" w14:paraId="50E00588" w14:textId="77777777" w:rsidTr="00E40CCE">
        <w:trPr>
          <w:trHeight w:val="184"/>
        </w:trPr>
        <w:tc>
          <w:tcPr>
            <w:tcW w:w="715" w:type="dxa"/>
            <w:shd w:val="clear" w:color="auto" w:fill="BBFAFD"/>
            <w:hideMark/>
          </w:tcPr>
          <w:p w14:paraId="718CF678" w14:textId="77777777" w:rsidR="00E40CCE" w:rsidRPr="0005317C" w:rsidRDefault="00E40CCE" w:rsidP="00E40CCE">
            <w:pPr>
              <w:pStyle w:val="CellBody"/>
              <w:spacing w:before="96"/>
              <w:rPr>
                <w:rFonts w:ascii="Arial" w:hAnsi="Arial"/>
                <w:color w:val="FF0000"/>
              </w:rPr>
            </w:pPr>
            <w:r w:rsidRPr="0005317C">
              <w:rPr>
                <w:color w:val="FF0000"/>
              </w:rPr>
              <w:t>1</w:t>
            </w:r>
          </w:p>
        </w:tc>
        <w:tc>
          <w:tcPr>
            <w:tcW w:w="4050" w:type="dxa"/>
            <w:shd w:val="clear" w:color="auto" w:fill="BBFAFD"/>
            <w:hideMark/>
          </w:tcPr>
          <w:p w14:paraId="47D85274" w14:textId="77777777" w:rsidR="00E40CCE" w:rsidRPr="0005317C" w:rsidRDefault="00E40CCE" w:rsidP="00E40CCE">
            <w:pPr>
              <w:pStyle w:val="CellBody"/>
              <w:spacing w:before="96"/>
              <w:rPr>
                <w:rFonts w:ascii="Arial" w:hAnsi="Arial"/>
                <w:color w:val="FF0000"/>
              </w:rPr>
            </w:pPr>
            <w:r w:rsidRPr="0005317C">
              <w:rPr>
                <w:color w:val="FF0000"/>
              </w:rPr>
              <w:t>TargetA</w:t>
            </w:r>
          </w:p>
        </w:tc>
      </w:tr>
      <w:tr w:rsidR="00E40CCE" w:rsidRPr="0005317C" w14:paraId="0D50904A" w14:textId="77777777" w:rsidTr="00E40CCE">
        <w:trPr>
          <w:trHeight w:val="184"/>
        </w:trPr>
        <w:tc>
          <w:tcPr>
            <w:tcW w:w="715" w:type="dxa"/>
            <w:shd w:val="clear" w:color="auto" w:fill="FFFFFF" w:themeFill="background1"/>
          </w:tcPr>
          <w:p w14:paraId="3D4100A2" w14:textId="77777777" w:rsidR="00E40CCE" w:rsidRPr="0005317C" w:rsidRDefault="00E40CCE" w:rsidP="00E40CCE">
            <w:pPr>
              <w:pStyle w:val="CellBody"/>
              <w:spacing w:before="96"/>
              <w:rPr>
                <w:color w:val="FF0000"/>
              </w:rPr>
            </w:pPr>
            <w:r w:rsidRPr="0005317C">
              <w:rPr>
                <w:color w:val="FF0000"/>
              </w:rPr>
              <w:t>2</w:t>
            </w:r>
          </w:p>
        </w:tc>
        <w:tc>
          <w:tcPr>
            <w:tcW w:w="4050" w:type="dxa"/>
            <w:shd w:val="clear" w:color="auto" w:fill="FFFFFF" w:themeFill="background1"/>
          </w:tcPr>
          <w:p w14:paraId="01C2129C" w14:textId="77777777" w:rsidR="00E40CCE" w:rsidRPr="0005317C" w:rsidRDefault="00E40CCE" w:rsidP="00E40CCE">
            <w:pPr>
              <w:pStyle w:val="CellBody"/>
              <w:spacing w:before="96"/>
              <w:rPr>
                <w:color w:val="FF0000"/>
              </w:rPr>
            </w:pPr>
            <w:r w:rsidRPr="005C45EA">
              <w:rPr>
                <w:color w:val="FF9600" w:themeColor="accent4"/>
              </w:rPr>
              <w:t>SuppInfo</w:t>
            </w:r>
          </w:p>
        </w:tc>
      </w:tr>
      <w:tr w:rsidR="00E40CCE" w:rsidRPr="0005317C" w14:paraId="56EC291D" w14:textId="77777777" w:rsidTr="00E40CCE">
        <w:trPr>
          <w:trHeight w:val="191"/>
        </w:trPr>
        <w:tc>
          <w:tcPr>
            <w:tcW w:w="715" w:type="dxa"/>
            <w:shd w:val="clear" w:color="auto" w:fill="BBFAFD"/>
          </w:tcPr>
          <w:p w14:paraId="66BC2167" w14:textId="77777777" w:rsidR="00E40CCE" w:rsidRPr="0005317C" w:rsidRDefault="00E40CCE" w:rsidP="00E40CCE">
            <w:pPr>
              <w:pStyle w:val="CellBody"/>
              <w:spacing w:before="96"/>
              <w:rPr>
                <w:color w:val="FF0000"/>
              </w:rPr>
            </w:pPr>
            <w:r w:rsidRPr="0005317C">
              <w:rPr>
                <w:color w:val="FF0000"/>
              </w:rPr>
              <w:t>3</w:t>
            </w:r>
          </w:p>
        </w:tc>
        <w:tc>
          <w:tcPr>
            <w:tcW w:w="4050" w:type="dxa"/>
            <w:shd w:val="clear" w:color="auto" w:fill="BBFAFD"/>
          </w:tcPr>
          <w:p w14:paraId="5A5A57EE" w14:textId="77777777" w:rsidR="00E40CCE" w:rsidRPr="0005317C" w:rsidRDefault="00E40CCE" w:rsidP="00E40CCE">
            <w:pPr>
              <w:pStyle w:val="CellBody"/>
              <w:spacing w:before="96"/>
              <w:rPr>
                <w:color w:val="FF0000"/>
              </w:rPr>
            </w:pPr>
            <w:r w:rsidRPr="0005317C">
              <w:rPr>
                <w:color w:val="FF0000"/>
              </w:rPr>
              <w:t>AdvData</w:t>
            </w:r>
            <w:r>
              <w:rPr>
                <w:color w:val="FF0000"/>
              </w:rPr>
              <w:t>Info</w:t>
            </w:r>
            <w:r w:rsidR="00254219">
              <w:rPr>
                <w:color w:val="FF0000"/>
              </w:rPr>
              <w:t xml:space="preserve"> (ADI)</w:t>
            </w:r>
          </w:p>
        </w:tc>
      </w:tr>
      <w:tr w:rsidR="00E40CCE" w:rsidRPr="0005317C" w14:paraId="19C20AAB" w14:textId="77777777" w:rsidTr="00E40CCE">
        <w:trPr>
          <w:trHeight w:val="184"/>
        </w:trPr>
        <w:tc>
          <w:tcPr>
            <w:tcW w:w="715" w:type="dxa"/>
            <w:shd w:val="clear" w:color="auto" w:fill="FFFFFF" w:themeFill="background1"/>
          </w:tcPr>
          <w:p w14:paraId="3CF22DB4" w14:textId="77777777" w:rsidR="00E40CCE" w:rsidRPr="0005317C" w:rsidRDefault="00E40CCE" w:rsidP="00E40CCE">
            <w:pPr>
              <w:pStyle w:val="CellBody"/>
              <w:spacing w:before="96"/>
              <w:rPr>
                <w:color w:val="FF0000"/>
              </w:rPr>
            </w:pPr>
            <w:r w:rsidRPr="0005317C">
              <w:rPr>
                <w:color w:val="FF0000"/>
              </w:rPr>
              <w:t>4</w:t>
            </w:r>
          </w:p>
        </w:tc>
        <w:tc>
          <w:tcPr>
            <w:tcW w:w="4050" w:type="dxa"/>
            <w:shd w:val="clear" w:color="auto" w:fill="FFFFFF" w:themeFill="background1"/>
          </w:tcPr>
          <w:p w14:paraId="31D02902" w14:textId="77777777" w:rsidR="00E40CCE" w:rsidRPr="0005317C" w:rsidRDefault="00E40CCE" w:rsidP="00E40CCE">
            <w:pPr>
              <w:pStyle w:val="CellBody"/>
              <w:spacing w:before="96"/>
              <w:rPr>
                <w:color w:val="FF0000"/>
              </w:rPr>
            </w:pPr>
            <w:r>
              <w:rPr>
                <w:color w:val="FF0000"/>
              </w:rPr>
              <w:t>Aux</w:t>
            </w:r>
            <w:r w:rsidRPr="0005317C">
              <w:rPr>
                <w:color w:val="FF0000"/>
              </w:rPr>
              <w:t>Ptr</w:t>
            </w:r>
          </w:p>
        </w:tc>
      </w:tr>
      <w:tr w:rsidR="00E40CCE" w:rsidRPr="0005317C" w14:paraId="1CEFFB00" w14:textId="77777777" w:rsidTr="00E40CCE">
        <w:trPr>
          <w:trHeight w:val="184"/>
        </w:trPr>
        <w:tc>
          <w:tcPr>
            <w:tcW w:w="715" w:type="dxa"/>
            <w:shd w:val="clear" w:color="auto" w:fill="BBFAFD"/>
          </w:tcPr>
          <w:p w14:paraId="44200CE6" w14:textId="77777777" w:rsidR="00E40CCE" w:rsidRPr="0005317C" w:rsidRDefault="00E40CCE" w:rsidP="00E40CCE">
            <w:pPr>
              <w:pStyle w:val="CellBody"/>
              <w:spacing w:before="96"/>
              <w:rPr>
                <w:color w:val="FF0000"/>
              </w:rPr>
            </w:pPr>
            <w:r w:rsidRPr="0005317C">
              <w:rPr>
                <w:color w:val="FF0000"/>
              </w:rPr>
              <w:t>5</w:t>
            </w:r>
          </w:p>
        </w:tc>
        <w:tc>
          <w:tcPr>
            <w:tcW w:w="4050" w:type="dxa"/>
            <w:shd w:val="clear" w:color="auto" w:fill="BBFAFD"/>
          </w:tcPr>
          <w:p w14:paraId="1C9BB809" w14:textId="77777777" w:rsidR="00E40CCE" w:rsidRPr="0005317C" w:rsidRDefault="00E40CCE" w:rsidP="00E40CCE">
            <w:pPr>
              <w:pStyle w:val="CellBody"/>
              <w:spacing w:before="96"/>
              <w:rPr>
                <w:color w:val="FF0000"/>
              </w:rPr>
            </w:pPr>
            <w:r>
              <w:rPr>
                <w:color w:val="FF0000"/>
              </w:rPr>
              <w:t>SyncInfo</w:t>
            </w:r>
          </w:p>
        </w:tc>
      </w:tr>
      <w:tr w:rsidR="00E40CCE" w:rsidRPr="0005317C" w14:paraId="2287F78E" w14:textId="77777777" w:rsidTr="00E40CCE">
        <w:trPr>
          <w:trHeight w:val="184"/>
        </w:trPr>
        <w:tc>
          <w:tcPr>
            <w:tcW w:w="715" w:type="dxa"/>
            <w:shd w:val="clear" w:color="auto" w:fill="auto"/>
          </w:tcPr>
          <w:p w14:paraId="3D7CFEA6" w14:textId="77777777" w:rsidR="00E40CCE" w:rsidRPr="0005317C" w:rsidRDefault="00E40CCE" w:rsidP="00E40CCE">
            <w:pPr>
              <w:pStyle w:val="CellBody"/>
              <w:spacing w:before="96"/>
              <w:rPr>
                <w:color w:val="FF0000"/>
              </w:rPr>
            </w:pPr>
            <w:r>
              <w:rPr>
                <w:color w:val="FF0000"/>
              </w:rPr>
              <w:t>6</w:t>
            </w:r>
          </w:p>
        </w:tc>
        <w:tc>
          <w:tcPr>
            <w:tcW w:w="4050" w:type="dxa"/>
            <w:shd w:val="clear" w:color="auto" w:fill="auto"/>
          </w:tcPr>
          <w:p w14:paraId="7F42035D" w14:textId="77777777" w:rsidR="00E40CCE" w:rsidRPr="0005317C" w:rsidDel="005A47D1" w:rsidRDefault="00E40CCE" w:rsidP="00E40CCE">
            <w:pPr>
              <w:pStyle w:val="CellBody"/>
              <w:spacing w:before="96"/>
              <w:rPr>
                <w:color w:val="FF0000"/>
              </w:rPr>
            </w:pPr>
            <w:r>
              <w:rPr>
                <w:color w:val="FF0000"/>
              </w:rPr>
              <w:t>TxPower</w:t>
            </w:r>
          </w:p>
        </w:tc>
      </w:tr>
      <w:tr w:rsidR="00E40CCE" w:rsidRPr="0005317C" w14:paraId="2DAFE6AA" w14:textId="77777777" w:rsidTr="00E40CCE">
        <w:trPr>
          <w:trHeight w:val="184"/>
        </w:trPr>
        <w:tc>
          <w:tcPr>
            <w:tcW w:w="715" w:type="dxa"/>
            <w:shd w:val="clear" w:color="auto" w:fill="BBFAFD"/>
          </w:tcPr>
          <w:p w14:paraId="5530C44C" w14:textId="77777777" w:rsidR="00E40CCE" w:rsidRPr="0005317C" w:rsidRDefault="00E40CCE" w:rsidP="00E40CCE">
            <w:pPr>
              <w:pStyle w:val="CellBody"/>
              <w:spacing w:before="96"/>
              <w:rPr>
                <w:color w:val="FF0000"/>
              </w:rPr>
            </w:pPr>
            <w:r>
              <w:rPr>
                <w:color w:val="FF0000"/>
              </w:rPr>
              <w:t>7</w:t>
            </w:r>
          </w:p>
        </w:tc>
        <w:tc>
          <w:tcPr>
            <w:tcW w:w="4050" w:type="dxa"/>
            <w:shd w:val="clear" w:color="auto" w:fill="BBFAFD"/>
          </w:tcPr>
          <w:p w14:paraId="4AE77CE9" w14:textId="77777777" w:rsidR="00E40CCE" w:rsidRPr="0005317C" w:rsidRDefault="00E40CCE" w:rsidP="00E40CCE">
            <w:pPr>
              <w:pStyle w:val="CellBody"/>
              <w:spacing w:before="96"/>
              <w:rPr>
                <w:color w:val="FF0000"/>
              </w:rPr>
            </w:pPr>
            <w:r>
              <w:rPr>
                <w:color w:val="FF0000"/>
              </w:rPr>
              <w:t>Reserved</w:t>
            </w:r>
          </w:p>
        </w:tc>
      </w:tr>
    </w:tbl>
    <w:p w14:paraId="5030D070" w14:textId="77777777" w:rsidR="00E40CCE" w:rsidRPr="0005317C" w:rsidRDefault="00E40CCE" w:rsidP="00E40CCE">
      <w:pPr>
        <w:pStyle w:val="Caption"/>
        <w:rPr>
          <w:color w:val="FF0000"/>
        </w:rPr>
      </w:pPr>
      <w:r>
        <w:rPr>
          <w:rStyle w:val="CaptionLabelChar"/>
          <w:color w:val="FF0000"/>
        </w:rPr>
        <w:t>Table</w:t>
      </w:r>
      <w:r w:rsidRPr="00065CD6">
        <w:rPr>
          <w:rStyle w:val="CaptionLabelChar"/>
          <w:color w:val="FF0000"/>
        </w:rPr>
        <w:t xml:space="preserve"> </w:t>
      </w:r>
      <w:r>
        <w:rPr>
          <w:rStyle w:val="CaptionLabelChar"/>
          <w:color w:val="FF0000"/>
        </w:rPr>
        <w:t>2</w:t>
      </w:r>
      <w:r w:rsidRPr="00065CD6">
        <w:rPr>
          <w:rStyle w:val="CaptionLabelChar"/>
          <w:color w:val="FF0000"/>
        </w:rPr>
        <w:t>.</w:t>
      </w:r>
      <w:r>
        <w:rPr>
          <w:rStyle w:val="CaptionLabelChar"/>
          <w:color w:val="FF0000"/>
        </w:rPr>
        <w:t>X</w:t>
      </w:r>
      <w:r w:rsidRPr="00065CD6">
        <w:rPr>
          <w:rStyle w:val="CaptionLabelChar"/>
          <w:color w:val="FF0000"/>
        </w:rPr>
        <w:t>:</w:t>
      </w:r>
      <w:r w:rsidRPr="00065CD6">
        <w:rPr>
          <w:color w:val="FF0000"/>
        </w:rPr>
        <w:t xml:space="preserve"> </w:t>
      </w:r>
      <w:r>
        <w:rPr>
          <w:color w:val="FF0000"/>
        </w:rPr>
        <w:t>Extended Header Flags</w:t>
      </w:r>
    </w:p>
    <w:p w14:paraId="7BB939DE" w14:textId="77777777" w:rsidR="00E40CCE" w:rsidRDefault="00E40CCE" w:rsidP="00E40CCE">
      <w:pPr>
        <w:rPr>
          <w:color w:val="FF0000"/>
          <w:sz w:val="24"/>
          <w:szCs w:val="24"/>
        </w:rPr>
      </w:pPr>
      <w:r w:rsidRPr="009E202F">
        <w:rPr>
          <w:color w:val="FF0000"/>
          <w:sz w:val="24"/>
          <w:szCs w:val="24"/>
        </w:rPr>
        <w:t xml:space="preserve">If a flag bit is set to 1, the corresponding </w:t>
      </w:r>
      <w:r>
        <w:rPr>
          <w:color w:val="FF0000"/>
          <w:sz w:val="24"/>
          <w:szCs w:val="24"/>
        </w:rPr>
        <w:t>Extended Header</w:t>
      </w:r>
      <w:r w:rsidRPr="009E202F">
        <w:rPr>
          <w:color w:val="FF0000"/>
          <w:sz w:val="24"/>
          <w:szCs w:val="24"/>
        </w:rPr>
        <w:t xml:space="preserve"> field is present</w:t>
      </w:r>
      <w:r>
        <w:rPr>
          <w:color w:val="FF0000"/>
          <w:sz w:val="24"/>
          <w:szCs w:val="24"/>
        </w:rPr>
        <w:t>;</w:t>
      </w:r>
      <w:r w:rsidRPr="009E202F">
        <w:rPr>
          <w:color w:val="FF0000"/>
          <w:sz w:val="24"/>
          <w:szCs w:val="24"/>
        </w:rPr>
        <w:t xml:space="preserve"> otherwise</w:t>
      </w:r>
      <w:r w:rsidR="00F41E11">
        <w:rPr>
          <w:color w:val="FF0000"/>
          <w:sz w:val="24"/>
          <w:szCs w:val="24"/>
        </w:rPr>
        <w:t>,</w:t>
      </w:r>
      <w:r w:rsidRPr="009E202F">
        <w:rPr>
          <w:color w:val="FF0000"/>
          <w:sz w:val="24"/>
          <w:szCs w:val="24"/>
        </w:rPr>
        <w:t xml:space="preserve"> the corresponding </w:t>
      </w:r>
      <w:r>
        <w:rPr>
          <w:color w:val="FF0000"/>
          <w:sz w:val="24"/>
          <w:szCs w:val="24"/>
        </w:rPr>
        <w:t>Extended Header</w:t>
      </w:r>
      <w:r w:rsidRPr="009E202F">
        <w:rPr>
          <w:color w:val="FF0000"/>
          <w:sz w:val="24"/>
          <w:szCs w:val="24"/>
        </w:rPr>
        <w:t xml:space="preserve"> field is not present. The </w:t>
      </w:r>
      <w:r>
        <w:rPr>
          <w:color w:val="FF0000"/>
          <w:sz w:val="24"/>
          <w:szCs w:val="24"/>
        </w:rPr>
        <w:t>Extended Header</w:t>
      </w:r>
      <w:r w:rsidRPr="009E202F">
        <w:rPr>
          <w:color w:val="FF0000"/>
          <w:sz w:val="24"/>
          <w:szCs w:val="24"/>
        </w:rPr>
        <w:t xml:space="preserve"> fields that are present are</w:t>
      </w:r>
      <w:r>
        <w:rPr>
          <w:color w:val="FF0000"/>
          <w:sz w:val="24"/>
          <w:szCs w:val="24"/>
        </w:rPr>
        <w:t xml:space="preserve"> always</w:t>
      </w:r>
      <w:r w:rsidRPr="009E202F">
        <w:rPr>
          <w:color w:val="FF0000"/>
          <w:sz w:val="24"/>
          <w:szCs w:val="24"/>
        </w:rPr>
        <w:t xml:space="preserve"> in the same order as the flags in the </w:t>
      </w:r>
      <w:r>
        <w:rPr>
          <w:color w:val="FF0000"/>
          <w:sz w:val="24"/>
          <w:szCs w:val="24"/>
        </w:rPr>
        <w:t>Extended Header flags (</w:t>
      </w:r>
      <w:r w:rsidR="00F41E11">
        <w:rPr>
          <w:color w:val="FF0000"/>
          <w:sz w:val="24"/>
          <w:szCs w:val="24"/>
        </w:rPr>
        <w:t>i.e.</w:t>
      </w:r>
      <w:r>
        <w:rPr>
          <w:color w:val="FF0000"/>
          <w:sz w:val="24"/>
          <w:szCs w:val="24"/>
        </w:rPr>
        <w:t xml:space="preserve">, the AdvA field is first if present, then the TargetA field if present, </w:t>
      </w:r>
      <w:r w:rsidR="00DA0E81">
        <w:rPr>
          <w:color w:val="FF0000"/>
          <w:sz w:val="24"/>
          <w:szCs w:val="24"/>
        </w:rPr>
        <w:t>etc.</w:t>
      </w:r>
      <w:r>
        <w:rPr>
          <w:color w:val="FF0000"/>
          <w:sz w:val="24"/>
          <w:szCs w:val="24"/>
        </w:rPr>
        <w:t>)</w:t>
      </w:r>
      <w:r w:rsidRPr="009E202F">
        <w:rPr>
          <w:color w:val="FF0000"/>
          <w:sz w:val="24"/>
          <w:szCs w:val="24"/>
        </w:rPr>
        <w:t>.</w:t>
      </w:r>
    </w:p>
    <w:p w14:paraId="0BEDEA0B" w14:textId="77777777" w:rsidR="00E40CCE" w:rsidRPr="009E202F" w:rsidRDefault="00E40CCE" w:rsidP="00E40CCE">
      <w:pPr>
        <w:rPr>
          <w:color w:val="FF0000"/>
          <w:sz w:val="24"/>
          <w:szCs w:val="24"/>
        </w:rPr>
      </w:pPr>
      <w:r>
        <w:rPr>
          <w:color w:val="FF0000"/>
          <w:sz w:val="24"/>
          <w:szCs w:val="24"/>
        </w:rPr>
        <w:t>Whether an Extended Header flag and corresponding Extended Header field is mandatory, optional, or reserved for future use is dependent on the Advertising Channel PDU in which the extended header is used.</w:t>
      </w:r>
    </w:p>
    <w:p w14:paraId="41386D28" w14:textId="77777777" w:rsidR="00E40CCE" w:rsidRPr="00F03F8D" w:rsidRDefault="00E40CCE" w:rsidP="00F03F8D">
      <w:pPr>
        <w:pStyle w:val="Heading3"/>
      </w:pPr>
      <w:bookmarkStart w:id="754" w:name="_Toc432709723"/>
      <w:bookmarkStart w:id="755" w:name="_Toc443590456"/>
      <w:bookmarkStart w:id="756" w:name="_Toc448771441"/>
      <w:r w:rsidRPr="00B03027">
        <w:t>[New Section]</w:t>
      </w:r>
      <w:r w:rsidRPr="00F03F8D">
        <w:t xml:space="preserve"> 2.3.X.1 AdvA field</w:t>
      </w:r>
      <w:bookmarkEnd w:id="754"/>
      <w:bookmarkEnd w:id="755"/>
      <w:bookmarkEnd w:id="756"/>
    </w:p>
    <w:p w14:paraId="2CC0641C" w14:textId="77777777" w:rsidR="00A90EC1" w:rsidRPr="00B03027" w:rsidRDefault="00A90EC1" w:rsidP="00B03027">
      <w:pPr>
        <w:rPr>
          <w:b/>
          <w:color w:val="FF0000"/>
        </w:rPr>
      </w:pPr>
      <w:r w:rsidRPr="00B03027">
        <w:rPr>
          <w:b/>
          <w:color w:val="FF0000"/>
        </w:rPr>
        <w:t>2.3.X.1 AdvA field</w:t>
      </w:r>
    </w:p>
    <w:p w14:paraId="6BCD5212" w14:textId="77777777" w:rsidR="00E40CCE" w:rsidRPr="009E202F" w:rsidRDefault="00E40CCE" w:rsidP="00E40CCE">
      <w:pPr>
        <w:rPr>
          <w:color w:val="FF0000"/>
          <w:sz w:val="24"/>
          <w:szCs w:val="24"/>
        </w:rPr>
      </w:pPr>
      <w:r w:rsidRPr="009E202F">
        <w:rPr>
          <w:color w:val="FF0000"/>
          <w:sz w:val="24"/>
          <w:szCs w:val="24"/>
        </w:rPr>
        <w:t>When</w:t>
      </w:r>
      <w:r>
        <w:rPr>
          <w:color w:val="FF0000"/>
          <w:sz w:val="24"/>
          <w:szCs w:val="24"/>
        </w:rPr>
        <w:t xml:space="preserve"> present,</w:t>
      </w:r>
      <w:r w:rsidRPr="009E202F">
        <w:rPr>
          <w:color w:val="FF0000"/>
          <w:sz w:val="24"/>
          <w:szCs w:val="24"/>
        </w:rPr>
        <w:t xml:space="preserve"> the AdvA </w:t>
      </w:r>
      <w:r>
        <w:rPr>
          <w:color w:val="FF0000"/>
          <w:sz w:val="24"/>
          <w:szCs w:val="24"/>
        </w:rPr>
        <w:t>field is</w:t>
      </w:r>
      <w:r w:rsidRPr="009E202F">
        <w:rPr>
          <w:color w:val="FF0000"/>
          <w:sz w:val="24"/>
          <w:szCs w:val="24"/>
        </w:rPr>
        <w:t xml:space="preserve"> six octet</w:t>
      </w:r>
      <w:r>
        <w:rPr>
          <w:color w:val="FF0000"/>
          <w:sz w:val="24"/>
          <w:szCs w:val="24"/>
        </w:rPr>
        <w:t>s</w:t>
      </w:r>
      <w:r w:rsidRPr="009E202F">
        <w:rPr>
          <w:color w:val="FF0000"/>
          <w:sz w:val="24"/>
          <w:szCs w:val="24"/>
        </w:rPr>
        <w:t xml:space="preserve"> </w:t>
      </w:r>
      <w:r>
        <w:rPr>
          <w:color w:val="FF0000"/>
          <w:sz w:val="24"/>
          <w:szCs w:val="24"/>
        </w:rPr>
        <w:t xml:space="preserve">with the format shown in </w:t>
      </w:r>
      <w:r w:rsidR="00F13E2C">
        <w:rPr>
          <w:color w:val="FF0000"/>
          <w:sz w:val="24"/>
          <w:szCs w:val="24"/>
        </w:rPr>
        <w:t>F</w:t>
      </w:r>
      <w:r>
        <w:rPr>
          <w:color w:val="FF0000"/>
          <w:sz w:val="24"/>
          <w:szCs w:val="24"/>
        </w:rPr>
        <w:t>igure 2.X</w:t>
      </w:r>
      <w:r w:rsidRPr="009E202F">
        <w:rPr>
          <w:color w:val="FF0000"/>
          <w:sz w:val="24"/>
          <w:szCs w:val="24"/>
        </w:rPr>
        <w:t>.</w:t>
      </w:r>
    </w:p>
    <w:tbl>
      <w:tblPr>
        <w:tblStyle w:val="Bluetoothgrid"/>
        <w:tblW w:w="2312" w:type="dxa"/>
        <w:tblInd w:w="113" w:type="dxa"/>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ayout w:type="fixed"/>
        <w:tblLook w:val="04A0" w:firstRow="1" w:lastRow="0" w:firstColumn="1" w:lastColumn="0" w:noHBand="0" w:noVBand="1"/>
      </w:tblPr>
      <w:tblGrid>
        <w:gridCol w:w="2312"/>
      </w:tblGrid>
      <w:tr w:rsidR="00E40CCE" w:rsidRPr="00D86C86" w14:paraId="2C0B3691" w14:textId="77777777" w:rsidTr="00E40CCE">
        <w:trPr>
          <w:cnfStyle w:val="100000000000" w:firstRow="1" w:lastRow="0" w:firstColumn="0" w:lastColumn="0" w:oddVBand="0" w:evenVBand="0" w:oddHBand="0" w:evenHBand="0" w:firstRowFirstColumn="0" w:firstRowLastColumn="0" w:lastRowFirstColumn="0" w:lastRowLastColumn="0"/>
        </w:trPr>
        <w:tc>
          <w:tcPr>
            <w:tcW w:w="2312" w:type="dxa"/>
            <w:shd w:val="clear" w:color="auto" w:fill="BBFAFD"/>
            <w:hideMark/>
          </w:tcPr>
          <w:p w14:paraId="3ED27CD1" w14:textId="77777777" w:rsidR="00E40CCE" w:rsidRPr="00D86C86" w:rsidRDefault="00E40CCE" w:rsidP="00E40CCE">
            <w:pPr>
              <w:pStyle w:val="Tableheading"/>
              <w:spacing w:before="96"/>
              <w:jc w:val="center"/>
              <w:rPr>
                <w:color w:val="FF0000"/>
              </w:rPr>
            </w:pPr>
            <w:r w:rsidRPr="00D86C86">
              <w:rPr>
                <w:color w:val="FF0000"/>
              </w:rPr>
              <w:t>AdvA</w:t>
            </w:r>
          </w:p>
        </w:tc>
      </w:tr>
      <w:tr w:rsidR="00E40CCE" w:rsidRPr="00D86C86" w14:paraId="3DA46B84" w14:textId="77777777" w:rsidTr="00E40CCE">
        <w:tc>
          <w:tcPr>
            <w:tcW w:w="2312" w:type="dxa"/>
            <w:shd w:val="clear" w:color="auto" w:fill="FFFFFF" w:themeFill="background1"/>
          </w:tcPr>
          <w:p w14:paraId="45392DF2" w14:textId="77777777" w:rsidR="00E40CCE" w:rsidRPr="00D86C86" w:rsidRDefault="00E40CCE" w:rsidP="00E40CCE">
            <w:pPr>
              <w:pStyle w:val="CellBody"/>
              <w:spacing w:before="96"/>
              <w:jc w:val="center"/>
              <w:rPr>
                <w:color w:val="FF0000"/>
              </w:rPr>
            </w:pPr>
            <w:r w:rsidRPr="00D86C86">
              <w:rPr>
                <w:color w:val="FF0000"/>
              </w:rPr>
              <w:t>Advertising Address</w:t>
            </w:r>
            <w:r w:rsidRPr="00D86C86">
              <w:rPr>
                <w:color w:val="FF0000"/>
              </w:rPr>
              <w:br/>
              <w:t>(6 octet</w:t>
            </w:r>
            <w:r w:rsidR="00892CF7">
              <w:rPr>
                <w:color w:val="FF0000"/>
              </w:rPr>
              <w:t>s</w:t>
            </w:r>
            <w:r w:rsidRPr="00D86C86">
              <w:rPr>
                <w:color w:val="FF0000"/>
              </w:rPr>
              <w:t>)</w:t>
            </w:r>
          </w:p>
        </w:tc>
      </w:tr>
    </w:tbl>
    <w:p w14:paraId="67BD6F2F" w14:textId="77777777" w:rsidR="00E40CCE" w:rsidRPr="00D86C86" w:rsidRDefault="00E40CCE" w:rsidP="00E40CCE">
      <w:pPr>
        <w:pStyle w:val="Caption"/>
        <w:rPr>
          <w:color w:val="FF0000"/>
        </w:rPr>
      </w:pPr>
      <w:r w:rsidRPr="00D86C86">
        <w:rPr>
          <w:rStyle w:val="CaptionLabelChar"/>
          <w:color w:val="FF0000"/>
        </w:rPr>
        <w:t xml:space="preserve">Figure </w:t>
      </w:r>
      <w:r>
        <w:rPr>
          <w:rStyle w:val="CaptionLabelChar"/>
          <w:color w:val="FF0000"/>
        </w:rPr>
        <w:t>2</w:t>
      </w:r>
      <w:r w:rsidRPr="00D86C86">
        <w:rPr>
          <w:rStyle w:val="CaptionLabelChar"/>
          <w:color w:val="FF0000"/>
        </w:rPr>
        <w:t>.</w:t>
      </w:r>
      <w:r>
        <w:rPr>
          <w:rStyle w:val="CaptionLabelChar"/>
          <w:color w:val="FF0000"/>
        </w:rPr>
        <w:t>X</w:t>
      </w:r>
      <w:r w:rsidRPr="00D86C86">
        <w:rPr>
          <w:rStyle w:val="CaptionLabelChar"/>
          <w:color w:val="FF0000"/>
        </w:rPr>
        <w:t>:</w:t>
      </w:r>
      <w:r w:rsidRPr="00D86C86">
        <w:rPr>
          <w:color w:val="FF0000"/>
        </w:rPr>
        <w:t xml:space="preserve"> Adv</w:t>
      </w:r>
      <w:r>
        <w:rPr>
          <w:color w:val="FF0000"/>
        </w:rPr>
        <w:t>A</w:t>
      </w:r>
      <w:r w:rsidRPr="00D86C86">
        <w:rPr>
          <w:color w:val="FF0000"/>
        </w:rPr>
        <w:t xml:space="preserve"> field</w:t>
      </w:r>
    </w:p>
    <w:p w14:paraId="695F3BCF" w14:textId="77777777" w:rsidR="00E40CCE" w:rsidRPr="00CC7CB4" w:rsidRDefault="00E40CCE" w:rsidP="00E40CCE">
      <w:pPr>
        <w:rPr>
          <w:color w:val="FF0000"/>
          <w:sz w:val="24"/>
          <w:szCs w:val="24"/>
        </w:rPr>
      </w:pPr>
      <w:r w:rsidRPr="00CC7CB4">
        <w:rPr>
          <w:color w:val="FF0000"/>
          <w:sz w:val="24"/>
          <w:szCs w:val="24"/>
        </w:rPr>
        <w:t>The Advertising Address field contains the advertiser’s device address. The TxAdd field of the Advertising Channel PDU Header applies to this value.</w:t>
      </w:r>
    </w:p>
    <w:p w14:paraId="058656F5" w14:textId="77777777" w:rsidR="00E40CCE" w:rsidRPr="00F03F8D" w:rsidRDefault="00E40CCE" w:rsidP="00F03F8D">
      <w:pPr>
        <w:pStyle w:val="Heading3"/>
      </w:pPr>
      <w:bookmarkStart w:id="757" w:name="_Toc432709724"/>
      <w:bookmarkStart w:id="758" w:name="_Toc443590457"/>
      <w:bookmarkStart w:id="759" w:name="_Toc448771442"/>
      <w:r w:rsidRPr="00B03027">
        <w:t>[New Section]</w:t>
      </w:r>
      <w:r w:rsidRPr="00F03F8D">
        <w:t xml:space="preserve"> 2.3.X.2 TargetA field</w:t>
      </w:r>
      <w:bookmarkEnd w:id="757"/>
      <w:bookmarkEnd w:id="758"/>
      <w:bookmarkEnd w:id="759"/>
    </w:p>
    <w:p w14:paraId="0DC2B7EB" w14:textId="77777777" w:rsidR="00A90EC1" w:rsidRPr="00B03027" w:rsidRDefault="00A90EC1" w:rsidP="00B03027">
      <w:pPr>
        <w:rPr>
          <w:b/>
          <w:color w:val="FF0000"/>
        </w:rPr>
      </w:pPr>
      <w:r w:rsidRPr="00B03027">
        <w:rPr>
          <w:b/>
          <w:color w:val="FF0000"/>
        </w:rPr>
        <w:t>2.3.X.2 TargetA field</w:t>
      </w:r>
    </w:p>
    <w:p w14:paraId="02166DB8" w14:textId="77777777" w:rsidR="00E40CCE" w:rsidRPr="009E202F" w:rsidRDefault="00E40CCE" w:rsidP="00E40CCE">
      <w:pPr>
        <w:rPr>
          <w:color w:val="FF0000"/>
          <w:sz w:val="24"/>
          <w:szCs w:val="24"/>
        </w:rPr>
      </w:pPr>
      <w:r w:rsidRPr="009E202F">
        <w:rPr>
          <w:color w:val="FF0000"/>
          <w:sz w:val="24"/>
          <w:szCs w:val="24"/>
        </w:rPr>
        <w:t xml:space="preserve">When </w:t>
      </w:r>
      <w:r>
        <w:rPr>
          <w:color w:val="FF0000"/>
          <w:sz w:val="24"/>
          <w:szCs w:val="24"/>
        </w:rPr>
        <w:t xml:space="preserve">present, </w:t>
      </w:r>
      <w:r w:rsidRPr="009E202F">
        <w:rPr>
          <w:color w:val="FF0000"/>
          <w:sz w:val="24"/>
          <w:szCs w:val="24"/>
        </w:rPr>
        <w:t>the Target</w:t>
      </w:r>
      <w:r>
        <w:rPr>
          <w:color w:val="FF0000"/>
          <w:sz w:val="24"/>
          <w:szCs w:val="24"/>
        </w:rPr>
        <w:t>A</w:t>
      </w:r>
      <w:r w:rsidRPr="009E202F">
        <w:rPr>
          <w:color w:val="FF0000"/>
          <w:sz w:val="24"/>
          <w:szCs w:val="24"/>
        </w:rPr>
        <w:t xml:space="preserve"> </w:t>
      </w:r>
      <w:r>
        <w:rPr>
          <w:color w:val="FF0000"/>
          <w:sz w:val="24"/>
          <w:szCs w:val="24"/>
        </w:rPr>
        <w:t>field is</w:t>
      </w:r>
      <w:r w:rsidRPr="009E202F">
        <w:rPr>
          <w:color w:val="FF0000"/>
          <w:sz w:val="24"/>
          <w:szCs w:val="24"/>
        </w:rPr>
        <w:t xml:space="preserve"> six octet</w:t>
      </w:r>
      <w:r>
        <w:rPr>
          <w:color w:val="FF0000"/>
          <w:sz w:val="24"/>
          <w:szCs w:val="24"/>
        </w:rPr>
        <w:t xml:space="preserve">s with the format shown in </w:t>
      </w:r>
      <w:r w:rsidR="00F13E2C">
        <w:rPr>
          <w:color w:val="FF0000"/>
          <w:sz w:val="24"/>
          <w:szCs w:val="24"/>
        </w:rPr>
        <w:t>F</w:t>
      </w:r>
      <w:r>
        <w:rPr>
          <w:color w:val="FF0000"/>
          <w:sz w:val="24"/>
          <w:szCs w:val="24"/>
        </w:rPr>
        <w:t>igure 2.X</w:t>
      </w:r>
      <w:r w:rsidRPr="009E202F">
        <w:rPr>
          <w:color w:val="FF0000"/>
          <w:sz w:val="24"/>
          <w:szCs w:val="24"/>
        </w:rPr>
        <w:t>.</w:t>
      </w:r>
    </w:p>
    <w:tbl>
      <w:tblPr>
        <w:tblStyle w:val="Bluetoothgrid"/>
        <w:tblW w:w="2312" w:type="dxa"/>
        <w:tblInd w:w="113" w:type="dxa"/>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ayout w:type="fixed"/>
        <w:tblLook w:val="04A0" w:firstRow="1" w:lastRow="0" w:firstColumn="1" w:lastColumn="0" w:noHBand="0" w:noVBand="1"/>
      </w:tblPr>
      <w:tblGrid>
        <w:gridCol w:w="2312"/>
      </w:tblGrid>
      <w:tr w:rsidR="00E40CCE" w:rsidRPr="00D86C86" w14:paraId="776427C6" w14:textId="77777777" w:rsidTr="00E40CCE">
        <w:trPr>
          <w:cnfStyle w:val="100000000000" w:firstRow="1" w:lastRow="0" w:firstColumn="0" w:lastColumn="0" w:oddVBand="0" w:evenVBand="0" w:oddHBand="0" w:evenHBand="0" w:firstRowFirstColumn="0" w:firstRowLastColumn="0" w:lastRowFirstColumn="0" w:lastRowLastColumn="0"/>
        </w:trPr>
        <w:tc>
          <w:tcPr>
            <w:tcW w:w="2312" w:type="dxa"/>
            <w:shd w:val="clear" w:color="auto" w:fill="BBFAFD"/>
            <w:hideMark/>
          </w:tcPr>
          <w:p w14:paraId="317BD9ED" w14:textId="77777777" w:rsidR="00E40CCE" w:rsidRPr="00D86C86" w:rsidRDefault="00E40CCE" w:rsidP="00E40CCE">
            <w:pPr>
              <w:pStyle w:val="Tableheading"/>
              <w:spacing w:before="96"/>
              <w:jc w:val="center"/>
              <w:rPr>
                <w:color w:val="FF0000"/>
              </w:rPr>
            </w:pPr>
            <w:r w:rsidRPr="00D86C86">
              <w:rPr>
                <w:color w:val="FF0000"/>
              </w:rPr>
              <w:t>TargetA</w:t>
            </w:r>
          </w:p>
        </w:tc>
      </w:tr>
      <w:tr w:rsidR="00E40CCE" w:rsidRPr="00D86C86" w14:paraId="12A291E7" w14:textId="77777777" w:rsidTr="00E40CCE">
        <w:tc>
          <w:tcPr>
            <w:tcW w:w="2312" w:type="dxa"/>
            <w:shd w:val="clear" w:color="auto" w:fill="FFFFFF" w:themeFill="background1"/>
          </w:tcPr>
          <w:p w14:paraId="5856BD21" w14:textId="77777777" w:rsidR="00E40CCE" w:rsidRPr="00D86C86" w:rsidRDefault="00E40CCE" w:rsidP="00E40CCE">
            <w:pPr>
              <w:pStyle w:val="CellBody"/>
              <w:spacing w:before="96"/>
              <w:jc w:val="center"/>
              <w:rPr>
                <w:color w:val="FF0000"/>
              </w:rPr>
            </w:pPr>
            <w:r w:rsidRPr="00D86C86">
              <w:rPr>
                <w:color w:val="FF0000"/>
              </w:rPr>
              <w:t>Target Address</w:t>
            </w:r>
            <w:r w:rsidRPr="00D86C86">
              <w:rPr>
                <w:color w:val="FF0000"/>
              </w:rPr>
              <w:br/>
              <w:t>(6 octet</w:t>
            </w:r>
            <w:r w:rsidR="00892CF7">
              <w:rPr>
                <w:color w:val="FF0000"/>
              </w:rPr>
              <w:t>s</w:t>
            </w:r>
            <w:r w:rsidRPr="00D86C86">
              <w:rPr>
                <w:color w:val="FF0000"/>
              </w:rPr>
              <w:t>)</w:t>
            </w:r>
          </w:p>
        </w:tc>
      </w:tr>
    </w:tbl>
    <w:p w14:paraId="01C40883" w14:textId="77777777" w:rsidR="00E40CCE" w:rsidRDefault="00E40CCE" w:rsidP="00E40CCE">
      <w:pPr>
        <w:pStyle w:val="Caption"/>
        <w:rPr>
          <w:color w:val="FF0000"/>
        </w:rPr>
      </w:pPr>
      <w:r w:rsidRPr="00D86C86">
        <w:rPr>
          <w:rStyle w:val="CaptionLabelChar"/>
          <w:color w:val="FF0000"/>
        </w:rPr>
        <w:t xml:space="preserve">Figure </w:t>
      </w:r>
      <w:r>
        <w:rPr>
          <w:rStyle w:val="CaptionLabelChar"/>
          <w:color w:val="FF0000"/>
        </w:rPr>
        <w:t>2</w:t>
      </w:r>
      <w:r w:rsidRPr="00D86C86">
        <w:rPr>
          <w:rStyle w:val="CaptionLabelChar"/>
          <w:color w:val="FF0000"/>
        </w:rPr>
        <w:t>.</w:t>
      </w:r>
      <w:r>
        <w:rPr>
          <w:rStyle w:val="CaptionLabelChar"/>
          <w:color w:val="FF0000"/>
        </w:rPr>
        <w:t>X</w:t>
      </w:r>
      <w:r w:rsidRPr="00D86C86">
        <w:rPr>
          <w:rStyle w:val="CaptionLabelChar"/>
          <w:color w:val="FF0000"/>
        </w:rPr>
        <w:t>:</w:t>
      </w:r>
      <w:r w:rsidRPr="00D86C86">
        <w:rPr>
          <w:color w:val="FF0000"/>
        </w:rPr>
        <w:t xml:space="preserve"> TargetA field</w:t>
      </w:r>
      <w:r w:rsidRPr="00D86C86">
        <w:rPr>
          <w:color w:val="FF0000"/>
        </w:rPr>
        <w:tab/>
      </w:r>
    </w:p>
    <w:p w14:paraId="588748E7" w14:textId="77777777" w:rsidR="00E40CCE" w:rsidRPr="00EE1FF6" w:rsidRDefault="00E40CCE" w:rsidP="00E40CCE">
      <w:pPr>
        <w:pStyle w:val="Caption"/>
        <w:rPr>
          <w:i w:val="0"/>
          <w:color w:val="FF0000"/>
          <w:sz w:val="24"/>
          <w:szCs w:val="24"/>
        </w:rPr>
      </w:pPr>
      <w:r>
        <w:rPr>
          <w:i w:val="0"/>
          <w:color w:val="FF0000"/>
          <w:sz w:val="24"/>
          <w:szCs w:val="24"/>
        </w:rPr>
        <w:t xml:space="preserve">The Target Address field contains the scanner’s or initiator’s device address to which the advertisement is directed. </w:t>
      </w:r>
      <w:r w:rsidRPr="00EE1FF6">
        <w:rPr>
          <w:i w:val="0"/>
          <w:color w:val="FF0000"/>
          <w:sz w:val="24"/>
          <w:szCs w:val="24"/>
        </w:rPr>
        <w:t>The RxAdd field of the Advertising Channel PDU Header applies to this value.</w:t>
      </w:r>
    </w:p>
    <w:p w14:paraId="5904B26A" w14:textId="77777777" w:rsidR="00E40CCE" w:rsidRPr="00F03F8D" w:rsidRDefault="00E40CCE" w:rsidP="00F03F8D">
      <w:pPr>
        <w:pStyle w:val="Heading3"/>
      </w:pPr>
      <w:bookmarkStart w:id="760" w:name="_Toc432709725"/>
      <w:bookmarkStart w:id="761" w:name="_Toc443590458"/>
      <w:bookmarkStart w:id="762" w:name="_Toc448771443"/>
      <w:r w:rsidRPr="00B03027">
        <w:t>[New Section]</w:t>
      </w:r>
      <w:r w:rsidRPr="00F03F8D">
        <w:t xml:space="preserve"> 2.3.X.3 SuppInfo field</w:t>
      </w:r>
      <w:bookmarkEnd w:id="760"/>
      <w:bookmarkEnd w:id="761"/>
      <w:bookmarkEnd w:id="762"/>
    </w:p>
    <w:p w14:paraId="243D7DF4" w14:textId="77777777" w:rsidR="00A90EC1" w:rsidRPr="00B03027" w:rsidRDefault="00A90EC1" w:rsidP="00B03027">
      <w:pPr>
        <w:rPr>
          <w:b/>
          <w:color w:val="FF9600" w:themeColor="accent4"/>
        </w:rPr>
      </w:pPr>
      <w:r w:rsidRPr="00B03027">
        <w:rPr>
          <w:b/>
          <w:color w:val="FF9600" w:themeColor="accent4"/>
        </w:rPr>
        <w:t>2.3.X.3 SuppInfo field</w:t>
      </w:r>
    </w:p>
    <w:p w14:paraId="6615AD44" w14:textId="77777777" w:rsidR="0004317D" w:rsidRPr="006B3756" w:rsidRDefault="0004317D" w:rsidP="00744563">
      <w:pPr>
        <w:rPr>
          <w:b/>
          <w:color w:val="00B050"/>
        </w:rPr>
      </w:pPr>
      <w:r w:rsidRPr="006B3756">
        <w:rPr>
          <w:b/>
          <w:color w:val="00B050"/>
        </w:rPr>
        <w:t>[Note to editor: Orange text is conditional on AoD/AoA CR inclusion in 5.0, this section will be remove</w:t>
      </w:r>
      <w:r w:rsidR="003010EF">
        <w:rPr>
          <w:b/>
          <w:color w:val="00B050"/>
        </w:rPr>
        <w:t>d</w:t>
      </w:r>
      <w:r w:rsidRPr="006B3756">
        <w:rPr>
          <w:b/>
          <w:color w:val="00B050"/>
        </w:rPr>
        <w:t xml:space="preserve"> if AoD/AoA CR not included in 5.0</w:t>
      </w:r>
      <w:r w:rsidR="00E02D6B" w:rsidRPr="006B3756">
        <w:rPr>
          <w:b/>
          <w:color w:val="00B050"/>
        </w:rPr>
        <w:t xml:space="preserve">, in the case the text is removed, the section should remain with the title RFU and text indicating </w:t>
      </w:r>
      <w:r w:rsidR="000D13F4" w:rsidRPr="006B3756">
        <w:rPr>
          <w:b/>
          <w:color w:val="00B050"/>
        </w:rPr>
        <w:t>field and section</w:t>
      </w:r>
      <w:r w:rsidR="00E02D6B" w:rsidRPr="006B3756">
        <w:rPr>
          <w:b/>
          <w:color w:val="00B050"/>
        </w:rPr>
        <w:t xml:space="preserve"> reserved for a future feature.</w:t>
      </w:r>
      <w:r w:rsidRPr="006B3756">
        <w:rPr>
          <w:b/>
          <w:color w:val="00B050"/>
        </w:rPr>
        <w:t>]</w:t>
      </w:r>
    </w:p>
    <w:p w14:paraId="68A4E94F" w14:textId="77777777" w:rsidR="00E40CCE" w:rsidRPr="005C45EA" w:rsidRDefault="00E40CCE" w:rsidP="00E40CCE">
      <w:pPr>
        <w:pStyle w:val="Caption"/>
        <w:rPr>
          <w:color w:val="FF9600" w:themeColor="accent4"/>
        </w:rPr>
      </w:pPr>
      <w:r w:rsidRPr="005C45EA">
        <w:rPr>
          <w:color w:val="FF9600" w:themeColor="accent4"/>
        </w:rPr>
        <w:tab/>
      </w:r>
    </w:p>
    <w:p w14:paraId="19977336" w14:textId="77777777" w:rsidR="00E40CCE" w:rsidRPr="005C45EA" w:rsidRDefault="007B0AD7" w:rsidP="00E40CCE">
      <w:pPr>
        <w:rPr>
          <w:color w:val="FF9600" w:themeColor="accent4"/>
          <w:sz w:val="24"/>
          <w:szCs w:val="24"/>
        </w:rPr>
      </w:pPr>
      <w:r w:rsidRPr="007B0AD7">
        <w:rPr>
          <w:color w:val="FF9600" w:themeColor="accent4"/>
          <w:sz w:val="24"/>
          <w:szCs w:val="24"/>
        </w:rPr>
        <w:t>The presence of the SuppInfo field indicates that the packet includes a Supplemental. The SuppInfo field is defined in Section 2.X.2.</w:t>
      </w:r>
    </w:p>
    <w:p w14:paraId="622BAD97" w14:textId="77777777" w:rsidR="007B0AD7" w:rsidRPr="006B3756" w:rsidRDefault="007B0AD7" w:rsidP="006B3756">
      <w:pPr>
        <w:rPr>
          <w:b/>
          <w:color w:val="00B050"/>
        </w:rPr>
      </w:pPr>
      <w:bookmarkStart w:id="763" w:name="_Toc432709726"/>
      <w:bookmarkStart w:id="764" w:name="_Toc443590459"/>
      <w:r w:rsidRPr="006B3756">
        <w:rPr>
          <w:b/>
          <w:color w:val="00B050"/>
        </w:rPr>
        <w:t xml:space="preserve">[Note to editor: 2.X.2 is a section in the AoD/AoA document and </w:t>
      </w:r>
      <w:r w:rsidRPr="006B3756">
        <w:rPr>
          <w:b/>
          <w:i/>
          <w:color w:val="00B050"/>
        </w:rPr>
        <w:t>not</w:t>
      </w:r>
      <w:r w:rsidRPr="006B3756">
        <w:rPr>
          <w:b/>
          <w:color w:val="00B050"/>
        </w:rPr>
        <w:t xml:space="preserve"> this document.]</w:t>
      </w:r>
    </w:p>
    <w:p w14:paraId="40AF64EE" w14:textId="77777777" w:rsidR="00E40CCE" w:rsidRPr="00F03F8D" w:rsidRDefault="00E40CCE" w:rsidP="00F03F8D">
      <w:pPr>
        <w:pStyle w:val="Heading3"/>
      </w:pPr>
      <w:bookmarkStart w:id="765" w:name="_Toc448771444"/>
      <w:r w:rsidRPr="00B03027">
        <w:t>[New Section]</w:t>
      </w:r>
      <w:r w:rsidRPr="00F03F8D">
        <w:t xml:space="preserve"> 2.3.X.4 AdvDataInfo field</w:t>
      </w:r>
      <w:bookmarkEnd w:id="763"/>
      <w:bookmarkEnd w:id="764"/>
      <w:bookmarkEnd w:id="765"/>
    </w:p>
    <w:p w14:paraId="23BFC798" w14:textId="77777777" w:rsidR="00A90EC1" w:rsidRPr="00B03027" w:rsidRDefault="00A90EC1" w:rsidP="00B03027">
      <w:pPr>
        <w:rPr>
          <w:b/>
          <w:color w:val="FF0000"/>
        </w:rPr>
      </w:pPr>
      <w:r w:rsidRPr="00B03027">
        <w:rPr>
          <w:b/>
          <w:color w:val="FF0000"/>
        </w:rPr>
        <w:t>2.3.X.4 AdvDataInfo field</w:t>
      </w:r>
    </w:p>
    <w:p w14:paraId="0F58D07D" w14:textId="77777777" w:rsidR="00E40CCE" w:rsidRPr="009E202F" w:rsidRDefault="00E40CCE" w:rsidP="00E40CCE">
      <w:pPr>
        <w:rPr>
          <w:color w:val="FF0000"/>
          <w:sz w:val="24"/>
          <w:szCs w:val="24"/>
        </w:rPr>
      </w:pPr>
      <w:r>
        <w:rPr>
          <w:color w:val="FF0000"/>
          <w:sz w:val="24"/>
          <w:szCs w:val="24"/>
        </w:rPr>
        <w:t xml:space="preserve">When present, the AdvDataInfo (ADI) field is two octets with the format shown in </w:t>
      </w:r>
      <w:r w:rsidR="00517C63">
        <w:rPr>
          <w:color w:val="FF0000"/>
          <w:sz w:val="24"/>
          <w:szCs w:val="24"/>
        </w:rPr>
        <w:t>F</w:t>
      </w:r>
      <w:r>
        <w:rPr>
          <w:color w:val="FF0000"/>
          <w:sz w:val="24"/>
          <w:szCs w:val="24"/>
        </w:rPr>
        <w:t>igure 2.X.</w:t>
      </w:r>
    </w:p>
    <w:tbl>
      <w:tblPr>
        <w:tblStyle w:val="Bluetoothgrid"/>
        <w:tblW w:w="4562" w:type="dxa"/>
        <w:tblInd w:w="113" w:type="dxa"/>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ayout w:type="fixed"/>
        <w:tblLook w:val="04A0" w:firstRow="1" w:lastRow="0" w:firstColumn="1" w:lastColumn="0" w:noHBand="0" w:noVBand="1"/>
      </w:tblPr>
      <w:tblGrid>
        <w:gridCol w:w="2402"/>
        <w:gridCol w:w="2160"/>
      </w:tblGrid>
      <w:tr w:rsidR="00E40CCE" w:rsidRPr="00D86C86" w14:paraId="6DE5BFE2" w14:textId="77777777" w:rsidTr="00E40CCE">
        <w:trPr>
          <w:cnfStyle w:val="100000000000" w:firstRow="1" w:lastRow="0" w:firstColumn="0" w:lastColumn="0" w:oddVBand="0" w:evenVBand="0" w:oddHBand="0" w:evenHBand="0" w:firstRowFirstColumn="0" w:firstRowLastColumn="0" w:lastRowFirstColumn="0" w:lastRowLastColumn="0"/>
        </w:trPr>
        <w:tc>
          <w:tcPr>
            <w:tcW w:w="4562" w:type="dxa"/>
            <w:gridSpan w:val="2"/>
            <w:shd w:val="clear" w:color="auto" w:fill="BBFAFD"/>
            <w:hideMark/>
          </w:tcPr>
          <w:p w14:paraId="5D42FCB6" w14:textId="77777777" w:rsidR="00E40CCE" w:rsidRPr="00D86C86" w:rsidRDefault="00E40CCE" w:rsidP="00E40CCE">
            <w:pPr>
              <w:pStyle w:val="Tableheading"/>
              <w:spacing w:before="96"/>
              <w:jc w:val="center"/>
              <w:rPr>
                <w:color w:val="FF0000"/>
              </w:rPr>
            </w:pPr>
            <w:r w:rsidRPr="00D86C86">
              <w:rPr>
                <w:color w:val="FF0000"/>
              </w:rPr>
              <w:t>AdvData</w:t>
            </w:r>
            <w:r>
              <w:rPr>
                <w:color w:val="FF0000"/>
              </w:rPr>
              <w:t>Info</w:t>
            </w:r>
          </w:p>
        </w:tc>
      </w:tr>
      <w:tr w:rsidR="00E40CCE" w:rsidRPr="00D86C86" w14:paraId="0E3B5553" w14:textId="77777777" w:rsidTr="00E40CCE">
        <w:tc>
          <w:tcPr>
            <w:tcW w:w="2402" w:type="dxa"/>
            <w:shd w:val="clear" w:color="auto" w:fill="FFFFFF" w:themeFill="background1"/>
          </w:tcPr>
          <w:p w14:paraId="21FF4547" w14:textId="77777777" w:rsidR="00E40CCE" w:rsidRPr="00D86C86" w:rsidRDefault="00E40CCE" w:rsidP="00E40CCE">
            <w:pPr>
              <w:pStyle w:val="CellBody"/>
              <w:spacing w:before="96"/>
              <w:jc w:val="center"/>
              <w:rPr>
                <w:color w:val="FF0000"/>
              </w:rPr>
            </w:pPr>
            <w:r w:rsidRPr="00D86C86">
              <w:rPr>
                <w:color w:val="FF0000"/>
              </w:rPr>
              <w:t xml:space="preserve">Advertising Data </w:t>
            </w:r>
            <w:r>
              <w:rPr>
                <w:color w:val="FF0000"/>
              </w:rPr>
              <w:t>ID</w:t>
            </w:r>
            <w:r w:rsidR="000F304A">
              <w:rPr>
                <w:color w:val="FF0000"/>
              </w:rPr>
              <w:t xml:space="preserve"> (</w:t>
            </w:r>
            <w:r w:rsidR="005268BA">
              <w:rPr>
                <w:color w:val="FF0000"/>
              </w:rPr>
              <w:t>DID)</w:t>
            </w:r>
            <w:r w:rsidRPr="00D86C86">
              <w:rPr>
                <w:color w:val="FF0000"/>
              </w:rPr>
              <w:br/>
              <w:t>(12 bits)</w:t>
            </w:r>
          </w:p>
        </w:tc>
        <w:tc>
          <w:tcPr>
            <w:tcW w:w="2160" w:type="dxa"/>
            <w:shd w:val="clear" w:color="auto" w:fill="FFFFFF" w:themeFill="background1"/>
          </w:tcPr>
          <w:p w14:paraId="59117827" w14:textId="77777777" w:rsidR="00E40CCE" w:rsidRPr="00D86C86" w:rsidRDefault="00E40CCE" w:rsidP="00CA3F02">
            <w:pPr>
              <w:pStyle w:val="CellBody"/>
              <w:spacing w:before="96"/>
              <w:jc w:val="center"/>
              <w:rPr>
                <w:color w:val="FF0000"/>
              </w:rPr>
            </w:pPr>
            <w:r w:rsidRPr="00D86C86">
              <w:rPr>
                <w:color w:val="FF0000"/>
              </w:rPr>
              <w:t xml:space="preserve">Advertising Set </w:t>
            </w:r>
            <w:r w:rsidR="000F304A" w:rsidRPr="00D86C86">
              <w:rPr>
                <w:color w:val="FF0000"/>
              </w:rPr>
              <w:t>I</w:t>
            </w:r>
            <w:r w:rsidR="000F304A">
              <w:rPr>
                <w:color w:val="FF0000"/>
              </w:rPr>
              <w:t>D (</w:t>
            </w:r>
            <w:r w:rsidR="005268BA">
              <w:rPr>
                <w:color w:val="FF0000"/>
              </w:rPr>
              <w:t>SI</w:t>
            </w:r>
            <w:r w:rsidR="000F304A">
              <w:rPr>
                <w:color w:val="FF0000"/>
              </w:rPr>
              <w:t>D</w:t>
            </w:r>
            <w:r w:rsidR="005268BA">
              <w:rPr>
                <w:color w:val="FF0000"/>
              </w:rPr>
              <w:t>)</w:t>
            </w:r>
            <w:r w:rsidRPr="00D86C86">
              <w:rPr>
                <w:color w:val="FF0000"/>
              </w:rPr>
              <w:br/>
              <w:t>(4 bits)</w:t>
            </w:r>
          </w:p>
        </w:tc>
      </w:tr>
    </w:tbl>
    <w:p w14:paraId="15450CE0" w14:textId="77777777" w:rsidR="00E40CCE" w:rsidRDefault="00E40CCE" w:rsidP="00E40CCE">
      <w:pPr>
        <w:pStyle w:val="Caption"/>
      </w:pPr>
      <w:r w:rsidRPr="00D86C86">
        <w:rPr>
          <w:rStyle w:val="CaptionLabelChar"/>
          <w:color w:val="FF0000"/>
        </w:rPr>
        <w:t xml:space="preserve">Figure </w:t>
      </w:r>
      <w:r>
        <w:rPr>
          <w:rStyle w:val="CaptionLabelChar"/>
          <w:color w:val="FF0000"/>
        </w:rPr>
        <w:t>2</w:t>
      </w:r>
      <w:r w:rsidRPr="00D86C86">
        <w:rPr>
          <w:rStyle w:val="CaptionLabelChar"/>
          <w:color w:val="FF0000"/>
        </w:rPr>
        <w:t>.</w:t>
      </w:r>
      <w:r>
        <w:rPr>
          <w:rStyle w:val="CaptionLabelChar"/>
          <w:color w:val="FF0000"/>
        </w:rPr>
        <w:t>X</w:t>
      </w:r>
      <w:r w:rsidRPr="00D86C86">
        <w:rPr>
          <w:rStyle w:val="CaptionLabelChar"/>
          <w:color w:val="FF0000"/>
        </w:rPr>
        <w:t>:</w:t>
      </w:r>
      <w:r w:rsidRPr="00D86C86">
        <w:rPr>
          <w:color w:val="FF0000"/>
        </w:rPr>
        <w:t xml:space="preserve"> Adv</w:t>
      </w:r>
      <w:r>
        <w:rPr>
          <w:color w:val="FF0000"/>
        </w:rPr>
        <w:t xml:space="preserve">DataInfo </w:t>
      </w:r>
      <w:r w:rsidRPr="00D86C86">
        <w:rPr>
          <w:color w:val="FF0000"/>
        </w:rPr>
        <w:t>field</w:t>
      </w:r>
      <w:r>
        <w:tab/>
      </w:r>
    </w:p>
    <w:p w14:paraId="150B97F0" w14:textId="77777777" w:rsidR="00E40CCE" w:rsidRPr="00CC7CB4" w:rsidRDefault="00E40CCE" w:rsidP="00E40CCE">
      <w:pPr>
        <w:rPr>
          <w:color w:val="FF0000"/>
          <w:sz w:val="24"/>
          <w:szCs w:val="24"/>
        </w:rPr>
      </w:pPr>
      <w:r>
        <w:rPr>
          <w:color w:val="FF0000"/>
          <w:sz w:val="24"/>
          <w:szCs w:val="24"/>
        </w:rPr>
        <w:t xml:space="preserve">The </w:t>
      </w:r>
      <w:r w:rsidRPr="00CC7CB4">
        <w:rPr>
          <w:color w:val="FF0000"/>
          <w:sz w:val="24"/>
          <w:szCs w:val="24"/>
        </w:rPr>
        <w:t xml:space="preserve">Advertising Set </w:t>
      </w:r>
      <w:r w:rsidR="000F304A" w:rsidRPr="00CC7CB4">
        <w:rPr>
          <w:color w:val="FF0000"/>
          <w:sz w:val="24"/>
          <w:szCs w:val="24"/>
        </w:rPr>
        <w:t>I</w:t>
      </w:r>
      <w:r w:rsidR="000F304A">
        <w:rPr>
          <w:color w:val="FF0000"/>
          <w:sz w:val="24"/>
          <w:szCs w:val="24"/>
        </w:rPr>
        <w:t>D</w:t>
      </w:r>
      <w:r w:rsidR="000F304A" w:rsidRPr="00CC7CB4">
        <w:rPr>
          <w:color w:val="FF0000"/>
          <w:sz w:val="24"/>
          <w:szCs w:val="24"/>
        </w:rPr>
        <w:t xml:space="preserve"> </w:t>
      </w:r>
      <w:r w:rsidR="000F304A">
        <w:rPr>
          <w:color w:val="FF0000"/>
          <w:sz w:val="24"/>
          <w:szCs w:val="24"/>
        </w:rPr>
        <w:t xml:space="preserve">(SID) </w:t>
      </w:r>
      <w:r>
        <w:rPr>
          <w:color w:val="FF0000"/>
          <w:sz w:val="24"/>
          <w:szCs w:val="24"/>
        </w:rPr>
        <w:t>is set</w:t>
      </w:r>
      <w:r w:rsidRPr="00CC7CB4">
        <w:rPr>
          <w:color w:val="FF0000"/>
          <w:sz w:val="24"/>
          <w:szCs w:val="24"/>
        </w:rPr>
        <w:t xml:space="preserve"> by the advertiser to distinguish between </w:t>
      </w:r>
      <w:r>
        <w:rPr>
          <w:color w:val="FF0000"/>
          <w:sz w:val="24"/>
          <w:szCs w:val="24"/>
        </w:rPr>
        <w:t>different</w:t>
      </w:r>
      <w:r w:rsidRPr="00CC7CB4">
        <w:rPr>
          <w:color w:val="FF0000"/>
          <w:sz w:val="24"/>
          <w:szCs w:val="24"/>
        </w:rPr>
        <w:t xml:space="preserve"> advertising sets transmitted by this device.</w:t>
      </w:r>
    </w:p>
    <w:p w14:paraId="78D08C41" w14:textId="77777777" w:rsidR="00E40CCE" w:rsidRPr="00CC7CB4" w:rsidRDefault="00E40CCE" w:rsidP="00E40CCE">
      <w:pPr>
        <w:rPr>
          <w:sz w:val="24"/>
          <w:szCs w:val="24"/>
        </w:rPr>
      </w:pPr>
      <w:r>
        <w:rPr>
          <w:color w:val="FF0000"/>
          <w:sz w:val="24"/>
          <w:szCs w:val="24"/>
        </w:rPr>
        <w:t xml:space="preserve">The </w:t>
      </w:r>
      <w:r w:rsidRPr="00CC7CB4">
        <w:rPr>
          <w:color w:val="FF0000"/>
          <w:sz w:val="24"/>
          <w:szCs w:val="24"/>
        </w:rPr>
        <w:t xml:space="preserve">Advertising Data ID </w:t>
      </w:r>
      <w:r w:rsidR="000F304A">
        <w:rPr>
          <w:color w:val="FF0000"/>
          <w:sz w:val="24"/>
          <w:szCs w:val="24"/>
        </w:rPr>
        <w:t>(</w:t>
      </w:r>
      <w:r w:rsidR="005268BA">
        <w:rPr>
          <w:color w:val="FF0000"/>
          <w:sz w:val="24"/>
          <w:szCs w:val="24"/>
        </w:rPr>
        <w:t xml:space="preserve">DID) </w:t>
      </w:r>
      <w:r>
        <w:rPr>
          <w:color w:val="FF0000"/>
          <w:sz w:val="24"/>
          <w:szCs w:val="24"/>
        </w:rPr>
        <w:t>is set</w:t>
      </w:r>
      <w:r w:rsidRPr="00CC7CB4">
        <w:rPr>
          <w:color w:val="FF0000"/>
          <w:sz w:val="24"/>
          <w:szCs w:val="24"/>
        </w:rPr>
        <w:t xml:space="preserve"> by the advertiser to indicate to the scanner that the data contents in the AdvData </w:t>
      </w:r>
      <w:r>
        <w:rPr>
          <w:color w:val="FF0000"/>
          <w:sz w:val="24"/>
          <w:szCs w:val="24"/>
        </w:rPr>
        <w:t>are</w:t>
      </w:r>
      <w:r w:rsidRPr="00CC7CB4">
        <w:rPr>
          <w:color w:val="FF0000"/>
          <w:sz w:val="24"/>
          <w:szCs w:val="24"/>
        </w:rPr>
        <w:t xml:space="preserve"> a duplicate of the previous AdvData sent in </w:t>
      </w:r>
      <w:r>
        <w:rPr>
          <w:color w:val="FF0000"/>
          <w:sz w:val="24"/>
          <w:szCs w:val="24"/>
        </w:rPr>
        <w:t>an</w:t>
      </w:r>
      <w:r w:rsidRPr="00CC7CB4">
        <w:rPr>
          <w:color w:val="FF0000"/>
          <w:sz w:val="24"/>
          <w:szCs w:val="24"/>
        </w:rPr>
        <w:t xml:space="preserve"> earlier packet. Whenever the AdvData is changed by the host, the </w:t>
      </w:r>
      <w:r w:rsidR="005268BA">
        <w:rPr>
          <w:color w:val="FF0000"/>
          <w:sz w:val="24"/>
          <w:szCs w:val="24"/>
        </w:rPr>
        <w:t>A</w:t>
      </w:r>
      <w:r w:rsidR="000F304A">
        <w:rPr>
          <w:color w:val="FF0000"/>
          <w:sz w:val="24"/>
          <w:szCs w:val="24"/>
        </w:rPr>
        <w:t xml:space="preserve">dvertising </w:t>
      </w:r>
      <w:r w:rsidR="005268BA">
        <w:rPr>
          <w:color w:val="FF0000"/>
          <w:sz w:val="24"/>
          <w:szCs w:val="24"/>
        </w:rPr>
        <w:t>DID</w:t>
      </w:r>
      <w:r w:rsidRPr="00CC7CB4">
        <w:rPr>
          <w:color w:val="FF0000"/>
          <w:sz w:val="24"/>
          <w:szCs w:val="24"/>
        </w:rPr>
        <w:t xml:space="preserve"> shall be updated to</w:t>
      </w:r>
      <w:r>
        <w:rPr>
          <w:color w:val="FF0000"/>
          <w:sz w:val="24"/>
          <w:szCs w:val="24"/>
        </w:rPr>
        <w:t xml:space="preserve"> a randomly</w:t>
      </w:r>
      <w:r w:rsidR="00517C63">
        <w:rPr>
          <w:color w:val="FF0000"/>
          <w:sz w:val="24"/>
          <w:szCs w:val="24"/>
        </w:rPr>
        <w:t xml:space="preserve"> </w:t>
      </w:r>
      <w:r>
        <w:rPr>
          <w:color w:val="FF0000"/>
          <w:sz w:val="24"/>
          <w:szCs w:val="24"/>
        </w:rPr>
        <w:t>chosen value that is</w:t>
      </w:r>
      <w:r w:rsidRPr="00CC7CB4">
        <w:rPr>
          <w:color w:val="FF0000"/>
          <w:sz w:val="24"/>
          <w:szCs w:val="24"/>
        </w:rPr>
        <w:t xml:space="preserve"> </w:t>
      </w:r>
      <w:r>
        <w:rPr>
          <w:color w:val="FF0000"/>
          <w:sz w:val="24"/>
          <w:szCs w:val="24"/>
        </w:rPr>
        <w:t>not the same as the previously used</w:t>
      </w:r>
      <w:r w:rsidRPr="00CC7CB4">
        <w:rPr>
          <w:color w:val="FF0000"/>
          <w:sz w:val="24"/>
          <w:szCs w:val="24"/>
        </w:rPr>
        <w:t xml:space="preserve"> value. </w:t>
      </w:r>
      <w:r w:rsidRPr="000A7081">
        <w:rPr>
          <w:color w:val="FF0000"/>
          <w:sz w:val="24"/>
          <w:szCs w:val="24"/>
        </w:rPr>
        <w:t>The scanner may use the Advertising S</w:t>
      </w:r>
      <w:bookmarkStart w:id="766" w:name="adverbLy"/>
      <w:bookmarkEnd w:id="766"/>
      <w:r w:rsidR="001C324F">
        <w:rPr>
          <w:color w:val="FF0000"/>
          <w:sz w:val="24"/>
          <w:szCs w:val="24"/>
        </w:rPr>
        <w:t>ID</w:t>
      </w:r>
      <w:r w:rsidRPr="000A7081">
        <w:rPr>
          <w:color w:val="FF0000"/>
          <w:sz w:val="24"/>
          <w:szCs w:val="24"/>
        </w:rPr>
        <w:t xml:space="preserve"> and </w:t>
      </w:r>
      <w:r w:rsidR="005268BA">
        <w:rPr>
          <w:color w:val="FF0000"/>
          <w:sz w:val="24"/>
          <w:szCs w:val="24"/>
        </w:rPr>
        <w:t>A</w:t>
      </w:r>
      <w:r w:rsidR="000F304A">
        <w:rPr>
          <w:color w:val="FF0000"/>
          <w:sz w:val="24"/>
          <w:szCs w:val="24"/>
        </w:rPr>
        <w:t xml:space="preserve">dvertising </w:t>
      </w:r>
      <w:r w:rsidR="005268BA">
        <w:rPr>
          <w:color w:val="FF0000"/>
          <w:sz w:val="24"/>
          <w:szCs w:val="24"/>
        </w:rPr>
        <w:t>DID</w:t>
      </w:r>
      <w:r w:rsidRPr="000A7081">
        <w:rPr>
          <w:color w:val="FF0000"/>
          <w:sz w:val="24"/>
          <w:szCs w:val="24"/>
        </w:rPr>
        <w:t xml:space="preserve"> to determine whether the AdvData in the packet is a retransmission of data it has already received.</w:t>
      </w:r>
    </w:p>
    <w:p w14:paraId="73A1910C" w14:textId="77777777" w:rsidR="00E40CCE" w:rsidRPr="00F03F8D" w:rsidRDefault="00E40CCE" w:rsidP="00F03F8D">
      <w:pPr>
        <w:pStyle w:val="Heading3"/>
      </w:pPr>
      <w:bookmarkStart w:id="767" w:name="_Toc432709727"/>
      <w:bookmarkStart w:id="768" w:name="_Toc443590460"/>
      <w:bookmarkStart w:id="769" w:name="_Toc448771445"/>
      <w:r w:rsidRPr="00B03027">
        <w:t>[New Section]</w:t>
      </w:r>
      <w:r w:rsidRPr="00F03F8D">
        <w:t xml:space="preserve"> 2.3.X.5 AuxPtr field</w:t>
      </w:r>
      <w:bookmarkEnd w:id="767"/>
      <w:bookmarkEnd w:id="768"/>
      <w:bookmarkEnd w:id="769"/>
    </w:p>
    <w:p w14:paraId="184667E2" w14:textId="77777777" w:rsidR="00A90EC1" w:rsidRPr="00B03027" w:rsidRDefault="00A90EC1" w:rsidP="00B03027">
      <w:pPr>
        <w:rPr>
          <w:b/>
          <w:color w:val="FF0000"/>
        </w:rPr>
      </w:pPr>
      <w:r w:rsidRPr="00B03027">
        <w:rPr>
          <w:b/>
          <w:color w:val="FF0000"/>
        </w:rPr>
        <w:t>2.3.X.5 AuxPtr field</w:t>
      </w:r>
    </w:p>
    <w:p w14:paraId="600BF994" w14:textId="77777777" w:rsidR="00E40CCE" w:rsidRPr="009E202F" w:rsidRDefault="00E40CCE" w:rsidP="00E40CCE">
      <w:pPr>
        <w:rPr>
          <w:color w:val="FF0000"/>
          <w:sz w:val="24"/>
          <w:szCs w:val="24"/>
        </w:rPr>
      </w:pPr>
      <w:r w:rsidRPr="009E202F">
        <w:rPr>
          <w:color w:val="FF0000"/>
          <w:sz w:val="24"/>
          <w:szCs w:val="24"/>
        </w:rPr>
        <w:t xml:space="preserve">When </w:t>
      </w:r>
      <w:r>
        <w:rPr>
          <w:color w:val="FF0000"/>
          <w:sz w:val="24"/>
          <w:szCs w:val="24"/>
        </w:rPr>
        <w:t xml:space="preserve">present, </w:t>
      </w:r>
      <w:r w:rsidRPr="009E202F">
        <w:rPr>
          <w:color w:val="FF0000"/>
          <w:sz w:val="24"/>
          <w:szCs w:val="24"/>
        </w:rPr>
        <w:t xml:space="preserve">the </w:t>
      </w:r>
      <w:r>
        <w:rPr>
          <w:color w:val="FF0000"/>
          <w:sz w:val="24"/>
          <w:szCs w:val="24"/>
        </w:rPr>
        <w:t>AuxPtr</w:t>
      </w:r>
      <w:r w:rsidRPr="009E202F">
        <w:rPr>
          <w:color w:val="FF0000"/>
          <w:sz w:val="24"/>
          <w:szCs w:val="24"/>
        </w:rPr>
        <w:t xml:space="preserve"> </w:t>
      </w:r>
      <w:r>
        <w:rPr>
          <w:color w:val="FF0000"/>
          <w:sz w:val="24"/>
          <w:szCs w:val="24"/>
        </w:rPr>
        <w:t>field is</w:t>
      </w:r>
      <w:r w:rsidRPr="009E202F">
        <w:rPr>
          <w:color w:val="FF0000"/>
          <w:sz w:val="24"/>
          <w:szCs w:val="24"/>
        </w:rPr>
        <w:t xml:space="preserve"> </w:t>
      </w:r>
      <w:r>
        <w:rPr>
          <w:color w:val="FF0000"/>
          <w:sz w:val="24"/>
          <w:szCs w:val="24"/>
        </w:rPr>
        <w:t>three</w:t>
      </w:r>
      <w:r w:rsidRPr="009E202F">
        <w:rPr>
          <w:color w:val="FF0000"/>
          <w:sz w:val="24"/>
          <w:szCs w:val="24"/>
        </w:rPr>
        <w:t xml:space="preserve"> octet</w:t>
      </w:r>
      <w:r>
        <w:rPr>
          <w:color w:val="FF0000"/>
          <w:sz w:val="24"/>
          <w:szCs w:val="24"/>
        </w:rPr>
        <w:t>s</w:t>
      </w:r>
      <w:r w:rsidRPr="009E202F">
        <w:rPr>
          <w:color w:val="FF0000"/>
          <w:sz w:val="24"/>
          <w:szCs w:val="24"/>
        </w:rPr>
        <w:t xml:space="preserve"> </w:t>
      </w:r>
      <w:r>
        <w:rPr>
          <w:color w:val="FF0000"/>
          <w:sz w:val="24"/>
          <w:szCs w:val="24"/>
        </w:rPr>
        <w:t xml:space="preserve">with the format shown in </w:t>
      </w:r>
      <w:r w:rsidR="00517C63">
        <w:rPr>
          <w:color w:val="FF0000"/>
          <w:sz w:val="24"/>
          <w:szCs w:val="24"/>
        </w:rPr>
        <w:t>F</w:t>
      </w:r>
      <w:r>
        <w:rPr>
          <w:color w:val="FF0000"/>
          <w:sz w:val="24"/>
          <w:szCs w:val="24"/>
        </w:rPr>
        <w:t>ig</w:t>
      </w:r>
      <w:bookmarkStart w:id="770" w:name="LASTchangeMADE"/>
      <w:bookmarkEnd w:id="770"/>
      <w:r>
        <w:rPr>
          <w:color w:val="FF0000"/>
          <w:sz w:val="24"/>
          <w:szCs w:val="24"/>
        </w:rPr>
        <w:t>ure 2.X</w:t>
      </w:r>
      <w:r w:rsidRPr="009E202F">
        <w:rPr>
          <w:color w:val="FF0000"/>
          <w:sz w:val="24"/>
          <w:szCs w:val="24"/>
        </w:rPr>
        <w:t>.</w:t>
      </w:r>
    </w:p>
    <w:tbl>
      <w:tblPr>
        <w:tblStyle w:val="Bluetoothgrid"/>
        <w:tblW w:w="6992" w:type="dxa"/>
        <w:tblInd w:w="113" w:type="dxa"/>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ayout w:type="fixed"/>
        <w:tblLook w:val="04A0" w:firstRow="1" w:lastRow="0" w:firstColumn="1" w:lastColumn="0" w:noHBand="0" w:noVBand="1"/>
      </w:tblPr>
      <w:tblGrid>
        <w:gridCol w:w="1412"/>
        <w:gridCol w:w="1260"/>
        <w:gridCol w:w="1440"/>
        <w:gridCol w:w="1440"/>
        <w:gridCol w:w="1440"/>
      </w:tblGrid>
      <w:tr w:rsidR="00E40CCE" w:rsidRPr="00147A8D" w14:paraId="34229574" w14:textId="77777777" w:rsidTr="00E40CCE">
        <w:trPr>
          <w:cnfStyle w:val="100000000000" w:firstRow="1" w:lastRow="0" w:firstColumn="0" w:lastColumn="0" w:oddVBand="0" w:evenVBand="0" w:oddHBand="0" w:evenHBand="0" w:firstRowFirstColumn="0" w:firstRowLastColumn="0" w:lastRowFirstColumn="0" w:lastRowLastColumn="0"/>
        </w:trPr>
        <w:tc>
          <w:tcPr>
            <w:tcW w:w="6992" w:type="dxa"/>
            <w:gridSpan w:val="5"/>
            <w:shd w:val="clear" w:color="auto" w:fill="BBFAFD"/>
          </w:tcPr>
          <w:p w14:paraId="4672909C" w14:textId="77777777" w:rsidR="00E40CCE" w:rsidRPr="00147A8D" w:rsidRDefault="00E40CCE" w:rsidP="00E40CCE">
            <w:pPr>
              <w:pStyle w:val="Tableheading"/>
              <w:spacing w:before="96"/>
              <w:jc w:val="center"/>
              <w:rPr>
                <w:color w:val="FF0000"/>
              </w:rPr>
            </w:pPr>
            <w:r>
              <w:rPr>
                <w:color w:val="FF0000"/>
              </w:rPr>
              <w:t>AuxPtr</w:t>
            </w:r>
          </w:p>
        </w:tc>
      </w:tr>
      <w:tr w:rsidR="00E40CCE" w:rsidRPr="00147A8D" w14:paraId="5FA19596" w14:textId="77777777" w:rsidTr="00E40CCE">
        <w:tc>
          <w:tcPr>
            <w:tcW w:w="1412" w:type="dxa"/>
            <w:shd w:val="clear" w:color="auto" w:fill="FFFFFF" w:themeFill="background1"/>
          </w:tcPr>
          <w:p w14:paraId="2DCC4262" w14:textId="77777777" w:rsidR="00E40CCE" w:rsidRPr="00147A8D" w:rsidRDefault="00E40CCE" w:rsidP="00E40CCE">
            <w:pPr>
              <w:pStyle w:val="CellBody"/>
              <w:spacing w:before="96"/>
              <w:jc w:val="center"/>
              <w:rPr>
                <w:color w:val="FF0000"/>
              </w:rPr>
            </w:pPr>
            <w:r w:rsidRPr="00147A8D">
              <w:rPr>
                <w:color w:val="FF0000"/>
              </w:rPr>
              <w:t>LL Channel</w:t>
            </w:r>
            <w:r w:rsidRPr="00147A8D">
              <w:rPr>
                <w:color w:val="FF0000"/>
              </w:rPr>
              <w:br/>
              <w:t>(6 bits)</w:t>
            </w:r>
          </w:p>
        </w:tc>
        <w:tc>
          <w:tcPr>
            <w:tcW w:w="1260" w:type="dxa"/>
            <w:shd w:val="clear" w:color="auto" w:fill="FFFFFF" w:themeFill="background1"/>
          </w:tcPr>
          <w:p w14:paraId="101B68C5" w14:textId="77777777" w:rsidR="00E40CCE" w:rsidRPr="00147A8D" w:rsidRDefault="00E40CCE" w:rsidP="00E40CCE">
            <w:pPr>
              <w:pStyle w:val="CellBody"/>
              <w:spacing w:before="96"/>
              <w:jc w:val="center"/>
              <w:rPr>
                <w:color w:val="FF0000"/>
              </w:rPr>
            </w:pPr>
            <w:r w:rsidRPr="00147A8D">
              <w:rPr>
                <w:color w:val="FF0000"/>
              </w:rPr>
              <w:t>CA</w:t>
            </w:r>
            <w:r w:rsidRPr="00147A8D">
              <w:rPr>
                <w:color w:val="FF0000"/>
              </w:rPr>
              <w:br/>
              <w:t>(</w:t>
            </w:r>
            <w:r>
              <w:rPr>
                <w:color w:val="FF0000"/>
              </w:rPr>
              <w:t>1</w:t>
            </w:r>
            <w:r w:rsidRPr="00147A8D">
              <w:rPr>
                <w:color w:val="FF0000"/>
              </w:rPr>
              <w:t xml:space="preserve"> bits)</w:t>
            </w:r>
          </w:p>
        </w:tc>
        <w:tc>
          <w:tcPr>
            <w:tcW w:w="1440" w:type="dxa"/>
            <w:shd w:val="clear" w:color="auto" w:fill="FFFFFF" w:themeFill="background1"/>
          </w:tcPr>
          <w:p w14:paraId="068F05C4" w14:textId="77777777" w:rsidR="00E40CCE" w:rsidRDefault="00E40CCE" w:rsidP="00E40CCE">
            <w:pPr>
              <w:pStyle w:val="CellBody"/>
              <w:spacing w:before="96"/>
              <w:jc w:val="center"/>
              <w:rPr>
                <w:color w:val="FF0000"/>
              </w:rPr>
            </w:pPr>
            <w:r>
              <w:rPr>
                <w:color w:val="FF0000"/>
              </w:rPr>
              <w:t>Offset Units</w:t>
            </w:r>
            <w:r w:rsidRPr="00147A8D">
              <w:rPr>
                <w:color w:val="FF0000"/>
              </w:rPr>
              <w:br/>
              <w:t>(</w:t>
            </w:r>
            <w:r>
              <w:rPr>
                <w:color w:val="FF0000"/>
              </w:rPr>
              <w:t>1</w:t>
            </w:r>
            <w:r w:rsidRPr="00147A8D">
              <w:rPr>
                <w:color w:val="FF0000"/>
              </w:rPr>
              <w:t xml:space="preserve"> bits)</w:t>
            </w:r>
          </w:p>
        </w:tc>
        <w:tc>
          <w:tcPr>
            <w:tcW w:w="1440" w:type="dxa"/>
            <w:shd w:val="clear" w:color="auto" w:fill="FFFFFF" w:themeFill="background1"/>
          </w:tcPr>
          <w:p w14:paraId="37DCEC85" w14:textId="77777777" w:rsidR="00E40CCE" w:rsidRPr="00147A8D" w:rsidRDefault="00E40CCE">
            <w:pPr>
              <w:pStyle w:val="CellBody"/>
              <w:spacing w:before="96"/>
              <w:jc w:val="center"/>
              <w:rPr>
                <w:color w:val="FF0000"/>
              </w:rPr>
            </w:pPr>
            <w:r>
              <w:rPr>
                <w:color w:val="FF0000"/>
              </w:rPr>
              <w:t>A</w:t>
            </w:r>
            <w:r w:rsidR="00555768">
              <w:rPr>
                <w:color w:val="FF0000"/>
              </w:rPr>
              <w:t>ux</w:t>
            </w:r>
            <w:r>
              <w:rPr>
                <w:color w:val="FF0000"/>
              </w:rPr>
              <w:t xml:space="preserve"> Offset</w:t>
            </w:r>
            <w:r w:rsidR="00555768">
              <w:rPr>
                <w:color w:val="FF0000"/>
              </w:rPr>
              <w:br/>
            </w:r>
            <w:r>
              <w:rPr>
                <w:color w:val="FF0000"/>
              </w:rPr>
              <w:t>(13 bits)</w:t>
            </w:r>
          </w:p>
        </w:tc>
        <w:tc>
          <w:tcPr>
            <w:tcW w:w="1440" w:type="dxa"/>
            <w:shd w:val="clear" w:color="auto" w:fill="FFFFFF" w:themeFill="background1"/>
          </w:tcPr>
          <w:p w14:paraId="316A8CA0" w14:textId="77777777" w:rsidR="00E40CCE" w:rsidRPr="00147A8D" w:rsidRDefault="00E40CCE" w:rsidP="00E40CCE">
            <w:pPr>
              <w:pStyle w:val="CellBody"/>
              <w:spacing w:before="96"/>
              <w:jc w:val="center"/>
              <w:rPr>
                <w:color w:val="FF0000"/>
              </w:rPr>
            </w:pPr>
            <w:r>
              <w:rPr>
                <w:color w:val="FF0000"/>
              </w:rPr>
              <w:t>A</w:t>
            </w:r>
            <w:r w:rsidR="00555768">
              <w:rPr>
                <w:color w:val="FF0000"/>
              </w:rPr>
              <w:t>ux</w:t>
            </w:r>
            <w:r>
              <w:rPr>
                <w:color w:val="FF0000"/>
              </w:rPr>
              <w:t xml:space="preserve"> PHY</w:t>
            </w:r>
            <w:r w:rsidRPr="00147A8D">
              <w:rPr>
                <w:color w:val="FF0000"/>
              </w:rPr>
              <w:br/>
              <w:t>(</w:t>
            </w:r>
            <w:r>
              <w:rPr>
                <w:color w:val="FF0000"/>
              </w:rPr>
              <w:t>3</w:t>
            </w:r>
            <w:r w:rsidRPr="00147A8D">
              <w:rPr>
                <w:color w:val="FF0000"/>
              </w:rPr>
              <w:t xml:space="preserve"> bit</w:t>
            </w:r>
            <w:r w:rsidR="00BC2CA2">
              <w:rPr>
                <w:color w:val="FF0000"/>
              </w:rPr>
              <w:t>s</w:t>
            </w:r>
            <w:r w:rsidRPr="00147A8D">
              <w:rPr>
                <w:color w:val="FF0000"/>
              </w:rPr>
              <w:t>)</w:t>
            </w:r>
          </w:p>
        </w:tc>
      </w:tr>
    </w:tbl>
    <w:p w14:paraId="54F495ED" w14:textId="77777777" w:rsidR="00E40CCE" w:rsidRPr="00147A8D" w:rsidRDefault="00E40CCE" w:rsidP="00E40CCE">
      <w:pPr>
        <w:pStyle w:val="Caption"/>
        <w:rPr>
          <w:color w:val="FF0000"/>
        </w:rPr>
      </w:pPr>
      <w:r w:rsidRPr="00147A8D">
        <w:rPr>
          <w:rStyle w:val="CaptionLabelChar"/>
          <w:color w:val="FF0000"/>
        </w:rPr>
        <w:t xml:space="preserve">Figure </w:t>
      </w:r>
      <w:r>
        <w:rPr>
          <w:rStyle w:val="CaptionLabelChar"/>
          <w:color w:val="FF0000"/>
        </w:rPr>
        <w:t>2</w:t>
      </w:r>
      <w:r w:rsidRPr="00147A8D">
        <w:rPr>
          <w:rStyle w:val="CaptionLabelChar"/>
          <w:color w:val="FF0000"/>
        </w:rPr>
        <w:t>.X:</w:t>
      </w:r>
      <w:r w:rsidRPr="00147A8D">
        <w:rPr>
          <w:color w:val="FF0000"/>
        </w:rPr>
        <w:t xml:space="preserve"> </w:t>
      </w:r>
      <w:r>
        <w:rPr>
          <w:color w:val="FF0000"/>
        </w:rPr>
        <w:t>AuxPtr Field</w:t>
      </w:r>
      <w:r w:rsidRPr="00147A8D">
        <w:rPr>
          <w:color w:val="FF0000"/>
        </w:rPr>
        <w:tab/>
      </w:r>
    </w:p>
    <w:p w14:paraId="4628774B" w14:textId="77777777" w:rsidR="00E40CCE" w:rsidRDefault="00E40CCE" w:rsidP="00E40CCE">
      <w:pPr>
        <w:rPr>
          <w:color w:val="FF0000"/>
          <w:sz w:val="24"/>
          <w:szCs w:val="24"/>
        </w:rPr>
      </w:pPr>
      <w:r>
        <w:rPr>
          <w:color w:val="FF0000"/>
          <w:sz w:val="24"/>
          <w:szCs w:val="24"/>
        </w:rPr>
        <w:t>The presence of the AuxPtr field indicates that some or all of the advertisement</w:t>
      </w:r>
      <w:r w:rsidR="005F7372">
        <w:rPr>
          <w:color w:val="FF0000"/>
          <w:sz w:val="24"/>
          <w:szCs w:val="24"/>
        </w:rPr>
        <w:t xml:space="preserve"> data</w:t>
      </w:r>
      <w:r>
        <w:rPr>
          <w:color w:val="FF0000"/>
          <w:sz w:val="24"/>
          <w:szCs w:val="24"/>
        </w:rPr>
        <w:t xml:space="preserve"> is in a subsequent auxiliary packet. The contents of the AuxPtr field describe this packet.</w:t>
      </w:r>
    </w:p>
    <w:p w14:paraId="19755C0E" w14:textId="77777777" w:rsidR="00E40CCE" w:rsidRPr="00CC7CB4" w:rsidRDefault="00E40CCE" w:rsidP="00E40CCE">
      <w:pPr>
        <w:rPr>
          <w:color w:val="FF0000"/>
          <w:sz w:val="24"/>
          <w:szCs w:val="24"/>
        </w:rPr>
      </w:pPr>
      <w:r w:rsidRPr="00CC7CB4">
        <w:rPr>
          <w:color w:val="FF0000"/>
          <w:sz w:val="24"/>
          <w:szCs w:val="24"/>
        </w:rPr>
        <w:t xml:space="preserve">The LL Channel </w:t>
      </w:r>
      <w:r>
        <w:rPr>
          <w:color w:val="FF0000"/>
          <w:sz w:val="24"/>
          <w:szCs w:val="24"/>
        </w:rPr>
        <w:t>field contains</w:t>
      </w:r>
      <w:r w:rsidRPr="00CC7CB4">
        <w:rPr>
          <w:color w:val="FF0000"/>
          <w:sz w:val="24"/>
          <w:szCs w:val="24"/>
        </w:rPr>
        <w:t xml:space="preserve"> the Link Layer </w:t>
      </w:r>
      <w:r w:rsidR="00A14D01">
        <w:rPr>
          <w:color w:val="FF0000"/>
          <w:sz w:val="24"/>
          <w:szCs w:val="24"/>
        </w:rPr>
        <w:t>data channel index</w:t>
      </w:r>
      <w:r w:rsidRPr="00CC7CB4">
        <w:rPr>
          <w:color w:val="FF0000"/>
          <w:sz w:val="24"/>
          <w:szCs w:val="24"/>
        </w:rPr>
        <w:t xml:space="preserve"> used to transmit the </w:t>
      </w:r>
      <w:r>
        <w:rPr>
          <w:color w:val="FF0000"/>
          <w:sz w:val="24"/>
          <w:szCs w:val="24"/>
        </w:rPr>
        <w:t>auxiliary</w:t>
      </w:r>
      <w:r w:rsidRPr="00CC7CB4">
        <w:rPr>
          <w:color w:val="FF0000"/>
          <w:sz w:val="24"/>
          <w:szCs w:val="24"/>
        </w:rPr>
        <w:t xml:space="preserve"> packet. The </w:t>
      </w:r>
      <w:r w:rsidR="00A14D01">
        <w:rPr>
          <w:color w:val="FF0000"/>
          <w:sz w:val="24"/>
          <w:szCs w:val="24"/>
        </w:rPr>
        <w:t>data channel index</w:t>
      </w:r>
      <w:r w:rsidRPr="00CC7CB4">
        <w:rPr>
          <w:color w:val="FF0000"/>
          <w:sz w:val="24"/>
          <w:szCs w:val="24"/>
        </w:rPr>
        <w:t xml:space="preserve"> shall be </w:t>
      </w:r>
      <w:r>
        <w:rPr>
          <w:color w:val="FF0000"/>
          <w:sz w:val="24"/>
          <w:szCs w:val="24"/>
        </w:rPr>
        <w:t>one permitted on the secondary advertising</w:t>
      </w:r>
      <w:r w:rsidRPr="00CC7CB4">
        <w:rPr>
          <w:color w:val="FF0000"/>
          <w:sz w:val="24"/>
          <w:szCs w:val="24"/>
        </w:rPr>
        <w:t xml:space="preserve"> channel</w:t>
      </w:r>
      <w:r>
        <w:rPr>
          <w:color w:val="FF0000"/>
          <w:sz w:val="24"/>
          <w:szCs w:val="24"/>
        </w:rPr>
        <w:t xml:space="preserve"> (see </w:t>
      </w:r>
      <w:r w:rsidR="001E7F89">
        <w:rPr>
          <w:color w:val="FF0000"/>
          <w:sz w:val="24"/>
          <w:szCs w:val="24"/>
        </w:rPr>
        <w:t>S</w:t>
      </w:r>
      <w:r>
        <w:rPr>
          <w:color w:val="FF0000"/>
          <w:sz w:val="24"/>
          <w:szCs w:val="24"/>
        </w:rPr>
        <w:t>ection 1.4.1).</w:t>
      </w:r>
    </w:p>
    <w:p w14:paraId="46593677" w14:textId="77777777" w:rsidR="00E40CCE" w:rsidRPr="00CC7CB4" w:rsidRDefault="00E40CCE" w:rsidP="00E40CCE">
      <w:pPr>
        <w:rPr>
          <w:color w:val="FF0000"/>
          <w:sz w:val="24"/>
          <w:szCs w:val="24"/>
        </w:rPr>
      </w:pPr>
      <w:r w:rsidRPr="00CC7CB4">
        <w:rPr>
          <w:color w:val="FF0000"/>
          <w:sz w:val="24"/>
          <w:szCs w:val="24"/>
        </w:rPr>
        <w:t xml:space="preserve">The Offset </w:t>
      </w:r>
      <w:r>
        <w:rPr>
          <w:color w:val="FF0000"/>
          <w:sz w:val="24"/>
          <w:szCs w:val="24"/>
        </w:rPr>
        <w:t>Units</w:t>
      </w:r>
      <w:r w:rsidRPr="00CC7CB4">
        <w:rPr>
          <w:color w:val="FF0000"/>
          <w:sz w:val="24"/>
          <w:szCs w:val="24"/>
        </w:rPr>
        <w:t xml:space="preserve"> field indicates the units used </w:t>
      </w:r>
      <w:r>
        <w:rPr>
          <w:color w:val="FF0000"/>
          <w:sz w:val="24"/>
          <w:szCs w:val="24"/>
        </w:rPr>
        <w:t>by</w:t>
      </w:r>
      <w:r w:rsidRPr="00CC7CB4">
        <w:rPr>
          <w:color w:val="FF0000"/>
          <w:sz w:val="24"/>
          <w:szCs w:val="24"/>
        </w:rPr>
        <w:t xml:space="preserve"> the </w:t>
      </w:r>
      <w:r>
        <w:rPr>
          <w:color w:val="FF0000"/>
          <w:sz w:val="24"/>
          <w:szCs w:val="24"/>
        </w:rPr>
        <w:t>A</w:t>
      </w:r>
      <w:r w:rsidR="00555768">
        <w:rPr>
          <w:color w:val="FF0000"/>
          <w:sz w:val="24"/>
          <w:szCs w:val="24"/>
        </w:rPr>
        <w:t>ux</w:t>
      </w:r>
      <w:r w:rsidRPr="00CC7CB4">
        <w:rPr>
          <w:color w:val="FF0000"/>
          <w:sz w:val="24"/>
          <w:szCs w:val="24"/>
        </w:rPr>
        <w:t xml:space="preserve"> Offset Field.</w:t>
      </w:r>
      <w:r>
        <w:rPr>
          <w:color w:val="FF0000"/>
          <w:sz w:val="24"/>
          <w:szCs w:val="24"/>
        </w:rPr>
        <w:t xml:space="preserve"> The value of the Offset Units field shall be set as defined in Table 2.X.</w:t>
      </w:r>
    </w:p>
    <w:tbl>
      <w:tblPr>
        <w:tblStyle w:val="TableGrid"/>
        <w:tblW w:w="0" w:type="auto"/>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ayout w:type="fixed"/>
        <w:tblLook w:val="04A0" w:firstRow="1" w:lastRow="0" w:firstColumn="1" w:lastColumn="0" w:noHBand="0" w:noVBand="1"/>
      </w:tblPr>
      <w:tblGrid>
        <w:gridCol w:w="895"/>
        <w:gridCol w:w="1170"/>
      </w:tblGrid>
      <w:tr w:rsidR="00E40CCE" w14:paraId="6C7310BC" w14:textId="77777777" w:rsidTr="00E40CCE">
        <w:tc>
          <w:tcPr>
            <w:tcW w:w="895" w:type="dxa"/>
            <w:shd w:val="clear" w:color="auto" w:fill="BBFAFD"/>
          </w:tcPr>
          <w:p w14:paraId="678B419A" w14:textId="77777777" w:rsidR="00E40CCE" w:rsidRPr="00EE1FF6" w:rsidRDefault="00E40CCE" w:rsidP="00E40CCE">
            <w:pPr>
              <w:rPr>
                <w:color w:val="FF0000"/>
                <w:sz w:val="20"/>
                <w:szCs w:val="24"/>
              </w:rPr>
            </w:pPr>
            <w:r w:rsidRPr="00EE1FF6">
              <w:rPr>
                <w:color w:val="FF0000"/>
                <w:sz w:val="20"/>
                <w:szCs w:val="24"/>
              </w:rPr>
              <w:t>Value</w:t>
            </w:r>
          </w:p>
        </w:tc>
        <w:tc>
          <w:tcPr>
            <w:tcW w:w="1170" w:type="dxa"/>
            <w:shd w:val="clear" w:color="auto" w:fill="BBFAFD"/>
          </w:tcPr>
          <w:p w14:paraId="6460B0FF" w14:textId="77777777" w:rsidR="00E40CCE" w:rsidRPr="00D17F7E" w:rsidRDefault="00E40CCE" w:rsidP="00E40CCE">
            <w:pPr>
              <w:rPr>
                <w:color w:val="FF0000"/>
                <w:sz w:val="20"/>
                <w:szCs w:val="24"/>
              </w:rPr>
            </w:pPr>
            <w:r>
              <w:rPr>
                <w:color w:val="FF0000"/>
                <w:sz w:val="20"/>
                <w:szCs w:val="24"/>
              </w:rPr>
              <w:t>Units</w:t>
            </w:r>
          </w:p>
        </w:tc>
      </w:tr>
      <w:tr w:rsidR="00E40CCE" w14:paraId="350C69DB" w14:textId="77777777" w:rsidTr="00E40CCE">
        <w:tc>
          <w:tcPr>
            <w:tcW w:w="895" w:type="dxa"/>
          </w:tcPr>
          <w:p w14:paraId="1555DDEE" w14:textId="77777777" w:rsidR="00E40CCE" w:rsidRPr="00D17F7E" w:rsidRDefault="00E40CCE" w:rsidP="00C55FCC">
            <w:pPr>
              <w:rPr>
                <w:color w:val="FF0000"/>
                <w:sz w:val="20"/>
                <w:szCs w:val="24"/>
              </w:rPr>
            </w:pPr>
            <w:r>
              <w:rPr>
                <w:color w:val="FF0000"/>
                <w:sz w:val="20"/>
                <w:szCs w:val="24"/>
              </w:rPr>
              <w:t>0</w:t>
            </w:r>
          </w:p>
        </w:tc>
        <w:tc>
          <w:tcPr>
            <w:tcW w:w="1170" w:type="dxa"/>
          </w:tcPr>
          <w:p w14:paraId="1A2FC104" w14:textId="77777777" w:rsidR="00E40CCE" w:rsidRPr="00D17F7E" w:rsidRDefault="00E40CCE" w:rsidP="00E40CCE">
            <w:pPr>
              <w:rPr>
                <w:color w:val="FF0000"/>
                <w:sz w:val="20"/>
                <w:szCs w:val="24"/>
              </w:rPr>
            </w:pPr>
            <w:r>
              <w:rPr>
                <w:color w:val="FF0000"/>
                <w:sz w:val="20"/>
                <w:szCs w:val="24"/>
              </w:rPr>
              <w:t xml:space="preserve">30 </w:t>
            </w:r>
            <w:r>
              <w:rPr>
                <w:rFonts w:cstheme="minorHAnsi"/>
                <w:color w:val="FF0000"/>
                <w:sz w:val="20"/>
                <w:szCs w:val="24"/>
              </w:rPr>
              <w:t>µ</w:t>
            </w:r>
            <w:r>
              <w:rPr>
                <w:color w:val="FF0000"/>
                <w:sz w:val="20"/>
                <w:szCs w:val="24"/>
              </w:rPr>
              <w:t>s</w:t>
            </w:r>
          </w:p>
        </w:tc>
      </w:tr>
      <w:tr w:rsidR="00E40CCE" w14:paraId="060AED0D" w14:textId="77777777" w:rsidTr="00E40CCE">
        <w:tc>
          <w:tcPr>
            <w:tcW w:w="895" w:type="dxa"/>
          </w:tcPr>
          <w:p w14:paraId="3845C143" w14:textId="77777777" w:rsidR="00E40CCE" w:rsidRPr="00D17F7E" w:rsidRDefault="00E40CCE" w:rsidP="00C55FCC">
            <w:pPr>
              <w:rPr>
                <w:color w:val="FF0000"/>
                <w:sz w:val="20"/>
                <w:szCs w:val="24"/>
              </w:rPr>
            </w:pPr>
            <w:r>
              <w:rPr>
                <w:color w:val="FF0000"/>
                <w:sz w:val="20"/>
                <w:szCs w:val="24"/>
              </w:rPr>
              <w:t>1</w:t>
            </w:r>
          </w:p>
        </w:tc>
        <w:tc>
          <w:tcPr>
            <w:tcW w:w="1170" w:type="dxa"/>
          </w:tcPr>
          <w:p w14:paraId="671404D9" w14:textId="77777777" w:rsidR="00E40CCE" w:rsidRPr="00D17F7E" w:rsidRDefault="00E40CCE" w:rsidP="00E40CCE">
            <w:pPr>
              <w:rPr>
                <w:color w:val="FF0000"/>
                <w:sz w:val="20"/>
                <w:szCs w:val="24"/>
              </w:rPr>
            </w:pPr>
            <w:r>
              <w:rPr>
                <w:color w:val="FF0000"/>
                <w:sz w:val="20"/>
                <w:szCs w:val="24"/>
              </w:rPr>
              <w:t xml:space="preserve">300 </w:t>
            </w:r>
            <w:r w:rsidRPr="006328FA">
              <w:rPr>
                <w:color w:val="FF0000"/>
                <w:sz w:val="20"/>
                <w:szCs w:val="24"/>
              </w:rPr>
              <w:t>µs</w:t>
            </w:r>
          </w:p>
        </w:tc>
      </w:tr>
    </w:tbl>
    <w:p w14:paraId="6C34B4A2" w14:textId="77777777" w:rsidR="00E40CCE" w:rsidRPr="00EE1FF6" w:rsidRDefault="00E40CCE" w:rsidP="00E40CCE">
      <w:pPr>
        <w:pStyle w:val="Caption"/>
        <w:rPr>
          <w:color w:val="FF0000"/>
          <w:sz w:val="24"/>
          <w:szCs w:val="24"/>
        </w:rPr>
      </w:pPr>
      <w:r>
        <w:rPr>
          <w:rStyle w:val="CaptionLabelChar"/>
          <w:color w:val="FF0000"/>
        </w:rPr>
        <w:t>Table</w:t>
      </w:r>
      <w:r w:rsidRPr="00C76377">
        <w:rPr>
          <w:rStyle w:val="CaptionLabelChar"/>
          <w:color w:val="FF0000"/>
        </w:rPr>
        <w:t xml:space="preserve"> 2.X:</w:t>
      </w:r>
      <w:r w:rsidRPr="00D17F7E">
        <w:rPr>
          <w:color w:val="FF0000"/>
        </w:rPr>
        <w:t xml:space="preserve"> </w:t>
      </w:r>
      <w:r>
        <w:rPr>
          <w:color w:val="FF0000"/>
        </w:rPr>
        <w:t>Offset Units field encoding</w:t>
      </w:r>
    </w:p>
    <w:p w14:paraId="3D028B6F" w14:textId="77777777" w:rsidR="00E40CCE" w:rsidRDefault="00E40CCE" w:rsidP="00E40CCE">
      <w:pPr>
        <w:rPr>
          <w:color w:val="FF0000"/>
          <w:sz w:val="24"/>
          <w:szCs w:val="24"/>
        </w:rPr>
      </w:pPr>
      <w:r w:rsidRPr="00CC7CB4">
        <w:rPr>
          <w:color w:val="FF0000"/>
          <w:sz w:val="24"/>
          <w:szCs w:val="24"/>
        </w:rPr>
        <w:t xml:space="preserve">The </w:t>
      </w:r>
      <w:r>
        <w:rPr>
          <w:color w:val="FF0000"/>
          <w:sz w:val="24"/>
          <w:szCs w:val="24"/>
        </w:rPr>
        <w:t>A</w:t>
      </w:r>
      <w:r w:rsidR="00555768">
        <w:rPr>
          <w:color w:val="FF0000"/>
          <w:sz w:val="24"/>
          <w:szCs w:val="24"/>
        </w:rPr>
        <w:t>ux</w:t>
      </w:r>
      <w:r w:rsidRPr="00CC7CB4">
        <w:rPr>
          <w:color w:val="FF0000"/>
          <w:sz w:val="24"/>
          <w:szCs w:val="24"/>
        </w:rPr>
        <w:t xml:space="preserve"> Offset </w:t>
      </w:r>
      <w:r>
        <w:rPr>
          <w:color w:val="FF0000"/>
          <w:sz w:val="24"/>
          <w:szCs w:val="24"/>
        </w:rPr>
        <w:t xml:space="preserve">field contains </w:t>
      </w:r>
      <w:r w:rsidRPr="00CC7CB4">
        <w:rPr>
          <w:color w:val="FF0000"/>
          <w:sz w:val="24"/>
          <w:szCs w:val="24"/>
        </w:rPr>
        <w:t xml:space="preserve">the time from the start of the packet containing the AuxPtr field to the </w:t>
      </w:r>
      <w:r w:rsidR="006676A5">
        <w:rPr>
          <w:color w:val="FF0000"/>
          <w:sz w:val="24"/>
          <w:szCs w:val="24"/>
        </w:rPr>
        <w:t xml:space="preserve">approximate </w:t>
      </w:r>
      <w:r w:rsidRPr="00CC7CB4">
        <w:rPr>
          <w:color w:val="FF0000"/>
          <w:sz w:val="24"/>
          <w:szCs w:val="24"/>
        </w:rPr>
        <w:t xml:space="preserve">start of the </w:t>
      </w:r>
      <w:r>
        <w:rPr>
          <w:color w:val="FF0000"/>
          <w:sz w:val="24"/>
          <w:szCs w:val="24"/>
        </w:rPr>
        <w:t>auxiliary</w:t>
      </w:r>
      <w:r w:rsidRPr="00CC7CB4">
        <w:rPr>
          <w:color w:val="FF0000"/>
          <w:sz w:val="24"/>
          <w:szCs w:val="24"/>
        </w:rPr>
        <w:t xml:space="preserve"> packet. The </w:t>
      </w:r>
      <w:r>
        <w:rPr>
          <w:color w:val="FF0000"/>
          <w:sz w:val="24"/>
          <w:szCs w:val="24"/>
        </w:rPr>
        <w:t>value of the AUX</w:t>
      </w:r>
      <w:r w:rsidRPr="00CC7CB4">
        <w:rPr>
          <w:color w:val="FF0000"/>
          <w:sz w:val="24"/>
          <w:szCs w:val="24"/>
        </w:rPr>
        <w:t xml:space="preserve"> Offset </w:t>
      </w:r>
      <w:r>
        <w:rPr>
          <w:color w:val="FF0000"/>
          <w:sz w:val="24"/>
          <w:szCs w:val="24"/>
        </w:rPr>
        <w:t xml:space="preserve">field </w:t>
      </w:r>
      <w:r w:rsidRPr="00CC7CB4">
        <w:rPr>
          <w:color w:val="FF0000"/>
          <w:sz w:val="24"/>
          <w:szCs w:val="24"/>
        </w:rPr>
        <w:t xml:space="preserve">is in the unit of time indicated by the Offset </w:t>
      </w:r>
      <w:r>
        <w:rPr>
          <w:color w:val="FF0000"/>
          <w:sz w:val="24"/>
          <w:szCs w:val="24"/>
        </w:rPr>
        <w:t>Units</w:t>
      </w:r>
      <w:r w:rsidRPr="00CC7CB4">
        <w:rPr>
          <w:color w:val="FF0000"/>
          <w:sz w:val="24"/>
          <w:szCs w:val="24"/>
        </w:rPr>
        <w:t xml:space="preserve"> field</w:t>
      </w:r>
      <w:r>
        <w:rPr>
          <w:color w:val="FF0000"/>
          <w:sz w:val="24"/>
          <w:szCs w:val="24"/>
        </w:rPr>
        <w:t>; t</w:t>
      </w:r>
      <w:r w:rsidRPr="00CC7CB4">
        <w:rPr>
          <w:color w:val="FF0000"/>
          <w:sz w:val="24"/>
          <w:szCs w:val="24"/>
        </w:rPr>
        <w:t>he offset</w:t>
      </w:r>
      <w:r>
        <w:rPr>
          <w:color w:val="FF0000"/>
          <w:sz w:val="24"/>
          <w:szCs w:val="24"/>
        </w:rPr>
        <w:t xml:space="preserve"> is determined by multiplying the value by the unit</w:t>
      </w:r>
      <w:r w:rsidRPr="00CC7CB4">
        <w:rPr>
          <w:color w:val="FF0000"/>
          <w:sz w:val="24"/>
          <w:szCs w:val="24"/>
        </w:rPr>
        <w:t xml:space="preserve">. The </w:t>
      </w:r>
      <w:r>
        <w:rPr>
          <w:color w:val="FF0000"/>
          <w:sz w:val="24"/>
          <w:szCs w:val="24"/>
        </w:rPr>
        <w:t>A</w:t>
      </w:r>
      <w:r w:rsidR="00555768">
        <w:rPr>
          <w:color w:val="FF0000"/>
          <w:sz w:val="24"/>
          <w:szCs w:val="24"/>
        </w:rPr>
        <w:t>ux</w:t>
      </w:r>
      <w:r w:rsidRPr="00CC7CB4">
        <w:rPr>
          <w:color w:val="FF0000"/>
          <w:sz w:val="24"/>
          <w:szCs w:val="24"/>
        </w:rPr>
        <w:t xml:space="preserve"> Offset </w:t>
      </w:r>
      <w:r>
        <w:rPr>
          <w:color w:val="FF0000"/>
          <w:sz w:val="24"/>
          <w:szCs w:val="24"/>
        </w:rPr>
        <w:t>shall be at least</w:t>
      </w:r>
      <w:r w:rsidRPr="00CC7CB4">
        <w:rPr>
          <w:color w:val="FF0000"/>
          <w:sz w:val="24"/>
          <w:szCs w:val="24"/>
        </w:rPr>
        <w:t xml:space="preserve"> </w:t>
      </w:r>
      <w:r>
        <w:rPr>
          <w:color w:val="FF0000"/>
          <w:sz w:val="24"/>
          <w:szCs w:val="24"/>
        </w:rPr>
        <w:t xml:space="preserve">the length of the packet plus </w:t>
      </w:r>
      <w:r w:rsidR="006C4443">
        <w:rPr>
          <w:color w:val="FF0000"/>
          <w:sz w:val="24"/>
          <w:szCs w:val="24"/>
        </w:rPr>
        <w:t>T_MAFS (</w:t>
      </w:r>
      <w:r w:rsidR="001E7F89">
        <w:rPr>
          <w:color w:val="FF0000"/>
          <w:sz w:val="24"/>
          <w:szCs w:val="24"/>
        </w:rPr>
        <w:t>s</w:t>
      </w:r>
      <w:r w:rsidR="006C4443">
        <w:rPr>
          <w:color w:val="FF0000"/>
          <w:sz w:val="24"/>
          <w:szCs w:val="24"/>
        </w:rPr>
        <w:t>ee Section 4.1.2)</w:t>
      </w:r>
      <w:r w:rsidRPr="00CC7CB4">
        <w:rPr>
          <w:color w:val="FF0000"/>
          <w:sz w:val="24"/>
          <w:szCs w:val="24"/>
        </w:rPr>
        <w:t>.</w:t>
      </w:r>
      <w:r w:rsidR="006676A5">
        <w:rPr>
          <w:color w:val="FF0000"/>
          <w:sz w:val="24"/>
          <w:szCs w:val="24"/>
        </w:rPr>
        <w:t xml:space="preserve">  The auxiliary packet shall not start any earlier than the A</w:t>
      </w:r>
      <w:r w:rsidR="00555768">
        <w:rPr>
          <w:color w:val="FF0000"/>
          <w:sz w:val="24"/>
          <w:szCs w:val="24"/>
        </w:rPr>
        <w:t>ux</w:t>
      </w:r>
      <w:r w:rsidR="006676A5">
        <w:rPr>
          <w:color w:val="FF0000"/>
          <w:sz w:val="24"/>
          <w:szCs w:val="24"/>
        </w:rPr>
        <w:t xml:space="preserve"> Offset and shall start no later than the A</w:t>
      </w:r>
      <w:r w:rsidR="00555768">
        <w:rPr>
          <w:color w:val="FF0000"/>
          <w:sz w:val="24"/>
          <w:szCs w:val="24"/>
        </w:rPr>
        <w:t>ux</w:t>
      </w:r>
      <w:r w:rsidR="006676A5">
        <w:rPr>
          <w:color w:val="FF0000"/>
          <w:sz w:val="24"/>
          <w:szCs w:val="24"/>
        </w:rPr>
        <w:t xml:space="preserve"> Offset plus one Offset Unit.</w:t>
      </w:r>
      <w:r w:rsidR="000C7DA5">
        <w:rPr>
          <w:color w:val="FF0000"/>
          <w:sz w:val="24"/>
          <w:szCs w:val="24"/>
        </w:rPr>
        <w:t xml:space="preserve">  This allows the LL to round </w:t>
      </w:r>
      <w:r w:rsidR="00B17AD9">
        <w:rPr>
          <w:color w:val="FF0000"/>
          <w:sz w:val="24"/>
          <w:szCs w:val="24"/>
        </w:rPr>
        <w:t>the A</w:t>
      </w:r>
      <w:r w:rsidR="00555768">
        <w:rPr>
          <w:color w:val="FF0000"/>
          <w:sz w:val="24"/>
          <w:szCs w:val="24"/>
        </w:rPr>
        <w:t>ux</w:t>
      </w:r>
      <w:r w:rsidR="00B17AD9">
        <w:rPr>
          <w:color w:val="FF0000"/>
          <w:sz w:val="24"/>
          <w:szCs w:val="24"/>
        </w:rPr>
        <w:t xml:space="preserve"> Offset to the Offset Unit</w:t>
      </w:r>
      <w:r w:rsidR="000C7DA5">
        <w:rPr>
          <w:color w:val="FF0000"/>
          <w:sz w:val="24"/>
          <w:szCs w:val="24"/>
        </w:rPr>
        <w:t>.</w:t>
      </w:r>
    </w:p>
    <w:p w14:paraId="25AC0069" w14:textId="77777777" w:rsidR="00EB4B9D" w:rsidRPr="00CC7CB4" w:rsidRDefault="00555768" w:rsidP="005C45EA">
      <w:pPr>
        <w:pStyle w:val="Caption"/>
      </w:pPr>
      <w:r>
        <w:object w:dxaOrig="10188" w:dyaOrig="4128" w14:anchorId="11667C15">
          <v:shape id="_x0000_i1026" type="#_x0000_t75" style="width:511.5pt;height:209.75pt" o:ole="">
            <v:imagedata r:id="rId16" o:title=""/>
          </v:shape>
          <o:OLEObject Type="Embed" ProgID="Visio.Drawing.11" ShapeID="_x0000_i1026" DrawAspect="Content" ObjectID="_1522518076" r:id="rId17"/>
        </w:object>
      </w:r>
      <w:r w:rsidR="00914BBA" w:rsidRPr="005C45EA">
        <w:rPr>
          <w:color w:val="FF0000"/>
        </w:rPr>
        <w:t>Figure 2.X A</w:t>
      </w:r>
      <w:r w:rsidR="005F7372">
        <w:rPr>
          <w:color w:val="FF0000"/>
        </w:rPr>
        <w:t>ux</w:t>
      </w:r>
      <w:r w:rsidR="00914BBA" w:rsidRPr="005C45EA">
        <w:rPr>
          <w:color w:val="FF0000"/>
        </w:rPr>
        <w:t xml:space="preserve"> Offset Transmission Window</w:t>
      </w:r>
    </w:p>
    <w:p w14:paraId="529882E0" w14:textId="77777777" w:rsidR="00E40CCE" w:rsidRDefault="00E40CCE" w:rsidP="00E40CCE">
      <w:pPr>
        <w:rPr>
          <w:color w:val="FF0000"/>
          <w:sz w:val="24"/>
          <w:szCs w:val="24"/>
        </w:rPr>
      </w:pPr>
      <w:r>
        <w:rPr>
          <w:color w:val="FF0000"/>
          <w:sz w:val="24"/>
          <w:szCs w:val="24"/>
        </w:rPr>
        <w:t>The A</w:t>
      </w:r>
      <w:r w:rsidR="00555768">
        <w:rPr>
          <w:color w:val="FF0000"/>
          <w:sz w:val="24"/>
          <w:szCs w:val="24"/>
        </w:rPr>
        <w:t>ux</w:t>
      </w:r>
      <w:r>
        <w:rPr>
          <w:color w:val="FF0000"/>
          <w:sz w:val="24"/>
          <w:szCs w:val="24"/>
        </w:rPr>
        <w:t xml:space="preserve"> PHY</w:t>
      </w:r>
      <w:r w:rsidRPr="00CC7CB4">
        <w:rPr>
          <w:color w:val="FF0000"/>
          <w:sz w:val="24"/>
          <w:szCs w:val="24"/>
        </w:rPr>
        <w:t xml:space="preserve"> </w:t>
      </w:r>
      <w:r>
        <w:rPr>
          <w:color w:val="FF0000"/>
          <w:sz w:val="24"/>
          <w:szCs w:val="24"/>
        </w:rPr>
        <w:t xml:space="preserve">field </w:t>
      </w:r>
      <w:r w:rsidRPr="00CC7CB4">
        <w:rPr>
          <w:color w:val="FF0000"/>
          <w:sz w:val="24"/>
          <w:szCs w:val="24"/>
        </w:rPr>
        <w:t xml:space="preserve">indicates the PHY used to transmit the </w:t>
      </w:r>
      <w:r>
        <w:rPr>
          <w:color w:val="FF0000"/>
          <w:sz w:val="24"/>
          <w:szCs w:val="24"/>
        </w:rPr>
        <w:t>auxiliary</w:t>
      </w:r>
      <w:r w:rsidRPr="00CC7CB4">
        <w:rPr>
          <w:color w:val="FF0000"/>
          <w:sz w:val="24"/>
          <w:szCs w:val="24"/>
        </w:rPr>
        <w:t xml:space="preserve"> packet. The </w:t>
      </w:r>
      <w:r>
        <w:rPr>
          <w:color w:val="FF0000"/>
          <w:sz w:val="24"/>
          <w:szCs w:val="24"/>
        </w:rPr>
        <w:t>value</w:t>
      </w:r>
      <w:r w:rsidRPr="00CC7CB4">
        <w:rPr>
          <w:color w:val="FF0000"/>
          <w:sz w:val="24"/>
          <w:szCs w:val="24"/>
        </w:rPr>
        <w:t xml:space="preserve"> </w:t>
      </w:r>
      <w:r>
        <w:rPr>
          <w:color w:val="FF0000"/>
          <w:sz w:val="24"/>
          <w:szCs w:val="24"/>
        </w:rPr>
        <w:t>of the A</w:t>
      </w:r>
      <w:r w:rsidR="00555768">
        <w:rPr>
          <w:color w:val="FF0000"/>
          <w:sz w:val="24"/>
          <w:szCs w:val="24"/>
        </w:rPr>
        <w:t>ux</w:t>
      </w:r>
      <w:r w:rsidR="00DA0E81">
        <w:rPr>
          <w:color w:val="FF0000"/>
          <w:sz w:val="24"/>
          <w:szCs w:val="24"/>
        </w:rPr>
        <w:t xml:space="preserve"> </w:t>
      </w:r>
      <w:r>
        <w:rPr>
          <w:color w:val="FF0000"/>
          <w:sz w:val="24"/>
          <w:szCs w:val="24"/>
        </w:rPr>
        <w:t>PHY field shall be set as defined</w:t>
      </w:r>
      <w:r w:rsidRPr="00CC7CB4">
        <w:rPr>
          <w:color w:val="FF0000"/>
          <w:sz w:val="24"/>
          <w:szCs w:val="24"/>
        </w:rPr>
        <w:t xml:space="preserve"> in </w:t>
      </w:r>
      <w:r>
        <w:rPr>
          <w:color w:val="FF0000"/>
          <w:sz w:val="24"/>
          <w:szCs w:val="24"/>
        </w:rPr>
        <w:t>Table</w:t>
      </w:r>
      <w:r w:rsidRPr="00CC7CB4">
        <w:rPr>
          <w:color w:val="FF0000"/>
          <w:sz w:val="24"/>
          <w:szCs w:val="24"/>
        </w:rPr>
        <w:t xml:space="preserve"> 2.X</w:t>
      </w:r>
      <w:r>
        <w:rPr>
          <w:color w:val="FF0000"/>
          <w:sz w:val="24"/>
          <w:szCs w:val="24"/>
        </w:rPr>
        <w:t>.</w:t>
      </w:r>
    </w:p>
    <w:p w14:paraId="3FE1B732" w14:textId="77777777" w:rsidR="00E40CCE" w:rsidRPr="00CC7CB4" w:rsidRDefault="00E40CCE" w:rsidP="00E40CCE">
      <w:pPr>
        <w:rPr>
          <w:color w:val="FF0000"/>
          <w:sz w:val="24"/>
          <w:szCs w:val="24"/>
        </w:rPr>
      </w:pPr>
    </w:p>
    <w:tbl>
      <w:tblPr>
        <w:tblStyle w:val="TableGrid"/>
        <w:tblW w:w="0" w:type="auto"/>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ook w:val="04A0" w:firstRow="1" w:lastRow="0" w:firstColumn="1" w:lastColumn="0" w:noHBand="0" w:noVBand="1"/>
      </w:tblPr>
      <w:tblGrid>
        <w:gridCol w:w="1345"/>
        <w:gridCol w:w="1980"/>
      </w:tblGrid>
      <w:tr w:rsidR="00E40CCE" w14:paraId="36889E57" w14:textId="77777777" w:rsidTr="00E40CCE">
        <w:tc>
          <w:tcPr>
            <w:tcW w:w="1345" w:type="dxa"/>
            <w:shd w:val="clear" w:color="auto" w:fill="BBFAFD"/>
          </w:tcPr>
          <w:p w14:paraId="513DE19D" w14:textId="77777777" w:rsidR="00E40CCE" w:rsidRPr="00D17F7E" w:rsidRDefault="00E40CCE" w:rsidP="00E40CCE">
            <w:pPr>
              <w:rPr>
                <w:color w:val="FF0000"/>
                <w:sz w:val="20"/>
                <w:szCs w:val="24"/>
              </w:rPr>
            </w:pPr>
            <w:r w:rsidRPr="00D17F7E">
              <w:rPr>
                <w:color w:val="FF0000"/>
                <w:sz w:val="20"/>
                <w:szCs w:val="24"/>
              </w:rPr>
              <w:t>Value</w:t>
            </w:r>
          </w:p>
        </w:tc>
        <w:tc>
          <w:tcPr>
            <w:tcW w:w="1980" w:type="dxa"/>
            <w:shd w:val="clear" w:color="auto" w:fill="BBFAFD"/>
          </w:tcPr>
          <w:p w14:paraId="4E0525D1" w14:textId="77777777" w:rsidR="00E40CCE" w:rsidRPr="00D17F7E" w:rsidRDefault="00E40CCE" w:rsidP="00E40CCE">
            <w:pPr>
              <w:rPr>
                <w:color w:val="FF0000"/>
                <w:sz w:val="20"/>
                <w:szCs w:val="24"/>
              </w:rPr>
            </w:pPr>
            <w:r>
              <w:rPr>
                <w:color w:val="FF0000"/>
                <w:sz w:val="20"/>
                <w:szCs w:val="24"/>
              </w:rPr>
              <w:t>PHY used</w:t>
            </w:r>
          </w:p>
        </w:tc>
      </w:tr>
      <w:tr w:rsidR="00E40CCE" w14:paraId="4C1FFFB0" w14:textId="77777777" w:rsidTr="00E40CCE">
        <w:tc>
          <w:tcPr>
            <w:tcW w:w="1345" w:type="dxa"/>
          </w:tcPr>
          <w:p w14:paraId="322F3A29" w14:textId="77777777" w:rsidR="00E40CCE" w:rsidRPr="00D17F7E" w:rsidRDefault="00E40CCE" w:rsidP="00E40CCE">
            <w:pPr>
              <w:rPr>
                <w:color w:val="FF0000"/>
                <w:sz w:val="20"/>
                <w:szCs w:val="24"/>
              </w:rPr>
            </w:pPr>
            <w:r>
              <w:rPr>
                <w:color w:val="FF0000"/>
                <w:sz w:val="20"/>
                <w:szCs w:val="24"/>
              </w:rPr>
              <w:t>000b</w:t>
            </w:r>
          </w:p>
        </w:tc>
        <w:tc>
          <w:tcPr>
            <w:tcW w:w="1980" w:type="dxa"/>
          </w:tcPr>
          <w:p w14:paraId="58D70678" w14:textId="77777777" w:rsidR="00E40CCE" w:rsidRPr="00D17F7E" w:rsidRDefault="00E40CCE" w:rsidP="00E40CCE">
            <w:pPr>
              <w:rPr>
                <w:color w:val="FF0000"/>
                <w:sz w:val="20"/>
                <w:szCs w:val="24"/>
              </w:rPr>
            </w:pPr>
            <w:r>
              <w:rPr>
                <w:color w:val="FF0000"/>
                <w:sz w:val="20"/>
                <w:szCs w:val="24"/>
              </w:rPr>
              <w:t>LE 1M</w:t>
            </w:r>
          </w:p>
        </w:tc>
      </w:tr>
      <w:tr w:rsidR="00E40CCE" w14:paraId="39115AA2" w14:textId="77777777" w:rsidTr="00E40CCE">
        <w:tc>
          <w:tcPr>
            <w:tcW w:w="1345" w:type="dxa"/>
          </w:tcPr>
          <w:p w14:paraId="02A0D177" w14:textId="77777777" w:rsidR="00E40CCE" w:rsidRPr="00D17F7E" w:rsidRDefault="00E40CCE" w:rsidP="00E40CCE">
            <w:pPr>
              <w:rPr>
                <w:color w:val="FF0000"/>
                <w:sz w:val="20"/>
                <w:szCs w:val="24"/>
              </w:rPr>
            </w:pPr>
            <w:r>
              <w:rPr>
                <w:color w:val="FF0000"/>
                <w:sz w:val="20"/>
                <w:szCs w:val="24"/>
              </w:rPr>
              <w:t>001b</w:t>
            </w:r>
          </w:p>
        </w:tc>
        <w:tc>
          <w:tcPr>
            <w:tcW w:w="1980" w:type="dxa"/>
          </w:tcPr>
          <w:p w14:paraId="6E90837E" w14:textId="77777777" w:rsidR="00E40CCE" w:rsidRPr="00D17F7E" w:rsidRDefault="00E40CCE" w:rsidP="00E40CCE">
            <w:pPr>
              <w:rPr>
                <w:color w:val="FF0000"/>
                <w:sz w:val="20"/>
                <w:szCs w:val="24"/>
              </w:rPr>
            </w:pPr>
            <w:r>
              <w:rPr>
                <w:color w:val="FF0000"/>
                <w:sz w:val="20"/>
                <w:szCs w:val="24"/>
              </w:rPr>
              <w:t>LE 2M</w:t>
            </w:r>
          </w:p>
        </w:tc>
      </w:tr>
      <w:tr w:rsidR="00E40CCE" w14:paraId="7D126CAF" w14:textId="77777777" w:rsidTr="00E40CCE">
        <w:tc>
          <w:tcPr>
            <w:tcW w:w="1345" w:type="dxa"/>
          </w:tcPr>
          <w:p w14:paraId="69CECBF2" w14:textId="77777777" w:rsidR="00E40CCE" w:rsidRPr="00D17F7E" w:rsidRDefault="00E40CCE" w:rsidP="00E40CCE">
            <w:pPr>
              <w:rPr>
                <w:color w:val="FF0000"/>
                <w:sz w:val="20"/>
                <w:szCs w:val="24"/>
              </w:rPr>
            </w:pPr>
            <w:r>
              <w:rPr>
                <w:color w:val="FF0000"/>
                <w:sz w:val="20"/>
                <w:szCs w:val="24"/>
              </w:rPr>
              <w:t>010b</w:t>
            </w:r>
          </w:p>
        </w:tc>
        <w:tc>
          <w:tcPr>
            <w:tcW w:w="1980" w:type="dxa"/>
          </w:tcPr>
          <w:p w14:paraId="3D72ED9D" w14:textId="77777777" w:rsidR="00E40CCE" w:rsidRPr="00D17F7E" w:rsidRDefault="00E40CCE" w:rsidP="00E40CCE">
            <w:pPr>
              <w:rPr>
                <w:color w:val="FF0000"/>
                <w:sz w:val="20"/>
                <w:szCs w:val="24"/>
              </w:rPr>
            </w:pPr>
            <w:r>
              <w:rPr>
                <w:color w:val="FF0000"/>
                <w:sz w:val="20"/>
                <w:szCs w:val="24"/>
              </w:rPr>
              <w:t>LE Coded</w:t>
            </w:r>
          </w:p>
        </w:tc>
      </w:tr>
      <w:tr w:rsidR="00E40CCE" w14:paraId="65EF3907" w14:textId="77777777" w:rsidTr="00E40CCE">
        <w:tc>
          <w:tcPr>
            <w:tcW w:w="1345" w:type="dxa"/>
          </w:tcPr>
          <w:p w14:paraId="46E06ECF" w14:textId="77777777" w:rsidR="00E40CCE" w:rsidRPr="00D17F7E" w:rsidRDefault="00E40CCE" w:rsidP="00E40CCE">
            <w:pPr>
              <w:rPr>
                <w:color w:val="FF0000"/>
                <w:sz w:val="20"/>
                <w:szCs w:val="24"/>
              </w:rPr>
            </w:pPr>
            <w:r>
              <w:rPr>
                <w:color w:val="FF0000"/>
                <w:sz w:val="20"/>
                <w:szCs w:val="24"/>
              </w:rPr>
              <w:t>011b – 111b</w:t>
            </w:r>
          </w:p>
        </w:tc>
        <w:tc>
          <w:tcPr>
            <w:tcW w:w="1980" w:type="dxa"/>
          </w:tcPr>
          <w:p w14:paraId="2B07D125" w14:textId="77777777" w:rsidR="00E40CCE" w:rsidRPr="00D17F7E" w:rsidRDefault="00E40CCE" w:rsidP="00E40CCE">
            <w:pPr>
              <w:rPr>
                <w:color w:val="FF0000"/>
                <w:sz w:val="20"/>
                <w:szCs w:val="24"/>
              </w:rPr>
            </w:pPr>
            <w:r>
              <w:rPr>
                <w:color w:val="FF0000"/>
                <w:sz w:val="20"/>
                <w:szCs w:val="24"/>
              </w:rPr>
              <w:t>Reserved</w:t>
            </w:r>
          </w:p>
        </w:tc>
      </w:tr>
    </w:tbl>
    <w:p w14:paraId="256BB16A" w14:textId="77777777" w:rsidR="00E40CCE" w:rsidRPr="00D17F7E" w:rsidRDefault="00E40CCE" w:rsidP="00E40CCE">
      <w:pPr>
        <w:pStyle w:val="Caption"/>
        <w:rPr>
          <w:color w:val="FF0000"/>
          <w:sz w:val="24"/>
          <w:szCs w:val="24"/>
        </w:rPr>
      </w:pPr>
      <w:r>
        <w:rPr>
          <w:rStyle w:val="CaptionLabelChar"/>
          <w:color w:val="FF0000"/>
        </w:rPr>
        <w:t>Table</w:t>
      </w:r>
      <w:r w:rsidRPr="00C76377">
        <w:rPr>
          <w:rStyle w:val="CaptionLabelChar"/>
          <w:color w:val="FF0000"/>
        </w:rPr>
        <w:t xml:space="preserve"> 2.X:</w:t>
      </w:r>
      <w:r w:rsidRPr="00D17F7E">
        <w:rPr>
          <w:color w:val="FF0000"/>
        </w:rPr>
        <w:t xml:space="preserve"> </w:t>
      </w:r>
      <w:r>
        <w:rPr>
          <w:color w:val="FF0000"/>
        </w:rPr>
        <w:t>A</w:t>
      </w:r>
      <w:r w:rsidR="00555768">
        <w:rPr>
          <w:color w:val="FF0000"/>
        </w:rPr>
        <w:t>ux</w:t>
      </w:r>
      <w:r w:rsidR="00DA0E81">
        <w:rPr>
          <w:color w:val="FF0000"/>
        </w:rPr>
        <w:t xml:space="preserve"> </w:t>
      </w:r>
      <w:r>
        <w:rPr>
          <w:color w:val="FF0000"/>
        </w:rPr>
        <w:t>PHY</w:t>
      </w:r>
      <w:r w:rsidRPr="00D17F7E">
        <w:rPr>
          <w:color w:val="FF0000"/>
        </w:rPr>
        <w:t xml:space="preserve"> </w:t>
      </w:r>
      <w:r>
        <w:rPr>
          <w:color w:val="FF0000"/>
        </w:rPr>
        <w:t>field encoding</w:t>
      </w:r>
    </w:p>
    <w:p w14:paraId="2F81EA41" w14:textId="77777777" w:rsidR="00E40CCE" w:rsidRPr="00CC7CB4" w:rsidRDefault="00E40CCE" w:rsidP="00E40CCE">
      <w:pPr>
        <w:rPr>
          <w:color w:val="FF0000"/>
          <w:sz w:val="24"/>
          <w:szCs w:val="24"/>
        </w:rPr>
      </w:pPr>
      <w:r w:rsidRPr="00CC7CB4">
        <w:rPr>
          <w:color w:val="FF0000"/>
          <w:sz w:val="24"/>
          <w:szCs w:val="24"/>
        </w:rPr>
        <w:t xml:space="preserve">The CA </w:t>
      </w:r>
      <w:r>
        <w:rPr>
          <w:color w:val="FF0000"/>
          <w:sz w:val="24"/>
          <w:szCs w:val="24"/>
        </w:rPr>
        <w:t>field contains</w:t>
      </w:r>
      <w:r w:rsidRPr="00CC7CB4">
        <w:rPr>
          <w:color w:val="FF0000"/>
          <w:sz w:val="24"/>
          <w:szCs w:val="24"/>
        </w:rPr>
        <w:t xml:space="preserve"> the clock accuracy of the advertiser that will be used between the packet containing this data and the </w:t>
      </w:r>
      <w:r>
        <w:rPr>
          <w:color w:val="FF0000"/>
          <w:sz w:val="24"/>
          <w:szCs w:val="24"/>
        </w:rPr>
        <w:t>auxiliary packet</w:t>
      </w:r>
      <w:r w:rsidRPr="00CC7CB4">
        <w:rPr>
          <w:color w:val="FF0000"/>
          <w:sz w:val="24"/>
          <w:szCs w:val="24"/>
        </w:rPr>
        <w:t>.</w:t>
      </w:r>
      <w:r>
        <w:rPr>
          <w:color w:val="FF0000"/>
          <w:sz w:val="24"/>
          <w:szCs w:val="24"/>
        </w:rPr>
        <w:t xml:space="preserve"> The value of the CA field shall be set as defined in Table 2.2.</w:t>
      </w:r>
    </w:p>
    <w:p w14:paraId="260482AD" w14:textId="77777777" w:rsidR="00E40CCE" w:rsidRPr="009E202F" w:rsidRDefault="00E40CCE" w:rsidP="00E40CCE">
      <w:pPr>
        <w:rPr>
          <w:color w:val="FF0000"/>
          <w:sz w:val="24"/>
          <w:szCs w:val="24"/>
        </w:rPr>
      </w:pPr>
    </w:p>
    <w:tbl>
      <w:tblPr>
        <w:tblStyle w:val="Bluetoothgrid"/>
        <w:tblW w:w="4765" w:type="dxa"/>
        <w:tblInd w:w="0" w:type="dxa"/>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CellMar>
          <w:left w:w="115" w:type="dxa"/>
          <w:right w:w="115" w:type="dxa"/>
        </w:tblCellMar>
        <w:tblLook w:val="04A0" w:firstRow="1" w:lastRow="0" w:firstColumn="1" w:lastColumn="0" w:noHBand="0" w:noVBand="1"/>
      </w:tblPr>
      <w:tblGrid>
        <w:gridCol w:w="1165"/>
        <w:gridCol w:w="3600"/>
      </w:tblGrid>
      <w:tr w:rsidR="00E40CCE" w:rsidRPr="0005317C" w14:paraId="2C239D3A" w14:textId="77777777" w:rsidTr="00E40CCE">
        <w:trPr>
          <w:cnfStyle w:val="100000000000" w:firstRow="1" w:lastRow="0" w:firstColumn="0" w:lastColumn="0" w:oddVBand="0" w:evenVBand="0" w:oddHBand="0" w:evenHBand="0" w:firstRowFirstColumn="0" w:firstRowLastColumn="0" w:lastRowFirstColumn="0" w:lastRowLastColumn="0"/>
          <w:cantSplit/>
          <w:trHeight w:val="579"/>
          <w:tblHeader/>
        </w:trPr>
        <w:tc>
          <w:tcPr>
            <w:tcW w:w="1165" w:type="dxa"/>
            <w:shd w:val="clear" w:color="auto" w:fill="BBFAFD"/>
            <w:hideMark/>
          </w:tcPr>
          <w:p w14:paraId="1615F021" w14:textId="77777777" w:rsidR="00E40CCE" w:rsidRPr="0005317C" w:rsidRDefault="00E40CCE" w:rsidP="00E40CCE">
            <w:pPr>
              <w:pStyle w:val="Tableheading"/>
              <w:spacing w:before="96"/>
              <w:rPr>
                <w:color w:val="FF0000"/>
              </w:rPr>
            </w:pPr>
            <w:r>
              <w:rPr>
                <w:color w:val="FF0000"/>
              </w:rPr>
              <w:t>CA Value</w:t>
            </w:r>
          </w:p>
        </w:tc>
        <w:tc>
          <w:tcPr>
            <w:tcW w:w="3600" w:type="dxa"/>
            <w:shd w:val="clear" w:color="auto" w:fill="BBFAFD"/>
          </w:tcPr>
          <w:p w14:paraId="62A9EE30" w14:textId="77777777" w:rsidR="00E40CCE" w:rsidRPr="0005317C" w:rsidRDefault="00E40CCE" w:rsidP="00E40CCE">
            <w:pPr>
              <w:pStyle w:val="Tableheading"/>
              <w:spacing w:before="96"/>
              <w:rPr>
                <w:color w:val="FF0000"/>
              </w:rPr>
            </w:pPr>
            <w:r>
              <w:rPr>
                <w:color w:val="FF0000"/>
              </w:rPr>
              <w:t>Advertiser’s Clock Accuracy</w:t>
            </w:r>
          </w:p>
        </w:tc>
      </w:tr>
      <w:tr w:rsidR="00E40CCE" w:rsidRPr="0005317C" w14:paraId="1F9415C5" w14:textId="77777777" w:rsidTr="00E40CCE">
        <w:trPr>
          <w:trHeight w:val="184"/>
        </w:trPr>
        <w:tc>
          <w:tcPr>
            <w:tcW w:w="1165" w:type="dxa"/>
            <w:shd w:val="clear" w:color="auto" w:fill="FFFFFF" w:themeFill="background1"/>
          </w:tcPr>
          <w:p w14:paraId="6D538239" w14:textId="77777777" w:rsidR="00E40CCE" w:rsidRPr="0005317C" w:rsidRDefault="00E40CCE" w:rsidP="00E40CCE">
            <w:pPr>
              <w:pStyle w:val="CellBody"/>
              <w:spacing w:before="96"/>
              <w:rPr>
                <w:color w:val="FF0000"/>
              </w:rPr>
            </w:pPr>
            <w:r w:rsidRPr="0005317C">
              <w:rPr>
                <w:color w:val="FF0000"/>
              </w:rPr>
              <w:t>0</w:t>
            </w:r>
          </w:p>
        </w:tc>
        <w:tc>
          <w:tcPr>
            <w:tcW w:w="3600" w:type="dxa"/>
            <w:shd w:val="clear" w:color="auto" w:fill="FFFFFF" w:themeFill="background1"/>
          </w:tcPr>
          <w:p w14:paraId="37B7C1D7" w14:textId="77777777" w:rsidR="00E40CCE" w:rsidRPr="000A7F01" w:rsidRDefault="00E40CCE" w:rsidP="00E40CCE">
            <w:pPr>
              <w:autoSpaceDE w:val="0"/>
              <w:autoSpaceDN w:val="0"/>
              <w:adjustRightInd w:val="0"/>
              <w:spacing w:before="96"/>
              <w:rPr>
                <w:rFonts w:cs="Arial"/>
                <w:szCs w:val="20"/>
              </w:rPr>
            </w:pPr>
            <w:r>
              <w:rPr>
                <w:rFonts w:cs="Arial"/>
                <w:color w:val="FF0000"/>
                <w:szCs w:val="20"/>
              </w:rPr>
              <w:t>51</w:t>
            </w:r>
            <w:r w:rsidRPr="000A7F01">
              <w:rPr>
                <w:rFonts w:cs="Arial"/>
                <w:color w:val="FF0000"/>
                <w:szCs w:val="20"/>
              </w:rPr>
              <w:t xml:space="preserve"> ppm to 500 ppm</w:t>
            </w:r>
          </w:p>
        </w:tc>
      </w:tr>
      <w:tr w:rsidR="00E40CCE" w:rsidRPr="0005317C" w14:paraId="6E0BF232" w14:textId="77777777" w:rsidTr="00E40CCE">
        <w:trPr>
          <w:trHeight w:val="184"/>
        </w:trPr>
        <w:tc>
          <w:tcPr>
            <w:tcW w:w="1165" w:type="dxa"/>
            <w:shd w:val="clear" w:color="auto" w:fill="BBFAFD"/>
            <w:hideMark/>
          </w:tcPr>
          <w:p w14:paraId="0F13F70B" w14:textId="77777777" w:rsidR="00E40CCE" w:rsidRPr="0005317C" w:rsidRDefault="00E40CCE" w:rsidP="00E40CCE">
            <w:pPr>
              <w:pStyle w:val="CellBody"/>
              <w:spacing w:before="96"/>
              <w:rPr>
                <w:rFonts w:ascii="Arial" w:hAnsi="Arial"/>
                <w:color w:val="FF0000"/>
              </w:rPr>
            </w:pPr>
            <w:r w:rsidRPr="0005317C">
              <w:rPr>
                <w:color w:val="FF0000"/>
              </w:rPr>
              <w:t>1</w:t>
            </w:r>
          </w:p>
        </w:tc>
        <w:tc>
          <w:tcPr>
            <w:tcW w:w="3600" w:type="dxa"/>
            <w:shd w:val="clear" w:color="auto" w:fill="BBFAFD"/>
            <w:hideMark/>
          </w:tcPr>
          <w:p w14:paraId="0BF9179F" w14:textId="77777777" w:rsidR="00E40CCE" w:rsidRPr="0005317C" w:rsidRDefault="00E40CCE" w:rsidP="00E40CCE">
            <w:pPr>
              <w:pStyle w:val="CellBody"/>
              <w:spacing w:before="96"/>
              <w:rPr>
                <w:rFonts w:ascii="Arial" w:hAnsi="Arial"/>
                <w:color w:val="FF0000"/>
              </w:rPr>
            </w:pPr>
            <w:r>
              <w:rPr>
                <w:rFonts w:ascii="Arial" w:hAnsi="Arial" w:cs="Arial"/>
                <w:color w:val="FF0000"/>
                <w:szCs w:val="20"/>
              </w:rPr>
              <w:t>0 ppm to 50</w:t>
            </w:r>
            <w:r w:rsidRPr="000A7F01">
              <w:rPr>
                <w:rFonts w:ascii="Arial" w:hAnsi="Arial" w:cs="Arial"/>
                <w:color w:val="FF0000"/>
                <w:szCs w:val="20"/>
              </w:rPr>
              <w:t xml:space="preserve"> ppm</w:t>
            </w:r>
          </w:p>
        </w:tc>
      </w:tr>
    </w:tbl>
    <w:p w14:paraId="5B575449" w14:textId="77777777" w:rsidR="00E40CCE" w:rsidRPr="00C35842" w:rsidRDefault="00E40CCE" w:rsidP="00E40CCE">
      <w:pPr>
        <w:pStyle w:val="Caption"/>
        <w:rPr>
          <w:color w:val="FF0000"/>
        </w:rPr>
      </w:pPr>
      <w:r>
        <w:rPr>
          <w:color w:val="FF0000"/>
        </w:rPr>
        <w:t>Table 2</w:t>
      </w:r>
      <w:r w:rsidRPr="000A7F01">
        <w:rPr>
          <w:color w:val="FF0000"/>
        </w:rPr>
        <w:t xml:space="preserve">.X: Clock Accuracy </w:t>
      </w:r>
      <w:r>
        <w:rPr>
          <w:color w:val="FF0000"/>
        </w:rPr>
        <w:t>field encoding</w:t>
      </w:r>
    </w:p>
    <w:p w14:paraId="4049528E" w14:textId="77777777" w:rsidR="00E40CCE" w:rsidRPr="00F03F8D" w:rsidRDefault="00E40CCE" w:rsidP="00F03F8D">
      <w:pPr>
        <w:pStyle w:val="Heading3"/>
      </w:pPr>
      <w:bookmarkStart w:id="771" w:name="_Toc432709728"/>
      <w:bookmarkStart w:id="772" w:name="_Toc443590461"/>
      <w:bookmarkStart w:id="773" w:name="_Toc448771446"/>
      <w:r w:rsidRPr="00B03027">
        <w:t>[New Section]</w:t>
      </w:r>
      <w:r w:rsidRPr="00F03F8D">
        <w:t xml:space="preserve"> 2.3.X.6 SyncInfo field</w:t>
      </w:r>
      <w:bookmarkEnd w:id="771"/>
      <w:bookmarkEnd w:id="772"/>
      <w:bookmarkEnd w:id="773"/>
    </w:p>
    <w:p w14:paraId="57F0E9DA" w14:textId="77777777" w:rsidR="00A90EC1" w:rsidRPr="00B03027" w:rsidRDefault="00A90EC1" w:rsidP="00B03027">
      <w:pPr>
        <w:rPr>
          <w:b/>
          <w:color w:val="FF0000"/>
        </w:rPr>
      </w:pPr>
      <w:r w:rsidRPr="00B03027">
        <w:rPr>
          <w:b/>
          <w:color w:val="FF0000"/>
        </w:rPr>
        <w:t>2.3.X.6 SyncInfo field</w:t>
      </w:r>
    </w:p>
    <w:p w14:paraId="504828FC" w14:textId="77777777" w:rsidR="00E40CCE" w:rsidRDefault="00E40CCE" w:rsidP="00E40CCE">
      <w:r w:rsidRPr="009E202F">
        <w:rPr>
          <w:color w:val="FF0000"/>
          <w:sz w:val="24"/>
          <w:szCs w:val="24"/>
        </w:rPr>
        <w:t>When</w:t>
      </w:r>
      <w:r>
        <w:rPr>
          <w:color w:val="FF0000"/>
          <w:sz w:val="24"/>
          <w:szCs w:val="24"/>
        </w:rPr>
        <w:t xml:space="preserve"> present,</w:t>
      </w:r>
      <w:r w:rsidRPr="009E202F">
        <w:rPr>
          <w:color w:val="FF0000"/>
          <w:sz w:val="24"/>
          <w:szCs w:val="24"/>
        </w:rPr>
        <w:t xml:space="preserve"> the </w:t>
      </w:r>
      <w:r>
        <w:rPr>
          <w:color w:val="FF0000"/>
          <w:sz w:val="24"/>
          <w:szCs w:val="24"/>
        </w:rPr>
        <w:t>SyncInfo</w:t>
      </w:r>
      <w:r w:rsidRPr="009E202F">
        <w:rPr>
          <w:color w:val="FF0000"/>
          <w:sz w:val="24"/>
          <w:szCs w:val="24"/>
        </w:rPr>
        <w:t xml:space="preserve"> </w:t>
      </w:r>
      <w:r>
        <w:rPr>
          <w:color w:val="FF0000"/>
          <w:sz w:val="24"/>
          <w:szCs w:val="24"/>
        </w:rPr>
        <w:t>field is</w:t>
      </w:r>
      <w:r w:rsidRPr="009E202F">
        <w:rPr>
          <w:color w:val="FF0000"/>
          <w:sz w:val="24"/>
          <w:szCs w:val="24"/>
        </w:rPr>
        <w:t xml:space="preserve"> </w:t>
      </w:r>
      <w:r>
        <w:rPr>
          <w:color w:val="FF0000"/>
          <w:sz w:val="24"/>
          <w:szCs w:val="24"/>
        </w:rPr>
        <w:t>1</w:t>
      </w:r>
      <w:r w:rsidR="00D91E18">
        <w:rPr>
          <w:color w:val="FF0000"/>
          <w:sz w:val="24"/>
          <w:szCs w:val="24"/>
        </w:rPr>
        <w:t>8</w:t>
      </w:r>
      <w:r w:rsidRPr="009E202F">
        <w:rPr>
          <w:color w:val="FF0000"/>
          <w:sz w:val="24"/>
          <w:szCs w:val="24"/>
        </w:rPr>
        <w:t xml:space="preserve"> octet</w:t>
      </w:r>
      <w:r>
        <w:rPr>
          <w:color w:val="FF0000"/>
          <w:sz w:val="24"/>
          <w:szCs w:val="24"/>
        </w:rPr>
        <w:t>s</w:t>
      </w:r>
      <w:r w:rsidRPr="009E202F">
        <w:rPr>
          <w:color w:val="FF0000"/>
          <w:sz w:val="24"/>
          <w:szCs w:val="24"/>
        </w:rPr>
        <w:t xml:space="preserve"> </w:t>
      </w:r>
      <w:r>
        <w:rPr>
          <w:color w:val="FF0000"/>
          <w:sz w:val="24"/>
          <w:szCs w:val="24"/>
        </w:rPr>
        <w:t>with the format shown in Figure 2.X</w:t>
      </w:r>
      <w:r w:rsidRPr="009E202F">
        <w:rPr>
          <w:color w:val="FF0000"/>
          <w:sz w:val="24"/>
          <w:szCs w:val="24"/>
        </w:rPr>
        <w:t xml:space="preserve">. </w:t>
      </w:r>
    </w:p>
    <w:tbl>
      <w:tblPr>
        <w:tblStyle w:val="Bluetoothgrid"/>
        <w:tblW w:w="10795" w:type="dxa"/>
        <w:tblInd w:w="0" w:type="dxa"/>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ayout w:type="fixed"/>
        <w:tblLook w:val="04A0" w:firstRow="1" w:lastRow="0" w:firstColumn="1" w:lastColumn="0" w:noHBand="0" w:noVBand="1"/>
      </w:tblPr>
      <w:tblGrid>
        <w:gridCol w:w="985"/>
        <w:gridCol w:w="810"/>
        <w:gridCol w:w="900"/>
        <w:gridCol w:w="1080"/>
        <w:gridCol w:w="990"/>
        <w:gridCol w:w="900"/>
        <w:gridCol w:w="1080"/>
        <w:gridCol w:w="1080"/>
        <w:gridCol w:w="900"/>
        <w:gridCol w:w="900"/>
        <w:gridCol w:w="1170"/>
      </w:tblGrid>
      <w:tr w:rsidR="009964C9" w:rsidRPr="00147A8D" w14:paraId="27636879" w14:textId="77777777" w:rsidTr="001F0512">
        <w:trPr>
          <w:cnfStyle w:val="100000000000" w:firstRow="1" w:lastRow="0" w:firstColumn="0" w:lastColumn="0" w:oddVBand="0" w:evenVBand="0" w:oddHBand="0" w:evenHBand="0" w:firstRowFirstColumn="0" w:firstRowLastColumn="0" w:lastRowFirstColumn="0" w:lastRowLastColumn="0"/>
          <w:trHeight w:val="371"/>
        </w:trPr>
        <w:tc>
          <w:tcPr>
            <w:tcW w:w="10795" w:type="dxa"/>
            <w:gridSpan w:val="11"/>
            <w:shd w:val="clear" w:color="auto" w:fill="BBFAFD"/>
          </w:tcPr>
          <w:p w14:paraId="7B592EC0" w14:textId="77777777" w:rsidR="009964C9" w:rsidRDefault="009964C9" w:rsidP="00E40CCE">
            <w:pPr>
              <w:pStyle w:val="Tableheading"/>
              <w:spacing w:before="96"/>
              <w:jc w:val="center"/>
              <w:rPr>
                <w:color w:val="FF0000"/>
              </w:rPr>
            </w:pPr>
            <w:r>
              <w:rPr>
                <w:color w:val="FF0000"/>
              </w:rPr>
              <w:t>SyncInfo</w:t>
            </w:r>
          </w:p>
        </w:tc>
      </w:tr>
      <w:tr w:rsidR="007F0854" w:rsidRPr="00147A8D" w14:paraId="29E67224" w14:textId="77777777" w:rsidTr="009964C9">
        <w:trPr>
          <w:trHeight w:val="1115"/>
        </w:trPr>
        <w:tc>
          <w:tcPr>
            <w:tcW w:w="985" w:type="dxa"/>
            <w:shd w:val="clear" w:color="auto" w:fill="FFFFFF" w:themeFill="background1"/>
            <w:hideMark/>
          </w:tcPr>
          <w:p w14:paraId="2BABB304" w14:textId="77777777" w:rsidR="00117049" w:rsidRPr="00147A8D" w:rsidRDefault="00117049" w:rsidP="00E40CCE">
            <w:pPr>
              <w:pStyle w:val="CellBody"/>
              <w:spacing w:before="96"/>
              <w:jc w:val="center"/>
              <w:rPr>
                <w:rFonts w:ascii="Arial" w:hAnsi="Arial"/>
                <w:color w:val="FF0000"/>
              </w:rPr>
            </w:pPr>
            <w:r>
              <w:rPr>
                <w:color w:val="FF0000"/>
              </w:rPr>
              <w:t>Sync Packet Offset</w:t>
            </w:r>
            <w:r w:rsidRPr="00147A8D">
              <w:rPr>
                <w:color w:val="FF0000"/>
              </w:rPr>
              <w:br/>
              <w:t>(</w:t>
            </w:r>
            <w:r>
              <w:rPr>
                <w:color w:val="FF0000"/>
              </w:rPr>
              <w:t>13</w:t>
            </w:r>
            <w:r w:rsidRPr="00147A8D">
              <w:rPr>
                <w:color w:val="FF0000"/>
              </w:rPr>
              <w:t xml:space="preserve"> </w:t>
            </w:r>
            <w:r>
              <w:rPr>
                <w:color w:val="FF0000"/>
              </w:rPr>
              <w:t>bits</w:t>
            </w:r>
            <w:r w:rsidRPr="00147A8D">
              <w:rPr>
                <w:color w:val="FF0000"/>
              </w:rPr>
              <w:t>)</w:t>
            </w:r>
          </w:p>
        </w:tc>
        <w:tc>
          <w:tcPr>
            <w:tcW w:w="810" w:type="dxa"/>
            <w:shd w:val="clear" w:color="auto" w:fill="FFFFFF" w:themeFill="background1"/>
            <w:hideMark/>
          </w:tcPr>
          <w:p w14:paraId="74FF57BF" w14:textId="77777777" w:rsidR="00117049" w:rsidRPr="00147A8D" w:rsidRDefault="00117049" w:rsidP="00E40CCE">
            <w:pPr>
              <w:pStyle w:val="CellBody"/>
              <w:spacing w:before="96"/>
              <w:jc w:val="center"/>
              <w:rPr>
                <w:rFonts w:ascii="Arial" w:hAnsi="Arial"/>
                <w:color w:val="FF0000"/>
              </w:rPr>
            </w:pPr>
            <w:r>
              <w:rPr>
                <w:color w:val="FF0000"/>
              </w:rPr>
              <w:t>Offset Units</w:t>
            </w:r>
            <w:r>
              <w:rPr>
                <w:color w:val="FF0000"/>
              </w:rPr>
              <w:br/>
              <w:t>(1 bit)</w:t>
            </w:r>
          </w:p>
        </w:tc>
        <w:tc>
          <w:tcPr>
            <w:tcW w:w="900" w:type="dxa"/>
            <w:shd w:val="clear" w:color="auto" w:fill="FFFFFF" w:themeFill="background1"/>
            <w:hideMark/>
          </w:tcPr>
          <w:p w14:paraId="02D63C8B" w14:textId="77777777" w:rsidR="00117049" w:rsidRPr="00147A8D" w:rsidRDefault="00117049" w:rsidP="00E40CCE">
            <w:pPr>
              <w:pStyle w:val="CellBody"/>
              <w:spacing w:before="96"/>
              <w:jc w:val="center"/>
              <w:rPr>
                <w:rFonts w:ascii="Arial" w:hAnsi="Arial"/>
                <w:color w:val="FF0000"/>
              </w:rPr>
            </w:pPr>
            <w:r>
              <w:rPr>
                <w:color w:val="FF0000"/>
              </w:rPr>
              <w:t>RFU</w:t>
            </w:r>
            <w:r w:rsidRPr="00493704">
              <w:rPr>
                <w:color w:val="FF0000"/>
              </w:rPr>
              <w:br/>
              <w:t>(</w:t>
            </w:r>
            <w:r>
              <w:rPr>
                <w:color w:val="FF0000"/>
              </w:rPr>
              <w:t>2</w:t>
            </w:r>
            <w:r w:rsidRPr="00493704">
              <w:rPr>
                <w:color w:val="FF0000"/>
              </w:rPr>
              <w:t xml:space="preserve"> bit</w:t>
            </w:r>
            <w:r>
              <w:rPr>
                <w:color w:val="FF0000"/>
              </w:rPr>
              <w:t>s</w:t>
            </w:r>
            <w:r w:rsidRPr="00493704">
              <w:rPr>
                <w:color w:val="FF0000"/>
              </w:rPr>
              <w:t>)</w:t>
            </w:r>
          </w:p>
        </w:tc>
        <w:tc>
          <w:tcPr>
            <w:tcW w:w="1080" w:type="dxa"/>
            <w:shd w:val="clear" w:color="auto" w:fill="FFFFFF" w:themeFill="background1"/>
            <w:hideMark/>
          </w:tcPr>
          <w:p w14:paraId="6FDD413D" w14:textId="77777777" w:rsidR="00117049" w:rsidRPr="00147A8D" w:rsidRDefault="00117049" w:rsidP="00E40CCE">
            <w:pPr>
              <w:pStyle w:val="CellBody"/>
              <w:spacing w:before="96"/>
              <w:jc w:val="center"/>
              <w:rPr>
                <w:rFonts w:ascii="Arial" w:hAnsi="Arial"/>
                <w:color w:val="FF0000"/>
              </w:rPr>
            </w:pPr>
            <w:r>
              <w:rPr>
                <w:color w:val="FF0000"/>
              </w:rPr>
              <w:t>Interval</w:t>
            </w:r>
            <w:r w:rsidRPr="00147A8D">
              <w:rPr>
                <w:color w:val="FF0000"/>
              </w:rPr>
              <w:br/>
              <w:t>(</w:t>
            </w:r>
            <w:r>
              <w:rPr>
                <w:color w:val="FF0000"/>
              </w:rPr>
              <w:t>2</w:t>
            </w:r>
            <w:r w:rsidRPr="00147A8D">
              <w:rPr>
                <w:color w:val="FF0000"/>
              </w:rPr>
              <w:t xml:space="preserve"> octet</w:t>
            </w:r>
            <w:r>
              <w:rPr>
                <w:color w:val="FF0000"/>
              </w:rPr>
              <w:t>s</w:t>
            </w:r>
            <w:r w:rsidRPr="00147A8D">
              <w:rPr>
                <w:color w:val="FF0000"/>
              </w:rPr>
              <w:t>)</w:t>
            </w:r>
          </w:p>
        </w:tc>
        <w:tc>
          <w:tcPr>
            <w:tcW w:w="990" w:type="dxa"/>
            <w:shd w:val="clear" w:color="auto" w:fill="FFFFFF" w:themeFill="background1"/>
          </w:tcPr>
          <w:p w14:paraId="161CA977" w14:textId="77777777" w:rsidR="00117049" w:rsidRPr="00147A8D" w:rsidRDefault="00117049" w:rsidP="00E40CCE">
            <w:pPr>
              <w:pStyle w:val="CellBody"/>
              <w:spacing w:before="96"/>
              <w:jc w:val="center"/>
              <w:rPr>
                <w:color w:val="FF0000"/>
              </w:rPr>
            </w:pPr>
            <w:r>
              <w:rPr>
                <w:color w:val="FF0000"/>
              </w:rPr>
              <w:t>ChM</w:t>
            </w:r>
            <w:r w:rsidRPr="00147A8D">
              <w:rPr>
                <w:color w:val="FF0000"/>
              </w:rPr>
              <w:br/>
              <w:t>(</w:t>
            </w:r>
            <w:r>
              <w:rPr>
                <w:color w:val="FF0000"/>
              </w:rPr>
              <w:t>37</w:t>
            </w:r>
            <w:r w:rsidRPr="00147A8D">
              <w:rPr>
                <w:color w:val="FF0000"/>
              </w:rPr>
              <w:t xml:space="preserve"> </w:t>
            </w:r>
            <w:r>
              <w:rPr>
                <w:color w:val="FF0000"/>
              </w:rPr>
              <w:t>bits</w:t>
            </w:r>
            <w:r w:rsidRPr="00147A8D">
              <w:rPr>
                <w:color w:val="FF0000"/>
              </w:rPr>
              <w:t>)</w:t>
            </w:r>
          </w:p>
        </w:tc>
        <w:tc>
          <w:tcPr>
            <w:tcW w:w="900" w:type="dxa"/>
            <w:shd w:val="clear" w:color="auto" w:fill="FFFFFF" w:themeFill="background1"/>
          </w:tcPr>
          <w:p w14:paraId="649DFECA" w14:textId="77777777" w:rsidR="00117049" w:rsidRPr="00147A8D" w:rsidRDefault="00F40442" w:rsidP="00E40CCE">
            <w:pPr>
              <w:pStyle w:val="CellBody"/>
              <w:spacing w:before="96"/>
              <w:jc w:val="center"/>
              <w:rPr>
                <w:color w:val="FF0000"/>
              </w:rPr>
            </w:pPr>
            <w:r>
              <w:rPr>
                <w:color w:val="FF0000"/>
              </w:rPr>
              <w:t>SCA</w:t>
            </w:r>
            <w:r w:rsidR="00117049">
              <w:rPr>
                <w:color w:val="FF0000"/>
              </w:rPr>
              <w:br/>
              <w:t>(3</w:t>
            </w:r>
            <w:r w:rsidR="00117049" w:rsidRPr="00147A8D">
              <w:rPr>
                <w:color w:val="FF0000"/>
              </w:rPr>
              <w:t xml:space="preserve"> bits)</w:t>
            </w:r>
          </w:p>
        </w:tc>
        <w:tc>
          <w:tcPr>
            <w:tcW w:w="1080" w:type="dxa"/>
            <w:shd w:val="clear" w:color="auto" w:fill="FFFFFF" w:themeFill="background1"/>
          </w:tcPr>
          <w:p w14:paraId="1C446CF1" w14:textId="77777777" w:rsidR="00117049" w:rsidRPr="00147A8D" w:rsidRDefault="00117049" w:rsidP="00E40CCE">
            <w:pPr>
              <w:pStyle w:val="CellBody"/>
              <w:spacing w:before="96"/>
              <w:jc w:val="center"/>
              <w:rPr>
                <w:color w:val="FF0000"/>
              </w:rPr>
            </w:pPr>
            <w:r>
              <w:rPr>
                <w:color w:val="FF0000"/>
              </w:rPr>
              <w:t>AA</w:t>
            </w:r>
            <w:r>
              <w:rPr>
                <w:color w:val="FF0000"/>
              </w:rPr>
              <w:br/>
              <w:t>(4 octets)</w:t>
            </w:r>
          </w:p>
        </w:tc>
        <w:tc>
          <w:tcPr>
            <w:tcW w:w="1080" w:type="dxa"/>
            <w:shd w:val="clear" w:color="auto" w:fill="FFFFFF" w:themeFill="background1"/>
          </w:tcPr>
          <w:p w14:paraId="08142010" w14:textId="77777777" w:rsidR="00117049" w:rsidRDefault="00117049" w:rsidP="00E40CCE">
            <w:pPr>
              <w:pStyle w:val="CellBody"/>
              <w:spacing w:before="96"/>
              <w:jc w:val="center"/>
              <w:rPr>
                <w:color w:val="FF0000"/>
              </w:rPr>
            </w:pPr>
            <w:r>
              <w:rPr>
                <w:color w:val="FF0000"/>
              </w:rPr>
              <w:t>CRCInit</w:t>
            </w:r>
            <w:r>
              <w:rPr>
                <w:color w:val="FF0000"/>
              </w:rPr>
              <w:br/>
              <w:t>(3 octets)</w:t>
            </w:r>
          </w:p>
        </w:tc>
        <w:tc>
          <w:tcPr>
            <w:tcW w:w="900" w:type="dxa"/>
            <w:shd w:val="clear" w:color="auto" w:fill="FFFFFF" w:themeFill="background1"/>
          </w:tcPr>
          <w:p w14:paraId="071EB65F" w14:textId="77777777" w:rsidR="00117049" w:rsidRDefault="00117049" w:rsidP="00E40CCE">
            <w:pPr>
              <w:pStyle w:val="CellBody"/>
              <w:spacing w:before="96"/>
              <w:jc w:val="center"/>
              <w:rPr>
                <w:color w:val="FF0000"/>
              </w:rPr>
            </w:pPr>
            <w:r>
              <w:rPr>
                <w:color w:val="FF0000"/>
              </w:rPr>
              <w:t>Hop</w:t>
            </w:r>
            <w:r>
              <w:rPr>
                <w:color w:val="FF0000"/>
              </w:rPr>
              <w:br/>
              <w:t>(5 bits)</w:t>
            </w:r>
          </w:p>
        </w:tc>
        <w:tc>
          <w:tcPr>
            <w:tcW w:w="900" w:type="dxa"/>
            <w:shd w:val="clear" w:color="auto" w:fill="FFFFFF" w:themeFill="background1"/>
          </w:tcPr>
          <w:p w14:paraId="40470299" w14:textId="77777777" w:rsidR="00117049" w:rsidRDefault="00F40442" w:rsidP="00F6264F">
            <w:pPr>
              <w:pStyle w:val="CellBody"/>
              <w:spacing w:before="96"/>
              <w:jc w:val="center"/>
              <w:rPr>
                <w:color w:val="FF0000"/>
              </w:rPr>
            </w:pPr>
            <w:r>
              <w:rPr>
                <w:color w:val="FF0000"/>
              </w:rPr>
              <w:t>RFU</w:t>
            </w:r>
            <w:r w:rsidR="00F6264F">
              <w:rPr>
                <w:color w:val="FF0000"/>
              </w:rPr>
              <w:br/>
            </w:r>
            <w:r w:rsidR="00117049">
              <w:rPr>
                <w:color w:val="FF0000"/>
              </w:rPr>
              <w:t>(3 bits)</w:t>
            </w:r>
          </w:p>
        </w:tc>
        <w:tc>
          <w:tcPr>
            <w:tcW w:w="1170" w:type="dxa"/>
            <w:shd w:val="clear" w:color="auto" w:fill="FFFFFF" w:themeFill="background1"/>
          </w:tcPr>
          <w:p w14:paraId="7F3B883C" w14:textId="77777777" w:rsidR="009964C9" w:rsidRDefault="009964C9">
            <w:pPr>
              <w:pStyle w:val="CellBody"/>
              <w:spacing w:before="96"/>
              <w:jc w:val="center"/>
              <w:rPr>
                <w:color w:val="FF0000"/>
              </w:rPr>
            </w:pPr>
            <w:r>
              <w:rPr>
                <w:color w:val="FF0000"/>
              </w:rPr>
              <w:t>Channel Index</w:t>
            </w:r>
            <w:r>
              <w:rPr>
                <w:color w:val="FF0000"/>
              </w:rPr>
              <w:br/>
              <w:t>(1 octet)</w:t>
            </w:r>
          </w:p>
        </w:tc>
      </w:tr>
    </w:tbl>
    <w:p w14:paraId="08B58ACD" w14:textId="77777777" w:rsidR="00E40CCE" w:rsidRDefault="00E40CCE" w:rsidP="00E40CCE">
      <w:pPr>
        <w:pStyle w:val="Caption"/>
        <w:rPr>
          <w:color w:val="FF0000"/>
        </w:rPr>
      </w:pPr>
      <w:r w:rsidRPr="00147A8D">
        <w:rPr>
          <w:rStyle w:val="CaptionLabelChar"/>
          <w:color w:val="FF0000"/>
        </w:rPr>
        <w:t xml:space="preserve">Figure </w:t>
      </w:r>
      <w:r w:rsidR="00DA0E81">
        <w:rPr>
          <w:rStyle w:val="CaptionLabelChar"/>
          <w:color w:val="FF0000"/>
        </w:rPr>
        <w:t>2</w:t>
      </w:r>
      <w:r w:rsidRPr="00147A8D">
        <w:rPr>
          <w:rStyle w:val="CaptionLabelChar"/>
          <w:color w:val="FF0000"/>
        </w:rPr>
        <w:t>.</w:t>
      </w:r>
      <w:r>
        <w:rPr>
          <w:rStyle w:val="CaptionLabelChar"/>
          <w:color w:val="FF0000"/>
        </w:rPr>
        <w:t>X</w:t>
      </w:r>
      <w:r w:rsidRPr="00147A8D">
        <w:rPr>
          <w:rStyle w:val="CaptionLabelChar"/>
          <w:color w:val="FF0000"/>
        </w:rPr>
        <w:t>:</w:t>
      </w:r>
      <w:r w:rsidRPr="00147A8D">
        <w:rPr>
          <w:color w:val="FF0000"/>
        </w:rPr>
        <w:t xml:space="preserve"> </w:t>
      </w:r>
      <w:r>
        <w:rPr>
          <w:color w:val="FF0000"/>
        </w:rPr>
        <w:t>SyncInfo field</w:t>
      </w:r>
    </w:p>
    <w:p w14:paraId="379A8508" w14:textId="77777777" w:rsidR="00E40CCE" w:rsidRDefault="00E40CCE" w:rsidP="00E40CCE">
      <w:pPr>
        <w:rPr>
          <w:color w:val="FF0000"/>
          <w:sz w:val="24"/>
          <w:szCs w:val="24"/>
        </w:rPr>
      </w:pPr>
      <w:r>
        <w:rPr>
          <w:color w:val="FF0000"/>
          <w:sz w:val="24"/>
          <w:szCs w:val="24"/>
        </w:rPr>
        <w:t>The presence of the SyncInfo field indicates the presence of a periodic advertisement (using AUX_SYNC_IND PDUs). The contents of the SyncInfo field describe this periodic advertisement.</w:t>
      </w:r>
    </w:p>
    <w:p w14:paraId="3DEE6457" w14:textId="77777777" w:rsidR="00E40CCE" w:rsidRPr="00CC7CB4" w:rsidRDefault="00E40CCE" w:rsidP="00E40CCE">
      <w:pPr>
        <w:rPr>
          <w:color w:val="FF0000"/>
          <w:sz w:val="24"/>
          <w:szCs w:val="24"/>
        </w:rPr>
      </w:pPr>
      <w:r w:rsidRPr="00CC7CB4">
        <w:rPr>
          <w:color w:val="FF0000"/>
          <w:sz w:val="24"/>
          <w:szCs w:val="24"/>
        </w:rPr>
        <w:t xml:space="preserve">The Offset </w:t>
      </w:r>
      <w:r>
        <w:rPr>
          <w:color w:val="FF0000"/>
          <w:sz w:val="24"/>
          <w:szCs w:val="24"/>
        </w:rPr>
        <w:t>Units</w:t>
      </w:r>
      <w:r w:rsidRPr="00CC7CB4">
        <w:rPr>
          <w:color w:val="FF0000"/>
          <w:sz w:val="24"/>
          <w:szCs w:val="24"/>
        </w:rPr>
        <w:t xml:space="preserve"> field indicates the units used </w:t>
      </w:r>
      <w:r>
        <w:rPr>
          <w:color w:val="FF0000"/>
          <w:sz w:val="24"/>
          <w:szCs w:val="24"/>
        </w:rPr>
        <w:t>by</w:t>
      </w:r>
      <w:r w:rsidRPr="00CC7CB4">
        <w:rPr>
          <w:color w:val="FF0000"/>
          <w:sz w:val="24"/>
          <w:szCs w:val="24"/>
        </w:rPr>
        <w:t xml:space="preserve"> the </w:t>
      </w:r>
      <w:r>
        <w:rPr>
          <w:color w:val="FF0000"/>
          <w:sz w:val="24"/>
          <w:szCs w:val="24"/>
        </w:rPr>
        <w:t>Sync Packet</w:t>
      </w:r>
      <w:r w:rsidRPr="00CC7CB4">
        <w:rPr>
          <w:color w:val="FF0000"/>
          <w:sz w:val="24"/>
          <w:szCs w:val="24"/>
        </w:rPr>
        <w:t xml:space="preserve"> Offset </w:t>
      </w:r>
      <w:r w:rsidR="00F37665">
        <w:rPr>
          <w:color w:val="FF0000"/>
          <w:sz w:val="24"/>
          <w:szCs w:val="24"/>
        </w:rPr>
        <w:t>f</w:t>
      </w:r>
      <w:r w:rsidRPr="00CC7CB4">
        <w:rPr>
          <w:color w:val="FF0000"/>
          <w:sz w:val="24"/>
          <w:szCs w:val="24"/>
        </w:rPr>
        <w:t>ield.</w:t>
      </w:r>
      <w:r>
        <w:rPr>
          <w:color w:val="FF0000"/>
          <w:sz w:val="24"/>
          <w:szCs w:val="24"/>
        </w:rPr>
        <w:t xml:space="preserve"> The value of the Offset Units field shall be set as defined in Table 2.X.</w:t>
      </w:r>
    </w:p>
    <w:tbl>
      <w:tblPr>
        <w:tblStyle w:val="TableGrid"/>
        <w:tblW w:w="0" w:type="auto"/>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ayout w:type="fixed"/>
        <w:tblLook w:val="04A0" w:firstRow="1" w:lastRow="0" w:firstColumn="1" w:lastColumn="0" w:noHBand="0" w:noVBand="1"/>
      </w:tblPr>
      <w:tblGrid>
        <w:gridCol w:w="895"/>
        <w:gridCol w:w="1170"/>
      </w:tblGrid>
      <w:tr w:rsidR="00E40CCE" w14:paraId="1FBADA40" w14:textId="77777777" w:rsidTr="00E40CCE">
        <w:tc>
          <w:tcPr>
            <w:tcW w:w="895" w:type="dxa"/>
            <w:shd w:val="clear" w:color="auto" w:fill="BBFAFD"/>
          </w:tcPr>
          <w:p w14:paraId="7D8C2EAD" w14:textId="77777777" w:rsidR="00E40CCE" w:rsidRPr="00EE1FF6" w:rsidRDefault="00E40CCE" w:rsidP="00E40CCE">
            <w:pPr>
              <w:rPr>
                <w:color w:val="FF0000"/>
                <w:sz w:val="20"/>
                <w:szCs w:val="24"/>
              </w:rPr>
            </w:pPr>
            <w:r w:rsidRPr="00EE1FF6">
              <w:rPr>
                <w:color w:val="FF0000"/>
                <w:sz w:val="20"/>
                <w:szCs w:val="24"/>
              </w:rPr>
              <w:t>Value</w:t>
            </w:r>
          </w:p>
        </w:tc>
        <w:tc>
          <w:tcPr>
            <w:tcW w:w="1170" w:type="dxa"/>
            <w:shd w:val="clear" w:color="auto" w:fill="BBFAFD"/>
          </w:tcPr>
          <w:p w14:paraId="05E79139" w14:textId="77777777" w:rsidR="00E40CCE" w:rsidRPr="00D17F7E" w:rsidRDefault="00E40CCE" w:rsidP="00E40CCE">
            <w:pPr>
              <w:rPr>
                <w:color w:val="FF0000"/>
                <w:sz w:val="20"/>
                <w:szCs w:val="24"/>
              </w:rPr>
            </w:pPr>
            <w:r>
              <w:rPr>
                <w:color w:val="FF0000"/>
                <w:sz w:val="20"/>
                <w:szCs w:val="24"/>
              </w:rPr>
              <w:t>Units</w:t>
            </w:r>
          </w:p>
        </w:tc>
      </w:tr>
      <w:tr w:rsidR="00E40CCE" w14:paraId="1EEEBDB2" w14:textId="77777777" w:rsidTr="00E40CCE">
        <w:tc>
          <w:tcPr>
            <w:tcW w:w="895" w:type="dxa"/>
          </w:tcPr>
          <w:p w14:paraId="5E5398F9" w14:textId="77777777" w:rsidR="00E40CCE" w:rsidRPr="00D17F7E" w:rsidRDefault="00E40CCE" w:rsidP="00E40CCE">
            <w:pPr>
              <w:rPr>
                <w:color w:val="FF0000"/>
                <w:sz w:val="20"/>
                <w:szCs w:val="24"/>
              </w:rPr>
            </w:pPr>
            <w:r>
              <w:rPr>
                <w:color w:val="FF0000"/>
                <w:sz w:val="20"/>
                <w:szCs w:val="24"/>
              </w:rPr>
              <w:t>0b</w:t>
            </w:r>
          </w:p>
        </w:tc>
        <w:tc>
          <w:tcPr>
            <w:tcW w:w="1170" w:type="dxa"/>
          </w:tcPr>
          <w:p w14:paraId="48206C7C" w14:textId="77777777" w:rsidR="00E40CCE" w:rsidRPr="00D17F7E" w:rsidRDefault="00E40CCE" w:rsidP="00E40CCE">
            <w:pPr>
              <w:rPr>
                <w:color w:val="FF0000"/>
                <w:sz w:val="20"/>
                <w:szCs w:val="24"/>
              </w:rPr>
            </w:pPr>
            <w:r>
              <w:rPr>
                <w:color w:val="FF0000"/>
                <w:sz w:val="20"/>
                <w:szCs w:val="24"/>
              </w:rPr>
              <w:t xml:space="preserve">30 </w:t>
            </w:r>
            <w:r>
              <w:rPr>
                <w:rFonts w:cstheme="minorHAnsi"/>
                <w:color w:val="FF0000"/>
                <w:sz w:val="20"/>
                <w:szCs w:val="24"/>
              </w:rPr>
              <w:t>µ</w:t>
            </w:r>
            <w:r>
              <w:rPr>
                <w:color w:val="FF0000"/>
                <w:sz w:val="20"/>
                <w:szCs w:val="24"/>
              </w:rPr>
              <w:t>s</w:t>
            </w:r>
          </w:p>
        </w:tc>
      </w:tr>
      <w:tr w:rsidR="00E40CCE" w14:paraId="1F438CEE" w14:textId="77777777" w:rsidTr="00E40CCE">
        <w:tc>
          <w:tcPr>
            <w:tcW w:w="895" w:type="dxa"/>
          </w:tcPr>
          <w:p w14:paraId="47F017AD" w14:textId="77777777" w:rsidR="00E40CCE" w:rsidRPr="00D17F7E" w:rsidRDefault="00E40CCE" w:rsidP="00E40CCE">
            <w:pPr>
              <w:rPr>
                <w:color w:val="FF0000"/>
                <w:sz w:val="20"/>
                <w:szCs w:val="24"/>
              </w:rPr>
            </w:pPr>
            <w:r>
              <w:rPr>
                <w:color w:val="FF0000"/>
                <w:sz w:val="20"/>
                <w:szCs w:val="24"/>
              </w:rPr>
              <w:t>1b</w:t>
            </w:r>
          </w:p>
        </w:tc>
        <w:tc>
          <w:tcPr>
            <w:tcW w:w="1170" w:type="dxa"/>
          </w:tcPr>
          <w:p w14:paraId="60C922A9" w14:textId="77777777" w:rsidR="00E40CCE" w:rsidRPr="00D17F7E" w:rsidRDefault="00E40CCE" w:rsidP="00E40CCE">
            <w:pPr>
              <w:rPr>
                <w:color w:val="FF0000"/>
                <w:sz w:val="20"/>
                <w:szCs w:val="24"/>
              </w:rPr>
            </w:pPr>
            <w:r>
              <w:rPr>
                <w:color w:val="FF0000"/>
                <w:sz w:val="20"/>
                <w:szCs w:val="24"/>
              </w:rPr>
              <w:t xml:space="preserve">300 </w:t>
            </w:r>
            <w:r w:rsidRPr="006328FA">
              <w:rPr>
                <w:color w:val="FF0000"/>
                <w:sz w:val="20"/>
                <w:szCs w:val="24"/>
              </w:rPr>
              <w:t>µs</w:t>
            </w:r>
          </w:p>
        </w:tc>
      </w:tr>
    </w:tbl>
    <w:p w14:paraId="7D8250A3" w14:textId="77777777" w:rsidR="00E40CCE" w:rsidRPr="00EE1FF6" w:rsidRDefault="00E40CCE" w:rsidP="00E40CCE">
      <w:pPr>
        <w:pStyle w:val="Caption"/>
        <w:rPr>
          <w:color w:val="FF0000"/>
          <w:sz w:val="24"/>
          <w:szCs w:val="24"/>
        </w:rPr>
      </w:pPr>
      <w:r>
        <w:rPr>
          <w:rStyle w:val="CaptionLabelChar"/>
          <w:color w:val="FF0000"/>
        </w:rPr>
        <w:t>Table</w:t>
      </w:r>
      <w:r w:rsidRPr="00C76377">
        <w:rPr>
          <w:rStyle w:val="CaptionLabelChar"/>
          <w:color w:val="FF0000"/>
        </w:rPr>
        <w:t xml:space="preserve"> 2.X:</w:t>
      </w:r>
      <w:r w:rsidRPr="00D17F7E">
        <w:rPr>
          <w:color w:val="FF0000"/>
        </w:rPr>
        <w:t xml:space="preserve"> </w:t>
      </w:r>
      <w:r>
        <w:rPr>
          <w:color w:val="FF0000"/>
        </w:rPr>
        <w:t>Offset Units field encoding</w:t>
      </w:r>
    </w:p>
    <w:p w14:paraId="0B5C76AD" w14:textId="77777777" w:rsidR="00E40CCE" w:rsidRPr="00CC7CB4" w:rsidRDefault="00E40CCE" w:rsidP="00E40CCE">
      <w:pPr>
        <w:rPr>
          <w:color w:val="FF0000"/>
          <w:sz w:val="24"/>
          <w:szCs w:val="24"/>
        </w:rPr>
      </w:pPr>
      <w:r w:rsidRPr="00CC7CB4">
        <w:rPr>
          <w:color w:val="FF0000"/>
          <w:sz w:val="24"/>
          <w:szCs w:val="24"/>
        </w:rPr>
        <w:t xml:space="preserve">The </w:t>
      </w:r>
      <w:r>
        <w:rPr>
          <w:color w:val="FF0000"/>
          <w:sz w:val="24"/>
          <w:szCs w:val="24"/>
        </w:rPr>
        <w:t>Sync Packet</w:t>
      </w:r>
      <w:r w:rsidRPr="00CC7CB4">
        <w:rPr>
          <w:color w:val="FF0000"/>
          <w:sz w:val="24"/>
          <w:szCs w:val="24"/>
        </w:rPr>
        <w:t xml:space="preserve"> Offset </w:t>
      </w:r>
      <w:r>
        <w:rPr>
          <w:color w:val="FF0000"/>
          <w:sz w:val="24"/>
          <w:szCs w:val="24"/>
        </w:rPr>
        <w:t xml:space="preserve">field contains </w:t>
      </w:r>
      <w:r w:rsidRPr="00CC7CB4">
        <w:rPr>
          <w:color w:val="FF0000"/>
          <w:sz w:val="24"/>
          <w:szCs w:val="24"/>
        </w:rPr>
        <w:t xml:space="preserve">the time from the start </w:t>
      </w:r>
      <w:r w:rsidR="00EE0CEF">
        <w:rPr>
          <w:color w:val="FF0000"/>
          <w:sz w:val="24"/>
          <w:szCs w:val="24"/>
        </w:rPr>
        <w:t xml:space="preserve">of the </w:t>
      </w:r>
      <w:r>
        <w:rPr>
          <w:color w:val="FF0000"/>
          <w:sz w:val="24"/>
          <w:szCs w:val="24"/>
        </w:rPr>
        <w:t>AUX_ADV_IND</w:t>
      </w:r>
      <w:r w:rsidRPr="00CC7CB4">
        <w:rPr>
          <w:color w:val="FF0000"/>
          <w:sz w:val="24"/>
          <w:szCs w:val="24"/>
        </w:rPr>
        <w:t xml:space="preserve"> </w:t>
      </w:r>
      <w:r>
        <w:rPr>
          <w:color w:val="FF0000"/>
          <w:sz w:val="24"/>
          <w:szCs w:val="24"/>
        </w:rPr>
        <w:t>packet</w:t>
      </w:r>
      <w:r w:rsidRPr="00CC7CB4">
        <w:rPr>
          <w:color w:val="FF0000"/>
          <w:sz w:val="24"/>
          <w:szCs w:val="24"/>
        </w:rPr>
        <w:t xml:space="preserve"> containing the </w:t>
      </w:r>
      <w:r>
        <w:rPr>
          <w:color w:val="FF0000"/>
          <w:sz w:val="24"/>
          <w:szCs w:val="24"/>
        </w:rPr>
        <w:t>SyncInfo</w:t>
      </w:r>
      <w:r w:rsidRPr="00CC7CB4">
        <w:rPr>
          <w:color w:val="FF0000"/>
          <w:sz w:val="24"/>
          <w:szCs w:val="24"/>
        </w:rPr>
        <w:t xml:space="preserve"> field to the start of the </w:t>
      </w:r>
      <w:r>
        <w:rPr>
          <w:color w:val="FF0000"/>
          <w:sz w:val="24"/>
          <w:szCs w:val="24"/>
        </w:rPr>
        <w:t>AUX_SYNC_IND</w:t>
      </w:r>
      <w:r w:rsidRPr="00CC7CB4">
        <w:rPr>
          <w:color w:val="FF0000"/>
          <w:sz w:val="24"/>
          <w:szCs w:val="24"/>
        </w:rPr>
        <w:t xml:space="preserve"> </w:t>
      </w:r>
      <w:r>
        <w:rPr>
          <w:color w:val="FF0000"/>
          <w:sz w:val="24"/>
          <w:szCs w:val="24"/>
        </w:rPr>
        <w:t>packet</w:t>
      </w:r>
      <w:r w:rsidRPr="00CC7CB4">
        <w:rPr>
          <w:color w:val="FF0000"/>
          <w:sz w:val="24"/>
          <w:szCs w:val="24"/>
        </w:rPr>
        <w:t xml:space="preserve">. The </w:t>
      </w:r>
      <w:r>
        <w:rPr>
          <w:color w:val="FF0000"/>
          <w:sz w:val="24"/>
          <w:szCs w:val="24"/>
        </w:rPr>
        <w:t>value of the Sync Packet</w:t>
      </w:r>
      <w:r w:rsidRPr="00CC7CB4">
        <w:rPr>
          <w:color w:val="FF0000"/>
          <w:sz w:val="24"/>
          <w:szCs w:val="24"/>
        </w:rPr>
        <w:t xml:space="preserve"> Offset </w:t>
      </w:r>
      <w:r>
        <w:rPr>
          <w:color w:val="FF0000"/>
          <w:sz w:val="24"/>
          <w:szCs w:val="24"/>
        </w:rPr>
        <w:t xml:space="preserve">field </w:t>
      </w:r>
      <w:r w:rsidRPr="00CC7CB4">
        <w:rPr>
          <w:color w:val="FF0000"/>
          <w:sz w:val="24"/>
          <w:szCs w:val="24"/>
        </w:rPr>
        <w:t xml:space="preserve">is in the unit of time indicated by the Offset </w:t>
      </w:r>
      <w:r>
        <w:rPr>
          <w:color w:val="FF0000"/>
          <w:sz w:val="24"/>
          <w:szCs w:val="24"/>
        </w:rPr>
        <w:t>Units</w:t>
      </w:r>
      <w:r w:rsidRPr="00CC7CB4">
        <w:rPr>
          <w:color w:val="FF0000"/>
          <w:sz w:val="24"/>
          <w:szCs w:val="24"/>
        </w:rPr>
        <w:t xml:space="preserve"> field</w:t>
      </w:r>
      <w:r>
        <w:rPr>
          <w:color w:val="FF0000"/>
          <w:sz w:val="24"/>
          <w:szCs w:val="24"/>
        </w:rPr>
        <w:t>; t</w:t>
      </w:r>
      <w:r w:rsidRPr="00CC7CB4">
        <w:rPr>
          <w:color w:val="FF0000"/>
          <w:sz w:val="24"/>
          <w:szCs w:val="24"/>
        </w:rPr>
        <w:t xml:space="preserve">he </w:t>
      </w:r>
      <w:r>
        <w:rPr>
          <w:color w:val="FF0000"/>
          <w:sz w:val="24"/>
          <w:szCs w:val="24"/>
        </w:rPr>
        <w:t xml:space="preserve">actual </w:t>
      </w:r>
      <w:r w:rsidRPr="00CC7CB4">
        <w:rPr>
          <w:color w:val="FF0000"/>
          <w:sz w:val="24"/>
          <w:szCs w:val="24"/>
        </w:rPr>
        <w:t>offset</w:t>
      </w:r>
      <w:r>
        <w:rPr>
          <w:color w:val="FF0000"/>
          <w:sz w:val="24"/>
          <w:szCs w:val="24"/>
        </w:rPr>
        <w:t xml:space="preserve"> is determined by multiplying the value by the unit</w:t>
      </w:r>
      <w:r w:rsidRPr="00CC7CB4">
        <w:rPr>
          <w:color w:val="FF0000"/>
          <w:sz w:val="24"/>
          <w:szCs w:val="24"/>
        </w:rPr>
        <w:t xml:space="preserve">. </w:t>
      </w:r>
    </w:p>
    <w:p w14:paraId="75418F41" w14:textId="77777777" w:rsidR="00E40CCE" w:rsidRPr="00CC7CB4" w:rsidRDefault="00E40CCE" w:rsidP="00E40CCE">
      <w:pPr>
        <w:rPr>
          <w:color w:val="FF0000"/>
          <w:sz w:val="24"/>
          <w:szCs w:val="24"/>
        </w:rPr>
      </w:pPr>
      <w:r>
        <w:rPr>
          <w:color w:val="FF0000"/>
          <w:sz w:val="24"/>
          <w:szCs w:val="24"/>
        </w:rPr>
        <w:t xml:space="preserve">The </w:t>
      </w:r>
      <w:r w:rsidRPr="00CC7CB4">
        <w:rPr>
          <w:color w:val="FF0000"/>
          <w:sz w:val="24"/>
          <w:szCs w:val="24"/>
        </w:rPr>
        <w:t xml:space="preserve">Interval field </w:t>
      </w:r>
      <w:r>
        <w:rPr>
          <w:color w:val="FF0000"/>
          <w:sz w:val="24"/>
          <w:szCs w:val="24"/>
        </w:rPr>
        <w:t>contains</w:t>
      </w:r>
      <w:r w:rsidRPr="00CC7CB4">
        <w:rPr>
          <w:color w:val="FF0000"/>
          <w:sz w:val="24"/>
          <w:szCs w:val="24"/>
        </w:rPr>
        <w:t xml:space="preserve"> the time in </w:t>
      </w:r>
      <w:r>
        <w:rPr>
          <w:color w:val="FF0000"/>
          <w:sz w:val="24"/>
          <w:szCs w:val="24"/>
        </w:rPr>
        <w:t>1.25 ms units</w:t>
      </w:r>
      <w:r w:rsidRPr="00CC7CB4">
        <w:rPr>
          <w:color w:val="FF0000"/>
          <w:sz w:val="24"/>
          <w:szCs w:val="24"/>
        </w:rPr>
        <w:t xml:space="preserve"> from the start of one packet </w:t>
      </w:r>
      <w:r>
        <w:rPr>
          <w:color w:val="FF0000"/>
          <w:sz w:val="24"/>
          <w:szCs w:val="24"/>
        </w:rPr>
        <w:t xml:space="preserve">of the periodic advertisement </w:t>
      </w:r>
      <w:r w:rsidRPr="00CC7CB4">
        <w:rPr>
          <w:color w:val="FF0000"/>
          <w:sz w:val="24"/>
          <w:szCs w:val="24"/>
        </w:rPr>
        <w:t>to the start of the next packet.</w:t>
      </w:r>
    </w:p>
    <w:p w14:paraId="6F21AA98" w14:textId="77777777" w:rsidR="00E40CCE" w:rsidRDefault="00E40CCE" w:rsidP="00E40CCE">
      <w:pPr>
        <w:autoSpaceDE w:val="0"/>
        <w:autoSpaceDN w:val="0"/>
        <w:adjustRightInd w:val="0"/>
        <w:spacing w:after="0" w:line="240" w:lineRule="auto"/>
        <w:rPr>
          <w:rFonts w:cs="Arial"/>
          <w:color w:val="FF0000"/>
          <w:sz w:val="24"/>
          <w:szCs w:val="24"/>
        </w:rPr>
      </w:pPr>
      <w:r w:rsidRPr="00CC7CB4">
        <w:rPr>
          <w:rFonts w:cs="Arial"/>
          <w:color w:val="FF0000"/>
          <w:sz w:val="24"/>
          <w:szCs w:val="24"/>
        </w:rPr>
        <w:t>The ChM field contain</w:t>
      </w:r>
      <w:r>
        <w:rPr>
          <w:rFonts w:cs="Arial"/>
          <w:color w:val="FF0000"/>
          <w:sz w:val="24"/>
          <w:szCs w:val="24"/>
        </w:rPr>
        <w:t>s</w:t>
      </w:r>
      <w:r w:rsidRPr="00CC7CB4">
        <w:rPr>
          <w:rFonts w:cs="Arial"/>
          <w:color w:val="FF0000"/>
          <w:sz w:val="24"/>
          <w:szCs w:val="24"/>
        </w:rPr>
        <w:t xml:space="preserve"> the channel map indicating </w:t>
      </w:r>
      <w:r w:rsidRPr="00CC7CB4">
        <w:rPr>
          <w:rFonts w:ascii="Arial,Italic" w:hAnsi="Arial,Italic" w:cs="Arial,Italic"/>
          <w:i/>
          <w:iCs/>
          <w:color w:val="FF0000"/>
          <w:sz w:val="24"/>
          <w:szCs w:val="24"/>
        </w:rPr>
        <w:t xml:space="preserve">Used </w:t>
      </w:r>
      <w:r w:rsidRPr="00CC7CB4">
        <w:rPr>
          <w:rFonts w:cs="Arial"/>
          <w:color w:val="FF0000"/>
          <w:sz w:val="24"/>
          <w:szCs w:val="24"/>
        </w:rPr>
        <w:t xml:space="preserve">and </w:t>
      </w:r>
      <w:r w:rsidRPr="00CC7CB4">
        <w:rPr>
          <w:rFonts w:ascii="Arial,Italic" w:hAnsi="Arial,Italic" w:cs="Arial,Italic"/>
          <w:i/>
          <w:iCs/>
          <w:color w:val="FF0000"/>
          <w:sz w:val="24"/>
          <w:szCs w:val="24"/>
        </w:rPr>
        <w:t xml:space="preserve">Unused </w:t>
      </w:r>
      <w:r>
        <w:rPr>
          <w:rFonts w:cs="Arial"/>
          <w:color w:val="FF0000"/>
          <w:sz w:val="24"/>
          <w:szCs w:val="24"/>
        </w:rPr>
        <w:t>secondary advertising</w:t>
      </w:r>
      <w:r w:rsidRPr="00CC7CB4">
        <w:rPr>
          <w:rFonts w:cs="Arial"/>
          <w:color w:val="FF0000"/>
          <w:sz w:val="24"/>
          <w:szCs w:val="24"/>
        </w:rPr>
        <w:t xml:space="preserve"> channels. Every channel is represented with a bit positioned as per the</w:t>
      </w:r>
      <w:r w:rsidRPr="00CC7CB4">
        <w:rPr>
          <w:rFonts w:ascii="Arial,Italic" w:hAnsi="Arial,Italic" w:cs="Arial,Italic"/>
          <w:i/>
          <w:iCs/>
          <w:color w:val="FF0000"/>
          <w:sz w:val="24"/>
          <w:szCs w:val="24"/>
        </w:rPr>
        <w:t xml:space="preserve"> </w:t>
      </w:r>
      <w:r w:rsidRPr="00CC7CB4">
        <w:rPr>
          <w:rFonts w:cs="Arial"/>
          <w:color w:val="FF0000"/>
          <w:sz w:val="24"/>
          <w:szCs w:val="24"/>
        </w:rPr>
        <w:t>data channel index as defined in Section 1.4.1</w:t>
      </w:r>
      <w:r w:rsidRPr="00CC7CB4">
        <w:rPr>
          <w:rFonts w:ascii="Times New Roman" w:hAnsi="Times New Roman" w:cs="Times New Roman"/>
          <w:color w:val="FF0000"/>
          <w:sz w:val="24"/>
          <w:szCs w:val="24"/>
        </w:rPr>
        <w:t xml:space="preserve">. </w:t>
      </w:r>
      <w:r w:rsidRPr="00CC7CB4">
        <w:rPr>
          <w:rFonts w:cs="Arial"/>
          <w:color w:val="FF0000"/>
          <w:sz w:val="24"/>
          <w:szCs w:val="24"/>
        </w:rPr>
        <w:t>The LSB represents channel index 0 and the bit in position 36 represents channel index 36.</w:t>
      </w:r>
      <w:r w:rsidRPr="00CC7CB4">
        <w:rPr>
          <w:rFonts w:ascii="Arial,Italic" w:hAnsi="Arial,Italic" w:cs="Arial,Italic"/>
          <w:i/>
          <w:iCs/>
          <w:color w:val="FF0000"/>
          <w:sz w:val="24"/>
          <w:szCs w:val="24"/>
        </w:rPr>
        <w:t xml:space="preserve"> </w:t>
      </w:r>
      <w:r w:rsidRPr="00CC7CB4">
        <w:rPr>
          <w:rFonts w:cs="Arial"/>
          <w:color w:val="FF0000"/>
          <w:sz w:val="24"/>
          <w:szCs w:val="24"/>
        </w:rPr>
        <w:t xml:space="preserve">A bit value of 0 indicates that the channel is </w:t>
      </w:r>
      <w:r w:rsidRPr="00CC7CB4">
        <w:rPr>
          <w:rFonts w:ascii="Arial,Italic" w:hAnsi="Arial,Italic" w:cs="Arial,Italic"/>
          <w:i/>
          <w:iCs/>
          <w:color w:val="FF0000"/>
          <w:sz w:val="24"/>
          <w:szCs w:val="24"/>
        </w:rPr>
        <w:t>Unused</w:t>
      </w:r>
      <w:r w:rsidRPr="00CC7CB4">
        <w:rPr>
          <w:rFonts w:cs="Arial"/>
          <w:color w:val="FF0000"/>
          <w:sz w:val="24"/>
          <w:szCs w:val="24"/>
        </w:rPr>
        <w:t>. A bit value of 1</w:t>
      </w:r>
      <w:r w:rsidRPr="00CC7CB4">
        <w:rPr>
          <w:rFonts w:ascii="Arial,Italic" w:hAnsi="Arial,Italic" w:cs="Arial,Italic"/>
          <w:i/>
          <w:iCs/>
          <w:color w:val="FF0000"/>
          <w:sz w:val="24"/>
          <w:szCs w:val="24"/>
        </w:rPr>
        <w:t xml:space="preserve"> </w:t>
      </w:r>
      <w:r w:rsidRPr="00CC7CB4">
        <w:rPr>
          <w:rFonts w:cs="Arial"/>
          <w:color w:val="FF0000"/>
          <w:sz w:val="24"/>
          <w:szCs w:val="24"/>
        </w:rPr>
        <w:t xml:space="preserve">indicates that the channel is </w:t>
      </w:r>
      <w:r w:rsidRPr="00CC7CB4">
        <w:rPr>
          <w:rFonts w:ascii="Arial,Italic" w:hAnsi="Arial,Italic" w:cs="Arial,Italic"/>
          <w:i/>
          <w:iCs/>
          <w:color w:val="FF0000"/>
          <w:sz w:val="24"/>
          <w:szCs w:val="24"/>
        </w:rPr>
        <w:t>Used</w:t>
      </w:r>
      <w:r w:rsidRPr="00CC7CB4">
        <w:rPr>
          <w:rFonts w:cs="Arial"/>
          <w:color w:val="FF0000"/>
          <w:sz w:val="24"/>
          <w:szCs w:val="24"/>
        </w:rPr>
        <w:t xml:space="preserve">. </w:t>
      </w:r>
    </w:p>
    <w:p w14:paraId="799A7E54" w14:textId="77777777" w:rsidR="00E40CCE" w:rsidRPr="00CC7CB4" w:rsidRDefault="00E40CCE" w:rsidP="00E40CCE">
      <w:pPr>
        <w:autoSpaceDE w:val="0"/>
        <w:autoSpaceDN w:val="0"/>
        <w:adjustRightInd w:val="0"/>
        <w:spacing w:after="0" w:line="240" w:lineRule="auto"/>
        <w:rPr>
          <w:rFonts w:ascii="Times New Roman" w:hAnsi="Times New Roman" w:cs="Times New Roman"/>
          <w:color w:val="0000FF"/>
          <w:sz w:val="24"/>
          <w:szCs w:val="24"/>
        </w:rPr>
      </w:pPr>
    </w:p>
    <w:p w14:paraId="36ED591F" w14:textId="77777777" w:rsidR="00E40CCE" w:rsidRDefault="00E40CCE" w:rsidP="00AB0B8A">
      <w:pPr>
        <w:rPr>
          <w:color w:val="FF0000"/>
          <w:sz w:val="24"/>
          <w:szCs w:val="24"/>
        </w:rPr>
      </w:pPr>
      <w:r w:rsidRPr="00CC7CB4">
        <w:rPr>
          <w:color w:val="FF0000"/>
          <w:sz w:val="24"/>
          <w:szCs w:val="24"/>
        </w:rPr>
        <w:t xml:space="preserve">The </w:t>
      </w:r>
      <w:r>
        <w:rPr>
          <w:color w:val="FF0000"/>
          <w:sz w:val="24"/>
          <w:szCs w:val="24"/>
        </w:rPr>
        <w:t>A</w:t>
      </w:r>
      <w:r w:rsidRPr="00CC7CB4">
        <w:rPr>
          <w:color w:val="FF0000"/>
          <w:sz w:val="24"/>
          <w:szCs w:val="24"/>
        </w:rPr>
        <w:t>A</w:t>
      </w:r>
      <w:r w:rsidR="008779B6">
        <w:rPr>
          <w:color w:val="FF0000"/>
          <w:sz w:val="24"/>
          <w:szCs w:val="24"/>
        </w:rPr>
        <w:t>, CRCInit, Hop</w:t>
      </w:r>
      <w:r w:rsidR="004D0B88">
        <w:rPr>
          <w:color w:val="FF0000"/>
          <w:sz w:val="24"/>
          <w:szCs w:val="24"/>
        </w:rPr>
        <w:t>, and SCA</w:t>
      </w:r>
      <w:r w:rsidRPr="00CC7CB4">
        <w:rPr>
          <w:color w:val="FF0000"/>
          <w:sz w:val="24"/>
          <w:szCs w:val="24"/>
        </w:rPr>
        <w:t xml:space="preserve"> </w:t>
      </w:r>
      <w:r>
        <w:rPr>
          <w:color w:val="FF0000"/>
          <w:sz w:val="24"/>
          <w:szCs w:val="24"/>
        </w:rPr>
        <w:t>field</w:t>
      </w:r>
      <w:r w:rsidR="008779B6">
        <w:rPr>
          <w:color w:val="FF0000"/>
          <w:sz w:val="24"/>
          <w:szCs w:val="24"/>
        </w:rPr>
        <w:t>s</w:t>
      </w:r>
      <w:r>
        <w:rPr>
          <w:color w:val="FF0000"/>
          <w:sz w:val="24"/>
          <w:szCs w:val="24"/>
        </w:rPr>
        <w:t xml:space="preserve"> ha</w:t>
      </w:r>
      <w:r w:rsidR="008779B6">
        <w:rPr>
          <w:color w:val="FF0000"/>
          <w:sz w:val="24"/>
          <w:szCs w:val="24"/>
        </w:rPr>
        <w:t>ve</w:t>
      </w:r>
      <w:r>
        <w:rPr>
          <w:color w:val="FF0000"/>
          <w:sz w:val="24"/>
          <w:szCs w:val="24"/>
        </w:rPr>
        <w:t xml:space="preserve"> the same </w:t>
      </w:r>
      <w:r w:rsidR="008779B6">
        <w:rPr>
          <w:color w:val="FF0000"/>
          <w:sz w:val="24"/>
          <w:szCs w:val="24"/>
        </w:rPr>
        <w:t>meaning as the corresponding fields in the</w:t>
      </w:r>
      <w:r>
        <w:rPr>
          <w:color w:val="FF0000"/>
          <w:sz w:val="24"/>
          <w:szCs w:val="24"/>
        </w:rPr>
        <w:t xml:space="preserve"> CONNECT_IND PDU (</w:t>
      </w:r>
      <w:r w:rsidR="001E7F89">
        <w:rPr>
          <w:color w:val="FF0000"/>
          <w:sz w:val="24"/>
          <w:szCs w:val="24"/>
        </w:rPr>
        <w:t>s</w:t>
      </w:r>
      <w:r>
        <w:rPr>
          <w:color w:val="FF0000"/>
          <w:sz w:val="24"/>
          <w:szCs w:val="24"/>
        </w:rPr>
        <w:t>ee Section 2.3.3.1).</w:t>
      </w:r>
    </w:p>
    <w:p w14:paraId="4A80D6CC" w14:textId="77777777" w:rsidR="009964C9" w:rsidRPr="00760353" w:rsidRDefault="009964C9" w:rsidP="00E40CCE">
      <w:pPr>
        <w:rPr>
          <w:sz w:val="24"/>
        </w:rPr>
      </w:pPr>
      <w:r>
        <w:rPr>
          <w:color w:val="FF0000"/>
          <w:sz w:val="24"/>
          <w:szCs w:val="24"/>
        </w:rPr>
        <w:t>The Channel Index field is the secondary advertising channel index of the AUX_SYNC_IND packet.</w:t>
      </w:r>
    </w:p>
    <w:p w14:paraId="4BBD3676" w14:textId="77777777" w:rsidR="00E40CCE" w:rsidRPr="00F03F8D" w:rsidRDefault="00E40CCE" w:rsidP="00F03F8D">
      <w:pPr>
        <w:pStyle w:val="Heading3"/>
      </w:pPr>
      <w:bookmarkStart w:id="774" w:name="_Toc432709729"/>
      <w:bookmarkStart w:id="775" w:name="_Toc443590462"/>
      <w:bookmarkStart w:id="776" w:name="_Toc448771447"/>
      <w:r w:rsidRPr="00B03027">
        <w:t>[New Section]</w:t>
      </w:r>
      <w:r w:rsidRPr="00F03F8D">
        <w:t xml:space="preserve"> 2.3.X.7 TxPower field</w:t>
      </w:r>
      <w:bookmarkEnd w:id="774"/>
      <w:bookmarkEnd w:id="775"/>
      <w:bookmarkEnd w:id="776"/>
    </w:p>
    <w:p w14:paraId="34DF2B5A" w14:textId="77777777" w:rsidR="00A90EC1" w:rsidRPr="00B03027" w:rsidRDefault="00A90EC1" w:rsidP="00B03027">
      <w:pPr>
        <w:rPr>
          <w:b/>
          <w:color w:val="FF0000"/>
        </w:rPr>
      </w:pPr>
      <w:r w:rsidRPr="00B03027">
        <w:rPr>
          <w:b/>
          <w:color w:val="FF0000"/>
        </w:rPr>
        <w:t>2.3.X.7 TxPower field</w:t>
      </w:r>
    </w:p>
    <w:p w14:paraId="708EF768" w14:textId="77777777" w:rsidR="00E40CCE" w:rsidRPr="009E202F" w:rsidRDefault="00E40CCE" w:rsidP="00E40CCE">
      <w:pPr>
        <w:rPr>
          <w:color w:val="FF0000"/>
          <w:sz w:val="24"/>
        </w:rPr>
      </w:pPr>
      <w:r w:rsidRPr="009E202F">
        <w:rPr>
          <w:color w:val="FF0000"/>
          <w:sz w:val="24"/>
        </w:rPr>
        <w:t>When</w:t>
      </w:r>
      <w:r>
        <w:rPr>
          <w:color w:val="FF0000"/>
          <w:sz w:val="24"/>
        </w:rPr>
        <w:t xml:space="preserve"> present,</w:t>
      </w:r>
      <w:r w:rsidRPr="009E202F">
        <w:rPr>
          <w:color w:val="FF0000"/>
          <w:sz w:val="24"/>
        </w:rPr>
        <w:t xml:space="preserve"> the </w:t>
      </w:r>
      <w:r>
        <w:rPr>
          <w:color w:val="FF0000"/>
          <w:sz w:val="24"/>
        </w:rPr>
        <w:t>Tx</w:t>
      </w:r>
      <w:r w:rsidRPr="009E202F">
        <w:rPr>
          <w:color w:val="FF0000"/>
          <w:sz w:val="24"/>
        </w:rPr>
        <w:t xml:space="preserve">Power </w:t>
      </w:r>
      <w:r>
        <w:rPr>
          <w:color w:val="FF0000"/>
          <w:sz w:val="24"/>
        </w:rPr>
        <w:t xml:space="preserve">is </w:t>
      </w:r>
      <w:r w:rsidRPr="009E202F">
        <w:rPr>
          <w:color w:val="FF0000"/>
          <w:sz w:val="24"/>
        </w:rPr>
        <w:t xml:space="preserve">one octet </w:t>
      </w:r>
      <w:r>
        <w:rPr>
          <w:color w:val="FF0000"/>
          <w:sz w:val="24"/>
        </w:rPr>
        <w:t xml:space="preserve">with the format shown in </w:t>
      </w:r>
      <w:r w:rsidR="00F37665">
        <w:rPr>
          <w:color w:val="FF0000"/>
          <w:sz w:val="24"/>
        </w:rPr>
        <w:t>F</w:t>
      </w:r>
      <w:r>
        <w:rPr>
          <w:color w:val="FF0000"/>
          <w:sz w:val="24"/>
        </w:rPr>
        <w:t>igure 2.X</w:t>
      </w:r>
      <w:r w:rsidRPr="009E202F">
        <w:rPr>
          <w:color w:val="FF0000"/>
          <w:sz w:val="24"/>
        </w:rPr>
        <w:t>.</w:t>
      </w:r>
    </w:p>
    <w:tbl>
      <w:tblPr>
        <w:tblStyle w:val="Bluetoothgrid"/>
        <w:tblW w:w="2942" w:type="dxa"/>
        <w:tblInd w:w="113" w:type="dxa"/>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ayout w:type="fixed"/>
        <w:tblLook w:val="04A0" w:firstRow="1" w:lastRow="0" w:firstColumn="1" w:lastColumn="0" w:noHBand="0" w:noVBand="1"/>
      </w:tblPr>
      <w:tblGrid>
        <w:gridCol w:w="2942"/>
      </w:tblGrid>
      <w:tr w:rsidR="00E40CCE" w:rsidRPr="00F429CC" w14:paraId="6470D1C8" w14:textId="77777777" w:rsidTr="00E40CCE">
        <w:trPr>
          <w:cnfStyle w:val="100000000000" w:firstRow="1" w:lastRow="0" w:firstColumn="0" w:lastColumn="0" w:oddVBand="0" w:evenVBand="0" w:oddHBand="0" w:evenHBand="0" w:firstRowFirstColumn="0" w:firstRowLastColumn="0" w:lastRowFirstColumn="0" w:lastRowLastColumn="0"/>
          <w:cantSplit/>
          <w:tblHeader/>
        </w:trPr>
        <w:tc>
          <w:tcPr>
            <w:tcW w:w="2942" w:type="dxa"/>
            <w:shd w:val="clear" w:color="auto" w:fill="BBFAFD"/>
            <w:hideMark/>
          </w:tcPr>
          <w:p w14:paraId="37B63736" w14:textId="77777777" w:rsidR="00E40CCE" w:rsidRPr="00F429CC" w:rsidRDefault="00E40CCE" w:rsidP="00E40CCE">
            <w:pPr>
              <w:pStyle w:val="Tableheading"/>
              <w:spacing w:before="96"/>
              <w:jc w:val="center"/>
            </w:pPr>
            <w:r w:rsidRPr="009E202F">
              <w:rPr>
                <w:color w:val="FF0000"/>
              </w:rPr>
              <w:t>T</w:t>
            </w:r>
            <w:r>
              <w:rPr>
                <w:color w:val="FF0000"/>
              </w:rPr>
              <w:t>x</w:t>
            </w:r>
            <w:r w:rsidRPr="009E202F">
              <w:rPr>
                <w:color w:val="FF0000"/>
              </w:rPr>
              <w:t>Power</w:t>
            </w:r>
          </w:p>
        </w:tc>
      </w:tr>
      <w:tr w:rsidR="00E40CCE" w:rsidRPr="00F429CC" w14:paraId="6B7054A9" w14:textId="77777777" w:rsidTr="00E40CCE">
        <w:tc>
          <w:tcPr>
            <w:tcW w:w="2942" w:type="dxa"/>
            <w:shd w:val="clear" w:color="auto" w:fill="FFFFFF" w:themeFill="background1"/>
          </w:tcPr>
          <w:p w14:paraId="572CC437" w14:textId="77777777" w:rsidR="00E40CCE" w:rsidRPr="00F429CC" w:rsidRDefault="00E40CCE" w:rsidP="00E40CCE">
            <w:pPr>
              <w:pStyle w:val="CellBody"/>
              <w:spacing w:before="96"/>
              <w:jc w:val="center"/>
            </w:pPr>
            <w:r w:rsidRPr="009E202F">
              <w:rPr>
                <w:color w:val="FF0000"/>
              </w:rPr>
              <w:t>Tx Power Level</w:t>
            </w:r>
            <w:r w:rsidRPr="009E202F">
              <w:rPr>
                <w:color w:val="FF0000"/>
              </w:rPr>
              <w:br/>
              <w:t>(1 octet)</w:t>
            </w:r>
          </w:p>
        </w:tc>
      </w:tr>
    </w:tbl>
    <w:p w14:paraId="4F6CB9B3" w14:textId="77777777" w:rsidR="00E40CCE" w:rsidRDefault="00E40CCE" w:rsidP="00E40CCE">
      <w:pPr>
        <w:pStyle w:val="Caption"/>
      </w:pPr>
      <w:r w:rsidRPr="009E202F">
        <w:rPr>
          <w:rStyle w:val="CaptionLabelChar"/>
          <w:color w:val="FF0000"/>
        </w:rPr>
        <w:t xml:space="preserve">Figure </w:t>
      </w:r>
      <w:r w:rsidR="0084307C">
        <w:rPr>
          <w:rStyle w:val="CaptionLabelChar"/>
          <w:color w:val="FF0000"/>
        </w:rPr>
        <w:t>2</w:t>
      </w:r>
      <w:r>
        <w:rPr>
          <w:rStyle w:val="CaptionLabelChar"/>
          <w:color w:val="FF0000"/>
        </w:rPr>
        <w:t>.X</w:t>
      </w:r>
      <w:r w:rsidRPr="009E202F">
        <w:rPr>
          <w:rStyle w:val="CaptionLabelChar"/>
          <w:color w:val="FF0000"/>
        </w:rPr>
        <w:t xml:space="preserve">: </w:t>
      </w:r>
      <w:r>
        <w:rPr>
          <w:color w:val="FF0000"/>
        </w:rPr>
        <w:t>Tx</w:t>
      </w:r>
      <w:r w:rsidRPr="009E202F">
        <w:rPr>
          <w:color w:val="FF0000"/>
        </w:rPr>
        <w:t xml:space="preserve">Power </w:t>
      </w:r>
      <w:r>
        <w:rPr>
          <w:color w:val="FF0000"/>
        </w:rPr>
        <w:t>fi</w:t>
      </w:r>
      <w:r w:rsidRPr="009E202F">
        <w:rPr>
          <w:color w:val="FF0000"/>
        </w:rPr>
        <w:t>eld</w:t>
      </w:r>
    </w:p>
    <w:p w14:paraId="191CEDDC" w14:textId="77777777" w:rsidR="00E40CCE" w:rsidRPr="00CC7CB4" w:rsidRDefault="00E40CCE" w:rsidP="00E40CCE">
      <w:pPr>
        <w:rPr>
          <w:color w:val="FF0000"/>
          <w:sz w:val="24"/>
        </w:rPr>
      </w:pPr>
      <w:r w:rsidRPr="00CC7CB4">
        <w:rPr>
          <w:color w:val="FF0000"/>
          <w:sz w:val="24"/>
        </w:rPr>
        <w:t>The Tx Power Level field</w:t>
      </w:r>
      <w:r>
        <w:rPr>
          <w:color w:val="FF0000"/>
          <w:sz w:val="24"/>
        </w:rPr>
        <w:t xml:space="preserve"> is the same value defined for the Tx Power Advertising Data type defined in</w:t>
      </w:r>
      <w:r w:rsidR="004A588B">
        <w:rPr>
          <w:color w:val="FF0000"/>
          <w:sz w:val="24"/>
        </w:rPr>
        <w:t xml:space="preserve"> </w:t>
      </w:r>
      <w:r w:rsidR="004A588B">
        <w:rPr>
          <w:color w:val="FF0000"/>
          <w:sz w:val="24"/>
        </w:rPr>
        <w:fldChar w:fldCharType="begin"/>
      </w:r>
      <w:r w:rsidR="004A588B">
        <w:rPr>
          <w:color w:val="FF0000"/>
          <w:sz w:val="24"/>
        </w:rPr>
        <w:instrText xml:space="preserve"> REF _Ref430941300 \r \h </w:instrText>
      </w:r>
      <w:r w:rsidR="004A588B">
        <w:rPr>
          <w:color w:val="FF0000"/>
          <w:sz w:val="24"/>
        </w:rPr>
      </w:r>
      <w:r w:rsidR="004A588B">
        <w:rPr>
          <w:color w:val="FF0000"/>
          <w:sz w:val="24"/>
        </w:rPr>
        <w:fldChar w:fldCharType="separate"/>
      </w:r>
      <w:r w:rsidR="004A588B">
        <w:rPr>
          <w:color w:val="FF0000"/>
          <w:sz w:val="24"/>
        </w:rPr>
        <w:t>[3]</w:t>
      </w:r>
      <w:r w:rsidR="004A588B">
        <w:rPr>
          <w:color w:val="FF0000"/>
          <w:sz w:val="24"/>
        </w:rPr>
        <w:fldChar w:fldCharType="end"/>
      </w:r>
      <w:r>
        <w:rPr>
          <w:color w:val="FF0000"/>
          <w:sz w:val="24"/>
        </w:rPr>
        <w:t>.</w:t>
      </w:r>
    </w:p>
    <w:p w14:paraId="05DDBEA2" w14:textId="77777777" w:rsidR="00E40CCE" w:rsidRPr="003928DF" w:rsidRDefault="00E40CCE" w:rsidP="00F03F8D">
      <w:pPr>
        <w:pStyle w:val="Heading3"/>
      </w:pPr>
      <w:bookmarkStart w:id="777" w:name="_Toc432709730"/>
      <w:bookmarkStart w:id="778" w:name="_Toc443590463"/>
      <w:bookmarkStart w:id="779" w:name="_Toc448771448"/>
      <w:r w:rsidRPr="00B03027">
        <w:t>[New Section]</w:t>
      </w:r>
      <w:r w:rsidRPr="00F03F8D">
        <w:t xml:space="preserve"> 2.3.X.8 </w:t>
      </w:r>
      <w:bookmarkEnd w:id="777"/>
      <w:r w:rsidR="004926DA" w:rsidRPr="00F03F8D">
        <w:t>ACAD field</w:t>
      </w:r>
      <w:bookmarkEnd w:id="778"/>
      <w:bookmarkEnd w:id="779"/>
    </w:p>
    <w:p w14:paraId="26E6F8B0" w14:textId="77777777" w:rsidR="00A90EC1" w:rsidRPr="00B03027" w:rsidRDefault="00A90EC1" w:rsidP="00B03027">
      <w:pPr>
        <w:rPr>
          <w:b/>
          <w:color w:val="FF0000"/>
        </w:rPr>
      </w:pPr>
      <w:r w:rsidRPr="00B03027">
        <w:rPr>
          <w:b/>
          <w:color w:val="FF0000"/>
        </w:rPr>
        <w:t>2.3.X.8 ACAD field</w:t>
      </w:r>
    </w:p>
    <w:p w14:paraId="05DF3562" w14:textId="77777777" w:rsidR="00E40CCE" w:rsidRDefault="00E40CCE" w:rsidP="00E40CCE">
      <w:pPr>
        <w:rPr>
          <w:color w:val="FF0000"/>
          <w:sz w:val="24"/>
        </w:rPr>
      </w:pPr>
      <w:r>
        <w:rPr>
          <w:color w:val="FF0000"/>
          <w:sz w:val="24"/>
        </w:rPr>
        <w:t>The remainder of the extended header forms the Add</w:t>
      </w:r>
      <w:r w:rsidR="004926DA">
        <w:rPr>
          <w:color w:val="FF0000"/>
          <w:sz w:val="24"/>
        </w:rPr>
        <w:t xml:space="preserve">itional Controller Advertising Data (ACAD) </w:t>
      </w:r>
      <w:r>
        <w:rPr>
          <w:color w:val="FF0000"/>
          <w:sz w:val="24"/>
        </w:rPr>
        <w:t xml:space="preserve">field. The length of this field is the Extended Header length minus the </w:t>
      </w:r>
      <w:r w:rsidR="0014302D">
        <w:rPr>
          <w:color w:val="FF0000"/>
          <w:sz w:val="24"/>
        </w:rPr>
        <w:t xml:space="preserve">sum of the </w:t>
      </w:r>
      <w:r>
        <w:rPr>
          <w:color w:val="FF0000"/>
          <w:sz w:val="24"/>
        </w:rPr>
        <w:t>size of the extended header flags (1</w:t>
      </w:r>
      <w:r w:rsidR="00F37665">
        <w:rPr>
          <w:color w:val="FF0000"/>
          <w:sz w:val="24"/>
        </w:rPr>
        <w:t> </w:t>
      </w:r>
      <w:r>
        <w:rPr>
          <w:color w:val="FF0000"/>
          <w:sz w:val="24"/>
        </w:rPr>
        <w:t>octet) and those fields indicated by the flags as present.</w:t>
      </w:r>
      <w:r w:rsidR="00FC7583">
        <w:rPr>
          <w:color w:val="FF0000"/>
          <w:sz w:val="24"/>
        </w:rPr>
        <w:t xml:space="preserve">  ACAD cannot be fragmented across multiple advertising data PDUs</w:t>
      </w:r>
      <w:r w:rsidR="00B658C3">
        <w:rPr>
          <w:color w:val="FF0000"/>
          <w:sz w:val="24"/>
        </w:rPr>
        <w:t>;</w:t>
      </w:r>
      <w:r w:rsidR="00FC7583">
        <w:rPr>
          <w:color w:val="FF0000"/>
          <w:sz w:val="24"/>
        </w:rPr>
        <w:t xml:space="preserve"> it shall always fit inside a single advertising data PDU.</w:t>
      </w:r>
    </w:p>
    <w:p w14:paraId="5F0FA1FA" w14:textId="77777777" w:rsidR="00E40CCE" w:rsidRDefault="00E40CCE" w:rsidP="00E40CCE">
      <w:pPr>
        <w:rPr>
          <w:color w:val="FF0000"/>
          <w:sz w:val="24"/>
        </w:rPr>
      </w:pPr>
      <w:r w:rsidRPr="00CC7CB4">
        <w:rPr>
          <w:color w:val="FF0000"/>
          <w:sz w:val="24"/>
        </w:rPr>
        <w:t xml:space="preserve">The </w:t>
      </w:r>
      <w:r w:rsidR="004926DA">
        <w:rPr>
          <w:color w:val="FF0000"/>
          <w:sz w:val="24"/>
        </w:rPr>
        <w:t>ACAD</w:t>
      </w:r>
      <w:r w:rsidR="004926DA" w:rsidRPr="00CC7CB4">
        <w:rPr>
          <w:color w:val="FF0000"/>
          <w:sz w:val="24"/>
        </w:rPr>
        <w:t xml:space="preserve"> </w:t>
      </w:r>
      <w:r w:rsidRPr="00CC7CB4">
        <w:rPr>
          <w:color w:val="FF0000"/>
          <w:sz w:val="24"/>
        </w:rPr>
        <w:t>field</w:t>
      </w:r>
      <w:r>
        <w:rPr>
          <w:color w:val="FF0000"/>
          <w:sz w:val="24"/>
        </w:rPr>
        <w:t xml:space="preserve"> holds data from the advertiser’s Controller or intended to be used by the recipient’s Controller. It</w:t>
      </w:r>
      <w:r w:rsidRPr="00CC7CB4">
        <w:rPr>
          <w:color w:val="FF0000"/>
          <w:sz w:val="24"/>
        </w:rPr>
        <w:t xml:space="preserve"> </w:t>
      </w:r>
      <w:r>
        <w:rPr>
          <w:color w:val="FF0000"/>
          <w:sz w:val="24"/>
        </w:rPr>
        <w:t>uses</w:t>
      </w:r>
      <w:r w:rsidRPr="00CC7CB4">
        <w:rPr>
          <w:color w:val="FF0000"/>
          <w:sz w:val="24"/>
        </w:rPr>
        <w:t xml:space="preserve"> the same format </w:t>
      </w:r>
      <w:r>
        <w:rPr>
          <w:color w:val="FF0000"/>
          <w:sz w:val="24"/>
        </w:rPr>
        <w:t>as the</w:t>
      </w:r>
      <w:r w:rsidRPr="00CC7CB4">
        <w:rPr>
          <w:color w:val="FF0000"/>
          <w:sz w:val="24"/>
        </w:rPr>
        <w:t xml:space="preserve"> AdvData field in </w:t>
      </w:r>
      <w:r>
        <w:rPr>
          <w:color w:val="FF0000"/>
          <w:sz w:val="24"/>
        </w:rPr>
        <w:t>various</w:t>
      </w:r>
      <w:r w:rsidRPr="00CC7CB4">
        <w:rPr>
          <w:color w:val="FF0000"/>
          <w:sz w:val="24"/>
        </w:rPr>
        <w:t xml:space="preserve"> Advertising Channel PDU</w:t>
      </w:r>
      <w:r>
        <w:rPr>
          <w:color w:val="FF0000"/>
          <w:sz w:val="24"/>
        </w:rPr>
        <w:t>s</w:t>
      </w:r>
      <w:r w:rsidRPr="00CC7CB4">
        <w:rPr>
          <w:color w:val="FF0000"/>
          <w:sz w:val="24"/>
        </w:rPr>
        <w:t>. Th</w:t>
      </w:r>
      <w:r>
        <w:rPr>
          <w:color w:val="FF0000"/>
          <w:sz w:val="24"/>
        </w:rPr>
        <w:t>is</w:t>
      </w:r>
      <w:r w:rsidRPr="00CC7CB4">
        <w:rPr>
          <w:color w:val="FF0000"/>
          <w:sz w:val="24"/>
        </w:rPr>
        <w:t xml:space="preserve"> format is described in </w:t>
      </w:r>
      <w:r w:rsidR="0007064E">
        <w:rPr>
          <w:color w:val="FF0000"/>
          <w:sz w:val="24"/>
        </w:rPr>
        <w:t>[</w:t>
      </w:r>
      <w:r w:rsidRPr="00CC7CB4">
        <w:rPr>
          <w:color w:val="FF0000"/>
          <w:sz w:val="24"/>
        </w:rPr>
        <w:t>Vol 3</w:t>
      </w:r>
      <w:r w:rsidR="0007064E">
        <w:rPr>
          <w:color w:val="FF0000"/>
          <w:sz w:val="24"/>
        </w:rPr>
        <w:t>]</w:t>
      </w:r>
      <w:r w:rsidRPr="00CC7CB4">
        <w:rPr>
          <w:color w:val="FF0000"/>
          <w:sz w:val="24"/>
        </w:rPr>
        <w:t xml:space="preserve"> Part C, Section 11.</w:t>
      </w:r>
    </w:p>
    <w:p w14:paraId="75C5E88E" w14:textId="77777777" w:rsidR="004926DA" w:rsidRPr="005C45EA" w:rsidRDefault="004926DA" w:rsidP="00E40CCE">
      <w:pPr>
        <w:rPr>
          <w:rFonts w:eastAsia="PMingLiU" w:cs="Times New Roman"/>
          <w:color w:val="FF0000"/>
          <w:sz w:val="24"/>
        </w:rPr>
      </w:pPr>
      <w:r>
        <w:rPr>
          <w:rFonts w:eastAsia="PMingLiU" w:cs="Times New Roman"/>
          <w:color w:val="FF0000"/>
          <w:sz w:val="24"/>
        </w:rPr>
        <w:t>The ACAD type formats and meanings are defined in [Core Specification Supplement], Part X. The ACAD type identifier values are defined in the Assigned Numbers document.</w:t>
      </w:r>
    </w:p>
    <w:p w14:paraId="44778FA3" w14:textId="77777777" w:rsidR="00E40CCE" w:rsidRPr="00F03F8D" w:rsidRDefault="00E40CCE" w:rsidP="00F03F8D">
      <w:pPr>
        <w:pStyle w:val="Heading3"/>
      </w:pPr>
      <w:bookmarkStart w:id="780" w:name="_Toc432709731"/>
      <w:bookmarkStart w:id="781" w:name="_Toc443590464"/>
      <w:bookmarkStart w:id="782" w:name="_Toc448771449"/>
      <w:r w:rsidRPr="00B03027">
        <w:t>[New Section]</w:t>
      </w:r>
      <w:r w:rsidRPr="00F03F8D">
        <w:t xml:space="preserve"> 2.3.X.9 Host Advertising Data</w:t>
      </w:r>
      <w:bookmarkEnd w:id="780"/>
      <w:bookmarkEnd w:id="781"/>
      <w:bookmarkEnd w:id="782"/>
    </w:p>
    <w:p w14:paraId="39CE4A64" w14:textId="77777777" w:rsidR="00A90EC1" w:rsidRPr="00B03027" w:rsidRDefault="00A90EC1" w:rsidP="00B03027">
      <w:pPr>
        <w:rPr>
          <w:b/>
          <w:color w:val="FF0000"/>
        </w:rPr>
      </w:pPr>
      <w:r w:rsidRPr="00B03027">
        <w:rPr>
          <w:b/>
          <w:color w:val="FF0000"/>
        </w:rPr>
        <w:t>2.3.X.9 Host Advertising Data</w:t>
      </w:r>
    </w:p>
    <w:p w14:paraId="3A08A091" w14:textId="77777777" w:rsidR="00E40CCE" w:rsidRDefault="00E40CCE" w:rsidP="00E40CCE">
      <w:pPr>
        <w:rPr>
          <w:color w:val="FF0000"/>
          <w:sz w:val="24"/>
        </w:rPr>
      </w:pPr>
      <w:r>
        <w:rPr>
          <w:color w:val="FF0000"/>
          <w:sz w:val="24"/>
        </w:rPr>
        <w:t xml:space="preserve">The portion of the PDU after the extended header forms the AdvData field. The length of this field is </w:t>
      </w:r>
      <w:r w:rsidR="003B7EAE">
        <w:rPr>
          <w:color w:val="FF0000"/>
          <w:sz w:val="24"/>
        </w:rPr>
        <w:t>specified in Section 2.3.X.</w:t>
      </w:r>
    </w:p>
    <w:p w14:paraId="7804A407" w14:textId="77777777" w:rsidR="0050376D" w:rsidRDefault="00E40CCE" w:rsidP="00B179A9">
      <w:pPr>
        <w:rPr>
          <w:color w:val="FF0000"/>
          <w:sz w:val="24"/>
          <w:szCs w:val="24"/>
        </w:rPr>
      </w:pPr>
      <w:r>
        <w:rPr>
          <w:color w:val="FF0000"/>
          <w:sz w:val="24"/>
        </w:rPr>
        <w:t xml:space="preserve">The AdvData field holds data from the advertiser’s Host. </w:t>
      </w:r>
      <w:r w:rsidRPr="00CC7CB4">
        <w:rPr>
          <w:color w:val="FF0000"/>
          <w:sz w:val="24"/>
        </w:rPr>
        <w:t xml:space="preserve">The format </w:t>
      </w:r>
      <w:r>
        <w:rPr>
          <w:color w:val="FF0000"/>
          <w:sz w:val="24"/>
        </w:rPr>
        <w:t xml:space="preserve">of this data </w:t>
      </w:r>
      <w:r w:rsidRPr="00CC7CB4">
        <w:rPr>
          <w:color w:val="FF0000"/>
          <w:sz w:val="24"/>
        </w:rPr>
        <w:t xml:space="preserve">is described in </w:t>
      </w:r>
      <w:r w:rsidR="0007064E">
        <w:rPr>
          <w:color w:val="FF0000"/>
          <w:sz w:val="24"/>
        </w:rPr>
        <w:t>[</w:t>
      </w:r>
      <w:r w:rsidRPr="00CC7CB4">
        <w:rPr>
          <w:color w:val="FF0000"/>
          <w:sz w:val="24"/>
        </w:rPr>
        <w:t>Vol 3</w:t>
      </w:r>
      <w:r w:rsidR="0007064E">
        <w:rPr>
          <w:color w:val="FF0000"/>
          <w:sz w:val="24"/>
        </w:rPr>
        <w:t>]</w:t>
      </w:r>
      <w:r w:rsidRPr="00CC7CB4">
        <w:rPr>
          <w:color w:val="FF0000"/>
          <w:sz w:val="24"/>
        </w:rPr>
        <w:t xml:space="preserve"> Part C, Section 11.</w:t>
      </w:r>
    </w:p>
    <w:p w14:paraId="65159A13" w14:textId="1B121922" w:rsidR="00B43DD4" w:rsidRDefault="00C9389C" w:rsidP="00B179A9">
      <w:pPr>
        <w:rPr>
          <w:color w:val="FF0000"/>
          <w:sz w:val="24"/>
          <w:szCs w:val="24"/>
        </w:rPr>
      </w:pPr>
      <w:r>
        <w:rPr>
          <w:color w:val="FF0000"/>
          <w:sz w:val="24"/>
          <w:szCs w:val="24"/>
        </w:rPr>
        <w:t xml:space="preserve">The Controller shall support a minimum of 31 octets for Host Advertising Data without fragmentation.  </w:t>
      </w:r>
      <w:r w:rsidR="008B3FBD">
        <w:rPr>
          <w:color w:val="FF0000"/>
          <w:sz w:val="24"/>
          <w:szCs w:val="24"/>
        </w:rPr>
        <w:t>The Controller may support fragmentation of larger Host Advertising Data.</w:t>
      </w:r>
      <w:r w:rsidR="008B3FBD" w:rsidRPr="008B3FBD">
        <w:rPr>
          <w:color w:val="FF0000"/>
          <w:sz w:val="24"/>
          <w:szCs w:val="24"/>
        </w:rPr>
        <w:t xml:space="preserve"> </w:t>
      </w:r>
      <w:r w:rsidR="008B3FBD">
        <w:rPr>
          <w:color w:val="FF0000"/>
          <w:sz w:val="24"/>
          <w:szCs w:val="24"/>
        </w:rPr>
        <w:t>When the Link Layer fragments the Host advertising data, the number of fragments and the size of each fragment are chosen by the Controller.  The Controller should minimize the number of fragments to ensure more reliability in delivering the entire Host advertising data.</w:t>
      </w:r>
      <w:r w:rsidR="00F83DD0">
        <w:rPr>
          <w:color w:val="FF0000"/>
          <w:sz w:val="24"/>
          <w:szCs w:val="24"/>
        </w:rPr>
        <w:t xml:space="preserve">  The Host may indicate a preference whether the Controller should fragment the Host advertising data, but the Controller </w:t>
      </w:r>
      <w:r w:rsidR="00140681">
        <w:rPr>
          <w:color w:val="FF0000"/>
          <w:sz w:val="24"/>
          <w:szCs w:val="24"/>
        </w:rPr>
        <w:t>may support this preference or ignore the preference.</w:t>
      </w:r>
    </w:p>
    <w:p w14:paraId="08C4BCB9" w14:textId="77777777" w:rsidR="00F82CD9" w:rsidRDefault="00B179A9" w:rsidP="00B179A9">
      <w:pPr>
        <w:rPr>
          <w:color w:val="FF0000"/>
          <w:sz w:val="24"/>
          <w:szCs w:val="24"/>
        </w:rPr>
      </w:pPr>
      <w:r w:rsidRPr="00AA7EAA">
        <w:rPr>
          <w:color w:val="FF0000"/>
          <w:sz w:val="24"/>
          <w:szCs w:val="24"/>
        </w:rPr>
        <w:t xml:space="preserve">If the amount of advertising </w:t>
      </w:r>
      <w:r w:rsidR="00560135">
        <w:rPr>
          <w:color w:val="FF0000"/>
          <w:sz w:val="24"/>
          <w:szCs w:val="24"/>
        </w:rPr>
        <w:t>or scan response data</w:t>
      </w:r>
      <w:r>
        <w:rPr>
          <w:color w:val="FF0000"/>
          <w:sz w:val="24"/>
          <w:szCs w:val="24"/>
        </w:rPr>
        <w:t xml:space="preserve"> to </w:t>
      </w:r>
      <w:r w:rsidR="00E2761D">
        <w:rPr>
          <w:color w:val="FF0000"/>
          <w:sz w:val="24"/>
          <w:szCs w:val="24"/>
        </w:rPr>
        <w:t xml:space="preserve">be </w:t>
      </w:r>
      <w:r>
        <w:rPr>
          <w:color w:val="FF0000"/>
          <w:sz w:val="24"/>
          <w:szCs w:val="24"/>
        </w:rPr>
        <w:t>sent in a</w:t>
      </w:r>
      <w:r w:rsidR="00B373EE">
        <w:rPr>
          <w:color w:val="FF0000"/>
          <w:sz w:val="24"/>
          <w:szCs w:val="24"/>
        </w:rPr>
        <w:t>n extended</w:t>
      </w:r>
      <w:r>
        <w:rPr>
          <w:color w:val="FF0000"/>
          <w:sz w:val="24"/>
          <w:szCs w:val="24"/>
        </w:rPr>
        <w:t xml:space="preserve"> </w:t>
      </w:r>
      <w:r w:rsidR="00B373EE">
        <w:rPr>
          <w:color w:val="FF0000"/>
          <w:sz w:val="24"/>
          <w:szCs w:val="24"/>
        </w:rPr>
        <w:t xml:space="preserve">advertising or scanning </w:t>
      </w:r>
      <w:r>
        <w:rPr>
          <w:color w:val="FF0000"/>
          <w:sz w:val="24"/>
          <w:szCs w:val="24"/>
        </w:rPr>
        <w:t xml:space="preserve">PDU </w:t>
      </w:r>
      <w:r w:rsidR="00BD39AD">
        <w:rPr>
          <w:color w:val="FF0000"/>
          <w:sz w:val="24"/>
          <w:szCs w:val="24"/>
        </w:rPr>
        <w:t>plus the Extended Header Length, AdvMode</w:t>
      </w:r>
      <w:r w:rsidR="00B658C3">
        <w:rPr>
          <w:color w:val="FF0000"/>
          <w:sz w:val="24"/>
          <w:szCs w:val="24"/>
        </w:rPr>
        <w:t>,</w:t>
      </w:r>
      <w:r w:rsidR="00BD39AD">
        <w:rPr>
          <w:color w:val="FF0000"/>
          <w:sz w:val="24"/>
          <w:szCs w:val="24"/>
        </w:rPr>
        <w:t xml:space="preserve"> and Extended Header exceed the maximum Advertising Channel PDU payload (255 octets),</w:t>
      </w:r>
      <w:r>
        <w:rPr>
          <w:color w:val="FF0000"/>
          <w:sz w:val="24"/>
          <w:szCs w:val="24"/>
        </w:rPr>
        <w:t xml:space="preserve"> the </w:t>
      </w:r>
      <w:r w:rsidR="002A49EB">
        <w:rPr>
          <w:color w:val="FF0000"/>
          <w:sz w:val="24"/>
          <w:szCs w:val="24"/>
        </w:rPr>
        <w:t>Link</w:t>
      </w:r>
      <w:r w:rsidR="004D41E9">
        <w:rPr>
          <w:color w:val="FF0000"/>
          <w:sz w:val="24"/>
          <w:szCs w:val="24"/>
        </w:rPr>
        <w:t xml:space="preserve"> Layer shall fragment the Host advertising d</w:t>
      </w:r>
      <w:r w:rsidR="002A49EB">
        <w:rPr>
          <w:color w:val="FF0000"/>
          <w:sz w:val="24"/>
          <w:szCs w:val="24"/>
        </w:rPr>
        <w:t>ata</w:t>
      </w:r>
      <w:r w:rsidR="00B373EE">
        <w:rPr>
          <w:color w:val="FF0000"/>
          <w:sz w:val="24"/>
          <w:szCs w:val="24"/>
        </w:rPr>
        <w:t>.  The Link Layer shall</w:t>
      </w:r>
      <w:r w:rsidR="002A49EB">
        <w:rPr>
          <w:color w:val="FF0000"/>
          <w:sz w:val="24"/>
          <w:szCs w:val="24"/>
        </w:rPr>
        <w:t xml:space="preserve"> </w:t>
      </w:r>
      <w:r w:rsidR="00BD39AD">
        <w:rPr>
          <w:color w:val="FF0000"/>
          <w:sz w:val="24"/>
          <w:szCs w:val="24"/>
        </w:rPr>
        <w:t>place</w:t>
      </w:r>
      <w:r w:rsidR="004D41E9">
        <w:rPr>
          <w:color w:val="FF0000"/>
          <w:sz w:val="24"/>
          <w:szCs w:val="24"/>
        </w:rPr>
        <w:t xml:space="preserve"> the multiple fragments in</w:t>
      </w:r>
      <w:r w:rsidR="00BD39AD">
        <w:rPr>
          <w:color w:val="FF0000"/>
          <w:sz w:val="24"/>
          <w:szCs w:val="24"/>
        </w:rPr>
        <w:t xml:space="preserve"> the AdvData </w:t>
      </w:r>
      <w:r w:rsidR="004D41E9">
        <w:rPr>
          <w:color w:val="FF0000"/>
          <w:sz w:val="24"/>
          <w:szCs w:val="24"/>
        </w:rPr>
        <w:t xml:space="preserve">field of different </w:t>
      </w:r>
      <w:r w:rsidRPr="00AA7EAA">
        <w:rPr>
          <w:color w:val="FF0000"/>
          <w:sz w:val="24"/>
          <w:szCs w:val="24"/>
        </w:rPr>
        <w:t>PDUs</w:t>
      </w:r>
      <w:r w:rsidR="004D41E9">
        <w:rPr>
          <w:color w:val="FF0000"/>
          <w:sz w:val="24"/>
          <w:szCs w:val="24"/>
        </w:rPr>
        <w:t>.  When Host advertising data is fragmented</w:t>
      </w:r>
      <w:r w:rsidR="00471DE4">
        <w:rPr>
          <w:color w:val="FF0000"/>
          <w:sz w:val="24"/>
          <w:szCs w:val="24"/>
        </w:rPr>
        <w:t xml:space="preserve"> the first fragment </w:t>
      </w:r>
      <w:r w:rsidR="00B658C3">
        <w:rPr>
          <w:color w:val="FF0000"/>
          <w:sz w:val="24"/>
          <w:szCs w:val="24"/>
        </w:rPr>
        <w:t xml:space="preserve">shall be </w:t>
      </w:r>
      <w:r w:rsidR="00471DE4">
        <w:rPr>
          <w:color w:val="FF0000"/>
          <w:sz w:val="24"/>
          <w:szCs w:val="24"/>
        </w:rPr>
        <w:t>placed in the AUX_ADV_IND, AUX_SYNC_IND or AUX_SCAN_RSP PDU</w:t>
      </w:r>
      <w:r w:rsidR="00B658C3">
        <w:rPr>
          <w:color w:val="FF0000"/>
          <w:sz w:val="24"/>
          <w:szCs w:val="24"/>
        </w:rPr>
        <w:t xml:space="preserve"> while subsequent fragments shall be placed in AUX_CHAIN_IND_PDUs. Each AUX_CHAIN_IND PDU is</w:t>
      </w:r>
      <w:r w:rsidR="00540953">
        <w:rPr>
          <w:color w:val="FF0000"/>
          <w:sz w:val="24"/>
          <w:szCs w:val="24"/>
        </w:rPr>
        <w:t xml:space="preserve"> </w:t>
      </w:r>
      <w:r w:rsidR="00F82CD9">
        <w:rPr>
          <w:color w:val="FF0000"/>
          <w:sz w:val="24"/>
          <w:szCs w:val="24"/>
        </w:rPr>
        <w:t xml:space="preserve">pointed to by the AuxPtr field in the PDU containing the </w:t>
      </w:r>
      <w:r w:rsidR="00EB2F7D">
        <w:rPr>
          <w:color w:val="FF0000"/>
          <w:sz w:val="24"/>
          <w:szCs w:val="24"/>
        </w:rPr>
        <w:t xml:space="preserve">previous </w:t>
      </w:r>
      <w:r w:rsidR="00F82CD9">
        <w:rPr>
          <w:color w:val="FF0000"/>
          <w:sz w:val="24"/>
          <w:szCs w:val="24"/>
        </w:rPr>
        <w:t>fragment</w:t>
      </w:r>
      <w:r w:rsidR="00EB2F7D">
        <w:rPr>
          <w:color w:val="FF0000"/>
          <w:sz w:val="24"/>
          <w:szCs w:val="24"/>
        </w:rPr>
        <w:t>; the AUX_CHAIN_PDU holding t</w:t>
      </w:r>
      <w:r w:rsidR="00F82CD9">
        <w:rPr>
          <w:color w:val="FF0000"/>
          <w:sz w:val="24"/>
          <w:szCs w:val="24"/>
        </w:rPr>
        <w:t xml:space="preserve">he last fragment </w:t>
      </w:r>
      <w:r w:rsidR="00EB2F7D">
        <w:rPr>
          <w:color w:val="FF0000"/>
          <w:sz w:val="24"/>
          <w:szCs w:val="24"/>
        </w:rPr>
        <w:t>shall not have an</w:t>
      </w:r>
      <w:r w:rsidR="00F82CD9">
        <w:rPr>
          <w:color w:val="FF0000"/>
          <w:sz w:val="24"/>
          <w:szCs w:val="24"/>
        </w:rPr>
        <w:t xml:space="preserve"> AuxPtr field.</w:t>
      </w:r>
    </w:p>
    <w:p w14:paraId="7E88B54F" w14:textId="77777777" w:rsidR="00471DE4" w:rsidRDefault="00471DE4" w:rsidP="00E40CCE">
      <w:pPr>
        <w:autoSpaceDE w:val="0"/>
        <w:autoSpaceDN w:val="0"/>
        <w:adjustRightInd w:val="0"/>
        <w:spacing w:after="0" w:line="240" w:lineRule="auto"/>
        <w:rPr>
          <w:color w:val="FF0000"/>
          <w:sz w:val="24"/>
          <w:szCs w:val="24"/>
        </w:rPr>
      </w:pPr>
    </w:p>
    <w:p w14:paraId="5DA08910" w14:textId="716A2785" w:rsidR="00E40CCE" w:rsidRPr="00353694" w:rsidDel="0064395D" w:rsidRDefault="0064395D" w:rsidP="00E40CCE">
      <w:pPr>
        <w:autoSpaceDE w:val="0"/>
        <w:autoSpaceDN w:val="0"/>
        <w:adjustRightInd w:val="0"/>
        <w:spacing w:after="0" w:line="240" w:lineRule="auto"/>
        <w:rPr>
          <w:del w:id="783" w:author="Brian A. Redding" w:date="2016-04-15T12:10:00Z"/>
          <w:rFonts w:ascii="Arial,Italic" w:hAnsi="Arial,Italic" w:cs="Arial,Italic"/>
          <w:iCs/>
          <w:sz w:val="20"/>
          <w:szCs w:val="20"/>
        </w:rPr>
      </w:pPr>
      <w:ins w:id="784" w:author="Brian A. Redding" w:date="2016-04-15T12:10:00Z">
        <w:r w:rsidDel="0064395D">
          <w:rPr>
            <w:color w:val="FF0000"/>
            <w:sz w:val="24"/>
            <w:szCs w:val="24"/>
          </w:rPr>
          <w:t xml:space="preserve"> </w:t>
        </w:r>
      </w:ins>
      <w:commentRangeStart w:id="785"/>
      <w:del w:id="786" w:author="Brian A. Redding" w:date="2016-04-15T12:10:00Z">
        <w:r w:rsidR="008B3FBD" w:rsidDel="0064395D">
          <w:rPr>
            <w:color w:val="FF0000"/>
            <w:sz w:val="24"/>
            <w:szCs w:val="24"/>
          </w:rPr>
          <w:delText>T</w:delText>
        </w:r>
        <w:r w:rsidR="00F82CD9" w:rsidDel="0064395D">
          <w:rPr>
            <w:color w:val="FF0000"/>
            <w:sz w:val="24"/>
            <w:szCs w:val="24"/>
          </w:rPr>
          <w:delText xml:space="preserve">he Host </w:delText>
        </w:r>
        <w:r w:rsidR="00E2761D" w:rsidDel="0064395D">
          <w:rPr>
            <w:color w:val="FF0000"/>
            <w:sz w:val="24"/>
            <w:szCs w:val="24"/>
          </w:rPr>
          <w:delText xml:space="preserve">may request the Link Layer </w:delText>
        </w:r>
        <w:r w:rsidR="00EB2F7D" w:rsidDel="0064395D">
          <w:rPr>
            <w:color w:val="FF0000"/>
            <w:sz w:val="24"/>
            <w:szCs w:val="24"/>
          </w:rPr>
          <w:delText>to</w:delText>
        </w:r>
        <w:r w:rsidR="00E2761D" w:rsidDel="0064395D">
          <w:rPr>
            <w:color w:val="FF0000"/>
            <w:sz w:val="24"/>
            <w:szCs w:val="24"/>
          </w:rPr>
          <w:delText xml:space="preserve"> not fragment </w:delText>
        </w:r>
        <w:r w:rsidR="00F01CAB" w:rsidDel="0064395D">
          <w:rPr>
            <w:color w:val="FF0000"/>
            <w:sz w:val="24"/>
            <w:szCs w:val="24"/>
          </w:rPr>
          <w:delText>Host Advertising Data that would fit into a single Advertising Channel PDU (191 octets or less of Host Advertising Data)</w:delText>
        </w:r>
        <w:r w:rsidR="00E2761D" w:rsidDel="0064395D">
          <w:rPr>
            <w:color w:val="FF0000"/>
            <w:sz w:val="24"/>
            <w:szCs w:val="24"/>
          </w:rPr>
          <w:delText xml:space="preserve">.  The Link Layer may reject the </w:delText>
        </w:r>
        <w:r w:rsidR="00D11402" w:rsidDel="0064395D">
          <w:rPr>
            <w:color w:val="FF0000"/>
            <w:sz w:val="24"/>
            <w:szCs w:val="24"/>
          </w:rPr>
          <w:delText>“</w:delText>
        </w:r>
        <w:r w:rsidR="00E2761D" w:rsidDel="0064395D">
          <w:rPr>
            <w:color w:val="FF0000"/>
            <w:sz w:val="24"/>
            <w:szCs w:val="24"/>
          </w:rPr>
          <w:delText>no fragment</w:delText>
        </w:r>
        <w:r w:rsidR="00D11402" w:rsidDel="0064395D">
          <w:rPr>
            <w:color w:val="FF0000"/>
            <w:sz w:val="24"/>
            <w:szCs w:val="24"/>
          </w:rPr>
          <w:delText>” request if</w:delText>
        </w:r>
        <w:r w:rsidR="00E2761D" w:rsidDel="0064395D">
          <w:rPr>
            <w:color w:val="FF0000"/>
            <w:sz w:val="24"/>
            <w:szCs w:val="24"/>
          </w:rPr>
          <w:delText xml:space="preserve"> it cannot be accommodated at that time.  In this case, </w:delText>
        </w:r>
        <w:r w:rsidR="00ED45B2" w:rsidDel="0064395D">
          <w:rPr>
            <w:color w:val="FF0000"/>
            <w:sz w:val="24"/>
            <w:szCs w:val="24"/>
          </w:rPr>
          <w:delText xml:space="preserve">the </w:delText>
        </w:r>
        <w:r w:rsidR="00E2761D" w:rsidDel="0064395D">
          <w:rPr>
            <w:color w:val="FF0000"/>
            <w:sz w:val="24"/>
            <w:szCs w:val="24"/>
          </w:rPr>
          <w:delText>Host advertising</w:delText>
        </w:r>
        <w:r w:rsidR="00D11402" w:rsidDel="0064395D">
          <w:rPr>
            <w:color w:val="FF0000"/>
            <w:sz w:val="24"/>
            <w:szCs w:val="24"/>
          </w:rPr>
          <w:delText xml:space="preserve"> data shall </w:delText>
        </w:r>
        <w:r w:rsidR="00ED45B2" w:rsidDel="0064395D">
          <w:rPr>
            <w:color w:val="FF0000"/>
            <w:sz w:val="24"/>
            <w:szCs w:val="24"/>
          </w:rPr>
          <w:delText xml:space="preserve">not </w:delText>
        </w:r>
        <w:r w:rsidR="00D11402" w:rsidDel="0064395D">
          <w:rPr>
            <w:color w:val="FF0000"/>
            <w:sz w:val="24"/>
            <w:szCs w:val="24"/>
          </w:rPr>
          <w:delText>be</w:delText>
        </w:r>
        <w:r w:rsidR="00E2761D" w:rsidDel="0064395D">
          <w:rPr>
            <w:color w:val="FF0000"/>
            <w:sz w:val="24"/>
            <w:szCs w:val="24"/>
          </w:rPr>
          <w:delText xml:space="preserve"> sent.</w:delText>
        </w:r>
        <w:commentRangeEnd w:id="785"/>
        <w:r w:rsidR="00052A7D" w:rsidDel="0064395D">
          <w:rPr>
            <w:rStyle w:val="CommentReference"/>
          </w:rPr>
          <w:commentReference w:id="785"/>
        </w:r>
      </w:del>
    </w:p>
    <w:p w14:paraId="72B72445" w14:textId="77777777" w:rsidR="00E40CCE" w:rsidRPr="00F03F8D" w:rsidRDefault="00E40CCE" w:rsidP="00F03F8D">
      <w:pPr>
        <w:pStyle w:val="Heading3"/>
      </w:pPr>
      <w:bookmarkStart w:id="787" w:name="_Toc432709732"/>
      <w:bookmarkStart w:id="788" w:name="_Toc443590465"/>
      <w:bookmarkStart w:id="789" w:name="_Toc448771450"/>
      <w:r w:rsidRPr="00B03027">
        <w:t>[Modified Section]</w:t>
      </w:r>
      <w:r w:rsidRPr="00F03F8D">
        <w:t xml:space="preserve"> 2.3.1 Advertising PDUs</w:t>
      </w:r>
      <w:bookmarkEnd w:id="787"/>
      <w:bookmarkEnd w:id="788"/>
      <w:bookmarkEnd w:id="789"/>
    </w:p>
    <w:p w14:paraId="76F755C3" w14:textId="77777777" w:rsidR="00A90EC1" w:rsidRPr="00B03027" w:rsidRDefault="00A90EC1" w:rsidP="00B03027">
      <w:pPr>
        <w:rPr>
          <w:b/>
        </w:rPr>
      </w:pPr>
      <w:r w:rsidRPr="00B03027">
        <w:rPr>
          <w:b/>
        </w:rPr>
        <w:t>2.3.1 Advertising PDUs</w:t>
      </w:r>
    </w:p>
    <w:p w14:paraId="09A20CDC" w14:textId="77777777" w:rsidR="00E40CCE" w:rsidRDefault="00E40CCE" w:rsidP="00E40CCE">
      <w:pPr>
        <w:autoSpaceDE w:val="0"/>
        <w:autoSpaceDN w:val="0"/>
        <w:adjustRightInd w:val="0"/>
        <w:spacing w:after="0" w:line="240" w:lineRule="auto"/>
        <w:rPr>
          <w:rFonts w:cs="Arial"/>
          <w:sz w:val="24"/>
          <w:szCs w:val="24"/>
        </w:rPr>
      </w:pPr>
      <w:r>
        <w:rPr>
          <w:rFonts w:cs="Arial"/>
          <w:sz w:val="24"/>
          <w:szCs w:val="24"/>
        </w:rPr>
        <w:t>The following advertising channel PDU Types are called advertising PDUs</w:t>
      </w:r>
      <w:r w:rsidRPr="00D17F7E">
        <w:rPr>
          <w:rFonts w:cs="Arial"/>
          <w:strike/>
          <w:sz w:val="24"/>
          <w:szCs w:val="24"/>
        </w:rPr>
        <w:t xml:space="preserve"> and </w:t>
      </w:r>
      <w:r w:rsidRPr="0066087B">
        <w:rPr>
          <w:rFonts w:cs="Arial"/>
          <w:strike/>
          <w:sz w:val="24"/>
          <w:szCs w:val="24"/>
        </w:rPr>
        <w:t>are</w:t>
      </w:r>
      <w:r>
        <w:rPr>
          <w:rFonts w:cs="Arial"/>
          <w:strike/>
          <w:color w:val="FF0000"/>
          <w:sz w:val="24"/>
          <w:szCs w:val="24"/>
        </w:rPr>
        <w:t xml:space="preserve"> </w:t>
      </w:r>
      <w:r w:rsidRPr="00D17F7E">
        <w:rPr>
          <w:rFonts w:cs="Arial"/>
          <w:strike/>
          <w:sz w:val="24"/>
          <w:szCs w:val="24"/>
        </w:rPr>
        <w:t>used in the specified events</w:t>
      </w:r>
      <w:r>
        <w:rPr>
          <w:rFonts w:cs="Arial"/>
          <w:sz w:val="24"/>
          <w:szCs w:val="24"/>
        </w:rPr>
        <w:t>:</w:t>
      </w:r>
    </w:p>
    <w:p w14:paraId="28D40082" w14:textId="77777777" w:rsidR="00E40CCE" w:rsidRDefault="00E40CCE" w:rsidP="00E40CCE">
      <w:pPr>
        <w:autoSpaceDE w:val="0"/>
        <w:autoSpaceDN w:val="0"/>
        <w:adjustRightInd w:val="0"/>
        <w:spacing w:after="0" w:line="240" w:lineRule="auto"/>
        <w:rPr>
          <w:rFonts w:cs="Arial"/>
          <w:sz w:val="24"/>
          <w:szCs w:val="24"/>
        </w:rPr>
      </w:pPr>
    </w:p>
    <w:p w14:paraId="6824319F" w14:textId="77777777" w:rsidR="00E40CCE" w:rsidRPr="00D17F7E" w:rsidRDefault="00E40CCE" w:rsidP="00E40CCE">
      <w:pPr>
        <w:autoSpaceDE w:val="0"/>
        <w:autoSpaceDN w:val="0"/>
        <w:adjustRightInd w:val="0"/>
        <w:spacing w:after="0" w:line="240" w:lineRule="auto"/>
        <w:ind w:left="720"/>
        <w:rPr>
          <w:rFonts w:cs="Arial"/>
          <w:strike/>
          <w:sz w:val="24"/>
          <w:szCs w:val="24"/>
        </w:rPr>
      </w:pPr>
      <w:r>
        <w:rPr>
          <w:rFonts w:cs="Arial"/>
          <w:sz w:val="24"/>
          <w:szCs w:val="24"/>
        </w:rPr>
        <w:t>• ADV_IND</w:t>
      </w:r>
      <w:r w:rsidRPr="00D17F7E">
        <w:rPr>
          <w:rFonts w:cs="Arial"/>
          <w:strike/>
          <w:sz w:val="24"/>
          <w:szCs w:val="24"/>
        </w:rPr>
        <w:t>: connectable undirected advertising event</w:t>
      </w:r>
    </w:p>
    <w:p w14:paraId="4F909C05" w14:textId="77777777" w:rsidR="00E40CCE" w:rsidRPr="00D17F7E" w:rsidRDefault="00E40CCE" w:rsidP="00E40CCE">
      <w:pPr>
        <w:autoSpaceDE w:val="0"/>
        <w:autoSpaceDN w:val="0"/>
        <w:adjustRightInd w:val="0"/>
        <w:spacing w:after="0" w:line="240" w:lineRule="auto"/>
        <w:ind w:left="720"/>
        <w:rPr>
          <w:rFonts w:cs="Arial"/>
          <w:strike/>
          <w:sz w:val="24"/>
          <w:szCs w:val="24"/>
        </w:rPr>
      </w:pPr>
      <w:r>
        <w:rPr>
          <w:rFonts w:cs="Arial"/>
          <w:sz w:val="24"/>
          <w:szCs w:val="24"/>
        </w:rPr>
        <w:t>• ADV_DIRECT_IND</w:t>
      </w:r>
      <w:r w:rsidRPr="00D17F7E">
        <w:rPr>
          <w:rFonts w:cs="Arial"/>
          <w:strike/>
          <w:sz w:val="24"/>
          <w:szCs w:val="24"/>
        </w:rPr>
        <w:t>: connectable directed advertising event</w:t>
      </w:r>
    </w:p>
    <w:p w14:paraId="79BE3DEF" w14:textId="77777777" w:rsidR="00E40CCE" w:rsidRPr="00D17F7E" w:rsidRDefault="00E40CCE" w:rsidP="00E40CCE">
      <w:pPr>
        <w:autoSpaceDE w:val="0"/>
        <w:autoSpaceDN w:val="0"/>
        <w:adjustRightInd w:val="0"/>
        <w:spacing w:after="0" w:line="240" w:lineRule="auto"/>
        <w:ind w:left="720"/>
        <w:rPr>
          <w:rFonts w:cs="Arial"/>
          <w:strike/>
          <w:sz w:val="24"/>
          <w:szCs w:val="24"/>
        </w:rPr>
      </w:pPr>
      <w:r>
        <w:rPr>
          <w:rFonts w:cs="Arial"/>
          <w:sz w:val="24"/>
          <w:szCs w:val="24"/>
        </w:rPr>
        <w:t>• ADV_NONCONN_IND</w:t>
      </w:r>
      <w:r w:rsidRPr="00D17F7E">
        <w:rPr>
          <w:rFonts w:cs="Arial"/>
          <w:strike/>
          <w:sz w:val="24"/>
          <w:szCs w:val="24"/>
        </w:rPr>
        <w:t>: non-connectable undirected advertising event</w:t>
      </w:r>
    </w:p>
    <w:p w14:paraId="125AFD07" w14:textId="77777777" w:rsidR="00E40CCE" w:rsidRDefault="00E40CCE" w:rsidP="00E40CCE">
      <w:pPr>
        <w:autoSpaceDE w:val="0"/>
        <w:autoSpaceDN w:val="0"/>
        <w:adjustRightInd w:val="0"/>
        <w:spacing w:after="0" w:line="240" w:lineRule="auto"/>
        <w:ind w:left="720"/>
        <w:rPr>
          <w:color w:val="FF0000"/>
          <w:sz w:val="24"/>
          <w:szCs w:val="24"/>
        </w:rPr>
      </w:pPr>
      <w:r>
        <w:rPr>
          <w:rFonts w:cs="Arial"/>
          <w:sz w:val="24"/>
          <w:szCs w:val="24"/>
        </w:rPr>
        <w:t>• ADV_SCAN_IND</w:t>
      </w:r>
      <w:r w:rsidRPr="00D17F7E">
        <w:rPr>
          <w:rFonts w:cs="Arial"/>
          <w:strike/>
          <w:sz w:val="24"/>
          <w:szCs w:val="24"/>
        </w:rPr>
        <w:t>: scannable undirected advertising event</w:t>
      </w:r>
    </w:p>
    <w:p w14:paraId="47A9AB1E" w14:textId="77777777" w:rsidR="00E40CCE" w:rsidRPr="00D17F7E" w:rsidRDefault="00E40CCE" w:rsidP="00196165">
      <w:pPr>
        <w:pStyle w:val="ListParagraph"/>
        <w:numPr>
          <w:ilvl w:val="0"/>
          <w:numId w:val="16"/>
        </w:numPr>
        <w:ind w:left="1080"/>
        <w:rPr>
          <w:color w:val="FF0000"/>
          <w:sz w:val="24"/>
          <w:szCs w:val="24"/>
        </w:rPr>
      </w:pPr>
      <w:r w:rsidRPr="001F0512">
        <w:rPr>
          <w:color w:val="FF0000"/>
          <w:sz w:val="24"/>
        </w:rPr>
        <w:t>ADV_EXT_IND</w:t>
      </w:r>
    </w:p>
    <w:p w14:paraId="531672DE" w14:textId="77777777" w:rsidR="00E40CCE" w:rsidRDefault="00E40CCE" w:rsidP="00196165">
      <w:pPr>
        <w:pStyle w:val="ListParagraph"/>
        <w:numPr>
          <w:ilvl w:val="0"/>
          <w:numId w:val="16"/>
        </w:numPr>
        <w:ind w:left="1080"/>
        <w:rPr>
          <w:rFonts w:eastAsiaTheme="minorEastAsia" w:cs="Arial"/>
          <w:color w:val="FF0000"/>
          <w:sz w:val="24"/>
          <w:szCs w:val="24"/>
        </w:rPr>
      </w:pPr>
      <w:r>
        <w:rPr>
          <w:rFonts w:eastAsiaTheme="minorEastAsia" w:cs="Arial"/>
          <w:color w:val="FF0000"/>
          <w:sz w:val="24"/>
          <w:szCs w:val="24"/>
        </w:rPr>
        <w:t>AUX_ADV_IND</w:t>
      </w:r>
    </w:p>
    <w:p w14:paraId="1F4187BE" w14:textId="77777777" w:rsidR="00E40CCE" w:rsidRDefault="00E40CCE" w:rsidP="00196165">
      <w:pPr>
        <w:pStyle w:val="ListParagraph"/>
        <w:numPr>
          <w:ilvl w:val="0"/>
          <w:numId w:val="16"/>
        </w:numPr>
        <w:ind w:left="1080"/>
        <w:rPr>
          <w:rFonts w:eastAsiaTheme="minorEastAsia" w:cs="Arial"/>
          <w:color w:val="FF0000"/>
          <w:sz w:val="24"/>
          <w:szCs w:val="24"/>
        </w:rPr>
      </w:pPr>
      <w:r>
        <w:rPr>
          <w:rFonts w:eastAsiaTheme="minorEastAsia" w:cs="Arial"/>
          <w:color w:val="FF0000"/>
          <w:sz w:val="24"/>
          <w:szCs w:val="24"/>
        </w:rPr>
        <w:t>AUX_SYNC_IND</w:t>
      </w:r>
    </w:p>
    <w:p w14:paraId="30013660" w14:textId="77777777" w:rsidR="00943857" w:rsidRPr="00FC58F2" w:rsidRDefault="00943857" w:rsidP="00196165">
      <w:pPr>
        <w:pStyle w:val="ListParagraph"/>
        <w:numPr>
          <w:ilvl w:val="0"/>
          <w:numId w:val="16"/>
        </w:numPr>
        <w:ind w:left="1080"/>
        <w:rPr>
          <w:rFonts w:eastAsiaTheme="minorEastAsia" w:cs="Arial"/>
          <w:color w:val="FF0000"/>
          <w:sz w:val="24"/>
          <w:szCs w:val="24"/>
        </w:rPr>
      </w:pPr>
      <w:r>
        <w:rPr>
          <w:rFonts w:eastAsiaTheme="minorEastAsia" w:cs="Arial"/>
          <w:color w:val="FF0000"/>
          <w:sz w:val="24"/>
          <w:szCs w:val="24"/>
        </w:rPr>
        <w:t>AUX_CHAIN_IND</w:t>
      </w:r>
    </w:p>
    <w:p w14:paraId="398FDD1D" w14:textId="303D6A7B" w:rsidR="00E40CCE" w:rsidRPr="005C45EA" w:rsidRDefault="00E40CCE" w:rsidP="00E40CCE">
      <w:pPr>
        <w:autoSpaceDE w:val="0"/>
        <w:autoSpaceDN w:val="0"/>
        <w:adjustRightInd w:val="0"/>
        <w:spacing w:after="0" w:line="240" w:lineRule="auto"/>
        <w:rPr>
          <w:rFonts w:cs="Arial"/>
          <w:color w:val="FF0000"/>
          <w:sz w:val="24"/>
          <w:szCs w:val="24"/>
        </w:rPr>
      </w:pPr>
      <w:r>
        <w:rPr>
          <w:rFonts w:cs="Arial"/>
          <w:sz w:val="24"/>
          <w:szCs w:val="24"/>
        </w:rPr>
        <w:t>The</w:t>
      </w:r>
      <w:r w:rsidRPr="00934F6D">
        <w:rPr>
          <w:rFonts w:cs="Arial"/>
          <w:sz w:val="24"/>
          <w:szCs w:val="24"/>
        </w:rPr>
        <w:t>se</w:t>
      </w:r>
      <w:r>
        <w:rPr>
          <w:rFonts w:cs="Arial"/>
          <w:sz w:val="24"/>
          <w:szCs w:val="24"/>
        </w:rPr>
        <w:t xml:space="preserve"> PDUs are sent by the Link Layer in the Advertising State and received by a Link Layer in the Scanning State or Initiating State.</w:t>
      </w:r>
      <w:r w:rsidR="0006371B">
        <w:rPr>
          <w:rFonts w:cs="Arial"/>
          <w:color w:val="FF0000"/>
          <w:sz w:val="24"/>
          <w:szCs w:val="24"/>
        </w:rPr>
        <w:t xml:space="preserve">  The ADV_IND, ADV_DIRECT_IND, ADV_NONCONN_IND and ADV_SCAN_IND are </w:t>
      </w:r>
      <w:r w:rsidR="00A55002">
        <w:rPr>
          <w:rFonts w:cs="Arial"/>
          <w:color w:val="FF0000"/>
          <w:sz w:val="24"/>
          <w:szCs w:val="24"/>
        </w:rPr>
        <w:t>called “</w:t>
      </w:r>
      <w:r w:rsidR="0006371B">
        <w:rPr>
          <w:rFonts w:cs="Arial"/>
          <w:color w:val="FF0000"/>
          <w:sz w:val="24"/>
          <w:szCs w:val="24"/>
        </w:rPr>
        <w:t>legacy advertising PDUs</w:t>
      </w:r>
      <w:r w:rsidR="00A55002">
        <w:rPr>
          <w:rFonts w:cs="Arial"/>
          <w:color w:val="FF0000"/>
          <w:sz w:val="24"/>
          <w:szCs w:val="24"/>
        </w:rPr>
        <w:t>”</w:t>
      </w:r>
      <w:r w:rsidR="00E22C7A">
        <w:rPr>
          <w:rFonts w:cs="Arial"/>
          <w:color w:val="FF0000"/>
          <w:sz w:val="24"/>
          <w:szCs w:val="24"/>
        </w:rPr>
        <w:t>.  ADV_EXT_IND, AUX_ADV_IND</w:t>
      </w:r>
      <w:r w:rsidR="005B491E">
        <w:rPr>
          <w:rFonts w:cs="Arial"/>
          <w:color w:val="FF0000"/>
          <w:sz w:val="24"/>
          <w:szCs w:val="24"/>
        </w:rPr>
        <w:t xml:space="preserve">, </w:t>
      </w:r>
      <w:r w:rsidR="00E22C7A">
        <w:rPr>
          <w:rFonts w:cs="Arial"/>
          <w:color w:val="FF0000"/>
          <w:sz w:val="24"/>
          <w:szCs w:val="24"/>
        </w:rPr>
        <w:t xml:space="preserve">AUX_SYNC_IND </w:t>
      </w:r>
      <w:r w:rsidR="005B491E">
        <w:rPr>
          <w:rFonts w:cs="Arial"/>
          <w:color w:val="FF0000"/>
          <w:sz w:val="24"/>
          <w:szCs w:val="24"/>
        </w:rPr>
        <w:t xml:space="preserve">and AUX_CHAIN_IND </w:t>
      </w:r>
      <w:r w:rsidR="00E22C7A">
        <w:rPr>
          <w:rFonts w:cs="Arial"/>
          <w:color w:val="FF0000"/>
          <w:sz w:val="24"/>
          <w:szCs w:val="24"/>
        </w:rPr>
        <w:t xml:space="preserve">are considered </w:t>
      </w:r>
      <w:r w:rsidR="00A55002">
        <w:rPr>
          <w:rFonts w:cs="Arial"/>
          <w:color w:val="FF0000"/>
          <w:sz w:val="24"/>
          <w:szCs w:val="24"/>
        </w:rPr>
        <w:t>called “</w:t>
      </w:r>
      <w:r w:rsidR="00E22C7A">
        <w:rPr>
          <w:rFonts w:cs="Arial"/>
          <w:color w:val="FF0000"/>
          <w:sz w:val="24"/>
          <w:szCs w:val="24"/>
        </w:rPr>
        <w:t>extended advertising PDUs</w:t>
      </w:r>
      <w:r w:rsidR="00A55002">
        <w:rPr>
          <w:rFonts w:cs="Arial"/>
          <w:color w:val="FF0000"/>
          <w:sz w:val="24"/>
          <w:szCs w:val="24"/>
        </w:rPr>
        <w:t>”</w:t>
      </w:r>
      <w:r w:rsidR="00E22C7A">
        <w:rPr>
          <w:rFonts w:cs="Arial"/>
          <w:color w:val="FF0000"/>
          <w:sz w:val="24"/>
          <w:szCs w:val="24"/>
        </w:rPr>
        <w:t>.</w:t>
      </w:r>
      <w:r w:rsidR="001427BC">
        <w:rPr>
          <w:rFonts w:cs="Arial"/>
          <w:color w:val="FF0000"/>
          <w:sz w:val="24"/>
          <w:szCs w:val="24"/>
        </w:rPr>
        <w:t xml:space="preserve">  Advertising events using legacy advertising PDUs are called “legacy advertising events”.</w:t>
      </w:r>
    </w:p>
    <w:p w14:paraId="5F226C03" w14:textId="77777777" w:rsidR="00E40CCE" w:rsidRDefault="00E40CCE" w:rsidP="00E40CCE">
      <w:pPr>
        <w:autoSpaceDE w:val="0"/>
        <w:autoSpaceDN w:val="0"/>
        <w:adjustRightInd w:val="0"/>
        <w:spacing w:after="0" w:line="240" w:lineRule="auto"/>
        <w:rPr>
          <w:rFonts w:cs="Arial"/>
          <w:sz w:val="24"/>
          <w:szCs w:val="24"/>
        </w:rPr>
      </w:pPr>
    </w:p>
    <w:p w14:paraId="46969E0F" w14:textId="77777777" w:rsidR="00E40CCE" w:rsidRDefault="00E40CCE" w:rsidP="00E40CCE">
      <w:pPr>
        <w:autoSpaceDE w:val="0"/>
        <w:autoSpaceDN w:val="0"/>
        <w:adjustRightInd w:val="0"/>
        <w:spacing w:after="0" w:line="240" w:lineRule="auto"/>
        <w:rPr>
          <w:rFonts w:cs="Arial"/>
          <w:sz w:val="24"/>
          <w:szCs w:val="24"/>
        </w:rPr>
      </w:pPr>
    </w:p>
    <w:p w14:paraId="1B3A7FAA" w14:textId="77777777" w:rsidR="00E40CCE" w:rsidRPr="00F03F8D" w:rsidRDefault="00E40CCE" w:rsidP="00F03F8D">
      <w:pPr>
        <w:pStyle w:val="Heading3"/>
      </w:pPr>
      <w:bookmarkStart w:id="790" w:name="_Toc432709736"/>
      <w:bookmarkStart w:id="791" w:name="_Toc443590466"/>
      <w:bookmarkStart w:id="792" w:name="_Toc448771451"/>
      <w:r w:rsidRPr="00B03027">
        <w:t>[Modified Section]</w:t>
      </w:r>
      <w:r w:rsidRPr="00F03F8D">
        <w:t xml:space="preserve"> 2.3.1.4 ADV_SCAN_IND</w:t>
      </w:r>
      <w:bookmarkEnd w:id="790"/>
      <w:bookmarkEnd w:id="791"/>
      <w:bookmarkEnd w:id="792"/>
    </w:p>
    <w:p w14:paraId="2E406AE9" w14:textId="77777777" w:rsidR="00A90EC1" w:rsidRPr="00F03F8D" w:rsidRDefault="00A90EC1" w:rsidP="00E40CCE">
      <w:pPr>
        <w:autoSpaceDE w:val="0"/>
        <w:autoSpaceDN w:val="0"/>
        <w:adjustRightInd w:val="0"/>
        <w:spacing w:after="0" w:line="240" w:lineRule="auto"/>
        <w:rPr>
          <w:rFonts w:cs="Arial"/>
          <w:b/>
          <w:bCs/>
          <w:iCs/>
          <w:color w:val="00B050"/>
          <w:sz w:val="24"/>
          <w:szCs w:val="19"/>
        </w:rPr>
      </w:pPr>
      <w:r w:rsidRPr="00B03027">
        <w:rPr>
          <w:b/>
        </w:rPr>
        <w:t>2.3.1.4 ADV_SCAN_IND</w:t>
      </w:r>
      <w:r w:rsidRPr="00B03027">
        <w:rPr>
          <w:b/>
          <w:strike/>
          <w:vertAlign w:val="superscript"/>
        </w:rPr>
        <w:t>1</w:t>
      </w:r>
    </w:p>
    <w:p w14:paraId="7852316D" w14:textId="77777777" w:rsidR="00E40CCE" w:rsidRPr="006B3756" w:rsidRDefault="00E40CCE" w:rsidP="00E40CCE">
      <w:pPr>
        <w:autoSpaceDE w:val="0"/>
        <w:autoSpaceDN w:val="0"/>
        <w:adjustRightInd w:val="0"/>
        <w:spacing w:after="0" w:line="240" w:lineRule="auto"/>
        <w:rPr>
          <w:rFonts w:cs="Arial"/>
          <w:b/>
          <w:bCs/>
          <w:iCs/>
          <w:color w:val="2260A5" w:themeColor="accent1"/>
          <w:sz w:val="24"/>
          <w:szCs w:val="19"/>
        </w:rPr>
      </w:pPr>
      <w:r w:rsidRPr="006B3756">
        <w:rPr>
          <w:rFonts w:cs="Arial"/>
          <w:b/>
          <w:bCs/>
          <w:iCs/>
          <w:color w:val="00B050"/>
          <w:sz w:val="24"/>
          <w:szCs w:val="19"/>
        </w:rPr>
        <w:t>[NOTE to editor: Remove footnote]</w:t>
      </w:r>
    </w:p>
    <w:p w14:paraId="043F1910" w14:textId="77777777" w:rsidR="00E40CCE" w:rsidRPr="00237E2E" w:rsidRDefault="00E40CCE" w:rsidP="00E40CCE">
      <w:pPr>
        <w:autoSpaceDE w:val="0"/>
        <w:autoSpaceDN w:val="0"/>
        <w:adjustRightInd w:val="0"/>
        <w:spacing w:after="0" w:line="240" w:lineRule="auto"/>
        <w:rPr>
          <w:rFonts w:cs="Arial"/>
          <w:sz w:val="24"/>
          <w:szCs w:val="24"/>
        </w:rPr>
      </w:pPr>
    </w:p>
    <w:p w14:paraId="03B13509" w14:textId="77777777" w:rsidR="00E40CCE" w:rsidRDefault="00E40CCE" w:rsidP="00F03F8D">
      <w:pPr>
        <w:pStyle w:val="Heading3"/>
      </w:pPr>
      <w:bookmarkStart w:id="793" w:name="_Toc415577339"/>
      <w:bookmarkStart w:id="794" w:name="_Toc432709737"/>
      <w:bookmarkStart w:id="795" w:name="_Toc443590467"/>
      <w:bookmarkStart w:id="796" w:name="_Toc448771452"/>
      <w:r w:rsidRPr="00417D56">
        <w:t>[New Section] 2.3.1.</w:t>
      </w:r>
      <w:r>
        <w:t>X</w:t>
      </w:r>
      <w:r w:rsidRPr="00417D56">
        <w:t xml:space="preserve"> </w:t>
      </w:r>
      <w:bookmarkEnd w:id="793"/>
      <w:r>
        <w:t>ADV_EXT_IND</w:t>
      </w:r>
      <w:bookmarkEnd w:id="794"/>
      <w:bookmarkEnd w:id="795"/>
      <w:bookmarkEnd w:id="796"/>
    </w:p>
    <w:p w14:paraId="404C52EA" w14:textId="77777777" w:rsidR="00A90EC1" w:rsidRPr="00B03027" w:rsidRDefault="00A90EC1" w:rsidP="00B03027">
      <w:pPr>
        <w:rPr>
          <w:b/>
          <w:color w:val="FF0000"/>
        </w:rPr>
      </w:pPr>
      <w:r w:rsidRPr="00B03027">
        <w:rPr>
          <w:b/>
          <w:color w:val="FF0000"/>
        </w:rPr>
        <w:t>2.3.1.X ADV_EXT_IND</w:t>
      </w:r>
    </w:p>
    <w:p w14:paraId="4B15C122" w14:textId="77777777" w:rsidR="00E40CCE" w:rsidRPr="000A7081" w:rsidRDefault="00E40CCE" w:rsidP="00E40CCE">
      <w:pPr>
        <w:rPr>
          <w:color w:val="FF0000"/>
          <w:sz w:val="24"/>
          <w:szCs w:val="24"/>
        </w:rPr>
      </w:pPr>
      <w:r w:rsidRPr="000A7081">
        <w:rPr>
          <w:color w:val="FF0000"/>
          <w:sz w:val="24"/>
          <w:szCs w:val="24"/>
        </w:rPr>
        <w:t xml:space="preserve">The </w:t>
      </w:r>
      <w:r>
        <w:rPr>
          <w:color w:val="FF0000"/>
          <w:sz w:val="24"/>
          <w:szCs w:val="24"/>
        </w:rPr>
        <w:t>ADV_EXT_IND</w:t>
      </w:r>
      <w:r w:rsidRPr="000A7081">
        <w:rPr>
          <w:color w:val="FF0000"/>
          <w:sz w:val="24"/>
          <w:szCs w:val="24"/>
        </w:rPr>
        <w:t xml:space="preserve"> PDU uses the Common </w:t>
      </w:r>
      <w:r w:rsidR="00AB4767">
        <w:rPr>
          <w:color w:val="FF0000"/>
          <w:sz w:val="24"/>
          <w:szCs w:val="24"/>
        </w:rPr>
        <w:t xml:space="preserve">Extended </w:t>
      </w:r>
      <w:r w:rsidRPr="000A7081">
        <w:rPr>
          <w:color w:val="FF0000"/>
          <w:sz w:val="24"/>
          <w:szCs w:val="24"/>
        </w:rPr>
        <w:t xml:space="preserve">Advertising Payload Format described in Section 2.3.X. The PDU may be used in </w:t>
      </w:r>
      <w:r w:rsidR="00163A11">
        <w:rPr>
          <w:color w:val="FF0000"/>
          <w:sz w:val="24"/>
          <w:szCs w:val="24"/>
        </w:rPr>
        <w:t>all</w:t>
      </w:r>
      <w:r w:rsidRPr="000A7081">
        <w:rPr>
          <w:color w:val="FF0000"/>
          <w:sz w:val="24"/>
          <w:szCs w:val="24"/>
        </w:rPr>
        <w:t xml:space="preserve"> advertising events</w:t>
      </w:r>
      <w:r w:rsidR="00163A11">
        <w:rPr>
          <w:color w:val="FF0000"/>
          <w:sz w:val="24"/>
          <w:szCs w:val="24"/>
        </w:rPr>
        <w:t xml:space="preserve"> (except connectable and scannable</w:t>
      </w:r>
      <w:r w:rsidR="00D322A6">
        <w:rPr>
          <w:color w:val="FF0000"/>
          <w:sz w:val="24"/>
          <w:szCs w:val="24"/>
        </w:rPr>
        <w:t xml:space="preserve"> undirected</w:t>
      </w:r>
      <w:r w:rsidR="00163A11">
        <w:rPr>
          <w:color w:val="FF0000"/>
          <w:sz w:val="24"/>
          <w:szCs w:val="24"/>
        </w:rPr>
        <w:t>)</w:t>
      </w:r>
      <w:r w:rsidRPr="000A7081">
        <w:rPr>
          <w:color w:val="FF0000"/>
          <w:sz w:val="24"/>
          <w:szCs w:val="24"/>
        </w:rPr>
        <w:t xml:space="preserve"> </w:t>
      </w:r>
      <w:r w:rsidR="00D322A6">
        <w:rPr>
          <w:color w:val="FF0000"/>
          <w:sz w:val="24"/>
          <w:szCs w:val="24"/>
        </w:rPr>
        <w:t>as indicated by</w:t>
      </w:r>
      <w:r w:rsidRPr="000A7081">
        <w:rPr>
          <w:color w:val="FF0000"/>
          <w:sz w:val="24"/>
          <w:szCs w:val="24"/>
        </w:rPr>
        <w:t xml:space="preserve"> the AdvMode field value.</w:t>
      </w:r>
      <w:r>
        <w:rPr>
          <w:color w:val="FF0000"/>
          <w:sz w:val="24"/>
          <w:szCs w:val="24"/>
        </w:rPr>
        <w:t xml:space="preserve"> </w:t>
      </w:r>
      <w:r w:rsidR="008838F0" w:rsidRPr="00770EFE">
        <w:rPr>
          <w:color w:val="FF0000"/>
          <w:sz w:val="24"/>
          <w:szCs w:val="24"/>
        </w:rPr>
        <w:t>A</w:t>
      </w:r>
      <w:r w:rsidR="008838F0">
        <w:rPr>
          <w:color w:val="FF0000"/>
          <w:sz w:val="24"/>
          <w:szCs w:val="24"/>
        </w:rPr>
        <w:t xml:space="preserve">n advertising event using an ADV_EXT_IND PDU is </w:t>
      </w:r>
      <w:r w:rsidR="00EE0A1E">
        <w:rPr>
          <w:color w:val="FF0000"/>
          <w:sz w:val="24"/>
          <w:szCs w:val="24"/>
        </w:rPr>
        <w:t xml:space="preserve">directed </w:t>
      </w:r>
      <w:r w:rsidR="008838F0">
        <w:rPr>
          <w:color w:val="FF0000"/>
          <w:sz w:val="24"/>
          <w:szCs w:val="24"/>
        </w:rPr>
        <w:t>if, and only if, either the TargetA field is present or the AuxPtr field is present and points to a PDU where the TargetA field is present.</w:t>
      </w:r>
    </w:p>
    <w:p w14:paraId="1C9F254C" w14:textId="77777777" w:rsidR="00E40CCE" w:rsidRDefault="00E40CCE" w:rsidP="00E40CCE">
      <w:pPr>
        <w:rPr>
          <w:color w:val="FF0000"/>
          <w:sz w:val="24"/>
          <w:szCs w:val="24"/>
        </w:rPr>
      </w:pPr>
      <w:r w:rsidRPr="000A7081">
        <w:rPr>
          <w:color w:val="FF0000"/>
          <w:sz w:val="24"/>
          <w:szCs w:val="24"/>
        </w:rPr>
        <w:t xml:space="preserve">The </w:t>
      </w:r>
      <w:r>
        <w:rPr>
          <w:color w:val="FF0000"/>
          <w:sz w:val="24"/>
          <w:szCs w:val="24"/>
        </w:rPr>
        <w:t xml:space="preserve">Common </w:t>
      </w:r>
      <w:r w:rsidR="00AB4767">
        <w:rPr>
          <w:color w:val="FF0000"/>
          <w:sz w:val="24"/>
          <w:szCs w:val="24"/>
        </w:rPr>
        <w:t xml:space="preserve">Extended </w:t>
      </w:r>
      <w:r>
        <w:rPr>
          <w:color w:val="FF0000"/>
          <w:sz w:val="24"/>
          <w:szCs w:val="24"/>
        </w:rPr>
        <w:t xml:space="preserve">Advertising Payload Format </w:t>
      </w:r>
      <w:r w:rsidRPr="000A7081">
        <w:rPr>
          <w:color w:val="FF0000"/>
          <w:sz w:val="24"/>
          <w:szCs w:val="24"/>
        </w:rPr>
        <w:t xml:space="preserve">fields permitted in the </w:t>
      </w:r>
      <w:r>
        <w:rPr>
          <w:color w:val="FF0000"/>
          <w:sz w:val="24"/>
          <w:szCs w:val="24"/>
        </w:rPr>
        <w:t>ADV_EXT_IND</w:t>
      </w:r>
      <w:r w:rsidRPr="000A7081">
        <w:rPr>
          <w:color w:val="FF0000"/>
          <w:sz w:val="24"/>
          <w:szCs w:val="24"/>
        </w:rPr>
        <w:t xml:space="preserve"> PDU are shown in Table 2.X.</w:t>
      </w:r>
      <w:r>
        <w:rPr>
          <w:color w:val="FF0000"/>
          <w:sz w:val="24"/>
          <w:szCs w:val="24"/>
        </w:rPr>
        <w:t xml:space="preserve"> The AdvA and TargetA fields shall not be present when this PDU is used on the LE Coded PHY.</w:t>
      </w:r>
    </w:p>
    <w:p w14:paraId="20669653" w14:textId="77777777" w:rsidR="00002752" w:rsidRPr="006B3756" w:rsidRDefault="00002752" w:rsidP="00E40CCE">
      <w:pPr>
        <w:rPr>
          <w:b/>
          <w:color w:val="00B050"/>
        </w:rPr>
      </w:pPr>
      <w:r w:rsidRPr="006B3756">
        <w:rPr>
          <w:b/>
          <w:color w:val="00B050"/>
          <w:sz w:val="24"/>
          <w:szCs w:val="24"/>
        </w:rPr>
        <w:t>[Note to Editor: The “Supp Info” column is conditional and shall not be present if AoD/AoA feature is not part of Shanghai]</w:t>
      </w:r>
    </w:p>
    <w:tbl>
      <w:tblPr>
        <w:tblpPr w:leftFromText="180" w:rightFromText="180" w:vertAnchor="text" w:horzAnchor="margin" w:tblpY="518"/>
        <w:tblW w:w="509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00" w:firstRow="0" w:lastRow="0" w:firstColumn="0" w:lastColumn="0" w:noHBand="0" w:noVBand="1"/>
      </w:tblPr>
      <w:tblGrid>
        <w:gridCol w:w="2245"/>
        <w:gridCol w:w="898"/>
        <w:gridCol w:w="812"/>
        <w:gridCol w:w="900"/>
        <w:gridCol w:w="629"/>
        <w:gridCol w:w="542"/>
        <w:gridCol w:w="540"/>
        <w:gridCol w:w="629"/>
        <w:gridCol w:w="721"/>
        <w:gridCol w:w="816"/>
        <w:gridCol w:w="803"/>
      </w:tblGrid>
      <w:tr w:rsidR="002F3C3A" w:rsidRPr="00FD2CFF" w14:paraId="37449A8E" w14:textId="77777777" w:rsidTr="00353694">
        <w:trPr>
          <w:trHeight w:val="483"/>
        </w:trPr>
        <w:tc>
          <w:tcPr>
            <w:tcW w:w="1177" w:type="pct"/>
            <w:vMerge w:val="restart"/>
            <w:shd w:val="clear" w:color="auto" w:fill="BBFAFD"/>
            <w:vAlign w:val="center"/>
          </w:tcPr>
          <w:p w14:paraId="1AA1AD18" w14:textId="77777777" w:rsidR="002F3C3A" w:rsidRPr="00FA34FC" w:rsidRDefault="002F3C3A" w:rsidP="00921E09">
            <w:pPr>
              <w:jc w:val="center"/>
              <w:rPr>
                <w:rFonts w:asciiTheme="majorHAnsi" w:hAnsiTheme="majorHAnsi" w:cstheme="majorHAnsi"/>
                <w:color w:val="FF0000"/>
                <w:sz w:val="18"/>
                <w:szCs w:val="18"/>
              </w:rPr>
            </w:pPr>
            <w:r>
              <w:rPr>
                <w:rFonts w:asciiTheme="majorHAnsi" w:hAnsiTheme="majorHAnsi" w:cstheme="majorHAnsi"/>
                <w:b/>
                <w:color w:val="FF0000"/>
                <w:sz w:val="18"/>
                <w:szCs w:val="18"/>
              </w:rPr>
              <w:t>Event Type</w:t>
            </w:r>
          </w:p>
        </w:tc>
        <w:tc>
          <w:tcPr>
            <w:tcW w:w="3823" w:type="pct"/>
            <w:gridSpan w:val="10"/>
            <w:shd w:val="clear" w:color="auto" w:fill="BBFAFD"/>
            <w:vAlign w:val="center"/>
          </w:tcPr>
          <w:p w14:paraId="477A3B60" w14:textId="77777777" w:rsidR="002F3C3A" w:rsidRPr="00FA34FC" w:rsidDel="00587C0F" w:rsidRDefault="002F3C3A" w:rsidP="00921E09">
            <w:pPr>
              <w:tabs>
                <w:tab w:val="center" w:pos="485"/>
              </w:tabs>
              <w:spacing w:after="0"/>
              <w:jc w:val="center"/>
              <w:rPr>
                <w:rFonts w:asciiTheme="majorHAnsi" w:hAnsiTheme="majorHAnsi" w:cstheme="majorHAnsi"/>
                <w:b/>
                <w:color w:val="FF0000"/>
                <w:sz w:val="18"/>
                <w:szCs w:val="18"/>
              </w:rPr>
            </w:pPr>
            <w:r>
              <w:rPr>
                <w:rFonts w:asciiTheme="majorHAnsi" w:hAnsiTheme="majorHAnsi" w:cstheme="majorHAnsi"/>
                <w:b/>
                <w:color w:val="FF0000"/>
                <w:sz w:val="18"/>
                <w:szCs w:val="18"/>
              </w:rPr>
              <w:t xml:space="preserve">Common </w:t>
            </w:r>
            <w:r w:rsidR="00AB4767">
              <w:rPr>
                <w:rFonts w:asciiTheme="majorHAnsi" w:hAnsiTheme="majorHAnsi" w:cstheme="majorHAnsi"/>
                <w:b/>
                <w:color w:val="FF0000"/>
                <w:sz w:val="18"/>
                <w:szCs w:val="18"/>
              </w:rPr>
              <w:t xml:space="preserve">Extended </w:t>
            </w:r>
            <w:r>
              <w:rPr>
                <w:rFonts w:asciiTheme="majorHAnsi" w:hAnsiTheme="majorHAnsi" w:cstheme="majorHAnsi"/>
                <w:b/>
                <w:color w:val="FF0000"/>
                <w:sz w:val="18"/>
                <w:szCs w:val="18"/>
              </w:rPr>
              <w:t>Advertising Payload Format fields</w:t>
            </w:r>
          </w:p>
        </w:tc>
      </w:tr>
      <w:tr w:rsidR="006B13DE" w:rsidRPr="00FD2CFF" w14:paraId="5BABF074" w14:textId="77777777" w:rsidTr="005C45EA">
        <w:trPr>
          <w:trHeight w:val="555"/>
        </w:trPr>
        <w:tc>
          <w:tcPr>
            <w:tcW w:w="1177" w:type="pct"/>
            <w:vMerge/>
            <w:shd w:val="clear" w:color="auto" w:fill="BBFAFD"/>
            <w:vAlign w:val="center"/>
          </w:tcPr>
          <w:p w14:paraId="5DEA1AC4" w14:textId="77777777" w:rsidR="00921E09" w:rsidRPr="00FA34FC" w:rsidRDefault="00921E09" w:rsidP="00921E09">
            <w:pPr>
              <w:jc w:val="center"/>
              <w:rPr>
                <w:rFonts w:asciiTheme="majorHAnsi" w:hAnsiTheme="majorHAnsi" w:cstheme="majorHAnsi"/>
                <w:color w:val="FF0000"/>
                <w:sz w:val="18"/>
                <w:szCs w:val="18"/>
              </w:rPr>
            </w:pPr>
          </w:p>
        </w:tc>
        <w:tc>
          <w:tcPr>
            <w:tcW w:w="471" w:type="pct"/>
            <w:shd w:val="clear" w:color="auto" w:fill="BBFAFD"/>
            <w:vAlign w:val="center"/>
          </w:tcPr>
          <w:p w14:paraId="7911C198" w14:textId="77777777" w:rsidR="00921E09" w:rsidRPr="00FA34FC" w:rsidRDefault="00921E09" w:rsidP="002F3C3A">
            <w:pPr>
              <w:jc w:val="center"/>
              <w:rPr>
                <w:rFonts w:asciiTheme="majorHAnsi" w:hAnsiTheme="majorHAnsi" w:cstheme="majorHAnsi"/>
                <w:b/>
                <w:color w:val="FF0000"/>
                <w:sz w:val="18"/>
                <w:szCs w:val="18"/>
              </w:rPr>
            </w:pPr>
            <w:r>
              <w:rPr>
                <w:rFonts w:asciiTheme="majorHAnsi" w:hAnsiTheme="majorHAnsi" w:cstheme="majorHAnsi"/>
                <w:b/>
                <w:color w:val="FF0000"/>
                <w:sz w:val="18"/>
                <w:szCs w:val="18"/>
              </w:rPr>
              <w:t>AdvMode</w:t>
            </w:r>
          </w:p>
        </w:tc>
        <w:tc>
          <w:tcPr>
            <w:tcW w:w="426" w:type="pct"/>
            <w:tcBorders>
              <w:bottom w:val="single" w:sz="4" w:space="0" w:color="auto"/>
            </w:tcBorders>
            <w:shd w:val="clear" w:color="auto" w:fill="BBFAFD"/>
            <w:tcMar>
              <w:top w:w="72" w:type="dxa"/>
              <w:left w:w="72" w:type="dxa"/>
              <w:bottom w:w="0" w:type="dxa"/>
              <w:right w:w="72" w:type="dxa"/>
            </w:tcMar>
            <w:vAlign w:val="center"/>
            <w:hideMark/>
          </w:tcPr>
          <w:p w14:paraId="393CCFBE" w14:textId="77777777" w:rsidR="00921E09" w:rsidRPr="0025589B" w:rsidRDefault="00921E09" w:rsidP="00921E09">
            <w:pPr>
              <w:jc w:val="center"/>
              <w:rPr>
                <w:rFonts w:asciiTheme="majorHAnsi" w:hAnsiTheme="majorHAnsi" w:cstheme="majorHAnsi"/>
                <w:b/>
                <w:color w:val="FF0000"/>
                <w:sz w:val="18"/>
                <w:szCs w:val="18"/>
              </w:rPr>
            </w:pPr>
            <w:r w:rsidRPr="00FA34FC">
              <w:rPr>
                <w:rFonts w:asciiTheme="majorHAnsi" w:hAnsiTheme="majorHAnsi" w:cstheme="majorHAnsi"/>
                <w:b/>
                <w:color w:val="FF0000"/>
                <w:sz w:val="18"/>
                <w:szCs w:val="18"/>
              </w:rPr>
              <w:t>Adv</w:t>
            </w:r>
            <w:r w:rsidRPr="00FD2CFF">
              <w:rPr>
                <w:rFonts w:asciiTheme="majorHAnsi" w:hAnsiTheme="majorHAnsi" w:cstheme="majorHAnsi"/>
                <w:b/>
                <w:color w:val="FF0000"/>
                <w:sz w:val="18"/>
                <w:szCs w:val="18"/>
              </w:rPr>
              <w:t>A</w:t>
            </w:r>
          </w:p>
        </w:tc>
        <w:tc>
          <w:tcPr>
            <w:tcW w:w="472" w:type="pct"/>
            <w:tcBorders>
              <w:bottom w:val="single" w:sz="4" w:space="0" w:color="auto"/>
            </w:tcBorders>
            <w:shd w:val="clear" w:color="auto" w:fill="BBFAFD"/>
            <w:tcMar>
              <w:top w:w="72" w:type="dxa"/>
              <w:left w:w="72" w:type="dxa"/>
              <w:bottom w:w="0" w:type="dxa"/>
              <w:right w:w="72" w:type="dxa"/>
            </w:tcMar>
            <w:vAlign w:val="center"/>
            <w:hideMark/>
          </w:tcPr>
          <w:p w14:paraId="6CFA78AC" w14:textId="77777777" w:rsidR="00921E09" w:rsidRPr="00FA34FC" w:rsidRDefault="00921E09" w:rsidP="00921E09">
            <w:pPr>
              <w:jc w:val="center"/>
              <w:rPr>
                <w:rFonts w:asciiTheme="majorHAnsi" w:hAnsiTheme="majorHAnsi" w:cstheme="majorHAnsi"/>
                <w:b/>
                <w:color w:val="FF0000"/>
                <w:sz w:val="18"/>
                <w:szCs w:val="18"/>
              </w:rPr>
            </w:pPr>
            <w:r w:rsidRPr="00FA34FC">
              <w:rPr>
                <w:rFonts w:asciiTheme="majorHAnsi" w:hAnsiTheme="majorHAnsi" w:cstheme="majorHAnsi"/>
                <w:b/>
                <w:color w:val="FF0000"/>
                <w:sz w:val="18"/>
                <w:szCs w:val="18"/>
              </w:rPr>
              <w:t>Targe</w:t>
            </w:r>
            <w:r w:rsidR="006B13DE">
              <w:rPr>
                <w:rFonts w:asciiTheme="majorHAnsi" w:hAnsiTheme="majorHAnsi" w:cstheme="majorHAnsi"/>
                <w:b/>
                <w:color w:val="FF0000"/>
                <w:sz w:val="18"/>
                <w:szCs w:val="18"/>
              </w:rPr>
              <w:t>t</w:t>
            </w:r>
            <w:r>
              <w:rPr>
                <w:rFonts w:asciiTheme="majorHAnsi" w:hAnsiTheme="majorHAnsi" w:cstheme="majorHAnsi"/>
                <w:b/>
                <w:color w:val="FF0000"/>
                <w:sz w:val="18"/>
                <w:szCs w:val="18"/>
              </w:rPr>
              <w:t>A</w:t>
            </w:r>
          </w:p>
        </w:tc>
        <w:tc>
          <w:tcPr>
            <w:tcW w:w="330" w:type="pct"/>
            <w:tcBorders>
              <w:bottom w:val="single" w:sz="4" w:space="0" w:color="auto"/>
            </w:tcBorders>
            <w:shd w:val="clear" w:color="auto" w:fill="BBFAFD"/>
            <w:tcMar>
              <w:top w:w="72" w:type="dxa"/>
              <w:left w:w="72" w:type="dxa"/>
              <w:bottom w:w="0" w:type="dxa"/>
              <w:right w:w="72" w:type="dxa"/>
            </w:tcMar>
            <w:vAlign w:val="center"/>
            <w:hideMark/>
          </w:tcPr>
          <w:p w14:paraId="5FF457B7" w14:textId="77777777" w:rsidR="00921E09" w:rsidRPr="006B3756" w:rsidRDefault="00921E09" w:rsidP="00921E09">
            <w:pPr>
              <w:jc w:val="center"/>
              <w:rPr>
                <w:rFonts w:asciiTheme="majorHAnsi" w:hAnsiTheme="majorHAnsi" w:cstheme="majorHAnsi"/>
                <w:b/>
                <w:color w:val="FF9600" w:themeColor="accent4"/>
                <w:sz w:val="18"/>
                <w:szCs w:val="18"/>
              </w:rPr>
            </w:pPr>
            <w:r w:rsidRPr="006B3756">
              <w:rPr>
                <w:rFonts w:asciiTheme="majorHAnsi" w:hAnsiTheme="majorHAnsi" w:cstheme="majorHAnsi"/>
                <w:b/>
                <w:color w:val="FF9600" w:themeColor="accent4"/>
                <w:sz w:val="18"/>
                <w:szCs w:val="18"/>
              </w:rPr>
              <w:t>Supp</w:t>
            </w:r>
            <w:r w:rsidRPr="006B3756">
              <w:rPr>
                <w:rFonts w:asciiTheme="majorHAnsi" w:hAnsiTheme="majorHAnsi" w:cstheme="majorHAnsi"/>
                <w:b/>
                <w:color w:val="FF9600" w:themeColor="accent4"/>
                <w:sz w:val="18"/>
                <w:szCs w:val="18"/>
              </w:rPr>
              <w:br/>
              <w:t>Info</w:t>
            </w:r>
          </w:p>
        </w:tc>
        <w:tc>
          <w:tcPr>
            <w:tcW w:w="284" w:type="pct"/>
            <w:tcBorders>
              <w:bottom w:val="single" w:sz="4" w:space="0" w:color="auto"/>
            </w:tcBorders>
            <w:shd w:val="clear" w:color="auto" w:fill="BBFAFD"/>
            <w:tcMar>
              <w:top w:w="72" w:type="dxa"/>
              <w:left w:w="72" w:type="dxa"/>
              <w:bottom w:w="0" w:type="dxa"/>
              <w:right w:w="72" w:type="dxa"/>
            </w:tcMar>
            <w:vAlign w:val="center"/>
            <w:hideMark/>
          </w:tcPr>
          <w:p w14:paraId="3BD603C9" w14:textId="77777777" w:rsidR="00921E09" w:rsidRPr="00FA34FC" w:rsidRDefault="00921E09" w:rsidP="00921E09">
            <w:pPr>
              <w:jc w:val="center"/>
              <w:rPr>
                <w:rFonts w:asciiTheme="majorHAnsi" w:hAnsiTheme="majorHAnsi" w:cstheme="majorHAnsi"/>
                <w:b/>
                <w:color w:val="FF0000"/>
                <w:sz w:val="18"/>
                <w:szCs w:val="18"/>
              </w:rPr>
            </w:pPr>
            <w:r w:rsidRPr="00FA34FC">
              <w:rPr>
                <w:rFonts w:asciiTheme="majorHAnsi" w:hAnsiTheme="majorHAnsi" w:cstheme="majorHAnsi"/>
                <w:b/>
                <w:color w:val="FF0000"/>
                <w:sz w:val="18"/>
                <w:szCs w:val="18"/>
              </w:rPr>
              <w:t>ADI</w:t>
            </w:r>
          </w:p>
        </w:tc>
        <w:tc>
          <w:tcPr>
            <w:tcW w:w="283" w:type="pct"/>
            <w:tcBorders>
              <w:bottom w:val="single" w:sz="4" w:space="0" w:color="auto"/>
            </w:tcBorders>
            <w:shd w:val="clear" w:color="auto" w:fill="BBFAFD"/>
            <w:tcMar>
              <w:top w:w="72" w:type="dxa"/>
              <w:left w:w="72" w:type="dxa"/>
              <w:bottom w:w="0" w:type="dxa"/>
              <w:right w:w="72" w:type="dxa"/>
            </w:tcMar>
            <w:vAlign w:val="center"/>
            <w:hideMark/>
          </w:tcPr>
          <w:p w14:paraId="1C5C1CF9" w14:textId="77777777" w:rsidR="00921E09" w:rsidRPr="00FA34FC" w:rsidRDefault="00921E09" w:rsidP="00921E09">
            <w:pPr>
              <w:jc w:val="center"/>
              <w:rPr>
                <w:rFonts w:asciiTheme="majorHAnsi" w:hAnsiTheme="majorHAnsi" w:cstheme="majorHAnsi"/>
                <w:b/>
                <w:color w:val="FF0000"/>
                <w:sz w:val="18"/>
                <w:szCs w:val="18"/>
              </w:rPr>
            </w:pPr>
            <w:r w:rsidRPr="00FA34FC">
              <w:rPr>
                <w:rFonts w:asciiTheme="majorHAnsi" w:hAnsiTheme="majorHAnsi" w:cstheme="majorHAnsi"/>
                <w:b/>
                <w:color w:val="FF0000"/>
                <w:sz w:val="18"/>
                <w:szCs w:val="18"/>
              </w:rPr>
              <w:t>Aux</w:t>
            </w:r>
            <w:r w:rsidRPr="00FA34FC">
              <w:rPr>
                <w:rFonts w:asciiTheme="majorHAnsi" w:hAnsiTheme="majorHAnsi" w:cstheme="majorHAnsi"/>
                <w:b/>
                <w:color w:val="FF0000"/>
                <w:sz w:val="18"/>
                <w:szCs w:val="18"/>
              </w:rPr>
              <w:br/>
              <w:t>Ptr</w:t>
            </w:r>
          </w:p>
        </w:tc>
        <w:tc>
          <w:tcPr>
            <w:tcW w:w="330" w:type="pct"/>
            <w:tcBorders>
              <w:bottom w:val="single" w:sz="4" w:space="0" w:color="auto"/>
            </w:tcBorders>
            <w:shd w:val="clear" w:color="auto" w:fill="BBFAFD"/>
            <w:tcMar>
              <w:top w:w="72" w:type="dxa"/>
              <w:left w:w="72" w:type="dxa"/>
              <w:bottom w:w="0" w:type="dxa"/>
              <w:right w:w="72" w:type="dxa"/>
            </w:tcMar>
            <w:vAlign w:val="center"/>
            <w:hideMark/>
          </w:tcPr>
          <w:p w14:paraId="14D045F7" w14:textId="77777777" w:rsidR="00921E09" w:rsidRPr="00FA34FC" w:rsidRDefault="00921E09" w:rsidP="00921E09">
            <w:pPr>
              <w:jc w:val="center"/>
              <w:rPr>
                <w:rFonts w:asciiTheme="majorHAnsi" w:hAnsiTheme="majorHAnsi" w:cstheme="majorHAnsi"/>
                <w:b/>
                <w:color w:val="FF0000"/>
                <w:sz w:val="18"/>
                <w:szCs w:val="18"/>
              </w:rPr>
            </w:pPr>
            <w:r w:rsidRPr="00FA34FC">
              <w:rPr>
                <w:rFonts w:asciiTheme="majorHAnsi" w:hAnsiTheme="majorHAnsi" w:cstheme="majorHAnsi"/>
                <w:b/>
                <w:color w:val="FF0000"/>
                <w:sz w:val="18"/>
                <w:szCs w:val="18"/>
              </w:rPr>
              <w:t>Sync</w:t>
            </w:r>
            <w:r w:rsidRPr="00FA34FC">
              <w:rPr>
                <w:rFonts w:asciiTheme="majorHAnsi" w:hAnsiTheme="majorHAnsi" w:cstheme="majorHAnsi"/>
                <w:b/>
                <w:color w:val="FF0000"/>
                <w:sz w:val="18"/>
                <w:szCs w:val="18"/>
              </w:rPr>
              <w:br/>
              <w:t>Info</w:t>
            </w:r>
          </w:p>
        </w:tc>
        <w:tc>
          <w:tcPr>
            <w:tcW w:w="378" w:type="pct"/>
            <w:tcBorders>
              <w:bottom w:val="single" w:sz="4" w:space="0" w:color="auto"/>
            </w:tcBorders>
            <w:shd w:val="clear" w:color="auto" w:fill="BBFAFD"/>
            <w:tcMar>
              <w:top w:w="72" w:type="dxa"/>
              <w:left w:w="72" w:type="dxa"/>
              <w:bottom w:w="0" w:type="dxa"/>
              <w:right w:w="72" w:type="dxa"/>
            </w:tcMar>
            <w:vAlign w:val="center"/>
            <w:hideMark/>
          </w:tcPr>
          <w:p w14:paraId="1518CF7A" w14:textId="77777777" w:rsidR="00921E09" w:rsidRPr="00FA34FC" w:rsidRDefault="00921E09" w:rsidP="00921E09">
            <w:pPr>
              <w:jc w:val="center"/>
              <w:rPr>
                <w:rFonts w:asciiTheme="majorHAnsi" w:hAnsiTheme="majorHAnsi" w:cstheme="majorHAnsi"/>
                <w:b/>
                <w:color w:val="FF0000"/>
                <w:sz w:val="18"/>
                <w:szCs w:val="18"/>
              </w:rPr>
            </w:pPr>
            <w:r w:rsidRPr="00FA34FC">
              <w:rPr>
                <w:rFonts w:asciiTheme="majorHAnsi" w:hAnsiTheme="majorHAnsi" w:cstheme="majorHAnsi"/>
                <w:b/>
                <w:color w:val="FF0000"/>
                <w:sz w:val="18"/>
                <w:szCs w:val="18"/>
              </w:rPr>
              <w:t>Tx Power</w:t>
            </w:r>
          </w:p>
        </w:tc>
        <w:tc>
          <w:tcPr>
            <w:tcW w:w="428" w:type="pct"/>
            <w:tcBorders>
              <w:bottom w:val="single" w:sz="4" w:space="0" w:color="auto"/>
            </w:tcBorders>
            <w:shd w:val="clear" w:color="auto" w:fill="BBFAFD"/>
            <w:tcMar>
              <w:top w:w="72" w:type="dxa"/>
              <w:left w:w="72" w:type="dxa"/>
              <w:bottom w:w="0" w:type="dxa"/>
              <w:right w:w="72" w:type="dxa"/>
            </w:tcMar>
            <w:vAlign w:val="center"/>
            <w:hideMark/>
          </w:tcPr>
          <w:p w14:paraId="73DC3E61" w14:textId="77777777" w:rsidR="00921E09" w:rsidRPr="00FA34FC" w:rsidRDefault="006B13DE" w:rsidP="00921E09">
            <w:pPr>
              <w:jc w:val="center"/>
              <w:rPr>
                <w:rFonts w:asciiTheme="majorHAnsi" w:hAnsiTheme="majorHAnsi" w:cstheme="majorHAnsi"/>
                <w:b/>
                <w:color w:val="FF0000"/>
                <w:sz w:val="18"/>
                <w:szCs w:val="18"/>
              </w:rPr>
            </w:pPr>
            <w:r>
              <w:rPr>
                <w:rFonts w:asciiTheme="majorHAnsi" w:hAnsiTheme="majorHAnsi" w:cstheme="majorHAnsi"/>
                <w:b/>
                <w:color w:val="FF0000"/>
                <w:sz w:val="18"/>
                <w:szCs w:val="18"/>
              </w:rPr>
              <w:t>ACAD</w:t>
            </w:r>
          </w:p>
        </w:tc>
        <w:tc>
          <w:tcPr>
            <w:tcW w:w="421" w:type="pct"/>
            <w:tcBorders>
              <w:bottom w:val="single" w:sz="4" w:space="0" w:color="auto"/>
            </w:tcBorders>
            <w:shd w:val="clear" w:color="auto" w:fill="BBFAFD"/>
            <w:vAlign w:val="center"/>
          </w:tcPr>
          <w:p w14:paraId="6351FEE1" w14:textId="77777777" w:rsidR="00921E09" w:rsidRPr="00FA34FC" w:rsidRDefault="00921E09" w:rsidP="00921E09">
            <w:pPr>
              <w:jc w:val="center"/>
              <w:rPr>
                <w:rFonts w:asciiTheme="majorHAnsi" w:hAnsiTheme="majorHAnsi" w:cstheme="majorHAnsi"/>
                <w:b/>
                <w:color w:val="FF0000"/>
                <w:sz w:val="18"/>
                <w:szCs w:val="18"/>
              </w:rPr>
            </w:pPr>
            <w:r>
              <w:rPr>
                <w:rFonts w:asciiTheme="majorHAnsi" w:hAnsiTheme="majorHAnsi" w:cstheme="majorHAnsi"/>
                <w:b/>
                <w:color w:val="FF0000"/>
                <w:sz w:val="18"/>
                <w:szCs w:val="18"/>
              </w:rPr>
              <w:t>AdvData</w:t>
            </w:r>
          </w:p>
        </w:tc>
      </w:tr>
      <w:tr w:rsidR="006B13DE" w:rsidRPr="00FD2CFF" w14:paraId="69BEBFF6" w14:textId="77777777" w:rsidTr="005C45EA">
        <w:trPr>
          <w:trHeight w:val="20"/>
        </w:trPr>
        <w:tc>
          <w:tcPr>
            <w:tcW w:w="1177" w:type="pct"/>
            <w:vMerge w:val="restart"/>
            <w:shd w:val="clear" w:color="auto" w:fill="auto"/>
            <w:tcMar>
              <w:top w:w="72" w:type="dxa"/>
              <w:left w:w="72" w:type="dxa"/>
              <w:bottom w:w="0" w:type="dxa"/>
              <w:right w:w="72" w:type="dxa"/>
            </w:tcMar>
            <w:vAlign w:val="center"/>
            <w:hideMark/>
          </w:tcPr>
          <w:p w14:paraId="6E346F80" w14:textId="77777777" w:rsidR="00921E09" w:rsidRPr="00FA34FC" w:rsidRDefault="00921E09" w:rsidP="005C45EA">
            <w:pPr>
              <w:rPr>
                <w:rFonts w:asciiTheme="majorHAnsi" w:hAnsiTheme="majorHAnsi" w:cstheme="majorHAnsi"/>
                <w:color w:val="FF0000"/>
                <w:sz w:val="18"/>
                <w:szCs w:val="18"/>
              </w:rPr>
            </w:pPr>
            <w:r>
              <w:rPr>
                <w:rFonts w:asciiTheme="majorHAnsi" w:hAnsiTheme="majorHAnsi" w:cstheme="majorHAnsi"/>
                <w:color w:val="FF0000"/>
                <w:sz w:val="18"/>
                <w:szCs w:val="18"/>
              </w:rPr>
              <w:t>Non-Connectable Undirected</w:t>
            </w:r>
          </w:p>
        </w:tc>
        <w:tc>
          <w:tcPr>
            <w:tcW w:w="471" w:type="pct"/>
            <w:vMerge w:val="restart"/>
            <w:tcBorders>
              <w:tr2bl w:val="nil"/>
            </w:tcBorders>
            <w:vAlign w:val="center"/>
          </w:tcPr>
          <w:p w14:paraId="6CA667C6" w14:textId="77777777" w:rsidR="00921E09" w:rsidRDefault="00921E09" w:rsidP="002F3C3A">
            <w:pPr>
              <w:jc w:val="center"/>
              <w:rPr>
                <w:rFonts w:asciiTheme="majorHAnsi" w:hAnsiTheme="majorHAnsi" w:cstheme="majorHAnsi"/>
                <w:color w:val="FF0000"/>
                <w:sz w:val="18"/>
                <w:szCs w:val="18"/>
              </w:rPr>
            </w:pPr>
            <w:r>
              <w:rPr>
                <w:rFonts w:asciiTheme="majorHAnsi" w:hAnsiTheme="majorHAnsi" w:cstheme="majorHAnsi"/>
                <w:color w:val="FF0000"/>
                <w:sz w:val="18"/>
                <w:szCs w:val="18"/>
              </w:rPr>
              <w:t>00b</w:t>
            </w:r>
          </w:p>
        </w:tc>
        <w:tc>
          <w:tcPr>
            <w:tcW w:w="426" w:type="pct"/>
            <w:tcBorders>
              <w:tr2bl w:val="nil"/>
            </w:tcBorders>
            <w:shd w:val="clear" w:color="auto" w:fill="auto"/>
            <w:tcMar>
              <w:top w:w="72" w:type="dxa"/>
              <w:left w:w="72" w:type="dxa"/>
              <w:bottom w:w="0" w:type="dxa"/>
              <w:right w:w="72" w:type="dxa"/>
            </w:tcMar>
            <w:vAlign w:val="center"/>
            <w:hideMark/>
          </w:tcPr>
          <w:p w14:paraId="46E814E2" w14:textId="77777777" w:rsidR="00921E09" w:rsidRPr="00FA34FC" w:rsidRDefault="00921E09" w:rsidP="00921E09">
            <w:pPr>
              <w:jc w:val="center"/>
              <w:rPr>
                <w:rFonts w:asciiTheme="majorHAnsi" w:hAnsiTheme="majorHAnsi" w:cstheme="majorHAnsi"/>
                <w:color w:val="FF0000"/>
                <w:sz w:val="18"/>
                <w:szCs w:val="18"/>
              </w:rPr>
            </w:pPr>
            <w:r>
              <w:rPr>
                <w:rFonts w:asciiTheme="majorHAnsi" w:hAnsiTheme="majorHAnsi" w:cstheme="majorHAnsi"/>
                <w:color w:val="FF0000"/>
                <w:sz w:val="18"/>
                <w:szCs w:val="18"/>
              </w:rPr>
              <w:t>Present</w:t>
            </w:r>
          </w:p>
        </w:tc>
        <w:tc>
          <w:tcPr>
            <w:tcW w:w="472" w:type="pct"/>
            <w:tcBorders>
              <w:tr2bl w:val="nil"/>
            </w:tcBorders>
            <w:shd w:val="clear" w:color="auto" w:fill="auto"/>
            <w:tcMar>
              <w:top w:w="72" w:type="dxa"/>
              <w:left w:w="72" w:type="dxa"/>
              <w:bottom w:w="0" w:type="dxa"/>
              <w:right w:w="72" w:type="dxa"/>
            </w:tcMar>
            <w:vAlign w:val="center"/>
            <w:hideMark/>
          </w:tcPr>
          <w:p w14:paraId="507608FA" w14:textId="77777777" w:rsidR="00921E09" w:rsidRPr="006A78A3" w:rsidRDefault="00921E09" w:rsidP="00921E09">
            <w:pPr>
              <w:jc w:val="center"/>
              <w:rPr>
                <w:rFonts w:asciiTheme="majorHAnsi" w:hAnsiTheme="majorHAnsi" w:cstheme="majorHAnsi"/>
                <w:color w:val="FF0000"/>
                <w:sz w:val="18"/>
                <w:szCs w:val="18"/>
              </w:rPr>
            </w:pPr>
            <w:r>
              <w:rPr>
                <w:rFonts w:asciiTheme="majorHAnsi" w:hAnsiTheme="majorHAnsi" w:cstheme="majorHAnsi"/>
                <w:bCs/>
                <w:color w:val="FF0000"/>
                <w:sz w:val="18"/>
                <w:szCs w:val="18"/>
              </w:rPr>
              <w:t>X</w:t>
            </w:r>
          </w:p>
        </w:tc>
        <w:tc>
          <w:tcPr>
            <w:tcW w:w="330" w:type="pct"/>
            <w:tcBorders>
              <w:tr2bl w:val="nil"/>
            </w:tcBorders>
            <w:shd w:val="clear" w:color="auto" w:fill="auto"/>
            <w:tcMar>
              <w:top w:w="72" w:type="dxa"/>
              <w:left w:w="72" w:type="dxa"/>
              <w:bottom w:w="0" w:type="dxa"/>
              <w:right w:w="72" w:type="dxa"/>
            </w:tcMar>
            <w:vAlign w:val="center"/>
            <w:hideMark/>
          </w:tcPr>
          <w:p w14:paraId="5B4347B8" w14:textId="77777777" w:rsidR="00921E09" w:rsidRPr="006B3756" w:rsidRDefault="00921E09" w:rsidP="00921E09">
            <w:pPr>
              <w:jc w:val="center"/>
              <w:rPr>
                <w:rFonts w:asciiTheme="majorHAnsi" w:hAnsiTheme="majorHAnsi" w:cstheme="majorHAnsi"/>
                <w:color w:val="FF9600" w:themeColor="accent4"/>
                <w:sz w:val="18"/>
                <w:szCs w:val="18"/>
              </w:rPr>
            </w:pPr>
            <w:r w:rsidRPr="006B3756">
              <w:rPr>
                <w:rFonts w:asciiTheme="majorHAnsi" w:hAnsiTheme="majorHAnsi" w:cstheme="majorHAnsi"/>
                <w:color w:val="FF9600" w:themeColor="accent4"/>
                <w:sz w:val="18"/>
                <w:szCs w:val="18"/>
              </w:rPr>
              <w:t>X</w:t>
            </w:r>
          </w:p>
        </w:tc>
        <w:tc>
          <w:tcPr>
            <w:tcW w:w="284" w:type="pct"/>
            <w:tcBorders>
              <w:tr2bl w:val="nil"/>
            </w:tcBorders>
            <w:shd w:val="clear" w:color="auto" w:fill="auto"/>
            <w:tcMar>
              <w:top w:w="72" w:type="dxa"/>
              <w:left w:w="72" w:type="dxa"/>
              <w:bottom w:w="0" w:type="dxa"/>
              <w:right w:w="72" w:type="dxa"/>
            </w:tcMar>
            <w:vAlign w:val="center"/>
            <w:hideMark/>
          </w:tcPr>
          <w:p w14:paraId="3F234312" w14:textId="77777777" w:rsidR="00921E09" w:rsidRPr="00FA34FC" w:rsidRDefault="00921E09" w:rsidP="00921E09">
            <w:pPr>
              <w:jc w:val="center"/>
              <w:rPr>
                <w:rFonts w:asciiTheme="majorHAnsi" w:hAnsiTheme="majorHAnsi" w:cstheme="majorHAnsi"/>
                <w:color w:val="FF0000"/>
                <w:sz w:val="18"/>
                <w:szCs w:val="18"/>
              </w:rPr>
            </w:pPr>
            <w:r>
              <w:rPr>
                <w:rFonts w:asciiTheme="majorHAnsi" w:hAnsiTheme="majorHAnsi" w:cstheme="majorHAnsi"/>
                <w:color w:val="FF0000"/>
                <w:sz w:val="18"/>
                <w:szCs w:val="18"/>
              </w:rPr>
              <w:t>C</w:t>
            </w:r>
            <w:r w:rsidR="00E701A2">
              <w:rPr>
                <w:rFonts w:asciiTheme="majorHAnsi" w:hAnsiTheme="majorHAnsi" w:cstheme="majorHAnsi"/>
                <w:color w:val="FF0000"/>
                <w:sz w:val="18"/>
                <w:szCs w:val="18"/>
              </w:rPr>
              <w:t>2</w:t>
            </w:r>
          </w:p>
        </w:tc>
        <w:tc>
          <w:tcPr>
            <w:tcW w:w="283" w:type="pct"/>
            <w:tcBorders>
              <w:tr2bl w:val="nil"/>
            </w:tcBorders>
            <w:shd w:val="clear" w:color="auto" w:fill="auto"/>
            <w:tcMar>
              <w:top w:w="72" w:type="dxa"/>
              <w:left w:w="72" w:type="dxa"/>
              <w:bottom w:w="0" w:type="dxa"/>
              <w:right w:w="72" w:type="dxa"/>
            </w:tcMar>
            <w:vAlign w:val="center"/>
            <w:hideMark/>
          </w:tcPr>
          <w:p w14:paraId="46D0F297" w14:textId="77777777" w:rsidR="00921E09" w:rsidRPr="00FA34FC" w:rsidRDefault="00921E09" w:rsidP="00921E09">
            <w:pPr>
              <w:jc w:val="center"/>
              <w:rPr>
                <w:rFonts w:asciiTheme="majorHAnsi" w:hAnsiTheme="majorHAnsi" w:cstheme="majorHAnsi"/>
                <w:color w:val="FF0000"/>
                <w:sz w:val="18"/>
                <w:szCs w:val="18"/>
              </w:rPr>
            </w:pPr>
            <w:r w:rsidRPr="00FA34FC">
              <w:rPr>
                <w:rFonts w:asciiTheme="majorHAnsi" w:hAnsiTheme="majorHAnsi" w:cstheme="majorHAnsi"/>
                <w:color w:val="FF0000"/>
                <w:sz w:val="18"/>
                <w:szCs w:val="18"/>
              </w:rPr>
              <w:t>O</w:t>
            </w:r>
          </w:p>
        </w:tc>
        <w:tc>
          <w:tcPr>
            <w:tcW w:w="330" w:type="pct"/>
            <w:tcBorders>
              <w:tr2bl w:val="nil"/>
            </w:tcBorders>
            <w:shd w:val="clear" w:color="auto" w:fill="auto"/>
            <w:tcMar>
              <w:top w:w="72" w:type="dxa"/>
              <w:left w:w="72" w:type="dxa"/>
              <w:bottom w:w="0" w:type="dxa"/>
              <w:right w:w="72" w:type="dxa"/>
            </w:tcMar>
            <w:vAlign w:val="center"/>
            <w:hideMark/>
          </w:tcPr>
          <w:p w14:paraId="58F757A8" w14:textId="77777777" w:rsidR="00921E09" w:rsidRPr="00FA34FC" w:rsidRDefault="00921E09" w:rsidP="00921E09">
            <w:pPr>
              <w:jc w:val="center"/>
              <w:rPr>
                <w:rFonts w:asciiTheme="majorHAnsi" w:hAnsiTheme="majorHAnsi" w:cstheme="majorHAnsi"/>
                <w:color w:val="FF0000"/>
                <w:sz w:val="18"/>
                <w:szCs w:val="18"/>
              </w:rPr>
            </w:pPr>
            <w:r>
              <w:rPr>
                <w:rFonts w:asciiTheme="majorHAnsi" w:hAnsiTheme="majorHAnsi" w:cstheme="majorHAnsi"/>
                <w:color w:val="FF0000"/>
                <w:sz w:val="18"/>
                <w:szCs w:val="18"/>
              </w:rPr>
              <w:t>X</w:t>
            </w:r>
          </w:p>
        </w:tc>
        <w:tc>
          <w:tcPr>
            <w:tcW w:w="378" w:type="pct"/>
            <w:tcBorders>
              <w:tr2bl w:val="nil"/>
            </w:tcBorders>
            <w:shd w:val="clear" w:color="auto" w:fill="auto"/>
            <w:tcMar>
              <w:top w:w="72" w:type="dxa"/>
              <w:left w:w="72" w:type="dxa"/>
              <w:bottom w:w="0" w:type="dxa"/>
              <w:right w:w="72" w:type="dxa"/>
            </w:tcMar>
            <w:vAlign w:val="center"/>
            <w:hideMark/>
          </w:tcPr>
          <w:p w14:paraId="23EAA8D7" w14:textId="77777777" w:rsidR="00921E09" w:rsidRPr="00FA34FC" w:rsidRDefault="00921E09" w:rsidP="00921E09">
            <w:pPr>
              <w:jc w:val="center"/>
              <w:rPr>
                <w:rFonts w:asciiTheme="majorHAnsi" w:hAnsiTheme="majorHAnsi" w:cstheme="majorHAnsi"/>
                <w:color w:val="FF0000"/>
                <w:sz w:val="18"/>
                <w:szCs w:val="18"/>
              </w:rPr>
            </w:pPr>
            <w:r w:rsidRPr="00FA34FC">
              <w:rPr>
                <w:rFonts w:asciiTheme="majorHAnsi" w:hAnsiTheme="majorHAnsi" w:cstheme="majorHAnsi"/>
                <w:color w:val="FF0000"/>
                <w:sz w:val="18"/>
                <w:szCs w:val="18"/>
              </w:rPr>
              <w:t>O</w:t>
            </w:r>
          </w:p>
        </w:tc>
        <w:tc>
          <w:tcPr>
            <w:tcW w:w="428" w:type="pct"/>
            <w:tcBorders>
              <w:tr2bl w:val="nil"/>
            </w:tcBorders>
            <w:shd w:val="clear" w:color="auto" w:fill="auto"/>
            <w:tcMar>
              <w:top w:w="72" w:type="dxa"/>
              <w:left w:w="72" w:type="dxa"/>
              <w:bottom w:w="0" w:type="dxa"/>
              <w:right w:w="72" w:type="dxa"/>
            </w:tcMar>
            <w:vAlign w:val="center"/>
            <w:hideMark/>
          </w:tcPr>
          <w:p w14:paraId="7C5C0DA7" w14:textId="77777777" w:rsidR="00921E09" w:rsidRPr="00FA34FC" w:rsidRDefault="00921E09" w:rsidP="00921E09">
            <w:pPr>
              <w:jc w:val="center"/>
              <w:rPr>
                <w:rFonts w:asciiTheme="majorHAnsi" w:hAnsiTheme="majorHAnsi" w:cstheme="majorHAnsi"/>
                <w:color w:val="FF0000"/>
                <w:sz w:val="18"/>
                <w:szCs w:val="18"/>
              </w:rPr>
            </w:pPr>
            <w:r>
              <w:rPr>
                <w:rFonts w:asciiTheme="majorHAnsi" w:hAnsiTheme="majorHAnsi" w:cstheme="majorHAnsi"/>
                <w:color w:val="FF0000"/>
                <w:sz w:val="18"/>
                <w:szCs w:val="18"/>
              </w:rPr>
              <w:t>X</w:t>
            </w:r>
          </w:p>
        </w:tc>
        <w:tc>
          <w:tcPr>
            <w:tcW w:w="421" w:type="pct"/>
            <w:tcBorders>
              <w:tr2bl w:val="nil"/>
            </w:tcBorders>
            <w:vAlign w:val="center"/>
          </w:tcPr>
          <w:p w14:paraId="7284BFCB" w14:textId="77777777" w:rsidR="00921E09" w:rsidRPr="00FA34FC" w:rsidDel="003E3E7E" w:rsidRDefault="00921E09" w:rsidP="00921E09">
            <w:pPr>
              <w:jc w:val="center"/>
              <w:rPr>
                <w:rFonts w:asciiTheme="majorHAnsi" w:hAnsiTheme="majorHAnsi" w:cstheme="majorHAnsi"/>
                <w:color w:val="FF0000"/>
                <w:sz w:val="18"/>
                <w:szCs w:val="18"/>
              </w:rPr>
            </w:pPr>
            <w:r>
              <w:rPr>
                <w:rFonts w:asciiTheme="majorHAnsi" w:hAnsiTheme="majorHAnsi" w:cstheme="majorHAnsi"/>
                <w:color w:val="FF0000"/>
                <w:sz w:val="18"/>
                <w:szCs w:val="18"/>
              </w:rPr>
              <w:t>X</w:t>
            </w:r>
          </w:p>
        </w:tc>
      </w:tr>
      <w:tr w:rsidR="006B13DE" w:rsidRPr="00FD2CFF" w14:paraId="5FFC32F6" w14:textId="77777777" w:rsidTr="005C45EA">
        <w:trPr>
          <w:trHeight w:val="20"/>
        </w:trPr>
        <w:tc>
          <w:tcPr>
            <w:tcW w:w="1177" w:type="pct"/>
            <w:vMerge/>
            <w:shd w:val="clear" w:color="auto" w:fill="auto"/>
            <w:tcMar>
              <w:top w:w="72" w:type="dxa"/>
              <w:left w:w="72" w:type="dxa"/>
              <w:bottom w:w="0" w:type="dxa"/>
              <w:right w:w="72" w:type="dxa"/>
            </w:tcMar>
            <w:vAlign w:val="center"/>
          </w:tcPr>
          <w:p w14:paraId="55D72BE3" w14:textId="77777777" w:rsidR="00921E09" w:rsidRDefault="00921E09" w:rsidP="005C45EA">
            <w:pPr>
              <w:rPr>
                <w:rFonts w:asciiTheme="majorHAnsi" w:hAnsiTheme="majorHAnsi" w:cstheme="majorHAnsi"/>
                <w:color w:val="FF0000"/>
                <w:sz w:val="18"/>
                <w:szCs w:val="18"/>
              </w:rPr>
            </w:pPr>
          </w:p>
        </w:tc>
        <w:tc>
          <w:tcPr>
            <w:tcW w:w="471" w:type="pct"/>
            <w:vMerge/>
            <w:tcBorders>
              <w:tr2bl w:val="nil"/>
            </w:tcBorders>
            <w:vAlign w:val="center"/>
          </w:tcPr>
          <w:p w14:paraId="3ABB9668" w14:textId="77777777" w:rsidR="00921E09" w:rsidRDefault="00921E09" w:rsidP="00353694">
            <w:pPr>
              <w:jc w:val="center"/>
              <w:rPr>
                <w:rFonts w:asciiTheme="majorHAnsi" w:hAnsiTheme="majorHAnsi" w:cstheme="majorHAnsi"/>
                <w:color w:val="FF0000"/>
                <w:sz w:val="18"/>
                <w:szCs w:val="18"/>
              </w:rPr>
            </w:pPr>
          </w:p>
        </w:tc>
        <w:tc>
          <w:tcPr>
            <w:tcW w:w="426" w:type="pct"/>
            <w:tcBorders>
              <w:tr2bl w:val="nil"/>
            </w:tcBorders>
            <w:shd w:val="clear" w:color="auto" w:fill="auto"/>
            <w:tcMar>
              <w:top w:w="72" w:type="dxa"/>
              <w:left w:w="72" w:type="dxa"/>
              <w:bottom w:w="0" w:type="dxa"/>
              <w:right w:w="72" w:type="dxa"/>
            </w:tcMar>
            <w:vAlign w:val="center"/>
          </w:tcPr>
          <w:p w14:paraId="4985DFAF" w14:textId="77777777" w:rsidR="00921E09" w:rsidRPr="00FA34FC" w:rsidRDefault="00921E09" w:rsidP="00921E09">
            <w:pPr>
              <w:jc w:val="center"/>
              <w:rPr>
                <w:rFonts w:asciiTheme="majorHAnsi" w:hAnsiTheme="majorHAnsi" w:cstheme="majorHAnsi"/>
                <w:color w:val="FF0000"/>
                <w:sz w:val="18"/>
                <w:szCs w:val="18"/>
              </w:rPr>
            </w:pPr>
            <w:r>
              <w:rPr>
                <w:rFonts w:asciiTheme="majorHAnsi" w:hAnsiTheme="majorHAnsi" w:cstheme="majorHAnsi"/>
                <w:color w:val="FF0000"/>
                <w:sz w:val="18"/>
                <w:szCs w:val="18"/>
              </w:rPr>
              <w:t>Not Present</w:t>
            </w:r>
          </w:p>
        </w:tc>
        <w:tc>
          <w:tcPr>
            <w:tcW w:w="472" w:type="pct"/>
            <w:tcBorders>
              <w:tr2bl w:val="nil"/>
            </w:tcBorders>
            <w:shd w:val="clear" w:color="auto" w:fill="auto"/>
            <w:tcMar>
              <w:top w:w="72" w:type="dxa"/>
              <w:left w:w="72" w:type="dxa"/>
              <w:bottom w:w="0" w:type="dxa"/>
              <w:right w:w="72" w:type="dxa"/>
            </w:tcMar>
            <w:vAlign w:val="center"/>
          </w:tcPr>
          <w:p w14:paraId="2FE3167D" w14:textId="77777777" w:rsidR="00921E09" w:rsidRDefault="00921E09" w:rsidP="00921E09">
            <w:pPr>
              <w:jc w:val="center"/>
              <w:rPr>
                <w:rFonts w:asciiTheme="majorHAnsi" w:hAnsiTheme="majorHAnsi" w:cstheme="majorHAnsi"/>
                <w:bCs/>
                <w:color w:val="FF0000"/>
                <w:sz w:val="18"/>
                <w:szCs w:val="18"/>
              </w:rPr>
            </w:pPr>
            <w:r>
              <w:rPr>
                <w:rFonts w:asciiTheme="majorHAnsi" w:hAnsiTheme="majorHAnsi" w:cstheme="majorHAnsi"/>
                <w:bCs/>
                <w:color w:val="FF0000"/>
                <w:sz w:val="18"/>
                <w:szCs w:val="18"/>
              </w:rPr>
              <w:t>X</w:t>
            </w:r>
          </w:p>
        </w:tc>
        <w:tc>
          <w:tcPr>
            <w:tcW w:w="330" w:type="pct"/>
            <w:tcBorders>
              <w:tr2bl w:val="nil"/>
            </w:tcBorders>
            <w:shd w:val="clear" w:color="auto" w:fill="auto"/>
            <w:tcMar>
              <w:top w:w="72" w:type="dxa"/>
              <w:left w:w="72" w:type="dxa"/>
              <w:bottom w:w="0" w:type="dxa"/>
              <w:right w:w="72" w:type="dxa"/>
            </w:tcMar>
            <w:vAlign w:val="center"/>
          </w:tcPr>
          <w:p w14:paraId="35E2920D" w14:textId="77777777" w:rsidR="00921E09" w:rsidRPr="006B3756" w:rsidRDefault="00921E09" w:rsidP="00921E09">
            <w:pPr>
              <w:jc w:val="center"/>
              <w:rPr>
                <w:rFonts w:asciiTheme="majorHAnsi" w:hAnsiTheme="majorHAnsi" w:cstheme="majorHAnsi"/>
                <w:color w:val="FF9600" w:themeColor="accent4"/>
                <w:sz w:val="18"/>
                <w:szCs w:val="18"/>
              </w:rPr>
            </w:pPr>
            <w:r w:rsidRPr="006B3756">
              <w:rPr>
                <w:rFonts w:asciiTheme="majorHAnsi" w:hAnsiTheme="majorHAnsi" w:cstheme="majorHAnsi"/>
                <w:color w:val="FF9600" w:themeColor="accent4"/>
                <w:sz w:val="18"/>
                <w:szCs w:val="18"/>
              </w:rPr>
              <w:t>X</w:t>
            </w:r>
          </w:p>
        </w:tc>
        <w:tc>
          <w:tcPr>
            <w:tcW w:w="284" w:type="pct"/>
            <w:tcBorders>
              <w:tr2bl w:val="nil"/>
            </w:tcBorders>
            <w:shd w:val="clear" w:color="auto" w:fill="auto"/>
            <w:tcMar>
              <w:top w:w="72" w:type="dxa"/>
              <w:left w:w="72" w:type="dxa"/>
              <w:bottom w:w="0" w:type="dxa"/>
              <w:right w:w="72" w:type="dxa"/>
            </w:tcMar>
            <w:vAlign w:val="center"/>
          </w:tcPr>
          <w:p w14:paraId="5009D1FE" w14:textId="73456CE5" w:rsidR="00921E09" w:rsidRPr="00FA34FC" w:rsidRDefault="00921E09" w:rsidP="00921E09">
            <w:pPr>
              <w:jc w:val="center"/>
              <w:rPr>
                <w:rFonts w:asciiTheme="majorHAnsi" w:hAnsiTheme="majorHAnsi" w:cstheme="majorHAnsi"/>
                <w:color w:val="FF0000"/>
                <w:sz w:val="18"/>
                <w:szCs w:val="18"/>
              </w:rPr>
            </w:pPr>
            <w:del w:id="797" w:author="Brian A. Redding" w:date="2016-04-13T17:38:00Z">
              <w:r w:rsidRPr="00FA34FC" w:rsidDel="0077305D">
                <w:rPr>
                  <w:rFonts w:asciiTheme="majorHAnsi" w:hAnsiTheme="majorHAnsi" w:cstheme="majorHAnsi"/>
                  <w:color w:val="FF0000"/>
                  <w:sz w:val="18"/>
                  <w:szCs w:val="18"/>
                </w:rPr>
                <w:delText>O</w:delText>
              </w:r>
            </w:del>
            <w:ins w:id="798" w:author="Brian A. Redding" w:date="2016-04-13T17:38:00Z">
              <w:r w:rsidR="0077305D">
                <w:rPr>
                  <w:rFonts w:asciiTheme="majorHAnsi" w:hAnsiTheme="majorHAnsi" w:cstheme="majorHAnsi"/>
                  <w:color w:val="FF0000"/>
                  <w:sz w:val="18"/>
                  <w:szCs w:val="18"/>
                </w:rPr>
                <w:t>M</w:t>
              </w:r>
            </w:ins>
          </w:p>
        </w:tc>
        <w:tc>
          <w:tcPr>
            <w:tcW w:w="283" w:type="pct"/>
            <w:tcBorders>
              <w:tr2bl w:val="nil"/>
            </w:tcBorders>
            <w:shd w:val="clear" w:color="auto" w:fill="auto"/>
            <w:tcMar>
              <w:top w:w="72" w:type="dxa"/>
              <w:left w:w="72" w:type="dxa"/>
              <w:bottom w:w="0" w:type="dxa"/>
              <w:right w:w="72" w:type="dxa"/>
            </w:tcMar>
            <w:vAlign w:val="center"/>
          </w:tcPr>
          <w:p w14:paraId="23C9CBE0" w14:textId="77777777" w:rsidR="00921E09" w:rsidRPr="00FA34FC" w:rsidRDefault="00921E09" w:rsidP="00921E09">
            <w:pPr>
              <w:jc w:val="center"/>
              <w:rPr>
                <w:rFonts w:asciiTheme="majorHAnsi" w:hAnsiTheme="majorHAnsi" w:cstheme="majorHAnsi"/>
                <w:color w:val="FF0000"/>
                <w:sz w:val="18"/>
                <w:szCs w:val="18"/>
              </w:rPr>
            </w:pPr>
            <w:r>
              <w:rPr>
                <w:rFonts w:asciiTheme="majorHAnsi" w:hAnsiTheme="majorHAnsi" w:cstheme="majorHAnsi"/>
                <w:color w:val="FF0000"/>
                <w:sz w:val="18"/>
                <w:szCs w:val="18"/>
              </w:rPr>
              <w:t>M</w:t>
            </w:r>
          </w:p>
        </w:tc>
        <w:tc>
          <w:tcPr>
            <w:tcW w:w="330" w:type="pct"/>
            <w:tcBorders>
              <w:tr2bl w:val="nil"/>
            </w:tcBorders>
            <w:shd w:val="clear" w:color="auto" w:fill="auto"/>
            <w:tcMar>
              <w:top w:w="72" w:type="dxa"/>
              <w:left w:w="72" w:type="dxa"/>
              <w:bottom w:w="0" w:type="dxa"/>
              <w:right w:w="72" w:type="dxa"/>
            </w:tcMar>
            <w:vAlign w:val="center"/>
          </w:tcPr>
          <w:p w14:paraId="0F9F189C" w14:textId="77777777" w:rsidR="00921E09" w:rsidRDefault="00921E09" w:rsidP="00921E09">
            <w:pPr>
              <w:jc w:val="center"/>
              <w:rPr>
                <w:rFonts w:asciiTheme="majorHAnsi" w:hAnsiTheme="majorHAnsi" w:cstheme="majorHAnsi"/>
                <w:color w:val="FF0000"/>
                <w:sz w:val="18"/>
                <w:szCs w:val="18"/>
              </w:rPr>
            </w:pPr>
            <w:r>
              <w:rPr>
                <w:rFonts w:asciiTheme="majorHAnsi" w:hAnsiTheme="majorHAnsi" w:cstheme="majorHAnsi"/>
                <w:color w:val="FF0000"/>
                <w:sz w:val="18"/>
                <w:szCs w:val="18"/>
              </w:rPr>
              <w:t>X</w:t>
            </w:r>
          </w:p>
        </w:tc>
        <w:tc>
          <w:tcPr>
            <w:tcW w:w="378" w:type="pct"/>
            <w:tcBorders>
              <w:tr2bl w:val="nil"/>
            </w:tcBorders>
            <w:shd w:val="clear" w:color="auto" w:fill="auto"/>
            <w:tcMar>
              <w:top w:w="72" w:type="dxa"/>
              <w:left w:w="72" w:type="dxa"/>
              <w:bottom w:w="0" w:type="dxa"/>
              <w:right w:w="72" w:type="dxa"/>
            </w:tcMar>
            <w:vAlign w:val="center"/>
          </w:tcPr>
          <w:p w14:paraId="657FD00B" w14:textId="77777777" w:rsidR="00921E09" w:rsidRPr="00FA34FC" w:rsidRDefault="00921E09" w:rsidP="00921E09">
            <w:pPr>
              <w:jc w:val="center"/>
              <w:rPr>
                <w:rFonts w:asciiTheme="majorHAnsi" w:hAnsiTheme="majorHAnsi" w:cstheme="majorHAnsi"/>
                <w:color w:val="FF0000"/>
                <w:sz w:val="18"/>
                <w:szCs w:val="18"/>
              </w:rPr>
            </w:pPr>
            <w:r>
              <w:rPr>
                <w:rFonts w:asciiTheme="majorHAnsi" w:hAnsiTheme="majorHAnsi" w:cstheme="majorHAnsi"/>
                <w:color w:val="FF0000"/>
                <w:sz w:val="18"/>
                <w:szCs w:val="18"/>
              </w:rPr>
              <w:t>C1</w:t>
            </w:r>
          </w:p>
        </w:tc>
        <w:tc>
          <w:tcPr>
            <w:tcW w:w="428" w:type="pct"/>
            <w:tcBorders>
              <w:tr2bl w:val="nil"/>
            </w:tcBorders>
            <w:shd w:val="clear" w:color="auto" w:fill="auto"/>
            <w:tcMar>
              <w:top w:w="72" w:type="dxa"/>
              <w:left w:w="72" w:type="dxa"/>
              <w:bottom w:w="0" w:type="dxa"/>
              <w:right w:w="72" w:type="dxa"/>
            </w:tcMar>
            <w:vAlign w:val="center"/>
          </w:tcPr>
          <w:p w14:paraId="735D18C0" w14:textId="77777777" w:rsidR="00921E09" w:rsidRDefault="00921E09" w:rsidP="00921E09">
            <w:pPr>
              <w:jc w:val="center"/>
              <w:rPr>
                <w:rFonts w:asciiTheme="majorHAnsi" w:hAnsiTheme="majorHAnsi" w:cstheme="majorHAnsi"/>
                <w:color w:val="FF0000"/>
                <w:sz w:val="18"/>
                <w:szCs w:val="18"/>
              </w:rPr>
            </w:pPr>
            <w:r>
              <w:rPr>
                <w:rFonts w:asciiTheme="majorHAnsi" w:hAnsiTheme="majorHAnsi" w:cstheme="majorHAnsi"/>
                <w:color w:val="FF0000"/>
                <w:sz w:val="18"/>
                <w:szCs w:val="18"/>
              </w:rPr>
              <w:t>X</w:t>
            </w:r>
          </w:p>
        </w:tc>
        <w:tc>
          <w:tcPr>
            <w:tcW w:w="421" w:type="pct"/>
            <w:tcBorders>
              <w:tr2bl w:val="nil"/>
            </w:tcBorders>
            <w:vAlign w:val="center"/>
          </w:tcPr>
          <w:p w14:paraId="558B6706" w14:textId="77777777" w:rsidR="00921E09" w:rsidRDefault="00921E09" w:rsidP="00921E09">
            <w:pPr>
              <w:jc w:val="center"/>
              <w:rPr>
                <w:rFonts w:asciiTheme="majorHAnsi" w:hAnsiTheme="majorHAnsi" w:cstheme="majorHAnsi"/>
                <w:color w:val="FF0000"/>
                <w:sz w:val="18"/>
                <w:szCs w:val="18"/>
              </w:rPr>
            </w:pPr>
            <w:r>
              <w:rPr>
                <w:rFonts w:asciiTheme="majorHAnsi" w:hAnsiTheme="majorHAnsi" w:cstheme="majorHAnsi"/>
                <w:color w:val="FF0000"/>
                <w:sz w:val="18"/>
                <w:szCs w:val="18"/>
              </w:rPr>
              <w:t>X</w:t>
            </w:r>
          </w:p>
        </w:tc>
      </w:tr>
      <w:tr w:rsidR="006B13DE" w:rsidRPr="00FD2CFF" w14:paraId="3F193AF4" w14:textId="77777777" w:rsidTr="005C45EA">
        <w:trPr>
          <w:trHeight w:val="20"/>
        </w:trPr>
        <w:tc>
          <w:tcPr>
            <w:tcW w:w="1177" w:type="pct"/>
            <w:vMerge w:val="restart"/>
            <w:shd w:val="clear" w:color="auto" w:fill="auto"/>
            <w:tcMar>
              <w:top w:w="72" w:type="dxa"/>
              <w:left w:w="72" w:type="dxa"/>
              <w:bottom w:w="0" w:type="dxa"/>
              <w:right w:w="72" w:type="dxa"/>
            </w:tcMar>
            <w:vAlign w:val="center"/>
          </w:tcPr>
          <w:p w14:paraId="693BE2C7" w14:textId="77777777" w:rsidR="00921E09" w:rsidRDefault="00921E09" w:rsidP="005C45EA">
            <w:pPr>
              <w:rPr>
                <w:rFonts w:asciiTheme="majorHAnsi" w:hAnsiTheme="majorHAnsi" w:cstheme="majorHAnsi"/>
                <w:color w:val="FF0000"/>
                <w:sz w:val="18"/>
                <w:szCs w:val="18"/>
              </w:rPr>
            </w:pPr>
            <w:r>
              <w:rPr>
                <w:rFonts w:asciiTheme="majorHAnsi" w:hAnsiTheme="majorHAnsi" w:cstheme="majorHAnsi"/>
                <w:color w:val="FF0000"/>
                <w:sz w:val="18"/>
                <w:szCs w:val="18"/>
              </w:rPr>
              <w:t>Non-Connectable Directed</w:t>
            </w:r>
          </w:p>
        </w:tc>
        <w:tc>
          <w:tcPr>
            <w:tcW w:w="471" w:type="pct"/>
            <w:vMerge w:val="restart"/>
            <w:tcBorders>
              <w:tr2bl w:val="nil"/>
            </w:tcBorders>
            <w:vAlign w:val="center"/>
          </w:tcPr>
          <w:p w14:paraId="3977DD36" w14:textId="77777777" w:rsidR="00921E09" w:rsidRDefault="00921E09" w:rsidP="002F3C3A">
            <w:pPr>
              <w:jc w:val="center"/>
              <w:rPr>
                <w:rFonts w:asciiTheme="majorHAnsi" w:hAnsiTheme="majorHAnsi" w:cstheme="majorHAnsi"/>
                <w:color w:val="FF0000"/>
                <w:sz w:val="18"/>
                <w:szCs w:val="18"/>
              </w:rPr>
            </w:pPr>
            <w:r>
              <w:rPr>
                <w:rFonts w:asciiTheme="majorHAnsi" w:hAnsiTheme="majorHAnsi" w:cstheme="majorHAnsi"/>
                <w:color w:val="FF0000"/>
                <w:sz w:val="18"/>
                <w:szCs w:val="18"/>
              </w:rPr>
              <w:t>00b</w:t>
            </w:r>
          </w:p>
        </w:tc>
        <w:tc>
          <w:tcPr>
            <w:tcW w:w="426" w:type="pct"/>
            <w:tcBorders>
              <w:tr2bl w:val="nil"/>
            </w:tcBorders>
            <w:shd w:val="clear" w:color="auto" w:fill="auto"/>
            <w:tcMar>
              <w:top w:w="72" w:type="dxa"/>
              <w:left w:w="72" w:type="dxa"/>
              <w:bottom w:w="0" w:type="dxa"/>
              <w:right w:w="72" w:type="dxa"/>
            </w:tcMar>
            <w:vAlign w:val="center"/>
          </w:tcPr>
          <w:p w14:paraId="466E3031" w14:textId="77777777" w:rsidR="00921E09" w:rsidRDefault="00921E09" w:rsidP="00921E09">
            <w:pPr>
              <w:jc w:val="center"/>
              <w:rPr>
                <w:rFonts w:asciiTheme="majorHAnsi" w:hAnsiTheme="majorHAnsi" w:cstheme="majorHAnsi"/>
                <w:color w:val="FF0000"/>
                <w:sz w:val="18"/>
                <w:szCs w:val="18"/>
              </w:rPr>
            </w:pPr>
            <w:r>
              <w:rPr>
                <w:rFonts w:asciiTheme="majorHAnsi" w:hAnsiTheme="majorHAnsi" w:cstheme="majorHAnsi"/>
                <w:color w:val="FF0000"/>
                <w:sz w:val="18"/>
                <w:szCs w:val="18"/>
              </w:rPr>
              <w:t>Present</w:t>
            </w:r>
          </w:p>
        </w:tc>
        <w:tc>
          <w:tcPr>
            <w:tcW w:w="472" w:type="pct"/>
            <w:tcBorders>
              <w:tr2bl w:val="nil"/>
            </w:tcBorders>
            <w:shd w:val="clear" w:color="auto" w:fill="auto"/>
            <w:tcMar>
              <w:top w:w="72" w:type="dxa"/>
              <w:left w:w="72" w:type="dxa"/>
              <w:bottom w:w="0" w:type="dxa"/>
              <w:right w:w="72" w:type="dxa"/>
            </w:tcMar>
            <w:vAlign w:val="center"/>
          </w:tcPr>
          <w:p w14:paraId="0C3B9DE6" w14:textId="77777777" w:rsidR="00921E09" w:rsidRDefault="00921E09" w:rsidP="00921E09">
            <w:pPr>
              <w:jc w:val="center"/>
              <w:rPr>
                <w:rFonts w:asciiTheme="majorHAnsi" w:hAnsiTheme="majorHAnsi" w:cstheme="majorHAnsi"/>
                <w:bCs/>
                <w:color w:val="FF0000"/>
                <w:sz w:val="18"/>
                <w:szCs w:val="18"/>
              </w:rPr>
            </w:pPr>
            <w:r>
              <w:rPr>
                <w:rFonts w:asciiTheme="majorHAnsi" w:hAnsiTheme="majorHAnsi" w:cstheme="majorHAnsi"/>
                <w:bCs/>
                <w:color w:val="FF0000"/>
                <w:sz w:val="18"/>
                <w:szCs w:val="18"/>
              </w:rPr>
              <w:t>M</w:t>
            </w:r>
          </w:p>
        </w:tc>
        <w:tc>
          <w:tcPr>
            <w:tcW w:w="330" w:type="pct"/>
            <w:tcBorders>
              <w:tr2bl w:val="nil"/>
            </w:tcBorders>
            <w:shd w:val="clear" w:color="auto" w:fill="auto"/>
            <w:tcMar>
              <w:top w:w="72" w:type="dxa"/>
              <w:left w:w="72" w:type="dxa"/>
              <w:bottom w:w="0" w:type="dxa"/>
              <w:right w:w="72" w:type="dxa"/>
            </w:tcMar>
            <w:vAlign w:val="center"/>
          </w:tcPr>
          <w:p w14:paraId="662528B7" w14:textId="77777777" w:rsidR="00921E09" w:rsidRPr="006B3756" w:rsidRDefault="00921E09" w:rsidP="00921E09">
            <w:pPr>
              <w:jc w:val="center"/>
              <w:rPr>
                <w:rFonts w:asciiTheme="majorHAnsi" w:hAnsiTheme="majorHAnsi" w:cstheme="majorHAnsi"/>
                <w:color w:val="FF9600" w:themeColor="accent4"/>
                <w:sz w:val="18"/>
                <w:szCs w:val="18"/>
              </w:rPr>
            </w:pPr>
            <w:r w:rsidRPr="006B3756">
              <w:rPr>
                <w:rFonts w:asciiTheme="majorHAnsi" w:hAnsiTheme="majorHAnsi" w:cstheme="majorHAnsi"/>
                <w:color w:val="FF9600" w:themeColor="accent4"/>
                <w:sz w:val="18"/>
                <w:szCs w:val="18"/>
              </w:rPr>
              <w:t>X</w:t>
            </w:r>
          </w:p>
        </w:tc>
        <w:tc>
          <w:tcPr>
            <w:tcW w:w="284" w:type="pct"/>
            <w:tcBorders>
              <w:tr2bl w:val="nil"/>
            </w:tcBorders>
            <w:shd w:val="clear" w:color="auto" w:fill="auto"/>
            <w:tcMar>
              <w:top w:w="72" w:type="dxa"/>
              <w:left w:w="72" w:type="dxa"/>
              <w:bottom w:w="0" w:type="dxa"/>
              <w:right w:w="72" w:type="dxa"/>
            </w:tcMar>
            <w:vAlign w:val="center"/>
          </w:tcPr>
          <w:p w14:paraId="3A97DC1B" w14:textId="77777777" w:rsidR="00921E09" w:rsidRPr="00FA34FC" w:rsidRDefault="00921E09" w:rsidP="00921E09">
            <w:pPr>
              <w:jc w:val="center"/>
              <w:rPr>
                <w:rFonts w:asciiTheme="majorHAnsi" w:hAnsiTheme="majorHAnsi" w:cstheme="majorHAnsi"/>
                <w:color w:val="FF0000"/>
                <w:sz w:val="18"/>
                <w:szCs w:val="18"/>
              </w:rPr>
            </w:pPr>
            <w:r>
              <w:rPr>
                <w:rFonts w:asciiTheme="majorHAnsi" w:hAnsiTheme="majorHAnsi" w:cstheme="majorHAnsi"/>
                <w:color w:val="FF0000"/>
                <w:sz w:val="18"/>
                <w:szCs w:val="18"/>
              </w:rPr>
              <w:t>C</w:t>
            </w:r>
            <w:r w:rsidR="00E701A2">
              <w:rPr>
                <w:rFonts w:asciiTheme="majorHAnsi" w:hAnsiTheme="majorHAnsi" w:cstheme="majorHAnsi"/>
                <w:color w:val="FF0000"/>
                <w:sz w:val="18"/>
                <w:szCs w:val="18"/>
              </w:rPr>
              <w:t>2</w:t>
            </w:r>
          </w:p>
        </w:tc>
        <w:tc>
          <w:tcPr>
            <w:tcW w:w="283" w:type="pct"/>
            <w:tcBorders>
              <w:tr2bl w:val="nil"/>
            </w:tcBorders>
            <w:shd w:val="clear" w:color="auto" w:fill="auto"/>
            <w:tcMar>
              <w:top w:w="72" w:type="dxa"/>
              <w:left w:w="72" w:type="dxa"/>
              <w:bottom w:w="0" w:type="dxa"/>
              <w:right w:w="72" w:type="dxa"/>
            </w:tcMar>
            <w:vAlign w:val="center"/>
          </w:tcPr>
          <w:p w14:paraId="6EE3D9AA" w14:textId="77777777" w:rsidR="00921E09" w:rsidRDefault="00921E09" w:rsidP="00921E09">
            <w:pPr>
              <w:jc w:val="center"/>
              <w:rPr>
                <w:rFonts w:asciiTheme="majorHAnsi" w:hAnsiTheme="majorHAnsi" w:cstheme="majorHAnsi"/>
                <w:color w:val="FF0000"/>
                <w:sz w:val="18"/>
                <w:szCs w:val="18"/>
              </w:rPr>
            </w:pPr>
            <w:r w:rsidRPr="00FA34FC">
              <w:rPr>
                <w:rFonts w:asciiTheme="majorHAnsi" w:hAnsiTheme="majorHAnsi" w:cstheme="majorHAnsi"/>
                <w:color w:val="FF0000"/>
                <w:sz w:val="18"/>
                <w:szCs w:val="18"/>
              </w:rPr>
              <w:t>O</w:t>
            </w:r>
          </w:p>
        </w:tc>
        <w:tc>
          <w:tcPr>
            <w:tcW w:w="330" w:type="pct"/>
            <w:tcBorders>
              <w:tr2bl w:val="nil"/>
            </w:tcBorders>
            <w:shd w:val="clear" w:color="auto" w:fill="auto"/>
            <w:tcMar>
              <w:top w:w="72" w:type="dxa"/>
              <w:left w:w="72" w:type="dxa"/>
              <w:bottom w:w="0" w:type="dxa"/>
              <w:right w:w="72" w:type="dxa"/>
            </w:tcMar>
            <w:vAlign w:val="center"/>
          </w:tcPr>
          <w:p w14:paraId="36223124" w14:textId="77777777" w:rsidR="00921E09" w:rsidRDefault="00921E09" w:rsidP="00921E09">
            <w:pPr>
              <w:jc w:val="center"/>
              <w:rPr>
                <w:rFonts w:asciiTheme="majorHAnsi" w:hAnsiTheme="majorHAnsi" w:cstheme="majorHAnsi"/>
                <w:color w:val="FF0000"/>
                <w:sz w:val="18"/>
                <w:szCs w:val="18"/>
              </w:rPr>
            </w:pPr>
            <w:r>
              <w:rPr>
                <w:rFonts w:asciiTheme="majorHAnsi" w:hAnsiTheme="majorHAnsi" w:cstheme="majorHAnsi"/>
                <w:color w:val="FF0000"/>
                <w:sz w:val="18"/>
                <w:szCs w:val="18"/>
              </w:rPr>
              <w:t>X</w:t>
            </w:r>
          </w:p>
        </w:tc>
        <w:tc>
          <w:tcPr>
            <w:tcW w:w="378" w:type="pct"/>
            <w:tcBorders>
              <w:tr2bl w:val="nil"/>
            </w:tcBorders>
            <w:shd w:val="clear" w:color="auto" w:fill="auto"/>
            <w:tcMar>
              <w:top w:w="72" w:type="dxa"/>
              <w:left w:w="72" w:type="dxa"/>
              <w:bottom w:w="0" w:type="dxa"/>
              <w:right w:w="72" w:type="dxa"/>
            </w:tcMar>
            <w:vAlign w:val="center"/>
          </w:tcPr>
          <w:p w14:paraId="58C3F896" w14:textId="77777777" w:rsidR="00921E09" w:rsidRDefault="00921E09" w:rsidP="00921E09">
            <w:pPr>
              <w:jc w:val="center"/>
              <w:rPr>
                <w:rFonts w:asciiTheme="majorHAnsi" w:hAnsiTheme="majorHAnsi" w:cstheme="majorHAnsi"/>
                <w:color w:val="FF0000"/>
                <w:sz w:val="18"/>
                <w:szCs w:val="18"/>
              </w:rPr>
            </w:pPr>
            <w:r w:rsidRPr="00FA34FC">
              <w:rPr>
                <w:rFonts w:asciiTheme="majorHAnsi" w:hAnsiTheme="majorHAnsi" w:cstheme="majorHAnsi"/>
                <w:color w:val="FF0000"/>
                <w:sz w:val="18"/>
                <w:szCs w:val="18"/>
              </w:rPr>
              <w:t>O</w:t>
            </w:r>
          </w:p>
        </w:tc>
        <w:tc>
          <w:tcPr>
            <w:tcW w:w="428" w:type="pct"/>
            <w:tcBorders>
              <w:tr2bl w:val="nil"/>
            </w:tcBorders>
            <w:shd w:val="clear" w:color="auto" w:fill="auto"/>
            <w:tcMar>
              <w:top w:w="72" w:type="dxa"/>
              <w:left w:w="72" w:type="dxa"/>
              <w:bottom w:w="0" w:type="dxa"/>
              <w:right w:w="72" w:type="dxa"/>
            </w:tcMar>
            <w:vAlign w:val="center"/>
          </w:tcPr>
          <w:p w14:paraId="71246968" w14:textId="77777777" w:rsidR="00921E09" w:rsidRDefault="00921E09" w:rsidP="00921E09">
            <w:pPr>
              <w:jc w:val="center"/>
              <w:rPr>
                <w:rFonts w:asciiTheme="majorHAnsi" w:hAnsiTheme="majorHAnsi" w:cstheme="majorHAnsi"/>
                <w:color w:val="FF0000"/>
                <w:sz w:val="18"/>
                <w:szCs w:val="18"/>
              </w:rPr>
            </w:pPr>
            <w:r>
              <w:rPr>
                <w:rFonts w:asciiTheme="majorHAnsi" w:hAnsiTheme="majorHAnsi" w:cstheme="majorHAnsi"/>
                <w:color w:val="FF0000"/>
                <w:sz w:val="18"/>
                <w:szCs w:val="18"/>
              </w:rPr>
              <w:t>X</w:t>
            </w:r>
          </w:p>
        </w:tc>
        <w:tc>
          <w:tcPr>
            <w:tcW w:w="421" w:type="pct"/>
            <w:tcBorders>
              <w:tr2bl w:val="nil"/>
            </w:tcBorders>
            <w:vAlign w:val="center"/>
          </w:tcPr>
          <w:p w14:paraId="1CECAF99" w14:textId="77777777" w:rsidR="00921E09" w:rsidRDefault="00921E09" w:rsidP="00921E09">
            <w:pPr>
              <w:jc w:val="center"/>
              <w:rPr>
                <w:rFonts w:asciiTheme="majorHAnsi" w:hAnsiTheme="majorHAnsi" w:cstheme="majorHAnsi"/>
                <w:color w:val="FF0000"/>
                <w:sz w:val="18"/>
                <w:szCs w:val="18"/>
              </w:rPr>
            </w:pPr>
            <w:r>
              <w:rPr>
                <w:rFonts w:asciiTheme="majorHAnsi" w:hAnsiTheme="majorHAnsi" w:cstheme="majorHAnsi"/>
                <w:color w:val="FF0000"/>
                <w:sz w:val="18"/>
                <w:szCs w:val="18"/>
              </w:rPr>
              <w:t>X</w:t>
            </w:r>
          </w:p>
        </w:tc>
      </w:tr>
      <w:tr w:rsidR="006B13DE" w:rsidRPr="00FD2CFF" w14:paraId="2032A280" w14:textId="77777777" w:rsidTr="005C45EA">
        <w:trPr>
          <w:trHeight w:val="20"/>
        </w:trPr>
        <w:tc>
          <w:tcPr>
            <w:tcW w:w="1177" w:type="pct"/>
            <w:vMerge/>
            <w:shd w:val="clear" w:color="auto" w:fill="auto"/>
            <w:tcMar>
              <w:top w:w="72" w:type="dxa"/>
              <w:left w:w="72" w:type="dxa"/>
              <w:bottom w:w="0" w:type="dxa"/>
              <w:right w:w="72" w:type="dxa"/>
            </w:tcMar>
            <w:vAlign w:val="center"/>
          </w:tcPr>
          <w:p w14:paraId="45F76939" w14:textId="77777777" w:rsidR="00921E09" w:rsidRDefault="00921E09" w:rsidP="005C45EA">
            <w:pPr>
              <w:rPr>
                <w:rFonts w:asciiTheme="majorHAnsi" w:hAnsiTheme="majorHAnsi" w:cstheme="majorHAnsi"/>
                <w:color w:val="FF0000"/>
                <w:sz w:val="18"/>
                <w:szCs w:val="18"/>
              </w:rPr>
            </w:pPr>
          </w:p>
        </w:tc>
        <w:tc>
          <w:tcPr>
            <w:tcW w:w="471" w:type="pct"/>
            <w:vMerge/>
            <w:tcBorders>
              <w:tr2bl w:val="nil"/>
            </w:tcBorders>
            <w:vAlign w:val="center"/>
          </w:tcPr>
          <w:p w14:paraId="3F8C8D98" w14:textId="77777777" w:rsidR="00921E09" w:rsidRDefault="00921E09" w:rsidP="00353694">
            <w:pPr>
              <w:jc w:val="center"/>
              <w:rPr>
                <w:rFonts w:asciiTheme="majorHAnsi" w:hAnsiTheme="majorHAnsi" w:cstheme="majorHAnsi"/>
                <w:color w:val="FF0000"/>
                <w:sz w:val="18"/>
                <w:szCs w:val="18"/>
              </w:rPr>
            </w:pPr>
          </w:p>
        </w:tc>
        <w:tc>
          <w:tcPr>
            <w:tcW w:w="426" w:type="pct"/>
            <w:tcBorders>
              <w:tr2bl w:val="nil"/>
            </w:tcBorders>
            <w:shd w:val="clear" w:color="auto" w:fill="auto"/>
            <w:tcMar>
              <w:top w:w="72" w:type="dxa"/>
              <w:left w:w="72" w:type="dxa"/>
              <w:bottom w:w="0" w:type="dxa"/>
              <w:right w:w="72" w:type="dxa"/>
            </w:tcMar>
            <w:vAlign w:val="center"/>
          </w:tcPr>
          <w:p w14:paraId="0E20CA8D" w14:textId="77777777" w:rsidR="00921E09" w:rsidRDefault="00921E09" w:rsidP="00921E09">
            <w:pPr>
              <w:jc w:val="center"/>
              <w:rPr>
                <w:rFonts w:asciiTheme="majorHAnsi" w:hAnsiTheme="majorHAnsi" w:cstheme="majorHAnsi"/>
                <w:color w:val="FF0000"/>
                <w:sz w:val="18"/>
                <w:szCs w:val="18"/>
              </w:rPr>
            </w:pPr>
            <w:r>
              <w:rPr>
                <w:rFonts w:asciiTheme="majorHAnsi" w:hAnsiTheme="majorHAnsi" w:cstheme="majorHAnsi"/>
                <w:color w:val="FF0000"/>
                <w:sz w:val="18"/>
                <w:szCs w:val="18"/>
              </w:rPr>
              <w:t>Not Present</w:t>
            </w:r>
          </w:p>
        </w:tc>
        <w:tc>
          <w:tcPr>
            <w:tcW w:w="472" w:type="pct"/>
            <w:tcBorders>
              <w:tr2bl w:val="nil"/>
            </w:tcBorders>
            <w:shd w:val="clear" w:color="auto" w:fill="auto"/>
            <w:tcMar>
              <w:top w:w="72" w:type="dxa"/>
              <w:left w:w="72" w:type="dxa"/>
              <w:bottom w:w="0" w:type="dxa"/>
              <w:right w:w="72" w:type="dxa"/>
            </w:tcMar>
            <w:vAlign w:val="center"/>
          </w:tcPr>
          <w:p w14:paraId="1B073DE5" w14:textId="77777777" w:rsidR="00921E09" w:rsidRDefault="00921E09" w:rsidP="00921E09">
            <w:pPr>
              <w:jc w:val="center"/>
              <w:rPr>
                <w:rFonts w:asciiTheme="majorHAnsi" w:hAnsiTheme="majorHAnsi" w:cstheme="majorHAnsi"/>
                <w:bCs/>
                <w:color w:val="FF0000"/>
                <w:sz w:val="18"/>
                <w:szCs w:val="18"/>
              </w:rPr>
            </w:pPr>
            <w:r>
              <w:rPr>
                <w:rFonts w:asciiTheme="majorHAnsi" w:hAnsiTheme="majorHAnsi" w:cstheme="majorHAnsi"/>
                <w:bCs/>
                <w:color w:val="FF0000"/>
                <w:sz w:val="18"/>
                <w:szCs w:val="18"/>
              </w:rPr>
              <w:t>X</w:t>
            </w:r>
          </w:p>
        </w:tc>
        <w:tc>
          <w:tcPr>
            <w:tcW w:w="330" w:type="pct"/>
            <w:tcBorders>
              <w:tr2bl w:val="nil"/>
            </w:tcBorders>
            <w:shd w:val="clear" w:color="auto" w:fill="auto"/>
            <w:tcMar>
              <w:top w:w="72" w:type="dxa"/>
              <w:left w:w="72" w:type="dxa"/>
              <w:bottom w:w="0" w:type="dxa"/>
              <w:right w:w="72" w:type="dxa"/>
            </w:tcMar>
            <w:vAlign w:val="center"/>
          </w:tcPr>
          <w:p w14:paraId="7FDE3648" w14:textId="77777777" w:rsidR="00921E09" w:rsidRPr="006B3756" w:rsidRDefault="00921E09" w:rsidP="00921E09">
            <w:pPr>
              <w:jc w:val="center"/>
              <w:rPr>
                <w:rFonts w:asciiTheme="majorHAnsi" w:hAnsiTheme="majorHAnsi" w:cstheme="majorHAnsi"/>
                <w:color w:val="FF9600" w:themeColor="accent4"/>
                <w:sz w:val="18"/>
                <w:szCs w:val="18"/>
              </w:rPr>
            </w:pPr>
            <w:r w:rsidRPr="006B3756">
              <w:rPr>
                <w:rFonts w:asciiTheme="majorHAnsi" w:hAnsiTheme="majorHAnsi" w:cstheme="majorHAnsi"/>
                <w:color w:val="FF9600" w:themeColor="accent4"/>
                <w:sz w:val="18"/>
                <w:szCs w:val="18"/>
              </w:rPr>
              <w:t>X</w:t>
            </w:r>
          </w:p>
        </w:tc>
        <w:tc>
          <w:tcPr>
            <w:tcW w:w="284" w:type="pct"/>
            <w:tcBorders>
              <w:tr2bl w:val="nil"/>
            </w:tcBorders>
            <w:shd w:val="clear" w:color="auto" w:fill="auto"/>
            <w:tcMar>
              <w:top w:w="72" w:type="dxa"/>
              <w:left w:w="72" w:type="dxa"/>
              <w:bottom w:w="0" w:type="dxa"/>
              <w:right w:w="72" w:type="dxa"/>
            </w:tcMar>
            <w:vAlign w:val="center"/>
          </w:tcPr>
          <w:p w14:paraId="0AD55BED" w14:textId="4B2D852F" w:rsidR="00921E09" w:rsidRPr="00FA34FC" w:rsidRDefault="00921E09" w:rsidP="00921E09">
            <w:pPr>
              <w:jc w:val="center"/>
              <w:rPr>
                <w:rFonts w:asciiTheme="majorHAnsi" w:hAnsiTheme="majorHAnsi" w:cstheme="majorHAnsi"/>
                <w:color w:val="FF0000"/>
                <w:sz w:val="18"/>
                <w:szCs w:val="18"/>
              </w:rPr>
            </w:pPr>
            <w:del w:id="799" w:author="Brian A. Redding" w:date="2016-04-13T17:38:00Z">
              <w:r w:rsidRPr="00FA34FC" w:rsidDel="0077305D">
                <w:rPr>
                  <w:rFonts w:asciiTheme="majorHAnsi" w:hAnsiTheme="majorHAnsi" w:cstheme="majorHAnsi"/>
                  <w:color w:val="FF0000"/>
                  <w:sz w:val="18"/>
                  <w:szCs w:val="18"/>
                </w:rPr>
                <w:delText>O</w:delText>
              </w:r>
            </w:del>
            <w:ins w:id="800" w:author="Brian A. Redding" w:date="2016-04-13T17:38:00Z">
              <w:r w:rsidR="0077305D">
                <w:rPr>
                  <w:rFonts w:asciiTheme="majorHAnsi" w:hAnsiTheme="majorHAnsi" w:cstheme="majorHAnsi"/>
                  <w:color w:val="FF0000"/>
                  <w:sz w:val="18"/>
                  <w:szCs w:val="18"/>
                </w:rPr>
                <w:t>M</w:t>
              </w:r>
            </w:ins>
          </w:p>
        </w:tc>
        <w:tc>
          <w:tcPr>
            <w:tcW w:w="283" w:type="pct"/>
            <w:tcBorders>
              <w:tr2bl w:val="nil"/>
            </w:tcBorders>
            <w:shd w:val="clear" w:color="auto" w:fill="auto"/>
            <w:tcMar>
              <w:top w:w="72" w:type="dxa"/>
              <w:left w:w="72" w:type="dxa"/>
              <w:bottom w:w="0" w:type="dxa"/>
              <w:right w:w="72" w:type="dxa"/>
            </w:tcMar>
            <w:vAlign w:val="center"/>
          </w:tcPr>
          <w:p w14:paraId="363438A3" w14:textId="77777777" w:rsidR="00921E09" w:rsidRDefault="00921E09" w:rsidP="00921E09">
            <w:pPr>
              <w:jc w:val="center"/>
              <w:rPr>
                <w:rFonts w:asciiTheme="majorHAnsi" w:hAnsiTheme="majorHAnsi" w:cstheme="majorHAnsi"/>
                <w:color w:val="FF0000"/>
                <w:sz w:val="18"/>
                <w:szCs w:val="18"/>
              </w:rPr>
            </w:pPr>
            <w:r>
              <w:rPr>
                <w:rFonts w:asciiTheme="majorHAnsi" w:hAnsiTheme="majorHAnsi" w:cstheme="majorHAnsi"/>
                <w:color w:val="FF0000"/>
                <w:sz w:val="18"/>
                <w:szCs w:val="18"/>
              </w:rPr>
              <w:t>M</w:t>
            </w:r>
          </w:p>
        </w:tc>
        <w:tc>
          <w:tcPr>
            <w:tcW w:w="330" w:type="pct"/>
            <w:tcBorders>
              <w:tr2bl w:val="nil"/>
            </w:tcBorders>
            <w:shd w:val="clear" w:color="auto" w:fill="auto"/>
            <w:tcMar>
              <w:top w:w="72" w:type="dxa"/>
              <w:left w:w="72" w:type="dxa"/>
              <w:bottom w:w="0" w:type="dxa"/>
              <w:right w:w="72" w:type="dxa"/>
            </w:tcMar>
            <w:vAlign w:val="center"/>
          </w:tcPr>
          <w:p w14:paraId="0C6D9F22" w14:textId="77777777" w:rsidR="00921E09" w:rsidRDefault="00921E09" w:rsidP="00921E09">
            <w:pPr>
              <w:jc w:val="center"/>
              <w:rPr>
                <w:rFonts w:asciiTheme="majorHAnsi" w:hAnsiTheme="majorHAnsi" w:cstheme="majorHAnsi"/>
                <w:color w:val="FF0000"/>
                <w:sz w:val="18"/>
                <w:szCs w:val="18"/>
              </w:rPr>
            </w:pPr>
            <w:r>
              <w:rPr>
                <w:rFonts w:asciiTheme="majorHAnsi" w:hAnsiTheme="majorHAnsi" w:cstheme="majorHAnsi"/>
                <w:color w:val="FF0000"/>
                <w:sz w:val="18"/>
                <w:szCs w:val="18"/>
              </w:rPr>
              <w:t>X</w:t>
            </w:r>
          </w:p>
        </w:tc>
        <w:tc>
          <w:tcPr>
            <w:tcW w:w="378" w:type="pct"/>
            <w:tcBorders>
              <w:tr2bl w:val="nil"/>
            </w:tcBorders>
            <w:shd w:val="clear" w:color="auto" w:fill="auto"/>
            <w:tcMar>
              <w:top w:w="72" w:type="dxa"/>
              <w:left w:w="72" w:type="dxa"/>
              <w:bottom w:w="0" w:type="dxa"/>
              <w:right w:w="72" w:type="dxa"/>
            </w:tcMar>
            <w:vAlign w:val="center"/>
          </w:tcPr>
          <w:p w14:paraId="647E8DA0" w14:textId="77777777" w:rsidR="00921E09" w:rsidRDefault="00921E09" w:rsidP="00921E09">
            <w:pPr>
              <w:jc w:val="center"/>
              <w:rPr>
                <w:rFonts w:asciiTheme="majorHAnsi" w:hAnsiTheme="majorHAnsi" w:cstheme="majorHAnsi"/>
                <w:color w:val="FF0000"/>
                <w:sz w:val="18"/>
                <w:szCs w:val="18"/>
              </w:rPr>
            </w:pPr>
            <w:r>
              <w:rPr>
                <w:rFonts w:asciiTheme="majorHAnsi" w:hAnsiTheme="majorHAnsi" w:cstheme="majorHAnsi"/>
                <w:color w:val="FF0000"/>
                <w:sz w:val="18"/>
                <w:szCs w:val="18"/>
              </w:rPr>
              <w:t>C1</w:t>
            </w:r>
          </w:p>
        </w:tc>
        <w:tc>
          <w:tcPr>
            <w:tcW w:w="428" w:type="pct"/>
            <w:tcBorders>
              <w:tr2bl w:val="nil"/>
            </w:tcBorders>
            <w:shd w:val="clear" w:color="auto" w:fill="auto"/>
            <w:tcMar>
              <w:top w:w="72" w:type="dxa"/>
              <w:left w:w="72" w:type="dxa"/>
              <w:bottom w:w="0" w:type="dxa"/>
              <w:right w:w="72" w:type="dxa"/>
            </w:tcMar>
            <w:vAlign w:val="center"/>
          </w:tcPr>
          <w:p w14:paraId="660C2EC1" w14:textId="77777777" w:rsidR="00921E09" w:rsidRDefault="00921E09" w:rsidP="00921E09">
            <w:pPr>
              <w:jc w:val="center"/>
              <w:rPr>
                <w:rFonts w:asciiTheme="majorHAnsi" w:hAnsiTheme="majorHAnsi" w:cstheme="majorHAnsi"/>
                <w:color w:val="FF0000"/>
                <w:sz w:val="18"/>
                <w:szCs w:val="18"/>
              </w:rPr>
            </w:pPr>
            <w:r>
              <w:rPr>
                <w:rFonts w:asciiTheme="majorHAnsi" w:hAnsiTheme="majorHAnsi" w:cstheme="majorHAnsi"/>
                <w:color w:val="FF0000"/>
                <w:sz w:val="18"/>
                <w:szCs w:val="18"/>
              </w:rPr>
              <w:t>X</w:t>
            </w:r>
          </w:p>
        </w:tc>
        <w:tc>
          <w:tcPr>
            <w:tcW w:w="421" w:type="pct"/>
            <w:tcBorders>
              <w:tr2bl w:val="nil"/>
            </w:tcBorders>
            <w:vAlign w:val="center"/>
          </w:tcPr>
          <w:p w14:paraId="7C6A9713" w14:textId="77777777" w:rsidR="00921E09" w:rsidRDefault="00921E09" w:rsidP="00921E09">
            <w:pPr>
              <w:jc w:val="center"/>
              <w:rPr>
                <w:rFonts w:asciiTheme="majorHAnsi" w:hAnsiTheme="majorHAnsi" w:cstheme="majorHAnsi"/>
                <w:color w:val="FF0000"/>
                <w:sz w:val="18"/>
                <w:szCs w:val="18"/>
              </w:rPr>
            </w:pPr>
            <w:r>
              <w:rPr>
                <w:rFonts w:asciiTheme="majorHAnsi" w:hAnsiTheme="majorHAnsi" w:cstheme="majorHAnsi"/>
                <w:color w:val="FF0000"/>
                <w:sz w:val="18"/>
                <w:szCs w:val="18"/>
              </w:rPr>
              <w:t>X</w:t>
            </w:r>
          </w:p>
        </w:tc>
      </w:tr>
      <w:tr w:rsidR="006B13DE" w:rsidRPr="00FD2CFF" w14:paraId="16B8BAD2" w14:textId="77777777" w:rsidTr="005C45EA">
        <w:trPr>
          <w:trHeight w:val="20"/>
        </w:trPr>
        <w:tc>
          <w:tcPr>
            <w:tcW w:w="1177" w:type="pct"/>
            <w:shd w:val="clear" w:color="auto" w:fill="FFFFFF" w:themeFill="background1"/>
            <w:tcMar>
              <w:top w:w="72" w:type="dxa"/>
              <w:left w:w="72" w:type="dxa"/>
              <w:bottom w:w="0" w:type="dxa"/>
              <w:right w:w="72" w:type="dxa"/>
            </w:tcMar>
            <w:vAlign w:val="center"/>
          </w:tcPr>
          <w:p w14:paraId="5190BFDF" w14:textId="77777777" w:rsidR="006B13DE" w:rsidRDefault="006B13DE" w:rsidP="00DD3584">
            <w:pPr>
              <w:rPr>
                <w:rFonts w:asciiTheme="majorHAnsi" w:hAnsiTheme="majorHAnsi" w:cstheme="majorHAnsi"/>
                <w:color w:val="FF0000"/>
                <w:sz w:val="18"/>
                <w:szCs w:val="18"/>
              </w:rPr>
            </w:pPr>
            <w:r>
              <w:rPr>
                <w:rFonts w:asciiTheme="majorHAnsi" w:hAnsiTheme="majorHAnsi" w:cstheme="majorHAnsi"/>
                <w:color w:val="FF0000"/>
                <w:sz w:val="18"/>
                <w:szCs w:val="18"/>
              </w:rPr>
              <w:t>Connectable Undirected</w:t>
            </w:r>
          </w:p>
        </w:tc>
        <w:tc>
          <w:tcPr>
            <w:tcW w:w="471" w:type="pct"/>
            <w:tcBorders>
              <w:tr2bl w:val="nil"/>
            </w:tcBorders>
            <w:shd w:val="clear" w:color="auto" w:fill="FFFFFF" w:themeFill="background1"/>
            <w:vAlign w:val="center"/>
          </w:tcPr>
          <w:p w14:paraId="391DB0C5" w14:textId="77777777" w:rsidR="006B13DE" w:rsidRDefault="006B13DE" w:rsidP="006B13DE">
            <w:pPr>
              <w:jc w:val="center"/>
              <w:rPr>
                <w:rFonts w:asciiTheme="majorHAnsi" w:hAnsiTheme="majorHAnsi" w:cstheme="majorHAnsi"/>
                <w:color w:val="FF0000"/>
                <w:sz w:val="18"/>
                <w:szCs w:val="18"/>
              </w:rPr>
            </w:pPr>
            <w:r>
              <w:rPr>
                <w:rFonts w:asciiTheme="majorHAnsi" w:hAnsiTheme="majorHAnsi" w:cstheme="majorHAnsi"/>
                <w:color w:val="FF0000"/>
                <w:sz w:val="18"/>
                <w:szCs w:val="18"/>
              </w:rPr>
              <w:t>01b</w:t>
            </w:r>
          </w:p>
        </w:tc>
        <w:tc>
          <w:tcPr>
            <w:tcW w:w="426" w:type="pct"/>
            <w:tcBorders>
              <w:tr2bl w:val="nil"/>
            </w:tcBorders>
            <w:shd w:val="clear" w:color="auto" w:fill="FFFFFF" w:themeFill="background1"/>
            <w:tcMar>
              <w:top w:w="72" w:type="dxa"/>
              <w:left w:w="72" w:type="dxa"/>
              <w:bottom w:w="0" w:type="dxa"/>
              <w:right w:w="72" w:type="dxa"/>
            </w:tcMar>
            <w:vAlign w:val="center"/>
          </w:tcPr>
          <w:p w14:paraId="4313387A" w14:textId="77777777" w:rsidR="006B13DE" w:rsidRPr="00FA34FC" w:rsidRDefault="006B13DE" w:rsidP="006B13DE">
            <w:pPr>
              <w:jc w:val="center"/>
              <w:rPr>
                <w:rFonts w:asciiTheme="majorHAnsi" w:hAnsiTheme="majorHAnsi" w:cstheme="majorHAnsi"/>
                <w:color w:val="FF0000"/>
                <w:sz w:val="18"/>
                <w:szCs w:val="18"/>
              </w:rPr>
            </w:pPr>
            <w:r>
              <w:rPr>
                <w:rFonts w:asciiTheme="majorHAnsi" w:hAnsiTheme="majorHAnsi" w:cstheme="majorHAnsi"/>
                <w:color w:val="FF0000"/>
                <w:sz w:val="18"/>
                <w:szCs w:val="18"/>
              </w:rPr>
              <w:t>X</w:t>
            </w:r>
          </w:p>
        </w:tc>
        <w:tc>
          <w:tcPr>
            <w:tcW w:w="472" w:type="pct"/>
            <w:tcBorders>
              <w:tr2bl w:val="nil"/>
            </w:tcBorders>
            <w:shd w:val="clear" w:color="auto" w:fill="FFFFFF" w:themeFill="background1"/>
            <w:tcMar>
              <w:top w:w="72" w:type="dxa"/>
              <w:left w:w="72" w:type="dxa"/>
              <w:bottom w:w="0" w:type="dxa"/>
              <w:right w:w="72" w:type="dxa"/>
            </w:tcMar>
            <w:vAlign w:val="center"/>
          </w:tcPr>
          <w:p w14:paraId="536A8207" w14:textId="77777777" w:rsidR="006B13DE" w:rsidRDefault="006B13DE" w:rsidP="006B13DE">
            <w:pPr>
              <w:jc w:val="center"/>
              <w:rPr>
                <w:rFonts w:asciiTheme="majorHAnsi" w:hAnsiTheme="majorHAnsi" w:cstheme="majorHAnsi"/>
                <w:color w:val="FF0000"/>
                <w:sz w:val="18"/>
                <w:szCs w:val="18"/>
              </w:rPr>
            </w:pPr>
            <w:r>
              <w:rPr>
                <w:rFonts w:asciiTheme="majorHAnsi" w:hAnsiTheme="majorHAnsi" w:cstheme="majorHAnsi"/>
                <w:color w:val="FF0000"/>
                <w:sz w:val="18"/>
                <w:szCs w:val="18"/>
              </w:rPr>
              <w:t>X</w:t>
            </w:r>
          </w:p>
        </w:tc>
        <w:tc>
          <w:tcPr>
            <w:tcW w:w="330" w:type="pct"/>
            <w:tcBorders>
              <w:tr2bl w:val="nil"/>
            </w:tcBorders>
            <w:shd w:val="clear" w:color="auto" w:fill="FFFFFF" w:themeFill="background1"/>
            <w:tcMar>
              <w:top w:w="72" w:type="dxa"/>
              <w:left w:w="72" w:type="dxa"/>
              <w:bottom w:w="0" w:type="dxa"/>
              <w:right w:w="72" w:type="dxa"/>
            </w:tcMar>
            <w:vAlign w:val="center"/>
          </w:tcPr>
          <w:p w14:paraId="380B1AFD" w14:textId="77777777" w:rsidR="006B13DE" w:rsidRPr="006B3756" w:rsidRDefault="006B13DE" w:rsidP="006B13DE">
            <w:pPr>
              <w:jc w:val="center"/>
              <w:rPr>
                <w:rFonts w:asciiTheme="majorHAnsi" w:hAnsiTheme="majorHAnsi" w:cstheme="majorHAnsi"/>
                <w:color w:val="FF9600" w:themeColor="accent4"/>
                <w:sz w:val="18"/>
                <w:szCs w:val="18"/>
              </w:rPr>
            </w:pPr>
            <w:r w:rsidRPr="006B3756">
              <w:rPr>
                <w:rFonts w:asciiTheme="majorHAnsi" w:hAnsiTheme="majorHAnsi" w:cstheme="majorHAnsi"/>
                <w:color w:val="FF9600" w:themeColor="accent4"/>
                <w:sz w:val="18"/>
                <w:szCs w:val="18"/>
              </w:rPr>
              <w:t>X</w:t>
            </w:r>
          </w:p>
        </w:tc>
        <w:tc>
          <w:tcPr>
            <w:tcW w:w="284" w:type="pct"/>
            <w:tcBorders>
              <w:tr2bl w:val="nil"/>
            </w:tcBorders>
            <w:shd w:val="clear" w:color="auto" w:fill="FFFFFF" w:themeFill="background1"/>
            <w:tcMar>
              <w:top w:w="72" w:type="dxa"/>
              <w:left w:w="72" w:type="dxa"/>
              <w:bottom w:w="0" w:type="dxa"/>
              <w:right w:w="72" w:type="dxa"/>
            </w:tcMar>
            <w:vAlign w:val="center"/>
          </w:tcPr>
          <w:p w14:paraId="1D172A96" w14:textId="2C5B3B03" w:rsidR="006B13DE" w:rsidRPr="00FA34FC" w:rsidRDefault="0077305D" w:rsidP="006B13DE">
            <w:pPr>
              <w:jc w:val="center"/>
              <w:rPr>
                <w:rFonts w:asciiTheme="majorHAnsi" w:hAnsiTheme="majorHAnsi" w:cstheme="majorHAnsi"/>
                <w:color w:val="FF0000"/>
                <w:sz w:val="18"/>
                <w:szCs w:val="18"/>
              </w:rPr>
            </w:pPr>
            <w:ins w:id="801" w:author="Brian A. Redding" w:date="2016-04-13T17:38:00Z">
              <w:r>
                <w:rPr>
                  <w:rFonts w:asciiTheme="majorHAnsi" w:hAnsiTheme="majorHAnsi" w:cstheme="majorHAnsi"/>
                  <w:color w:val="FF0000"/>
                  <w:sz w:val="18"/>
                  <w:szCs w:val="18"/>
                </w:rPr>
                <w:t>M</w:t>
              </w:r>
            </w:ins>
            <w:del w:id="802" w:author="Brian A. Redding" w:date="2016-04-13T17:38:00Z">
              <w:r w:rsidR="006B13DE" w:rsidRPr="00FA34FC" w:rsidDel="0077305D">
                <w:rPr>
                  <w:rFonts w:asciiTheme="majorHAnsi" w:hAnsiTheme="majorHAnsi" w:cstheme="majorHAnsi"/>
                  <w:color w:val="FF0000"/>
                  <w:sz w:val="18"/>
                  <w:szCs w:val="18"/>
                </w:rPr>
                <w:delText>O</w:delText>
              </w:r>
            </w:del>
          </w:p>
        </w:tc>
        <w:tc>
          <w:tcPr>
            <w:tcW w:w="283" w:type="pct"/>
            <w:tcBorders>
              <w:tr2bl w:val="nil"/>
            </w:tcBorders>
            <w:shd w:val="clear" w:color="auto" w:fill="FFFFFF" w:themeFill="background1"/>
            <w:tcMar>
              <w:top w:w="72" w:type="dxa"/>
              <w:left w:w="72" w:type="dxa"/>
              <w:bottom w:w="0" w:type="dxa"/>
              <w:right w:w="72" w:type="dxa"/>
            </w:tcMar>
            <w:vAlign w:val="center"/>
          </w:tcPr>
          <w:p w14:paraId="1CC98BB2" w14:textId="77777777" w:rsidR="006B13DE" w:rsidRPr="00FA34FC" w:rsidRDefault="006B13DE" w:rsidP="006B13DE">
            <w:pPr>
              <w:jc w:val="center"/>
              <w:rPr>
                <w:rFonts w:asciiTheme="majorHAnsi" w:hAnsiTheme="majorHAnsi" w:cstheme="majorHAnsi"/>
                <w:color w:val="FF0000"/>
                <w:sz w:val="18"/>
                <w:szCs w:val="18"/>
              </w:rPr>
            </w:pPr>
            <w:r>
              <w:rPr>
                <w:rFonts w:asciiTheme="majorHAnsi" w:hAnsiTheme="majorHAnsi" w:cstheme="majorHAnsi"/>
                <w:color w:val="FF0000"/>
                <w:sz w:val="18"/>
                <w:szCs w:val="18"/>
              </w:rPr>
              <w:t>M</w:t>
            </w:r>
          </w:p>
        </w:tc>
        <w:tc>
          <w:tcPr>
            <w:tcW w:w="330" w:type="pct"/>
            <w:tcBorders>
              <w:tr2bl w:val="nil"/>
            </w:tcBorders>
            <w:shd w:val="clear" w:color="auto" w:fill="FFFFFF" w:themeFill="background1"/>
            <w:tcMar>
              <w:top w:w="72" w:type="dxa"/>
              <w:left w:w="72" w:type="dxa"/>
              <w:bottom w:w="0" w:type="dxa"/>
              <w:right w:w="72" w:type="dxa"/>
            </w:tcMar>
            <w:vAlign w:val="center"/>
          </w:tcPr>
          <w:p w14:paraId="7B00DEE9" w14:textId="77777777" w:rsidR="006B13DE" w:rsidRDefault="006B13DE" w:rsidP="006B13DE">
            <w:pPr>
              <w:jc w:val="center"/>
              <w:rPr>
                <w:rFonts w:asciiTheme="majorHAnsi" w:hAnsiTheme="majorHAnsi" w:cstheme="majorHAnsi"/>
                <w:color w:val="FF0000"/>
                <w:sz w:val="18"/>
                <w:szCs w:val="18"/>
              </w:rPr>
            </w:pPr>
            <w:r>
              <w:rPr>
                <w:rFonts w:asciiTheme="majorHAnsi" w:hAnsiTheme="majorHAnsi" w:cstheme="majorHAnsi"/>
                <w:color w:val="FF0000"/>
                <w:sz w:val="18"/>
                <w:szCs w:val="18"/>
              </w:rPr>
              <w:t>X</w:t>
            </w:r>
          </w:p>
        </w:tc>
        <w:tc>
          <w:tcPr>
            <w:tcW w:w="378" w:type="pct"/>
            <w:tcBorders>
              <w:tr2bl w:val="nil"/>
            </w:tcBorders>
            <w:shd w:val="clear" w:color="auto" w:fill="FFFFFF" w:themeFill="background1"/>
            <w:tcMar>
              <w:top w:w="72" w:type="dxa"/>
              <w:left w:w="72" w:type="dxa"/>
              <w:bottom w:w="0" w:type="dxa"/>
              <w:right w:w="72" w:type="dxa"/>
            </w:tcMar>
            <w:vAlign w:val="center"/>
          </w:tcPr>
          <w:p w14:paraId="6B749A23" w14:textId="77777777" w:rsidR="006B13DE" w:rsidRPr="00FA34FC" w:rsidRDefault="006B13DE" w:rsidP="006B13DE">
            <w:pPr>
              <w:jc w:val="center"/>
              <w:rPr>
                <w:rFonts w:asciiTheme="majorHAnsi" w:hAnsiTheme="majorHAnsi" w:cstheme="majorHAnsi"/>
                <w:color w:val="FF0000"/>
                <w:sz w:val="18"/>
                <w:szCs w:val="18"/>
              </w:rPr>
            </w:pPr>
            <w:r>
              <w:rPr>
                <w:rFonts w:asciiTheme="majorHAnsi" w:hAnsiTheme="majorHAnsi" w:cstheme="majorHAnsi"/>
                <w:color w:val="FF0000"/>
                <w:sz w:val="18"/>
                <w:szCs w:val="18"/>
              </w:rPr>
              <w:t>C1</w:t>
            </w:r>
          </w:p>
        </w:tc>
        <w:tc>
          <w:tcPr>
            <w:tcW w:w="428" w:type="pct"/>
            <w:tcBorders>
              <w:tr2bl w:val="nil"/>
            </w:tcBorders>
            <w:shd w:val="clear" w:color="auto" w:fill="FFFFFF" w:themeFill="background1"/>
            <w:tcMar>
              <w:top w:w="72" w:type="dxa"/>
              <w:left w:w="72" w:type="dxa"/>
              <w:bottom w:w="0" w:type="dxa"/>
              <w:right w:w="72" w:type="dxa"/>
            </w:tcMar>
            <w:vAlign w:val="center"/>
          </w:tcPr>
          <w:p w14:paraId="734A168A" w14:textId="77777777" w:rsidR="006B13DE" w:rsidRDefault="006B13DE" w:rsidP="006B13DE">
            <w:pPr>
              <w:jc w:val="center"/>
              <w:rPr>
                <w:rFonts w:asciiTheme="majorHAnsi" w:hAnsiTheme="majorHAnsi" w:cstheme="majorHAnsi"/>
                <w:color w:val="FF0000"/>
                <w:sz w:val="18"/>
                <w:szCs w:val="18"/>
              </w:rPr>
            </w:pPr>
            <w:r>
              <w:rPr>
                <w:rFonts w:asciiTheme="majorHAnsi" w:hAnsiTheme="majorHAnsi" w:cstheme="majorHAnsi"/>
                <w:color w:val="FF0000"/>
                <w:sz w:val="18"/>
                <w:szCs w:val="18"/>
              </w:rPr>
              <w:t>X</w:t>
            </w:r>
          </w:p>
        </w:tc>
        <w:tc>
          <w:tcPr>
            <w:tcW w:w="421" w:type="pct"/>
            <w:tcBorders>
              <w:bottom w:val="single" w:sz="4" w:space="0" w:color="auto"/>
              <w:tr2bl w:val="nil"/>
            </w:tcBorders>
            <w:shd w:val="clear" w:color="auto" w:fill="FFFFFF" w:themeFill="background1"/>
            <w:vAlign w:val="center"/>
          </w:tcPr>
          <w:p w14:paraId="7C4FA6A3" w14:textId="77777777" w:rsidR="006B13DE" w:rsidRDefault="006B13DE" w:rsidP="006B13DE">
            <w:pPr>
              <w:jc w:val="center"/>
              <w:rPr>
                <w:rFonts w:asciiTheme="majorHAnsi" w:hAnsiTheme="majorHAnsi" w:cstheme="majorHAnsi"/>
                <w:color w:val="FF0000"/>
                <w:sz w:val="18"/>
                <w:szCs w:val="18"/>
              </w:rPr>
            </w:pPr>
            <w:r>
              <w:rPr>
                <w:rFonts w:asciiTheme="majorHAnsi" w:hAnsiTheme="majorHAnsi" w:cstheme="majorHAnsi"/>
                <w:color w:val="FF0000"/>
                <w:sz w:val="18"/>
                <w:szCs w:val="18"/>
              </w:rPr>
              <w:t>X</w:t>
            </w:r>
          </w:p>
        </w:tc>
      </w:tr>
      <w:tr w:rsidR="006B13DE" w:rsidRPr="00FD2CFF" w14:paraId="78D8EF66" w14:textId="77777777" w:rsidTr="005C45EA">
        <w:trPr>
          <w:trHeight w:val="20"/>
        </w:trPr>
        <w:tc>
          <w:tcPr>
            <w:tcW w:w="1177" w:type="pct"/>
            <w:shd w:val="clear" w:color="auto" w:fill="FFFFFF" w:themeFill="background1"/>
            <w:tcMar>
              <w:top w:w="72" w:type="dxa"/>
              <w:left w:w="72" w:type="dxa"/>
              <w:bottom w:w="0" w:type="dxa"/>
              <w:right w:w="72" w:type="dxa"/>
            </w:tcMar>
            <w:vAlign w:val="center"/>
          </w:tcPr>
          <w:p w14:paraId="47E3CAA7" w14:textId="77777777" w:rsidR="006B13DE" w:rsidRDefault="006B13DE" w:rsidP="00DD3584">
            <w:pPr>
              <w:rPr>
                <w:rFonts w:asciiTheme="majorHAnsi" w:hAnsiTheme="majorHAnsi" w:cstheme="majorHAnsi"/>
                <w:color w:val="FF0000"/>
                <w:sz w:val="18"/>
                <w:szCs w:val="18"/>
              </w:rPr>
            </w:pPr>
            <w:r>
              <w:rPr>
                <w:rFonts w:asciiTheme="majorHAnsi" w:hAnsiTheme="majorHAnsi" w:cstheme="majorHAnsi"/>
                <w:color w:val="FF0000"/>
                <w:sz w:val="18"/>
                <w:szCs w:val="18"/>
              </w:rPr>
              <w:t>Connectable Directed</w:t>
            </w:r>
          </w:p>
        </w:tc>
        <w:tc>
          <w:tcPr>
            <w:tcW w:w="471" w:type="pct"/>
            <w:tcBorders>
              <w:tr2bl w:val="nil"/>
            </w:tcBorders>
            <w:shd w:val="clear" w:color="auto" w:fill="FFFFFF" w:themeFill="background1"/>
            <w:vAlign w:val="center"/>
          </w:tcPr>
          <w:p w14:paraId="08E243A2" w14:textId="77777777" w:rsidR="006B13DE" w:rsidRDefault="006B13DE" w:rsidP="006B13DE">
            <w:pPr>
              <w:jc w:val="center"/>
              <w:rPr>
                <w:rFonts w:asciiTheme="majorHAnsi" w:hAnsiTheme="majorHAnsi" w:cstheme="majorHAnsi"/>
                <w:color w:val="FF0000"/>
                <w:sz w:val="18"/>
                <w:szCs w:val="18"/>
              </w:rPr>
            </w:pPr>
            <w:r>
              <w:rPr>
                <w:rFonts w:asciiTheme="majorHAnsi" w:hAnsiTheme="majorHAnsi" w:cstheme="majorHAnsi"/>
                <w:color w:val="FF0000"/>
                <w:sz w:val="18"/>
                <w:szCs w:val="18"/>
              </w:rPr>
              <w:t>01b</w:t>
            </w:r>
          </w:p>
        </w:tc>
        <w:tc>
          <w:tcPr>
            <w:tcW w:w="426" w:type="pct"/>
            <w:tcBorders>
              <w:tr2bl w:val="nil"/>
            </w:tcBorders>
            <w:shd w:val="clear" w:color="auto" w:fill="FFFFFF" w:themeFill="background1"/>
            <w:tcMar>
              <w:top w:w="72" w:type="dxa"/>
              <w:left w:w="72" w:type="dxa"/>
              <w:bottom w:w="0" w:type="dxa"/>
              <w:right w:w="72" w:type="dxa"/>
            </w:tcMar>
            <w:vAlign w:val="center"/>
          </w:tcPr>
          <w:p w14:paraId="6B4964F5" w14:textId="77777777" w:rsidR="006B13DE" w:rsidRDefault="006B13DE" w:rsidP="006B13DE">
            <w:pPr>
              <w:jc w:val="center"/>
              <w:rPr>
                <w:rFonts w:asciiTheme="majorHAnsi" w:hAnsiTheme="majorHAnsi" w:cstheme="majorHAnsi"/>
                <w:color w:val="FF0000"/>
                <w:sz w:val="18"/>
                <w:szCs w:val="18"/>
              </w:rPr>
            </w:pPr>
            <w:r>
              <w:rPr>
                <w:rFonts w:asciiTheme="majorHAnsi" w:hAnsiTheme="majorHAnsi" w:cstheme="majorHAnsi"/>
                <w:color w:val="FF0000"/>
                <w:sz w:val="18"/>
                <w:szCs w:val="18"/>
              </w:rPr>
              <w:t>X</w:t>
            </w:r>
          </w:p>
        </w:tc>
        <w:tc>
          <w:tcPr>
            <w:tcW w:w="472" w:type="pct"/>
            <w:tcBorders>
              <w:tr2bl w:val="nil"/>
            </w:tcBorders>
            <w:shd w:val="clear" w:color="auto" w:fill="FFFFFF" w:themeFill="background1"/>
            <w:tcMar>
              <w:top w:w="72" w:type="dxa"/>
              <w:left w:w="72" w:type="dxa"/>
              <w:bottom w:w="0" w:type="dxa"/>
              <w:right w:w="72" w:type="dxa"/>
            </w:tcMar>
            <w:vAlign w:val="center"/>
          </w:tcPr>
          <w:p w14:paraId="79B2F34D" w14:textId="77777777" w:rsidR="006B13DE" w:rsidRDefault="006B13DE" w:rsidP="006B13DE">
            <w:pPr>
              <w:jc w:val="center"/>
              <w:rPr>
                <w:rFonts w:asciiTheme="majorHAnsi" w:hAnsiTheme="majorHAnsi" w:cstheme="majorHAnsi"/>
                <w:color w:val="FF0000"/>
                <w:sz w:val="18"/>
                <w:szCs w:val="18"/>
              </w:rPr>
            </w:pPr>
            <w:r>
              <w:rPr>
                <w:rFonts w:asciiTheme="majorHAnsi" w:hAnsiTheme="majorHAnsi" w:cstheme="majorHAnsi"/>
                <w:color w:val="FF0000"/>
                <w:sz w:val="18"/>
                <w:szCs w:val="18"/>
              </w:rPr>
              <w:t>X</w:t>
            </w:r>
          </w:p>
        </w:tc>
        <w:tc>
          <w:tcPr>
            <w:tcW w:w="330" w:type="pct"/>
            <w:tcBorders>
              <w:tr2bl w:val="nil"/>
            </w:tcBorders>
            <w:shd w:val="clear" w:color="auto" w:fill="FFFFFF" w:themeFill="background1"/>
            <w:tcMar>
              <w:top w:w="72" w:type="dxa"/>
              <w:left w:w="72" w:type="dxa"/>
              <w:bottom w:w="0" w:type="dxa"/>
              <w:right w:w="72" w:type="dxa"/>
            </w:tcMar>
            <w:vAlign w:val="center"/>
          </w:tcPr>
          <w:p w14:paraId="612CCB2E" w14:textId="77777777" w:rsidR="006B13DE" w:rsidRPr="006B3756" w:rsidRDefault="006B13DE" w:rsidP="006B13DE">
            <w:pPr>
              <w:jc w:val="center"/>
              <w:rPr>
                <w:rFonts w:asciiTheme="majorHAnsi" w:hAnsiTheme="majorHAnsi" w:cstheme="majorHAnsi"/>
                <w:color w:val="FF9600" w:themeColor="accent4"/>
                <w:sz w:val="18"/>
                <w:szCs w:val="18"/>
              </w:rPr>
            </w:pPr>
            <w:r w:rsidRPr="006B3756">
              <w:rPr>
                <w:rFonts w:asciiTheme="majorHAnsi" w:hAnsiTheme="majorHAnsi" w:cstheme="majorHAnsi"/>
                <w:color w:val="FF9600" w:themeColor="accent4"/>
                <w:sz w:val="18"/>
                <w:szCs w:val="18"/>
              </w:rPr>
              <w:t>X</w:t>
            </w:r>
          </w:p>
        </w:tc>
        <w:tc>
          <w:tcPr>
            <w:tcW w:w="284" w:type="pct"/>
            <w:tcBorders>
              <w:tr2bl w:val="nil"/>
            </w:tcBorders>
            <w:shd w:val="clear" w:color="auto" w:fill="FFFFFF" w:themeFill="background1"/>
            <w:tcMar>
              <w:top w:w="72" w:type="dxa"/>
              <w:left w:w="72" w:type="dxa"/>
              <w:bottom w:w="0" w:type="dxa"/>
              <w:right w:w="72" w:type="dxa"/>
            </w:tcMar>
            <w:vAlign w:val="center"/>
          </w:tcPr>
          <w:p w14:paraId="0E7B8772" w14:textId="42F39AE3" w:rsidR="006B13DE" w:rsidRPr="00FA34FC" w:rsidRDefault="0077305D" w:rsidP="006B13DE">
            <w:pPr>
              <w:jc w:val="center"/>
              <w:rPr>
                <w:rFonts w:asciiTheme="majorHAnsi" w:hAnsiTheme="majorHAnsi" w:cstheme="majorHAnsi"/>
                <w:color w:val="FF0000"/>
                <w:sz w:val="18"/>
                <w:szCs w:val="18"/>
              </w:rPr>
            </w:pPr>
            <w:ins w:id="803" w:author="Brian A. Redding" w:date="2016-04-13T17:38:00Z">
              <w:r>
                <w:rPr>
                  <w:rFonts w:asciiTheme="majorHAnsi" w:hAnsiTheme="majorHAnsi" w:cstheme="majorHAnsi"/>
                  <w:color w:val="FF0000"/>
                  <w:sz w:val="18"/>
                  <w:szCs w:val="18"/>
                </w:rPr>
                <w:t>M</w:t>
              </w:r>
            </w:ins>
            <w:del w:id="804" w:author="Brian A. Redding" w:date="2016-04-13T17:38:00Z">
              <w:r w:rsidR="006B13DE" w:rsidRPr="00FA34FC" w:rsidDel="0077305D">
                <w:rPr>
                  <w:rFonts w:asciiTheme="majorHAnsi" w:hAnsiTheme="majorHAnsi" w:cstheme="majorHAnsi"/>
                  <w:color w:val="FF0000"/>
                  <w:sz w:val="18"/>
                  <w:szCs w:val="18"/>
                </w:rPr>
                <w:delText>O</w:delText>
              </w:r>
            </w:del>
          </w:p>
        </w:tc>
        <w:tc>
          <w:tcPr>
            <w:tcW w:w="283" w:type="pct"/>
            <w:tcBorders>
              <w:tr2bl w:val="nil"/>
            </w:tcBorders>
            <w:shd w:val="clear" w:color="auto" w:fill="FFFFFF" w:themeFill="background1"/>
            <w:tcMar>
              <w:top w:w="72" w:type="dxa"/>
              <w:left w:w="72" w:type="dxa"/>
              <w:bottom w:w="0" w:type="dxa"/>
              <w:right w:w="72" w:type="dxa"/>
            </w:tcMar>
            <w:vAlign w:val="center"/>
          </w:tcPr>
          <w:p w14:paraId="3407CAD3" w14:textId="77777777" w:rsidR="006B13DE" w:rsidRDefault="006B13DE" w:rsidP="006B13DE">
            <w:pPr>
              <w:jc w:val="center"/>
              <w:rPr>
                <w:rFonts w:asciiTheme="majorHAnsi" w:hAnsiTheme="majorHAnsi" w:cstheme="majorHAnsi"/>
                <w:color w:val="FF0000"/>
                <w:sz w:val="18"/>
                <w:szCs w:val="18"/>
              </w:rPr>
            </w:pPr>
            <w:r>
              <w:rPr>
                <w:rFonts w:asciiTheme="majorHAnsi" w:hAnsiTheme="majorHAnsi" w:cstheme="majorHAnsi"/>
                <w:color w:val="FF0000"/>
                <w:sz w:val="18"/>
                <w:szCs w:val="18"/>
              </w:rPr>
              <w:t>M</w:t>
            </w:r>
          </w:p>
        </w:tc>
        <w:tc>
          <w:tcPr>
            <w:tcW w:w="330" w:type="pct"/>
            <w:tcBorders>
              <w:tr2bl w:val="nil"/>
            </w:tcBorders>
            <w:shd w:val="clear" w:color="auto" w:fill="FFFFFF" w:themeFill="background1"/>
            <w:tcMar>
              <w:top w:w="72" w:type="dxa"/>
              <w:left w:w="72" w:type="dxa"/>
              <w:bottom w:w="0" w:type="dxa"/>
              <w:right w:w="72" w:type="dxa"/>
            </w:tcMar>
            <w:vAlign w:val="center"/>
          </w:tcPr>
          <w:p w14:paraId="29FCD326" w14:textId="77777777" w:rsidR="006B13DE" w:rsidRDefault="006B13DE" w:rsidP="006B13DE">
            <w:pPr>
              <w:jc w:val="center"/>
              <w:rPr>
                <w:rFonts w:asciiTheme="majorHAnsi" w:hAnsiTheme="majorHAnsi" w:cstheme="majorHAnsi"/>
                <w:color w:val="FF0000"/>
                <w:sz w:val="18"/>
                <w:szCs w:val="18"/>
              </w:rPr>
            </w:pPr>
            <w:r>
              <w:rPr>
                <w:rFonts w:asciiTheme="majorHAnsi" w:hAnsiTheme="majorHAnsi" w:cstheme="majorHAnsi"/>
                <w:color w:val="FF0000"/>
                <w:sz w:val="18"/>
                <w:szCs w:val="18"/>
              </w:rPr>
              <w:t>X</w:t>
            </w:r>
          </w:p>
        </w:tc>
        <w:tc>
          <w:tcPr>
            <w:tcW w:w="378" w:type="pct"/>
            <w:tcBorders>
              <w:tr2bl w:val="nil"/>
            </w:tcBorders>
            <w:shd w:val="clear" w:color="auto" w:fill="FFFFFF" w:themeFill="background1"/>
            <w:tcMar>
              <w:top w:w="72" w:type="dxa"/>
              <w:left w:w="72" w:type="dxa"/>
              <w:bottom w:w="0" w:type="dxa"/>
              <w:right w:w="72" w:type="dxa"/>
            </w:tcMar>
            <w:vAlign w:val="center"/>
          </w:tcPr>
          <w:p w14:paraId="633D321E" w14:textId="77777777" w:rsidR="006B13DE" w:rsidRDefault="006B13DE" w:rsidP="006B13DE">
            <w:pPr>
              <w:jc w:val="center"/>
              <w:rPr>
                <w:rFonts w:asciiTheme="majorHAnsi" w:hAnsiTheme="majorHAnsi" w:cstheme="majorHAnsi"/>
                <w:color w:val="FF0000"/>
                <w:sz w:val="18"/>
                <w:szCs w:val="18"/>
              </w:rPr>
            </w:pPr>
            <w:r>
              <w:rPr>
                <w:rFonts w:asciiTheme="majorHAnsi" w:hAnsiTheme="majorHAnsi" w:cstheme="majorHAnsi"/>
                <w:color w:val="FF0000"/>
                <w:sz w:val="18"/>
                <w:szCs w:val="18"/>
              </w:rPr>
              <w:t>C1</w:t>
            </w:r>
          </w:p>
        </w:tc>
        <w:tc>
          <w:tcPr>
            <w:tcW w:w="428" w:type="pct"/>
            <w:tcBorders>
              <w:tr2bl w:val="nil"/>
            </w:tcBorders>
            <w:shd w:val="clear" w:color="auto" w:fill="FFFFFF" w:themeFill="background1"/>
            <w:tcMar>
              <w:top w:w="72" w:type="dxa"/>
              <w:left w:w="72" w:type="dxa"/>
              <w:bottom w:w="0" w:type="dxa"/>
              <w:right w:w="72" w:type="dxa"/>
            </w:tcMar>
            <w:vAlign w:val="center"/>
          </w:tcPr>
          <w:p w14:paraId="3DB89685" w14:textId="77777777" w:rsidR="006B13DE" w:rsidRDefault="006B13DE" w:rsidP="006B13DE">
            <w:pPr>
              <w:jc w:val="center"/>
              <w:rPr>
                <w:rFonts w:asciiTheme="majorHAnsi" w:hAnsiTheme="majorHAnsi" w:cstheme="majorHAnsi"/>
                <w:color w:val="FF0000"/>
                <w:sz w:val="18"/>
                <w:szCs w:val="18"/>
              </w:rPr>
            </w:pPr>
            <w:r>
              <w:rPr>
                <w:rFonts w:asciiTheme="majorHAnsi" w:hAnsiTheme="majorHAnsi" w:cstheme="majorHAnsi"/>
                <w:color w:val="FF0000"/>
                <w:sz w:val="18"/>
                <w:szCs w:val="18"/>
              </w:rPr>
              <w:t>X</w:t>
            </w:r>
          </w:p>
        </w:tc>
        <w:tc>
          <w:tcPr>
            <w:tcW w:w="421" w:type="pct"/>
            <w:tcBorders>
              <w:bottom w:val="single" w:sz="4" w:space="0" w:color="auto"/>
              <w:tr2bl w:val="nil"/>
            </w:tcBorders>
            <w:shd w:val="clear" w:color="auto" w:fill="FFFFFF" w:themeFill="background1"/>
            <w:vAlign w:val="center"/>
          </w:tcPr>
          <w:p w14:paraId="6D733C30" w14:textId="77777777" w:rsidR="006B13DE" w:rsidRDefault="006B13DE" w:rsidP="006B13DE">
            <w:pPr>
              <w:jc w:val="center"/>
              <w:rPr>
                <w:rFonts w:asciiTheme="majorHAnsi" w:hAnsiTheme="majorHAnsi" w:cstheme="majorHAnsi"/>
                <w:color w:val="FF0000"/>
                <w:sz w:val="18"/>
                <w:szCs w:val="18"/>
              </w:rPr>
            </w:pPr>
            <w:r>
              <w:rPr>
                <w:rFonts w:asciiTheme="majorHAnsi" w:hAnsiTheme="majorHAnsi" w:cstheme="majorHAnsi"/>
                <w:color w:val="FF0000"/>
                <w:sz w:val="18"/>
                <w:szCs w:val="18"/>
              </w:rPr>
              <w:t>X</w:t>
            </w:r>
          </w:p>
        </w:tc>
      </w:tr>
      <w:tr w:rsidR="00EA4F67" w:rsidRPr="00FD2CFF" w14:paraId="1F27E2AE" w14:textId="77777777" w:rsidTr="005C45EA">
        <w:trPr>
          <w:trHeight w:val="20"/>
        </w:trPr>
        <w:tc>
          <w:tcPr>
            <w:tcW w:w="1177" w:type="pct"/>
            <w:shd w:val="clear" w:color="auto" w:fill="FFFFFF" w:themeFill="background1"/>
            <w:tcMar>
              <w:top w:w="72" w:type="dxa"/>
              <w:left w:w="72" w:type="dxa"/>
              <w:bottom w:w="0" w:type="dxa"/>
              <w:right w:w="72" w:type="dxa"/>
            </w:tcMar>
            <w:vAlign w:val="center"/>
          </w:tcPr>
          <w:p w14:paraId="5E807828" w14:textId="676AC641" w:rsidR="00EA4F67" w:rsidRDefault="00EA4F67" w:rsidP="00EA4F67">
            <w:pPr>
              <w:rPr>
                <w:rFonts w:asciiTheme="majorHAnsi" w:hAnsiTheme="majorHAnsi" w:cstheme="majorHAnsi"/>
                <w:color w:val="FF0000"/>
                <w:sz w:val="18"/>
                <w:szCs w:val="18"/>
              </w:rPr>
            </w:pPr>
            <w:r>
              <w:rPr>
                <w:rFonts w:asciiTheme="majorHAnsi" w:hAnsiTheme="majorHAnsi" w:cstheme="majorHAnsi"/>
                <w:color w:val="FF0000"/>
                <w:sz w:val="18"/>
                <w:szCs w:val="18"/>
              </w:rPr>
              <w:t>Scannable Undirected</w:t>
            </w:r>
          </w:p>
        </w:tc>
        <w:tc>
          <w:tcPr>
            <w:tcW w:w="471" w:type="pct"/>
            <w:tcBorders>
              <w:tr2bl w:val="nil"/>
            </w:tcBorders>
            <w:shd w:val="clear" w:color="auto" w:fill="FFFFFF" w:themeFill="background1"/>
            <w:vAlign w:val="center"/>
          </w:tcPr>
          <w:p w14:paraId="018E91B8" w14:textId="06449A83" w:rsidR="00EA4F67" w:rsidRDefault="00EA4F67" w:rsidP="00EA4F67">
            <w:pPr>
              <w:jc w:val="center"/>
              <w:rPr>
                <w:rFonts w:asciiTheme="majorHAnsi" w:hAnsiTheme="majorHAnsi" w:cstheme="majorHAnsi"/>
                <w:color w:val="FF0000"/>
                <w:sz w:val="18"/>
                <w:szCs w:val="18"/>
              </w:rPr>
            </w:pPr>
            <w:r>
              <w:rPr>
                <w:rFonts w:asciiTheme="majorHAnsi" w:hAnsiTheme="majorHAnsi" w:cstheme="majorHAnsi"/>
                <w:color w:val="FF0000"/>
                <w:sz w:val="18"/>
                <w:szCs w:val="18"/>
              </w:rPr>
              <w:t>10b</w:t>
            </w:r>
          </w:p>
        </w:tc>
        <w:tc>
          <w:tcPr>
            <w:tcW w:w="426" w:type="pct"/>
            <w:tcBorders>
              <w:tr2bl w:val="nil"/>
            </w:tcBorders>
            <w:shd w:val="clear" w:color="auto" w:fill="FFFFFF" w:themeFill="background1"/>
            <w:tcMar>
              <w:top w:w="72" w:type="dxa"/>
              <w:left w:w="72" w:type="dxa"/>
              <w:bottom w:w="0" w:type="dxa"/>
              <w:right w:w="72" w:type="dxa"/>
            </w:tcMar>
            <w:vAlign w:val="center"/>
          </w:tcPr>
          <w:p w14:paraId="5578E4A2" w14:textId="1F5E2702" w:rsidR="00EA4F67" w:rsidRPr="00FA34FC" w:rsidRDefault="00EA4F67" w:rsidP="00EA4F67">
            <w:pPr>
              <w:jc w:val="center"/>
              <w:rPr>
                <w:rFonts w:asciiTheme="majorHAnsi" w:hAnsiTheme="majorHAnsi" w:cstheme="majorHAnsi"/>
                <w:color w:val="FF0000"/>
                <w:sz w:val="18"/>
                <w:szCs w:val="18"/>
              </w:rPr>
            </w:pPr>
            <w:r>
              <w:rPr>
                <w:rFonts w:asciiTheme="majorHAnsi" w:hAnsiTheme="majorHAnsi" w:cstheme="majorHAnsi"/>
                <w:color w:val="FF0000"/>
                <w:sz w:val="18"/>
                <w:szCs w:val="18"/>
              </w:rPr>
              <w:t>X</w:t>
            </w:r>
          </w:p>
        </w:tc>
        <w:tc>
          <w:tcPr>
            <w:tcW w:w="472" w:type="pct"/>
            <w:tcBorders>
              <w:tr2bl w:val="nil"/>
            </w:tcBorders>
            <w:shd w:val="clear" w:color="auto" w:fill="FFFFFF" w:themeFill="background1"/>
            <w:tcMar>
              <w:top w:w="72" w:type="dxa"/>
              <w:left w:w="72" w:type="dxa"/>
              <w:bottom w:w="0" w:type="dxa"/>
              <w:right w:w="72" w:type="dxa"/>
            </w:tcMar>
            <w:vAlign w:val="center"/>
          </w:tcPr>
          <w:p w14:paraId="19E7FBD0" w14:textId="77777777" w:rsidR="00EA4F67" w:rsidRDefault="00EA4F67" w:rsidP="00EA4F67">
            <w:pPr>
              <w:jc w:val="center"/>
              <w:rPr>
                <w:rFonts w:asciiTheme="majorHAnsi" w:hAnsiTheme="majorHAnsi" w:cstheme="majorHAnsi"/>
                <w:color w:val="FF0000"/>
                <w:sz w:val="18"/>
                <w:szCs w:val="18"/>
              </w:rPr>
            </w:pPr>
            <w:r>
              <w:rPr>
                <w:rFonts w:asciiTheme="majorHAnsi" w:hAnsiTheme="majorHAnsi" w:cstheme="majorHAnsi"/>
                <w:color w:val="FF0000"/>
                <w:sz w:val="18"/>
                <w:szCs w:val="18"/>
              </w:rPr>
              <w:t>X</w:t>
            </w:r>
          </w:p>
        </w:tc>
        <w:tc>
          <w:tcPr>
            <w:tcW w:w="330" w:type="pct"/>
            <w:tcBorders>
              <w:tr2bl w:val="nil"/>
            </w:tcBorders>
            <w:shd w:val="clear" w:color="auto" w:fill="FFFFFF" w:themeFill="background1"/>
            <w:tcMar>
              <w:top w:w="72" w:type="dxa"/>
              <w:left w:w="72" w:type="dxa"/>
              <w:bottom w:w="0" w:type="dxa"/>
              <w:right w:w="72" w:type="dxa"/>
            </w:tcMar>
            <w:vAlign w:val="center"/>
          </w:tcPr>
          <w:p w14:paraId="73B41B26" w14:textId="77777777" w:rsidR="00EA4F67" w:rsidRPr="006B3756" w:rsidRDefault="00EA4F67" w:rsidP="00EA4F67">
            <w:pPr>
              <w:jc w:val="center"/>
              <w:rPr>
                <w:rFonts w:asciiTheme="majorHAnsi" w:hAnsiTheme="majorHAnsi" w:cstheme="majorHAnsi"/>
                <w:color w:val="FF9600" w:themeColor="accent4"/>
                <w:sz w:val="18"/>
                <w:szCs w:val="18"/>
              </w:rPr>
            </w:pPr>
            <w:r w:rsidRPr="006B3756">
              <w:rPr>
                <w:rFonts w:asciiTheme="majorHAnsi" w:hAnsiTheme="majorHAnsi" w:cstheme="majorHAnsi"/>
                <w:color w:val="FF9600" w:themeColor="accent4"/>
                <w:sz w:val="18"/>
                <w:szCs w:val="18"/>
              </w:rPr>
              <w:t>X</w:t>
            </w:r>
          </w:p>
        </w:tc>
        <w:tc>
          <w:tcPr>
            <w:tcW w:w="284" w:type="pct"/>
            <w:tcBorders>
              <w:tr2bl w:val="nil"/>
            </w:tcBorders>
            <w:shd w:val="clear" w:color="auto" w:fill="FFFFFF" w:themeFill="background1"/>
            <w:tcMar>
              <w:top w:w="72" w:type="dxa"/>
              <w:left w:w="72" w:type="dxa"/>
              <w:bottom w:w="0" w:type="dxa"/>
              <w:right w:w="72" w:type="dxa"/>
            </w:tcMar>
            <w:vAlign w:val="center"/>
          </w:tcPr>
          <w:p w14:paraId="5F8270AC" w14:textId="1689C42B" w:rsidR="00EA4F67" w:rsidRPr="00FA34FC" w:rsidRDefault="00EA4F67" w:rsidP="00EA4F67">
            <w:pPr>
              <w:jc w:val="center"/>
              <w:rPr>
                <w:rFonts w:asciiTheme="majorHAnsi" w:hAnsiTheme="majorHAnsi" w:cstheme="majorHAnsi"/>
                <w:color w:val="FF0000"/>
                <w:sz w:val="18"/>
                <w:szCs w:val="18"/>
              </w:rPr>
            </w:pPr>
            <w:ins w:id="805" w:author="Brian A. Redding" w:date="2016-04-13T17:38:00Z">
              <w:r>
                <w:rPr>
                  <w:rFonts w:asciiTheme="majorHAnsi" w:hAnsiTheme="majorHAnsi" w:cstheme="majorHAnsi"/>
                  <w:color w:val="FF0000"/>
                  <w:sz w:val="18"/>
                  <w:szCs w:val="18"/>
                </w:rPr>
                <w:t>M</w:t>
              </w:r>
            </w:ins>
            <w:del w:id="806" w:author="Brian A. Redding" w:date="2016-04-13T17:38:00Z">
              <w:r w:rsidRPr="00FA34FC" w:rsidDel="0077305D">
                <w:rPr>
                  <w:rFonts w:asciiTheme="majorHAnsi" w:hAnsiTheme="majorHAnsi" w:cstheme="majorHAnsi"/>
                  <w:color w:val="FF0000"/>
                  <w:sz w:val="18"/>
                  <w:szCs w:val="18"/>
                </w:rPr>
                <w:delText>O</w:delText>
              </w:r>
            </w:del>
          </w:p>
        </w:tc>
        <w:tc>
          <w:tcPr>
            <w:tcW w:w="283" w:type="pct"/>
            <w:tcBorders>
              <w:tr2bl w:val="nil"/>
            </w:tcBorders>
            <w:shd w:val="clear" w:color="auto" w:fill="FFFFFF" w:themeFill="background1"/>
            <w:tcMar>
              <w:top w:w="72" w:type="dxa"/>
              <w:left w:w="72" w:type="dxa"/>
              <w:bottom w:w="0" w:type="dxa"/>
              <w:right w:w="72" w:type="dxa"/>
            </w:tcMar>
            <w:vAlign w:val="center"/>
          </w:tcPr>
          <w:p w14:paraId="2A2957AB" w14:textId="77777777" w:rsidR="00EA4F67" w:rsidRDefault="00EA4F67" w:rsidP="00EA4F67">
            <w:pPr>
              <w:jc w:val="center"/>
              <w:rPr>
                <w:rFonts w:asciiTheme="majorHAnsi" w:hAnsiTheme="majorHAnsi" w:cstheme="majorHAnsi"/>
                <w:color w:val="FF0000"/>
                <w:sz w:val="18"/>
                <w:szCs w:val="18"/>
              </w:rPr>
            </w:pPr>
            <w:r>
              <w:rPr>
                <w:rFonts w:asciiTheme="majorHAnsi" w:hAnsiTheme="majorHAnsi" w:cstheme="majorHAnsi"/>
                <w:color w:val="FF0000"/>
                <w:sz w:val="18"/>
                <w:szCs w:val="18"/>
              </w:rPr>
              <w:t>M</w:t>
            </w:r>
          </w:p>
        </w:tc>
        <w:tc>
          <w:tcPr>
            <w:tcW w:w="330" w:type="pct"/>
            <w:tcBorders>
              <w:tr2bl w:val="nil"/>
            </w:tcBorders>
            <w:shd w:val="clear" w:color="auto" w:fill="FFFFFF" w:themeFill="background1"/>
            <w:tcMar>
              <w:top w:w="72" w:type="dxa"/>
              <w:left w:w="72" w:type="dxa"/>
              <w:bottom w:w="0" w:type="dxa"/>
              <w:right w:w="72" w:type="dxa"/>
            </w:tcMar>
            <w:vAlign w:val="center"/>
          </w:tcPr>
          <w:p w14:paraId="0F150527" w14:textId="77777777" w:rsidR="00EA4F67" w:rsidRDefault="00EA4F67" w:rsidP="00EA4F67">
            <w:pPr>
              <w:jc w:val="center"/>
              <w:rPr>
                <w:rFonts w:asciiTheme="majorHAnsi" w:hAnsiTheme="majorHAnsi" w:cstheme="majorHAnsi"/>
                <w:color w:val="FF0000"/>
                <w:sz w:val="18"/>
                <w:szCs w:val="18"/>
              </w:rPr>
            </w:pPr>
            <w:r>
              <w:rPr>
                <w:rFonts w:asciiTheme="majorHAnsi" w:hAnsiTheme="majorHAnsi" w:cstheme="majorHAnsi"/>
                <w:color w:val="FF0000"/>
                <w:sz w:val="18"/>
                <w:szCs w:val="18"/>
              </w:rPr>
              <w:t>X</w:t>
            </w:r>
          </w:p>
        </w:tc>
        <w:tc>
          <w:tcPr>
            <w:tcW w:w="378" w:type="pct"/>
            <w:tcBorders>
              <w:tr2bl w:val="nil"/>
            </w:tcBorders>
            <w:shd w:val="clear" w:color="auto" w:fill="FFFFFF" w:themeFill="background1"/>
            <w:tcMar>
              <w:top w:w="72" w:type="dxa"/>
              <w:left w:w="72" w:type="dxa"/>
              <w:bottom w:w="0" w:type="dxa"/>
              <w:right w:w="72" w:type="dxa"/>
            </w:tcMar>
            <w:vAlign w:val="center"/>
          </w:tcPr>
          <w:p w14:paraId="34736E54" w14:textId="77777777" w:rsidR="00EA4F67" w:rsidRPr="00FA34FC" w:rsidRDefault="00EA4F67" w:rsidP="00EA4F67">
            <w:pPr>
              <w:jc w:val="center"/>
              <w:rPr>
                <w:rFonts w:asciiTheme="majorHAnsi" w:hAnsiTheme="majorHAnsi" w:cstheme="majorHAnsi"/>
                <w:color w:val="FF0000"/>
                <w:sz w:val="18"/>
                <w:szCs w:val="18"/>
              </w:rPr>
            </w:pPr>
            <w:r>
              <w:rPr>
                <w:rFonts w:asciiTheme="majorHAnsi" w:hAnsiTheme="majorHAnsi" w:cstheme="majorHAnsi"/>
                <w:color w:val="FF0000"/>
                <w:sz w:val="18"/>
                <w:szCs w:val="18"/>
              </w:rPr>
              <w:t>C1</w:t>
            </w:r>
          </w:p>
        </w:tc>
        <w:tc>
          <w:tcPr>
            <w:tcW w:w="428" w:type="pct"/>
            <w:tcBorders>
              <w:tr2bl w:val="nil"/>
            </w:tcBorders>
            <w:shd w:val="clear" w:color="auto" w:fill="FFFFFF" w:themeFill="background1"/>
            <w:tcMar>
              <w:top w:w="72" w:type="dxa"/>
              <w:left w:w="72" w:type="dxa"/>
              <w:bottom w:w="0" w:type="dxa"/>
              <w:right w:w="72" w:type="dxa"/>
            </w:tcMar>
            <w:vAlign w:val="center"/>
          </w:tcPr>
          <w:p w14:paraId="4B5C5918" w14:textId="77777777" w:rsidR="00EA4F67" w:rsidRDefault="00EA4F67" w:rsidP="00EA4F67">
            <w:pPr>
              <w:jc w:val="center"/>
              <w:rPr>
                <w:rFonts w:asciiTheme="majorHAnsi" w:hAnsiTheme="majorHAnsi" w:cstheme="majorHAnsi"/>
                <w:color w:val="FF0000"/>
                <w:sz w:val="18"/>
                <w:szCs w:val="18"/>
              </w:rPr>
            </w:pPr>
            <w:r>
              <w:rPr>
                <w:rFonts w:asciiTheme="majorHAnsi" w:hAnsiTheme="majorHAnsi" w:cstheme="majorHAnsi"/>
                <w:color w:val="FF0000"/>
                <w:sz w:val="18"/>
                <w:szCs w:val="18"/>
              </w:rPr>
              <w:t>X</w:t>
            </w:r>
          </w:p>
        </w:tc>
        <w:tc>
          <w:tcPr>
            <w:tcW w:w="421" w:type="pct"/>
            <w:tcBorders>
              <w:tr2bl w:val="nil"/>
            </w:tcBorders>
            <w:shd w:val="clear" w:color="auto" w:fill="FFFFFF" w:themeFill="background1"/>
            <w:vAlign w:val="center"/>
          </w:tcPr>
          <w:p w14:paraId="30D2B99F" w14:textId="77777777" w:rsidR="00EA4F67" w:rsidRDefault="00EA4F67" w:rsidP="00EA4F67">
            <w:pPr>
              <w:jc w:val="center"/>
              <w:rPr>
                <w:rFonts w:asciiTheme="majorHAnsi" w:hAnsiTheme="majorHAnsi" w:cstheme="majorHAnsi"/>
                <w:color w:val="FF0000"/>
                <w:sz w:val="18"/>
                <w:szCs w:val="18"/>
              </w:rPr>
            </w:pPr>
            <w:r>
              <w:rPr>
                <w:rFonts w:asciiTheme="majorHAnsi" w:hAnsiTheme="majorHAnsi" w:cstheme="majorHAnsi"/>
                <w:color w:val="FF0000"/>
                <w:sz w:val="18"/>
                <w:szCs w:val="18"/>
              </w:rPr>
              <w:t>X</w:t>
            </w:r>
          </w:p>
        </w:tc>
      </w:tr>
      <w:tr w:rsidR="00EA4F67" w:rsidRPr="00FD2CFF" w14:paraId="48800B1A" w14:textId="77777777" w:rsidTr="00643459">
        <w:trPr>
          <w:trHeight w:val="20"/>
        </w:trPr>
        <w:tc>
          <w:tcPr>
            <w:tcW w:w="1177" w:type="pct"/>
            <w:shd w:val="clear" w:color="auto" w:fill="FFFFFF" w:themeFill="background1"/>
            <w:tcMar>
              <w:top w:w="72" w:type="dxa"/>
              <w:left w:w="72" w:type="dxa"/>
              <w:bottom w:w="0" w:type="dxa"/>
              <w:right w:w="72" w:type="dxa"/>
            </w:tcMar>
            <w:vAlign w:val="center"/>
          </w:tcPr>
          <w:p w14:paraId="45BEF43F" w14:textId="7B6ECBA9" w:rsidR="00EA4F67" w:rsidRDefault="00EA4F67" w:rsidP="00EA4F67">
            <w:pPr>
              <w:rPr>
                <w:rFonts w:asciiTheme="majorHAnsi" w:hAnsiTheme="majorHAnsi" w:cstheme="majorHAnsi"/>
                <w:color w:val="FF0000"/>
                <w:sz w:val="18"/>
                <w:szCs w:val="18"/>
              </w:rPr>
            </w:pPr>
            <w:r>
              <w:rPr>
                <w:rFonts w:asciiTheme="majorHAnsi" w:hAnsiTheme="majorHAnsi" w:cstheme="majorHAnsi"/>
                <w:color w:val="FF0000"/>
                <w:sz w:val="18"/>
                <w:szCs w:val="18"/>
              </w:rPr>
              <w:t>Scannable Directed</w:t>
            </w:r>
          </w:p>
        </w:tc>
        <w:tc>
          <w:tcPr>
            <w:tcW w:w="471" w:type="pct"/>
            <w:tcBorders>
              <w:tr2bl w:val="nil"/>
            </w:tcBorders>
            <w:shd w:val="clear" w:color="auto" w:fill="FFFFFF" w:themeFill="background1"/>
            <w:vAlign w:val="center"/>
          </w:tcPr>
          <w:p w14:paraId="49ACFAA4" w14:textId="01FF252D" w:rsidR="00EA4F67" w:rsidRDefault="00EA4F67" w:rsidP="00EA4F67">
            <w:pPr>
              <w:jc w:val="center"/>
              <w:rPr>
                <w:rFonts w:asciiTheme="majorHAnsi" w:hAnsiTheme="majorHAnsi" w:cstheme="majorHAnsi"/>
                <w:color w:val="FF0000"/>
                <w:sz w:val="18"/>
                <w:szCs w:val="18"/>
              </w:rPr>
            </w:pPr>
            <w:r>
              <w:rPr>
                <w:rFonts w:asciiTheme="majorHAnsi" w:hAnsiTheme="majorHAnsi" w:cstheme="majorHAnsi"/>
                <w:color w:val="FF0000"/>
                <w:sz w:val="18"/>
                <w:szCs w:val="18"/>
              </w:rPr>
              <w:t>10b</w:t>
            </w:r>
          </w:p>
        </w:tc>
        <w:tc>
          <w:tcPr>
            <w:tcW w:w="426" w:type="pct"/>
            <w:tcBorders>
              <w:tr2bl w:val="nil"/>
            </w:tcBorders>
            <w:shd w:val="clear" w:color="auto" w:fill="FFFFFF" w:themeFill="background1"/>
            <w:tcMar>
              <w:top w:w="72" w:type="dxa"/>
              <w:left w:w="72" w:type="dxa"/>
              <w:bottom w:w="0" w:type="dxa"/>
              <w:right w:w="72" w:type="dxa"/>
            </w:tcMar>
            <w:vAlign w:val="center"/>
          </w:tcPr>
          <w:p w14:paraId="0C1832AF" w14:textId="4B858343" w:rsidR="00EA4F67" w:rsidRDefault="00EA4F67" w:rsidP="00EA4F67">
            <w:pPr>
              <w:jc w:val="center"/>
              <w:rPr>
                <w:rFonts w:asciiTheme="majorHAnsi" w:hAnsiTheme="majorHAnsi" w:cstheme="majorHAnsi"/>
                <w:color w:val="FF0000"/>
                <w:sz w:val="18"/>
                <w:szCs w:val="18"/>
              </w:rPr>
            </w:pPr>
            <w:r>
              <w:rPr>
                <w:rFonts w:asciiTheme="majorHAnsi" w:hAnsiTheme="majorHAnsi" w:cstheme="majorHAnsi"/>
                <w:color w:val="FF0000"/>
                <w:sz w:val="18"/>
                <w:szCs w:val="18"/>
              </w:rPr>
              <w:t>X</w:t>
            </w:r>
          </w:p>
        </w:tc>
        <w:tc>
          <w:tcPr>
            <w:tcW w:w="472" w:type="pct"/>
            <w:tcBorders>
              <w:tr2bl w:val="nil"/>
            </w:tcBorders>
            <w:shd w:val="clear" w:color="auto" w:fill="FFFFFF" w:themeFill="background1"/>
            <w:tcMar>
              <w:top w:w="72" w:type="dxa"/>
              <w:left w:w="72" w:type="dxa"/>
              <w:bottom w:w="0" w:type="dxa"/>
              <w:right w:w="72" w:type="dxa"/>
            </w:tcMar>
            <w:vAlign w:val="center"/>
          </w:tcPr>
          <w:p w14:paraId="175D1388" w14:textId="77777777" w:rsidR="00EA4F67" w:rsidRDefault="00EA4F67" w:rsidP="00EA4F67">
            <w:pPr>
              <w:jc w:val="center"/>
              <w:rPr>
                <w:rFonts w:asciiTheme="majorHAnsi" w:hAnsiTheme="majorHAnsi" w:cstheme="majorHAnsi"/>
                <w:color w:val="FF0000"/>
                <w:sz w:val="18"/>
                <w:szCs w:val="18"/>
              </w:rPr>
            </w:pPr>
            <w:r>
              <w:rPr>
                <w:rFonts w:asciiTheme="majorHAnsi" w:hAnsiTheme="majorHAnsi" w:cstheme="majorHAnsi"/>
                <w:color w:val="FF0000"/>
                <w:sz w:val="18"/>
                <w:szCs w:val="18"/>
              </w:rPr>
              <w:t>X</w:t>
            </w:r>
          </w:p>
        </w:tc>
        <w:tc>
          <w:tcPr>
            <w:tcW w:w="330" w:type="pct"/>
            <w:tcBorders>
              <w:tr2bl w:val="nil"/>
            </w:tcBorders>
            <w:shd w:val="clear" w:color="auto" w:fill="FFFFFF" w:themeFill="background1"/>
            <w:tcMar>
              <w:top w:w="72" w:type="dxa"/>
              <w:left w:w="72" w:type="dxa"/>
              <w:bottom w:w="0" w:type="dxa"/>
              <w:right w:w="72" w:type="dxa"/>
            </w:tcMar>
            <w:vAlign w:val="center"/>
          </w:tcPr>
          <w:p w14:paraId="68C30578" w14:textId="77777777" w:rsidR="00EA4F67" w:rsidRPr="006B3756" w:rsidRDefault="00EA4F67" w:rsidP="00EA4F67">
            <w:pPr>
              <w:jc w:val="center"/>
              <w:rPr>
                <w:rFonts w:asciiTheme="majorHAnsi" w:hAnsiTheme="majorHAnsi" w:cstheme="majorHAnsi"/>
                <w:color w:val="FF9600" w:themeColor="accent4"/>
                <w:sz w:val="18"/>
                <w:szCs w:val="18"/>
              </w:rPr>
            </w:pPr>
            <w:r w:rsidRPr="006B3756">
              <w:rPr>
                <w:rFonts w:asciiTheme="majorHAnsi" w:hAnsiTheme="majorHAnsi" w:cstheme="majorHAnsi"/>
                <w:color w:val="FF9600" w:themeColor="accent4"/>
                <w:sz w:val="18"/>
                <w:szCs w:val="18"/>
              </w:rPr>
              <w:t>X</w:t>
            </w:r>
          </w:p>
        </w:tc>
        <w:tc>
          <w:tcPr>
            <w:tcW w:w="284" w:type="pct"/>
            <w:tcBorders>
              <w:tr2bl w:val="nil"/>
            </w:tcBorders>
            <w:shd w:val="clear" w:color="auto" w:fill="FFFFFF" w:themeFill="background1"/>
            <w:tcMar>
              <w:top w:w="72" w:type="dxa"/>
              <w:left w:w="72" w:type="dxa"/>
              <w:bottom w:w="0" w:type="dxa"/>
              <w:right w:w="72" w:type="dxa"/>
            </w:tcMar>
            <w:vAlign w:val="center"/>
          </w:tcPr>
          <w:p w14:paraId="1CB5CE39" w14:textId="3E3766F6" w:rsidR="00EA4F67" w:rsidRPr="00FA34FC" w:rsidRDefault="00EA4F67" w:rsidP="00EA4F67">
            <w:pPr>
              <w:jc w:val="center"/>
              <w:rPr>
                <w:rFonts w:asciiTheme="majorHAnsi" w:hAnsiTheme="majorHAnsi" w:cstheme="majorHAnsi"/>
                <w:color w:val="FF0000"/>
                <w:sz w:val="18"/>
                <w:szCs w:val="18"/>
              </w:rPr>
            </w:pPr>
            <w:ins w:id="807" w:author="Brian A. Redding" w:date="2016-04-13T17:38:00Z">
              <w:r>
                <w:rPr>
                  <w:rFonts w:asciiTheme="majorHAnsi" w:hAnsiTheme="majorHAnsi" w:cstheme="majorHAnsi"/>
                  <w:color w:val="FF0000"/>
                  <w:sz w:val="18"/>
                  <w:szCs w:val="18"/>
                </w:rPr>
                <w:t>M</w:t>
              </w:r>
            </w:ins>
            <w:del w:id="808" w:author="Brian A. Redding" w:date="2016-04-13T17:38:00Z">
              <w:r w:rsidRPr="00FA34FC" w:rsidDel="0077305D">
                <w:rPr>
                  <w:rFonts w:asciiTheme="majorHAnsi" w:hAnsiTheme="majorHAnsi" w:cstheme="majorHAnsi"/>
                  <w:color w:val="FF0000"/>
                  <w:sz w:val="18"/>
                  <w:szCs w:val="18"/>
                </w:rPr>
                <w:delText>O</w:delText>
              </w:r>
            </w:del>
          </w:p>
        </w:tc>
        <w:tc>
          <w:tcPr>
            <w:tcW w:w="283" w:type="pct"/>
            <w:tcBorders>
              <w:tr2bl w:val="nil"/>
            </w:tcBorders>
            <w:shd w:val="clear" w:color="auto" w:fill="FFFFFF" w:themeFill="background1"/>
            <w:tcMar>
              <w:top w:w="72" w:type="dxa"/>
              <w:left w:w="72" w:type="dxa"/>
              <w:bottom w:w="0" w:type="dxa"/>
              <w:right w:w="72" w:type="dxa"/>
            </w:tcMar>
            <w:vAlign w:val="center"/>
          </w:tcPr>
          <w:p w14:paraId="05B51D54" w14:textId="77777777" w:rsidR="00EA4F67" w:rsidRDefault="00EA4F67" w:rsidP="00EA4F67">
            <w:pPr>
              <w:jc w:val="center"/>
              <w:rPr>
                <w:rFonts w:asciiTheme="majorHAnsi" w:hAnsiTheme="majorHAnsi" w:cstheme="majorHAnsi"/>
                <w:color w:val="FF0000"/>
                <w:sz w:val="18"/>
                <w:szCs w:val="18"/>
              </w:rPr>
            </w:pPr>
            <w:r>
              <w:rPr>
                <w:rFonts w:asciiTheme="majorHAnsi" w:hAnsiTheme="majorHAnsi" w:cstheme="majorHAnsi"/>
                <w:color w:val="FF0000"/>
                <w:sz w:val="18"/>
                <w:szCs w:val="18"/>
              </w:rPr>
              <w:t>M</w:t>
            </w:r>
          </w:p>
        </w:tc>
        <w:tc>
          <w:tcPr>
            <w:tcW w:w="330" w:type="pct"/>
            <w:tcBorders>
              <w:tr2bl w:val="nil"/>
            </w:tcBorders>
            <w:shd w:val="clear" w:color="auto" w:fill="FFFFFF" w:themeFill="background1"/>
            <w:tcMar>
              <w:top w:w="72" w:type="dxa"/>
              <w:left w:w="72" w:type="dxa"/>
              <w:bottom w:w="0" w:type="dxa"/>
              <w:right w:w="72" w:type="dxa"/>
            </w:tcMar>
            <w:vAlign w:val="center"/>
          </w:tcPr>
          <w:p w14:paraId="1032D0F9" w14:textId="77777777" w:rsidR="00EA4F67" w:rsidRDefault="00EA4F67" w:rsidP="00EA4F67">
            <w:pPr>
              <w:jc w:val="center"/>
              <w:rPr>
                <w:rFonts w:asciiTheme="majorHAnsi" w:hAnsiTheme="majorHAnsi" w:cstheme="majorHAnsi"/>
                <w:color w:val="FF0000"/>
                <w:sz w:val="18"/>
                <w:szCs w:val="18"/>
              </w:rPr>
            </w:pPr>
            <w:r>
              <w:rPr>
                <w:rFonts w:asciiTheme="majorHAnsi" w:hAnsiTheme="majorHAnsi" w:cstheme="majorHAnsi"/>
                <w:color w:val="FF0000"/>
                <w:sz w:val="18"/>
                <w:szCs w:val="18"/>
              </w:rPr>
              <w:t>X</w:t>
            </w:r>
          </w:p>
        </w:tc>
        <w:tc>
          <w:tcPr>
            <w:tcW w:w="378" w:type="pct"/>
            <w:tcBorders>
              <w:tr2bl w:val="nil"/>
            </w:tcBorders>
            <w:shd w:val="clear" w:color="auto" w:fill="FFFFFF" w:themeFill="background1"/>
            <w:tcMar>
              <w:top w:w="72" w:type="dxa"/>
              <w:left w:w="72" w:type="dxa"/>
              <w:bottom w:w="0" w:type="dxa"/>
              <w:right w:w="72" w:type="dxa"/>
            </w:tcMar>
            <w:vAlign w:val="center"/>
          </w:tcPr>
          <w:p w14:paraId="08878F71" w14:textId="77777777" w:rsidR="00EA4F67" w:rsidRDefault="00EA4F67" w:rsidP="00EA4F67">
            <w:pPr>
              <w:jc w:val="center"/>
              <w:rPr>
                <w:rFonts w:asciiTheme="majorHAnsi" w:hAnsiTheme="majorHAnsi" w:cstheme="majorHAnsi"/>
                <w:color w:val="FF0000"/>
                <w:sz w:val="18"/>
                <w:szCs w:val="18"/>
              </w:rPr>
            </w:pPr>
            <w:r>
              <w:rPr>
                <w:rFonts w:asciiTheme="majorHAnsi" w:hAnsiTheme="majorHAnsi" w:cstheme="majorHAnsi"/>
                <w:color w:val="FF0000"/>
                <w:sz w:val="18"/>
                <w:szCs w:val="18"/>
              </w:rPr>
              <w:t>C1</w:t>
            </w:r>
          </w:p>
        </w:tc>
        <w:tc>
          <w:tcPr>
            <w:tcW w:w="428" w:type="pct"/>
            <w:tcBorders>
              <w:tr2bl w:val="nil"/>
            </w:tcBorders>
            <w:shd w:val="clear" w:color="auto" w:fill="FFFFFF" w:themeFill="background1"/>
            <w:tcMar>
              <w:top w:w="72" w:type="dxa"/>
              <w:left w:w="72" w:type="dxa"/>
              <w:bottom w:w="0" w:type="dxa"/>
              <w:right w:w="72" w:type="dxa"/>
            </w:tcMar>
            <w:vAlign w:val="center"/>
          </w:tcPr>
          <w:p w14:paraId="53969141" w14:textId="77777777" w:rsidR="00EA4F67" w:rsidRDefault="00EA4F67" w:rsidP="00EA4F67">
            <w:pPr>
              <w:jc w:val="center"/>
              <w:rPr>
                <w:rFonts w:asciiTheme="majorHAnsi" w:hAnsiTheme="majorHAnsi" w:cstheme="majorHAnsi"/>
                <w:color w:val="FF0000"/>
                <w:sz w:val="18"/>
                <w:szCs w:val="18"/>
              </w:rPr>
            </w:pPr>
            <w:r>
              <w:rPr>
                <w:rFonts w:asciiTheme="majorHAnsi" w:hAnsiTheme="majorHAnsi" w:cstheme="majorHAnsi"/>
                <w:color w:val="FF0000"/>
                <w:sz w:val="18"/>
                <w:szCs w:val="18"/>
              </w:rPr>
              <w:t>X</w:t>
            </w:r>
          </w:p>
        </w:tc>
        <w:tc>
          <w:tcPr>
            <w:tcW w:w="421" w:type="pct"/>
            <w:tcBorders>
              <w:tr2bl w:val="nil"/>
            </w:tcBorders>
            <w:shd w:val="clear" w:color="auto" w:fill="FFFFFF" w:themeFill="background1"/>
            <w:vAlign w:val="center"/>
          </w:tcPr>
          <w:p w14:paraId="524F5516" w14:textId="4A27FF02" w:rsidR="00EA4F67" w:rsidRDefault="00EA4F67" w:rsidP="00EA4F67">
            <w:pPr>
              <w:jc w:val="center"/>
              <w:rPr>
                <w:rFonts w:asciiTheme="majorHAnsi" w:hAnsiTheme="majorHAnsi" w:cstheme="majorHAnsi"/>
                <w:color w:val="FF0000"/>
                <w:sz w:val="18"/>
                <w:szCs w:val="18"/>
              </w:rPr>
            </w:pPr>
            <w:r>
              <w:rPr>
                <w:rFonts w:asciiTheme="majorHAnsi" w:hAnsiTheme="majorHAnsi" w:cstheme="majorHAnsi"/>
                <w:color w:val="FF0000"/>
                <w:sz w:val="18"/>
                <w:szCs w:val="18"/>
              </w:rPr>
              <w:t>X</w:t>
            </w:r>
          </w:p>
        </w:tc>
      </w:tr>
    </w:tbl>
    <w:p w14:paraId="7336C3AD" w14:textId="77777777" w:rsidR="00DD3584" w:rsidRDefault="00DD3584" w:rsidP="00E40CCE">
      <w:pPr>
        <w:rPr>
          <w:color w:val="FF0000"/>
          <w:sz w:val="24"/>
          <w:szCs w:val="24"/>
        </w:rPr>
      </w:pPr>
    </w:p>
    <w:p w14:paraId="16FDBEE2" w14:textId="77777777" w:rsidR="00DD3584" w:rsidRDefault="00DD3584" w:rsidP="00DD3584">
      <w:pPr>
        <w:pStyle w:val="Caption"/>
        <w:rPr>
          <w:color w:val="FF0000"/>
        </w:rPr>
      </w:pPr>
      <w:r>
        <w:rPr>
          <w:color w:val="FF0000"/>
        </w:rPr>
        <w:t>Table</w:t>
      </w:r>
      <w:r w:rsidRPr="00EE1FF6">
        <w:rPr>
          <w:color w:val="FF0000"/>
        </w:rPr>
        <w:t xml:space="preserve"> </w:t>
      </w:r>
      <w:r>
        <w:rPr>
          <w:color w:val="FF0000"/>
        </w:rPr>
        <w:t>2</w:t>
      </w:r>
      <w:r w:rsidRPr="00EE1FF6">
        <w:rPr>
          <w:color w:val="FF0000"/>
        </w:rPr>
        <w:t xml:space="preserve">.X: </w:t>
      </w:r>
      <w:r>
        <w:rPr>
          <w:color w:val="FF0000"/>
        </w:rPr>
        <w:t xml:space="preserve">Common </w:t>
      </w:r>
      <w:r w:rsidR="00AB4767">
        <w:rPr>
          <w:color w:val="FF0000"/>
        </w:rPr>
        <w:t xml:space="preserve">Extended </w:t>
      </w:r>
      <w:r>
        <w:rPr>
          <w:color w:val="FF0000"/>
        </w:rPr>
        <w:t>Advertising Payload Format fields permitted in the ADV_EXT_IND PDU</w:t>
      </w:r>
    </w:p>
    <w:p w14:paraId="1F90A178" w14:textId="77777777" w:rsidR="00E40CCE" w:rsidRPr="000A7081" w:rsidRDefault="00E40CCE" w:rsidP="00E40CCE">
      <w:pPr>
        <w:rPr>
          <w:color w:val="FF0000"/>
          <w:sz w:val="24"/>
          <w:szCs w:val="24"/>
        </w:rPr>
      </w:pPr>
      <w:r w:rsidRPr="000A7081">
        <w:rPr>
          <w:color w:val="FF0000"/>
          <w:sz w:val="24"/>
          <w:szCs w:val="24"/>
        </w:rPr>
        <w:t xml:space="preserve">In all tables describing permitted </w:t>
      </w:r>
      <w:r>
        <w:rPr>
          <w:color w:val="FF0000"/>
          <w:sz w:val="24"/>
          <w:szCs w:val="24"/>
        </w:rPr>
        <w:t xml:space="preserve">Common </w:t>
      </w:r>
      <w:r w:rsidR="00AB4767">
        <w:rPr>
          <w:color w:val="FF0000"/>
          <w:sz w:val="24"/>
          <w:szCs w:val="24"/>
        </w:rPr>
        <w:t xml:space="preserve">Extended </w:t>
      </w:r>
      <w:r>
        <w:rPr>
          <w:color w:val="FF0000"/>
          <w:sz w:val="24"/>
          <w:szCs w:val="24"/>
        </w:rPr>
        <w:t>Advertising Payload Format</w:t>
      </w:r>
      <w:r w:rsidRPr="000A7081">
        <w:rPr>
          <w:color w:val="FF0000"/>
          <w:sz w:val="24"/>
          <w:szCs w:val="24"/>
        </w:rPr>
        <w:t xml:space="preserve"> Fields: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
        <w:gridCol w:w="8837"/>
      </w:tblGrid>
      <w:tr w:rsidR="00E40CCE" w:rsidRPr="002A0495" w14:paraId="7CC12C41" w14:textId="77777777" w:rsidTr="00E40CCE">
        <w:tc>
          <w:tcPr>
            <w:tcW w:w="0" w:type="auto"/>
          </w:tcPr>
          <w:p w14:paraId="0A8F495F" w14:textId="77777777" w:rsidR="00E40CCE" w:rsidRPr="000A7081" w:rsidRDefault="00E40CCE" w:rsidP="00E40CCE">
            <w:pPr>
              <w:rPr>
                <w:color w:val="FF0000"/>
                <w:sz w:val="24"/>
                <w:szCs w:val="24"/>
              </w:rPr>
            </w:pPr>
            <w:r w:rsidRPr="000A7081">
              <w:rPr>
                <w:color w:val="FF0000"/>
                <w:sz w:val="24"/>
                <w:szCs w:val="24"/>
              </w:rPr>
              <w:t>M</w:t>
            </w:r>
          </w:p>
        </w:tc>
        <w:tc>
          <w:tcPr>
            <w:tcW w:w="0" w:type="auto"/>
          </w:tcPr>
          <w:p w14:paraId="35FE6DA5" w14:textId="77777777" w:rsidR="00E40CCE" w:rsidRPr="000A7081" w:rsidRDefault="00E40CCE" w:rsidP="00E40CCE">
            <w:pPr>
              <w:rPr>
                <w:color w:val="FF0000"/>
                <w:sz w:val="24"/>
                <w:szCs w:val="24"/>
              </w:rPr>
            </w:pPr>
            <w:r w:rsidRPr="000A7081">
              <w:rPr>
                <w:color w:val="FF0000"/>
                <w:sz w:val="24"/>
                <w:szCs w:val="24"/>
              </w:rPr>
              <w:t>This field is mandatory</w:t>
            </w:r>
          </w:p>
        </w:tc>
      </w:tr>
      <w:tr w:rsidR="00E40CCE" w:rsidRPr="002A0495" w14:paraId="62B409F5" w14:textId="77777777" w:rsidTr="00E40CCE">
        <w:tc>
          <w:tcPr>
            <w:tcW w:w="0" w:type="auto"/>
          </w:tcPr>
          <w:p w14:paraId="19CBA73C" w14:textId="77777777" w:rsidR="00E40CCE" w:rsidRPr="000A7081" w:rsidRDefault="00E40CCE" w:rsidP="00E40CCE">
            <w:pPr>
              <w:rPr>
                <w:color w:val="FF0000"/>
                <w:sz w:val="24"/>
                <w:szCs w:val="24"/>
              </w:rPr>
            </w:pPr>
            <w:r w:rsidRPr="000A7081">
              <w:rPr>
                <w:color w:val="FF0000"/>
                <w:sz w:val="24"/>
                <w:szCs w:val="24"/>
              </w:rPr>
              <w:t>O</w:t>
            </w:r>
          </w:p>
        </w:tc>
        <w:tc>
          <w:tcPr>
            <w:tcW w:w="0" w:type="auto"/>
          </w:tcPr>
          <w:p w14:paraId="34DB78BF" w14:textId="77777777" w:rsidR="00E40CCE" w:rsidRPr="000A7081" w:rsidRDefault="00E40CCE" w:rsidP="00E40CCE">
            <w:pPr>
              <w:rPr>
                <w:color w:val="FF0000"/>
                <w:sz w:val="24"/>
                <w:szCs w:val="24"/>
              </w:rPr>
            </w:pPr>
            <w:r w:rsidRPr="000A7081">
              <w:rPr>
                <w:color w:val="FF0000"/>
                <w:sz w:val="24"/>
                <w:szCs w:val="24"/>
              </w:rPr>
              <w:t>This field is optional</w:t>
            </w:r>
          </w:p>
        </w:tc>
      </w:tr>
      <w:tr w:rsidR="00E40CCE" w:rsidRPr="002A0495" w14:paraId="1C0A7E11" w14:textId="77777777" w:rsidTr="00E40CCE">
        <w:tc>
          <w:tcPr>
            <w:tcW w:w="0" w:type="auto"/>
          </w:tcPr>
          <w:p w14:paraId="2FEEDC4A" w14:textId="77777777" w:rsidR="00E40CCE" w:rsidRPr="000A7081" w:rsidRDefault="00E40CCE" w:rsidP="00E40CCE">
            <w:pPr>
              <w:rPr>
                <w:color w:val="FF0000"/>
                <w:sz w:val="24"/>
                <w:szCs w:val="24"/>
              </w:rPr>
            </w:pPr>
            <w:r>
              <w:rPr>
                <w:color w:val="FF0000"/>
                <w:sz w:val="24"/>
                <w:szCs w:val="24"/>
              </w:rPr>
              <w:t>X</w:t>
            </w:r>
          </w:p>
        </w:tc>
        <w:tc>
          <w:tcPr>
            <w:tcW w:w="0" w:type="auto"/>
          </w:tcPr>
          <w:p w14:paraId="7985C604" w14:textId="77777777" w:rsidR="00E40CCE" w:rsidRPr="000A7081" w:rsidRDefault="00E40CCE" w:rsidP="00E40CCE">
            <w:pPr>
              <w:rPr>
                <w:color w:val="FF0000"/>
                <w:sz w:val="24"/>
                <w:szCs w:val="24"/>
              </w:rPr>
            </w:pPr>
            <w:r w:rsidRPr="000A7081">
              <w:rPr>
                <w:color w:val="FF0000"/>
                <w:sz w:val="24"/>
                <w:szCs w:val="24"/>
              </w:rPr>
              <w:t>This field is reserved for future use</w:t>
            </w:r>
          </w:p>
        </w:tc>
      </w:tr>
      <w:tr w:rsidR="00E40CCE" w:rsidRPr="002A0495" w14:paraId="13F371D2" w14:textId="77777777" w:rsidTr="00E40CCE">
        <w:tc>
          <w:tcPr>
            <w:tcW w:w="0" w:type="auto"/>
          </w:tcPr>
          <w:p w14:paraId="59931A55" w14:textId="77777777" w:rsidR="00E40CCE" w:rsidRDefault="00E40CCE" w:rsidP="00E40CCE">
            <w:pPr>
              <w:rPr>
                <w:color w:val="FF0000"/>
                <w:sz w:val="24"/>
                <w:szCs w:val="24"/>
              </w:rPr>
            </w:pPr>
            <w:r>
              <w:rPr>
                <w:color w:val="FF0000"/>
                <w:sz w:val="24"/>
                <w:szCs w:val="24"/>
              </w:rPr>
              <w:t>C1</w:t>
            </w:r>
          </w:p>
        </w:tc>
        <w:tc>
          <w:tcPr>
            <w:tcW w:w="0" w:type="auto"/>
          </w:tcPr>
          <w:p w14:paraId="7B6605A4" w14:textId="77777777" w:rsidR="00E40CCE" w:rsidRPr="000A7081" w:rsidRDefault="00E40CCE" w:rsidP="00E40CCE">
            <w:pPr>
              <w:rPr>
                <w:color w:val="FF0000"/>
                <w:sz w:val="24"/>
                <w:szCs w:val="24"/>
              </w:rPr>
            </w:pPr>
            <w:r>
              <w:rPr>
                <w:color w:val="FF0000"/>
                <w:sz w:val="24"/>
                <w:szCs w:val="24"/>
              </w:rPr>
              <w:t>This field is optional on the LE 1M PHY and reserved for future use on the LE Coded PHY</w:t>
            </w:r>
          </w:p>
        </w:tc>
      </w:tr>
      <w:tr w:rsidR="00E40CCE" w:rsidRPr="002A0495" w14:paraId="7DA760AD" w14:textId="77777777" w:rsidTr="00E40CCE">
        <w:tc>
          <w:tcPr>
            <w:tcW w:w="0" w:type="auto"/>
          </w:tcPr>
          <w:p w14:paraId="7D6247E6" w14:textId="77777777" w:rsidR="00E40CCE" w:rsidRDefault="00E701A2" w:rsidP="00E40CCE">
            <w:pPr>
              <w:rPr>
                <w:color w:val="FF0000"/>
                <w:sz w:val="24"/>
                <w:szCs w:val="24"/>
              </w:rPr>
            </w:pPr>
            <w:r>
              <w:rPr>
                <w:color w:val="FF0000"/>
                <w:sz w:val="24"/>
                <w:szCs w:val="24"/>
              </w:rPr>
              <w:t>C2</w:t>
            </w:r>
          </w:p>
        </w:tc>
        <w:tc>
          <w:tcPr>
            <w:tcW w:w="0" w:type="auto"/>
          </w:tcPr>
          <w:p w14:paraId="3E6D2EC0" w14:textId="3256F135" w:rsidR="00E40CCE" w:rsidRDefault="00E40CCE" w:rsidP="0077305D">
            <w:pPr>
              <w:rPr>
                <w:color w:val="FF0000"/>
                <w:sz w:val="24"/>
                <w:szCs w:val="24"/>
              </w:rPr>
            </w:pPr>
            <w:r>
              <w:rPr>
                <w:color w:val="FF0000"/>
                <w:sz w:val="24"/>
                <w:szCs w:val="24"/>
              </w:rPr>
              <w:t xml:space="preserve">This field is </w:t>
            </w:r>
            <w:del w:id="809" w:author="Brian A. Redding" w:date="2016-04-13T17:39:00Z">
              <w:r w:rsidDel="0077305D">
                <w:rPr>
                  <w:color w:val="FF0000"/>
                  <w:sz w:val="24"/>
                  <w:szCs w:val="24"/>
                </w:rPr>
                <w:delText xml:space="preserve">optional </w:delText>
              </w:r>
            </w:del>
            <w:ins w:id="810" w:author="Brian A. Redding" w:date="2016-04-13T17:39:00Z">
              <w:r w:rsidR="0077305D">
                <w:rPr>
                  <w:color w:val="FF0000"/>
                  <w:sz w:val="24"/>
                  <w:szCs w:val="24"/>
                </w:rPr>
                <w:t xml:space="preserve">mandatory </w:t>
              </w:r>
            </w:ins>
            <w:r>
              <w:rPr>
                <w:color w:val="FF0000"/>
                <w:sz w:val="24"/>
                <w:szCs w:val="24"/>
              </w:rPr>
              <w:t xml:space="preserve">if AuxPtr is present, otherwise </w:t>
            </w:r>
            <w:del w:id="811" w:author="Brian A. Redding" w:date="2016-04-13T17:40:00Z">
              <w:r w:rsidDel="0077305D">
                <w:rPr>
                  <w:color w:val="FF0000"/>
                  <w:sz w:val="24"/>
                  <w:szCs w:val="24"/>
                </w:rPr>
                <w:delText>reserved for future use</w:delText>
              </w:r>
            </w:del>
            <w:ins w:id="812" w:author="Brian A. Redding" w:date="2016-04-13T17:40:00Z">
              <w:r w:rsidR="0077305D">
                <w:rPr>
                  <w:color w:val="FF0000"/>
                  <w:sz w:val="24"/>
                  <w:szCs w:val="24"/>
                </w:rPr>
                <w:t>the field is optional</w:t>
              </w:r>
            </w:ins>
            <w:r>
              <w:rPr>
                <w:color w:val="FF0000"/>
                <w:sz w:val="24"/>
                <w:szCs w:val="24"/>
              </w:rPr>
              <w:t>.</w:t>
            </w:r>
          </w:p>
        </w:tc>
      </w:tr>
    </w:tbl>
    <w:p w14:paraId="1934C064" w14:textId="77777777" w:rsidR="00E40CCE" w:rsidRPr="000A7081" w:rsidRDefault="00E40CCE" w:rsidP="00E40CCE">
      <w:pPr>
        <w:rPr>
          <w:color w:val="FF0000"/>
          <w:sz w:val="24"/>
          <w:szCs w:val="24"/>
        </w:rPr>
      </w:pPr>
    </w:p>
    <w:p w14:paraId="17C57367" w14:textId="77777777" w:rsidR="00E40CCE" w:rsidRDefault="00E40CCE" w:rsidP="00E40CCE">
      <w:pPr>
        <w:rPr>
          <w:color w:val="FF0000"/>
          <w:sz w:val="24"/>
          <w:szCs w:val="24"/>
        </w:rPr>
      </w:pPr>
      <w:r w:rsidRPr="000A7081">
        <w:rPr>
          <w:color w:val="FF0000"/>
          <w:sz w:val="24"/>
          <w:szCs w:val="24"/>
        </w:rPr>
        <w:t>Reserved fields shall not be present when the packet is sent and shall be ignored when received.</w:t>
      </w:r>
    </w:p>
    <w:p w14:paraId="0CE8FD4E" w14:textId="77777777" w:rsidR="004310F1" w:rsidRDefault="004310F1" w:rsidP="00E40CCE">
      <w:pPr>
        <w:rPr>
          <w:color w:val="FF0000"/>
          <w:sz w:val="24"/>
          <w:szCs w:val="24"/>
        </w:rPr>
      </w:pPr>
      <w:r>
        <w:rPr>
          <w:color w:val="FF0000"/>
          <w:sz w:val="24"/>
          <w:szCs w:val="24"/>
        </w:rPr>
        <w:t>The AuxPtr field, when present, shall point to an AUX_ADV_IND packet with the same AdvMode as the ADV_EXT_IND packet.</w:t>
      </w:r>
    </w:p>
    <w:p w14:paraId="614A465E" w14:textId="77777777" w:rsidR="00E40CCE" w:rsidRDefault="00E40CCE" w:rsidP="00F03F8D">
      <w:pPr>
        <w:pStyle w:val="Heading3"/>
      </w:pPr>
      <w:bookmarkStart w:id="813" w:name="_Toc432709738"/>
      <w:bookmarkStart w:id="814" w:name="_Toc443590468"/>
      <w:bookmarkStart w:id="815" w:name="_Toc448771453"/>
      <w:r w:rsidRPr="006B3756">
        <w:t>[New Section]</w:t>
      </w:r>
      <w:r w:rsidRPr="00417D56">
        <w:t xml:space="preserve"> </w:t>
      </w:r>
      <w:r w:rsidRPr="006B3756">
        <w:t>2.3.1.X AUX_ADV_IND</w:t>
      </w:r>
      <w:bookmarkEnd w:id="813"/>
      <w:bookmarkEnd w:id="814"/>
      <w:bookmarkEnd w:id="815"/>
    </w:p>
    <w:p w14:paraId="797A645A" w14:textId="77777777" w:rsidR="00A90EC1" w:rsidRPr="00B03027" w:rsidRDefault="00A90EC1" w:rsidP="00B03027">
      <w:pPr>
        <w:rPr>
          <w:b/>
          <w:color w:val="FF0000"/>
        </w:rPr>
      </w:pPr>
      <w:r w:rsidRPr="00B03027">
        <w:rPr>
          <w:b/>
          <w:color w:val="FF0000"/>
        </w:rPr>
        <w:t>2.3.1.X AUX_ADV_IND</w:t>
      </w:r>
    </w:p>
    <w:p w14:paraId="6768D996" w14:textId="77777777" w:rsidR="00E40CCE" w:rsidRPr="000A7081" w:rsidRDefault="00E40CCE" w:rsidP="00E40CCE">
      <w:pPr>
        <w:rPr>
          <w:color w:val="FF0000"/>
          <w:sz w:val="24"/>
          <w:szCs w:val="24"/>
        </w:rPr>
      </w:pPr>
      <w:r w:rsidRPr="000A7081">
        <w:rPr>
          <w:color w:val="FF0000"/>
          <w:sz w:val="24"/>
          <w:szCs w:val="24"/>
        </w:rPr>
        <w:t xml:space="preserve">The </w:t>
      </w:r>
      <w:r>
        <w:rPr>
          <w:color w:val="FF0000"/>
          <w:sz w:val="24"/>
          <w:szCs w:val="24"/>
        </w:rPr>
        <w:t>AUX</w:t>
      </w:r>
      <w:r w:rsidRPr="000A7081">
        <w:rPr>
          <w:color w:val="FF0000"/>
          <w:sz w:val="24"/>
          <w:szCs w:val="24"/>
        </w:rPr>
        <w:t>_</w:t>
      </w:r>
      <w:r>
        <w:rPr>
          <w:color w:val="FF0000"/>
          <w:sz w:val="24"/>
          <w:szCs w:val="24"/>
        </w:rPr>
        <w:t>ADV_</w:t>
      </w:r>
      <w:r w:rsidRPr="000A7081">
        <w:rPr>
          <w:color w:val="FF0000"/>
          <w:sz w:val="24"/>
          <w:szCs w:val="24"/>
        </w:rPr>
        <w:t xml:space="preserve">IND PDU uses the Common </w:t>
      </w:r>
      <w:r w:rsidR="00AB4767">
        <w:rPr>
          <w:color w:val="FF0000"/>
          <w:sz w:val="24"/>
          <w:szCs w:val="24"/>
        </w:rPr>
        <w:t xml:space="preserve">Extended </w:t>
      </w:r>
      <w:r w:rsidRPr="000A7081">
        <w:rPr>
          <w:color w:val="FF0000"/>
          <w:sz w:val="24"/>
          <w:szCs w:val="24"/>
        </w:rPr>
        <w:t>Advertising Payload Format described in Section 2.3.X. The PDU may be used in</w:t>
      </w:r>
      <w:r w:rsidR="00163A11">
        <w:rPr>
          <w:color w:val="FF0000"/>
          <w:sz w:val="24"/>
          <w:szCs w:val="24"/>
        </w:rPr>
        <w:t xml:space="preserve"> all</w:t>
      </w:r>
      <w:r w:rsidR="00163A11" w:rsidRPr="000A7081">
        <w:rPr>
          <w:color w:val="FF0000"/>
          <w:sz w:val="24"/>
          <w:szCs w:val="24"/>
        </w:rPr>
        <w:t xml:space="preserve"> </w:t>
      </w:r>
      <w:r w:rsidRPr="000A7081">
        <w:rPr>
          <w:color w:val="FF0000"/>
          <w:sz w:val="24"/>
          <w:szCs w:val="24"/>
        </w:rPr>
        <w:t xml:space="preserve">advertising events </w:t>
      </w:r>
      <w:r w:rsidR="00D322A6">
        <w:rPr>
          <w:color w:val="FF0000"/>
          <w:sz w:val="24"/>
          <w:szCs w:val="24"/>
        </w:rPr>
        <w:t>(except connectable and scannable undirected) as indicated by</w:t>
      </w:r>
      <w:r w:rsidRPr="000A7081">
        <w:rPr>
          <w:color w:val="FF0000"/>
          <w:sz w:val="24"/>
          <w:szCs w:val="24"/>
        </w:rPr>
        <w:t xml:space="preserve"> the AdvMode field value.</w:t>
      </w:r>
    </w:p>
    <w:p w14:paraId="3C704A4D" w14:textId="77777777" w:rsidR="00E40CCE" w:rsidRPr="000A7081" w:rsidRDefault="00E40CCE" w:rsidP="00E40CCE">
      <w:pPr>
        <w:rPr>
          <w:color w:val="FF0000"/>
          <w:sz w:val="24"/>
          <w:szCs w:val="24"/>
        </w:rPr>
      </w:pPr>
      <w:r w:rsidRPr="000A7081">
        <w:rPr>
          <w:color w:val="FF0000"/>
          <w:sz w:val="24"/>
          <w:szCs w:val="24"/>
        </w:rPr>
        <w:t xml:space="preserve">The AdvMode field indicates </w:t>
      </w:r>
      <w:r>
        <w:rPr>
          <w:color w:val="FF0000"/>
          <w:sz w:val="24"/>
          <w:szCs w:val="24"/>
        </w:rPr>
        <w:t xml:space="preserve">the type of </w:t>
      </w:r>
      <w:r w:rsidRPr="000A7081">
        <w:rPr>
          <w:color w:val="FF0000"/>
          <w:sz w:val="24"/>
          <w:szCs w:val="24"/>
        </w:rPr>
        <w:t xml:space="preserve">advertising </w:t>
      </w:r>
      <w:r>
        <w:rPr>
          <w:color w:val="FF0000"/>
          <w:sz w:val="24"/>
          <w:szCs w:val="24"/>
        </w:rPr>
        <w:t>event</w:t>
      </w:r>
      <w:r w:rsidRPr="000A7081">
        <w:rPr>
          <w:color w:val="FF0000"/>
          <w:sz w:val="24"/>
          <w:szCs w:val="24"/>
        </w:rPr>
        <w:t xml:space="preserve"> the </w:t>
      </w:r>
      <w:r>
        <w:rPr>
          <w:color w:val="FF0000"/>
          <w:sz w:val="24"/>
          <w:szCs w:val="24"/>
        </w:rPr>
        <w:t>AUX_ADV_IND</w:t>
      </w:r>
      <w:r w:rsidRPr="000A7081">
        <w:rPr>
          <w:color w:val="FF0000"/>
          <w:sz w:val="24"/>
          <w:szCs w:val="24"/>
        </w:rPr>
        <w:t xml:space="preserve"> packet is being used</w:t>
      </w:r>
      <w:r>
        <w:rPr>
          <w:color w:val="FF0000"/>
          <w:sz w:val="24"/>
          <w:szCs w:val="24"/>
        </w:rPr>
        <w:t xml:space="preserve"> for</w:t>
      </w:r>
      <w:r w:rsidRPr="000A7081">
        <w:rPr>
          <w:color w:val="FF0000"/>
          <w:sz w:val="24"/>
          <w:szCs w:val="24"/>
        </w:rPr>
        <w:t>.</w:t>
      </w:r>
    </w:p>
    <w:p w14:paraId="3ADF3AA6" w14:textId="77777777" w:rsidR="00E40CCE" w:rsidRDefault="00E40CCE" w:rsidP="00E40CCE">
      <w:pPr>
        <w:rPr>
          <w:color w:val="FF0000"/>
          <w:sz w:val="24"/>
          <w:szCs w:val="24"/>
        </w:rPr>
      </w:pPr>
      <w:r w:rsidRPr="006D4E72">
        <w:rPr>
          <w:color w:val="FF0000"/>
          <w:sz w:val="24"/>
          <w:szCs w:val="24"/>
        </w:rPr>
        <w:t xml:space="preserve">The </w:t>
      </w:r>
      <w:r>
        <w:rPr>
          <w:color w:val="FF0000"/>
          <w:sz w:val="24"/>
          <w:szCs w:val="24"/>
        </w:rPr>
        <w:t xml:space="preserve">Common </w:t>
      </w:r>
      <w:r w:rsidR="00AB4767">
        <w:rPr>
          <w:color w:val="FF0000"/>
          <w:sz w:val="24"/>
          <w:szCs w:val="24"/>
        </w:rPr>
        <w:t xml:space="preserve">Extended </w:t>
      </w:r>
      <w:r>
        <w:rPr>
          <w:color w:val="FF0000"/>
          <w:sz w:val="24"/>
          <w:szCs w:val="24"/>
        </w:rPr>
        <w:t>Advertising Payload Format</w:t>
      </w:r>
      <w:r w:rsidRPr="006D4E72">
        <w:rPr>
          <w:color w:val="FF0000"/>
          <w:sz w:val="24"/>
          <w:szCs w:val="24"/>
        </w:rPr>
        <w:t xml:space="preserve"> fields permitted in the </w:t>
      </w:r>
      <w:r>
        <w:rPr>
          <w:color w:val="FF0000"/>
          <w:sz w:val="24"/>
          <w:szCs w:val="24"/>
        </w:rPr>
        <w:t>AUX_ADV_IND</w:t>
      </w:r>
      <w:r w:rsidRPr="006D4E72">
        <w:rPr>
          <w:color w:val="FF0000"/>
          <w:sz w:val="24"/>
          <w:szCs w:val="24"/>
        </w:rPr>
        <w:t xml:space="preserve"> PDU are shown in Table 2.X.</w:t>
      </w:r>
      <w:r>
        <w:rPr>
          <w:color w:val="FF0000"/>
          <w:sz w:val="24"/>
          <w:szCs w:val="24"/>
        </w:rPr>
        <w:t xml:space="preserve"> </w:t>
      </w:r>
    </w:p>
    <w:p w14:paraId="20D9C182" w14:textId="77777777" w:rsidR="005D4A99" w:rsidRDefault="00E40CCE" w:rsidP="005D4A99">
      <w:pPr>
        <w:rPr>
          <w:color w:val="FF0000"/>
          <w:sz w:val="24"/>
          <w:szCs w:val="24"/>
        </w:rPr>
      </w:pPr>
      <w:r>
        <w:rPr>
          <w:color w:val="FF0000"/>
          <w:sz w:val="24"/>
          <w:szCs w:val="24"/>
        </w:rPr>
        <w:t>The PHY used for the AUX_ADV_IND shall be specified in the AuxPtr field of the PDU that points to this PDU. The PHY specified in any AuxP</w:t>
      </w:r>
      <w:r w:rsidR="00D169CE">
        <w:rPr>
          <w:color w:val="FF0000"/>
          <w:sz w:val="24"/>
          <w:szCs w:val="24"/>
        </w:rPr>
        <w:t>t</w:t>
      </w:r>
      <w:r>
        <w:rPr>
          <w:color w:val="FF0000"/>
          <w:sz w:val="24"/>
          <w:szCs w:val="24"/>
        </w:rPr>
        <w:t xml:space="preserve">r field in an AUX_ADV_IND PDU shall be the same as the PHY </w:t>
      </w:r>
      <w:r w:rsidR="000A363D">
        <w:rPr>
          <w:color w:val="FF0000"/>
          <w:sz w:val="24"/>
          <w:szCs w:val="24"/>
        </w:rPr>
        <w:t>the PDU was sent on</w:t>
      </w:r>
      <w:r>
        <w:rPr>
          <w:color w:val="FF0000"/>
          <w:sz w:val="24"/>
          <w:szCs w:val="24"/>
        </w:rPr>
        <w:t>.</w:t>
      </w:r>
      <w:r w:rsidR="005D4A99" w:rsidRPr="005D4A99">
        <w:rPr>
          <w:color w:val="FF0000"/>
          <w:sz w:val="24"/>
          <w:szCs w:val="24"/>
        </w:rPr>
        <w:t xml:space="preserve"> </w:t>
      </w:r>
    </w:p>
    <w:p w14:paraId="5CE14B7A" w14:textId="77777777" w:rsidR="0091760C" w:rsidRDefault="0091760C" w:rsidP="005D4A99">
      <w:pPr>
        <w:rPr>
          <w:color w:val="FF0000"/>
          <w:sz w:val="24"/>
          <w:szCs w:val="24"/>
        </w:rPr>
      </w:pPr>
      <w:r>
        <w:rPr>
          <w:color w:val="FF0000"/>
          <w:sz w:val="24"/>
          <w:szCs w:val="24"/>
        </w:rPr>
        <w:t>The ADI field, when present, shall have the same value as the field in the PDU pointing to this PDU.</w:t>
      </w:r>
      <w:r w:rsidR="008C2362">
        <w:rPr>
          <w:color w:val="FF0000"/>
          <w:sz w:val="24"/>
          <w:szCs w:val="24"/>
        </w:rPr>
        <w:t xml:space="preserve">  Note: The ADI field can be used to detect collisions.</w:t>
      </w:r>
    </w:p>
    <w:p w14:paraId="4A196A73" w14:textId="77777777" w:rsidR="005D4A99" w:rsidRDefault="005D4A99" w:rsidP="005D4A99">
      <w:pPr>
        <w:rPr>
          <w:color w:val="FF0000"/>
          <w:sz w:val="24"/>
          <w:szCs w:val="24"/>
        </w:rPr>
      </w:pPr>
      <w:r>
        <w:rPr>
          <w:color w:val="FF0000"/>
          <w:sz w:val="24"/>
          <w:szCs w:val="24"/>
        </w:rPr>
        <w:t>The AuxPtr field, when present, shall point to an AUX_CHAIN_IND PDU.</w:t>
      </w:r>
    </w:p>
    <w:p w14:paraId="4C15A388" w14:textId="77777777" w:rsidR="00E40CCE" w:rsidRDefault="005D4A99" w:rsidP="00E40CCE">
      <w:pPr>
        <w:rPr>
          <w:color w:val="FF0000"/>
          <w:sz w:val="24"/>
          <w:szCs w:val="24"/>
        </w:rPr>
      </w:pPr>
      <w:r>
        <w:rPr>
          <w:color w:val="FF0000"/>
          <w:sz w:val="24"/>
          <w:szCs w:val="24"/>
        </w:rPr>
        <w:t>The SyncInfo field, when present, shall point to an AUX_SYNC_IND PDU.</w:t>
      </w:r>
    </w:p>
    <w:tbl>
      <w:tblPr>
        <w:tblW w:w="9710" w:type="dxa"/>
        <w:tblLayout w:type="fixed"/>
        <w:tblCellMar>
          <w:left w:w="0" w:type="dxa"/>
          <w:right w:w="0" w:type="dxa"/>
        </w:tblCellMar>
        <w:tblLook w:val="0400" w:firstRow="0" w:lastRow="0" w:firstColumn="0" w:lastColumn="0" w:noHBand="0" w:noVBand="1"/>
      </w:tblPr>
      <w:tblGrid>
        <w:gridCol w:w="651"/>
        <w:gridCol w:w="1949"/>
        <w:gridCol w:w="795"/>
        <w:gridCol w:w="825"/>
        <w:gridCol w:w="720"/>
        <w:gridCol w:w="540"/>
        <w:gridCol w:w="625"/>
        <w:gridCol w:w="815"/>
        <w:gridCol w:w="810"/>
        <w:gridCol w:w="990"/>
        <w:gridCol w:w="990"/>
      </w:tblGrid>
      <w:tr w:rsidR="00E40CCE" w:rsidRPr="001C0C10" w14:paraId="44188F3C" w14:textId="77777777" w:rsidTr="00E40CCE">
        <w:trPr>
          <w:trHeight w:val="88"/>
        </w:trPr>
        <w:tc>
          <w:tcPr>
            <w:tcW w:w="651" w:type="dxa"/>
            <w:vMerge w:val="restart"/>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752F6581" w14:textId="77777777" w:rsidR="00E40CCE" w:rsidRPr="00FA34FC" w:rsidRDefault="00E40CCE" w:rsidP="00E40CCE">
            <w:pPr>
              <w:jc w:val="center"/>
              <w:rPr>
                <w:rFonts w:asciiTheme="majorHAnsi" w:hAnsiTheme="majorHAnsi" w:cstheme="majorHAnsi"/>
                <w:b/>
                <w:color w:val="FF0000"/>
                <w:sz w:val="18"/>
                <w:szCs w:val="18"/>
              </w:rPr>
            </w:pPr>
            <w:r w:rsidRPr="00FA34FC">
              <w:rPr>
                <w:rFonts w:asciiTheme="majorHAnsi" w:hAnsiTheme="majorHAnsi" w:cstheme="majorHAnsi"/>
                <w:b/>
                <w:color w:val="FF0000"/>
                <w:sz w:val="18"/>
                <w:szCs w:val="18"/>
              </w:rPr>
              <w:t>Adv Mode</w:t>
            </w:r>
          </w:p>
        </w:tc>
        <w:tc>
          <w:tcPr>
            <w:tcW w:w="1949" w:type="dxa"/>
            <w:vMerge w:val="restart"/>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3656028B" w14:textId="77777777" w:rsidR="00E40CCE" w:rsidRPr="00FA34FC" w:rsidRDefault="00E40CCE" w:rsidP="00E40CCE">
            <w:pPr>
              <w:jc w:val="center"/>
              <w:rPr>
                <w:rFonts w:asciiTheme="majorHAnsi" w:hAnsiTheme="majorHAnsi" w:cstheme="majorHAnsi"/>
                <w:b/>
                <w:color w:val="FF0000"/>
                <w:sz w:val="18"/>
                <w:szCs w:val="18"/>
              </w:rPr>
            </w:pPr>
            <w:r>
              <w:rPr>
                <w:rFonts w:asciiTheme="majorHAnsi" w:hAnsiTheme="majorHAnsi" w:cstheme="majorHAnsi"/>
                <w:b/>
                <w:color w:val="FF0000"/>
                <w:sz w:val="18"/>
                <w:szCs w:val="18"/>
              </w:rPr>
              <w:t>Event Type</w:t>
            </w:r>
          </w:p>
        </w:tc>
        <w:tc>
          <w:tcPr>
            <w:tcW w:w="7110" w:type="dxa"/>
            <w:gridSpan w:val="9"/>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1CAC71EE" w14:textId="77777777" w:rsidR="00E40CCE" w:rsidRPr="00FA34FC" w:rsidRDefault="00E40CCE" w:rsidP="00E40CCE">
            <w:pPr>
              <w:spacing w:after="0"/>
              <w:jc w:val="center"/>
              <w:rPr>
                <w:rFonts w:asciiTheme="majorHAnsi" w:hAnsiTheme="majorHAnsi" w:cstheme="majorHAnsi"/>
                <w:b/>
                <w:color w:val="FF0000"/>
                <w:sz w:val="18"/>
                <w:szCs w:val="18"/>
              </w:rPr>
            </w:pPr>
            <w:r>
              <w:rPr>
                <w:rFonts w:asciiTheme="majorHAnsi" w:hAnsiTheme="majorHAnsi" w:cstheme="majorHAnsi"/>
                <w:b/>
                <w:color w:val="FF0000"/>
                <w:sz w:val="18"/>
                <w:szCs w:val="18"/>
              </w:rPr>
              <w:t xml:space="preserve">Common </w:t>
            </w:r>
            <w:r w:rsidR="00AB4767">
              <w:rPr>
                <w:rFonts w:asciiTheme="majorHAnsi" w:hAnsiTheme="majorHAnsi" w:cstheme="majorHAnsi"/>
                <w:b/>
                <w:color w:val="FF0000"/>
                <w:sz w:val="18"/>
                <w:szCs w:val="18"/>
              </w:rPr>
              <w:t xml:space="preserve">Extended </w:t>
            </w:r>
            <w:r>
              <w:rPr>
                <w:rFonts w:asciiTheme="majorHAnsi" w:hAnsiTheme="majorHAnsi" w:cstheme="majorHAnsi"/>
                <w:b/>
                <w:color w:val="FF0000"/>
                <w:sz w:val="18"/>
                <w:szCs w:val="18"/>
              </w:rPr>
              <w:t>Advertising Payload Format fields</w:t>
            </w:r>
          </w:p>
          <w:p w14:paraId="1E9B6C5D" w14:textId="77777777" w:rsidR="00E40CCE" w:rsidRPr="00FA34FC" w:rsidRDefault="00E40CCE" w:rsidP="00E40CCE">
            <w:pPr>
              <w:keepNext/>
              <w:keepLines/>
              <w:spacing w:after="0"/>
              <w:jc w:val="center"/>
              <w:rPr>
                <w:rFonts w:asciiTheme="majorHAnsi" w:hAnsiTheme="majorHAnsi" w:cstheme="majorHAnsi"/>
                <w:b/>
                <w:color w:val="FF0000"/>
                <w:sz w:val="18"/>
                <w:szCs w:val="18"/>
              </w:rPr>
            </w:pPr>
          </w:p>
          <w:p w14:paraId="4B98E867" w14:textId="77777777" w:rsidR="00E40CCE" w:rsidRPr="00FA34FC" w:rsidRDefault="00E40CCE" w:rsidP="00E40CCE">
            <w:pPr>
              <w:keepNext/>
              <w:keepLines/>
              <w:spacing w:after="0"/>
              <w:jc w:val="center"/>
              <w:rPr>
                <w:rFonts w:asciiTheme="majorHAnsi" w:hAnsiTheme="majorHAnsi" w:cstheme="majorHAnsi"/>
                <w:b/>
                <w:color w:val="FF0000"/>
                <w:sz w:val="18"/>
                <w:szCs w:val="18"/>
              </w:rPr>
            </w:pPr>
          </w:p>
        </w:tc>
      </w:tr>
      <w:tr w:rsidR="00E40CCE" w:rsidRPr="001C0C10" w14:paraId="1C88498E" w14:textId="77777777" w:rsidTr="005C45EA">
        <w:trPr>
          <w:trHeight w:val="555"/>
        </w:trPr>
        <w:tc>
          <w:tcPr>
            <w:tcW w:w="651" w:type="dxa"/>
            <w:vMerge/>
            <w:tcBorders>
              <w:top w:val="single" w:sz="8" w:space="0" w:color="3F3F3F"/>
              <w:left w:val="single" w:sz="8" w:space="0" w:color="3F3F3F"/>
              <w:bottom w:val="single" w:sz="8" w:space="0" w:color="3F3F3F"/>
              <w:right w:val="single" w:sz="8" w:space="0" w:color="3F3F3F"/>
            </w:tcBorders>
            <w:vAlign w:val="center"/>
            <w:hideMark/>
          </w:tcPr>
          <w:p w14:paraId="7D3BC623" w14:textId="77777777" w:rsidR="00E40CCE" w:rsidRPr="00FA34FC" w:rsidRDefault="00E40CCE" w:rsidP="00E40CCE">
            <w:pPr>
              <w:rPr>
                <w:rFonts w:asciiTheme="majorHAnsi" w:hAnsiTheme="majorHAnsi" w:cstheme="majorHAnsi"/>
                <w:color w:val="FF0000"/>
                <w:sz w:val="18"/>
                <w:szCs w:val="18"/>
              </w:rPr>
            </w:pPr>
          </w:p>
        </w:tc>
        <w:tc>
          <w:tcPr>
            <w:tcW w:w="1949" w:type="dxa"/>
            <w:vMerge/>
            <w:tcBorders>
              <w:top w:val="single" w:sz="8" w:space="0" w:color="3F3F3F"/>
              <w:left w:val="single" w:sz="8" w:space="0" w:color="3F3F3F"/>
              <w:bottom w:val="single" w:sz="8" w:space="0" w:color="3F3F3F"/>
              <w:right w:val="single" w:sz="8" w:space="0" w:color="3F3F3F"/>
            </w:tcBorders>
            <w:vAlign w:val="center"/>
            <w:hideMark/>
          </w:tcPr>
          <w:p w14:paraId="792D28A5" w14:textId="77777777" w:rsidR="00E40CCE" w:rsidRPr="00FA34FC" w:rsidRDefault="00E40CCE" w:rsidP="00E40CCE">
            <w:pPr>
              <w:rPr>
                <w:rFonts w:asciiTheme="majorHAnsi" w:hAnsiTheme="majorHAnsi" w:cstheme="majorHAnsi"/>
                <w:color w:val="FF0000"/>
                <w:sz w:val="18"/>
                <w:szCs w:val="18"/>
              </w:rPr>
            </w:pPr>
          </w:p>
        </w:tc>
        <w:tc>
          <w:tcPr>
            <w:tcW w:w="795"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547D2C90" w14:textId="77777777" w:rsidR="00E40CCE" w:rsidRPr="00FA34FC" w:rsidRDefault="00E40CCE" w:rsidP="005C45EA">
            <w:pPr>
              <w:jc w:val="center"/>
              <w:rPr>
                <w:rFonts w:asciiTheme="majorHAnsi" w:hAnsiTheme="majorHAnsi" w:cstheme="majorHAnsi"/>
                <w:b/>
                <w:color w:val="FF0000"/>
                <w:sz w:val="18"/>
                <w:szCs w:val="18"/>
              </w:rPr>
            </w:pPr>
            <w:r w:rsidRPr="00FD2CFF">
              <w:rPr>
                <w:rFonts w:asciiTheme="majorHAnsi" w:hAnsiTheme="majorHAnsi" w:cstheme="majorHAnsi"/>
                <w:b/>
                <w:color w:val="FF0000"/>
                <w:sz w:val="18"/>
                <w:szCs w:val="18"/>
              </w:rPr>
              <w:t>AdvA</w:t>
            </w:r>
          </w:p>
        </w:tc>
        <w:tc>
          <w:tcPr>
            <w:tcW w:w="825"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61237C6F" w14:textId="77777777" w:rsidR="00E40CCE" w:rsidRPr="00FA34FC" w:rsidRDefault="00E40CCE" w:rsidP="005C45EA">
            <w:pPr>
              <w:jc w:val="center"/>
              <w:rPr>
                <w:rFonts w:asciiTheme="majorHAnsi" w:hAnsiTheme="majorHAnsi" w:cstheme="majorHAnsi"/>
                <w:b/>
                <w:color w:val="FF0000"/>
                <w:sz w:val="18"/>
                <w:szCs w:val="18"/>
              </w:rPr>
            </w:pPr>
            <w:r w:rsidRPr="001C0C10">
              <w:rPr>
                <w:rFonts w:asciiTheme="majorHAnsi" w:hAnsiTheme="majorHAnsi" w:cstheme="majorHAnsi"/>
                <w:b/>
                <w:color w:val="FF0000"/>
                <w:sz w:val="18"/>
                <w:szCs w:val="18"/>
              </w:rPr>
              <w:t>TargetA</w:t>
            </w:r>
          </w:p>
        </w:tc>
        <w:tc>
          <w:tcPr>
            <w:tcW w:w="720"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29698C49" w14:textId="77777777" w:rsidR="00E40CCE" w:rsidRPr="006B3756" w:rsidRDefault="00E40CCE" w:rsidP="005C45EA">
            <w:pPr>
              <w:jc w:val="center"/>
              <w:rPr>
                <w:rFonts w:asciiTheme="majorHAnsi" w:hAnsiTheme="majorHAnsi" w:cstheme="majorHAnsi"/>
                <w:b/>
                <w:color w:val="FF9600" w:themeColor="accent4"/>
                <w:sz w:val="18"/>
                <w:szCs w:val="18"/>
              </w:rPr>
            </w:pPr>
            <w:r w:rsidRPr="006B3756">
              <w:rPr>
                <w:rFonts w:asciiTheme="majorHAnsi" w:hAnsiTheme="majorHAnsi" w:cstheme="majorHAnsi"/>
                <w:b/>
                <w:color w:val="FF9600" w:themeColor="accent4"/>
                <w:sz w:val="18"/>
                <w:szCs w:val="18"/>
              </w:rPr>
              <w:t>Supp</w:t>
            </w:r>
            <w:r w:rsidRPr="006B3756">
              <w:rPr>
                <w:rFonts w:asciiTheme="majorHAnsi" w:hAnsiTheme="majorHAnsi" w:cstheme="majorHAnsi"/>
                <w:b/>
                <w:color w:val="FF9600" w:themeColor="accent4"/>
                <w:sz w:val="18"/>
                <w:szCs w:val="18"/>
              </w:rPr>
              <w:br/>
              <w:t>Info</w:t>
            </w:r>
          </w:p>
        </w:tc>
        <w:tc>
          <w:tcPr>
            <w:tcW w:w="540"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51379DD1" w14:textId="77777777" w:rsidR="00E40CCE" w:rsidRPr="00FA34FC" w:rsidRDefault="00E40CCE" w:rsidP="005C45EA">
            <w:pPr>
              <w:jc w:val="center"/>
              <w:rPr>
                <w:rFonts w:asciiTheme="majorHAnsi" w:hAnsiTheme="majorHAnsi" w:cstheme="majorHAnsi"/>
                <w:b/>
                <w:color w:val="FF0000"/>
                <w:sz w:val="18"/>
                <w:szCs w:val="18"/>
              </w:rPr>
            </w:pPr>
            <w:r w:rsidRPr="00FA34FC">
              <w:rPr>
                <w:rFonts w:asciiTheme="majorHAnsi" w:hAnsiTheme="majorHAnsi" w:cstheme="majorHAnsi"/>
                <w:b/>
                <w:color w:val="FF0000"/>
                <w:sz w:val="18"/>
                <w:szCs w:val="18"/>
              </w:rPr>
              <w:t>ADI</w:t>
            </w:r>
          </w:p>
        </w:tc>
        <w:tc>
          <w:tcPr>
            <w:tcW w:w="625"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5DAE37D6" w14:textId="77777777" w:rsidR="00E40CCE" w:rsidRPr="00FA34FC" w:rsidRDefault="00E40CCE" w:rsidP="005C45EA">
            <w:pPr>
              <w:jc w:val="center"/>
              <w:rPr>
                <w:rFonts w:asciiTheme="majorHAnsi" w:hAnsiTheme="majorHAnsi" w:cstheme="majorHAnsi"/>
                <w:b/>
                <w:color w:val="FF0000"/>
                <w:sz w:val="18"/>
                <w:szCs w:val="18"/>
              </w:rPr>
            </w:pPr>
            <w:r w:rsidRPr="00FA34FC">
              <w:rPr>
                <w:rFonts w:asciiTheme="majorHAnsi" w:hAnsiTheme="majorHAnsi" w:cstheme="majorHAnsi"/>
                <w:b/>
                <w:color w:val="FF0000"/>
                <w:sz w:val="18"/>
                <w:szCs w:val="18"/>
              </w:rPr>
              <w:t>Aux</w:t>
            </w:r>
            <w:r w:rsidRPr="00FA34FC">
              <w:rPr>
                <w:rFonts w:asciiTheme="majorHAnsi" w:hAnsiTheme="majorHAnsi" w:cstheme="majorHAnsi"/>
                <w:b/>
                <w:color w:val="FF0000"/>
                <w:sz w:val="18"/>
                <w:szCs w:val="18"/>
              </w:rPr>
              <w:br/>
              <w:t>Ptr</w:t>
            </w:r>
          </w:p>
        </w:tc>
        <w:tc>
          <w:tcPr>
            <w:tcW w:w="815"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7FA0EF92" w14:textId="77777777" w:rsidR="00E40CCE" w:rsidRPr="00FA34FC" w:rsidRDefault="00E40CCE" w:rsidP="005C45EA">
            <w:pPr>
              <w:jc w:val="center"/>
              <w:rPr>
                <w:rFonts w:asciiTheme="majorHAnsi" w:hAnsiTheme="majorHAnsi" w:cstheme="majorHAnsi"/>
                <w:b/>
                <w:color w:val="FF0000"/>
                <w:sz w:val="18"/>
                <w:szCs w:val="18"/>
              </w:rPr>
            </w:pPr>
            <w:r w:rsidRPr="00FA34FC">
              <w:rPr>
                <w:rFonts w:asciiTheme="majorHAnsi" w:hAnsiTheme="majorHAnsi" w:cstheme="majorHAnsi"/>
                <w:b/>
                <w:color w:val="FF0000"/>
                <w:sz w:val="18"/>
                <w:szCs w:val="18"/>
              </w:rPr>
              <w:t>Sync</w:t>
            </w:r>
            <w:r w:rsidRPr="00FA34FC">
              <w:rPr>
                <w:rFonts w:asciiTheme="majorHAnsi" w:hAnsiTheme="majorHAnsi" w:cstheme="majorHAnsi"/>
                <w:b/>
                <w:color w:val="FF0000"/>
                <w:sz w:val="18"/>
                <w:szCs w:val="18"/>
              </w:rPr>
              <w:br/>
              <w:t>Info</w:t>
            </w:r>
          </w:p>
        </w:tc>
        <w:tc>
          <w:tcPr>
            <w:tcW w:w="810"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5C13A448" w14:textId="77777777" w:rsidR="00E40CCE" w:rsidRPr="00FA34FC" w:rsidRDefault="00E40CCE" w:rsidP="005C45EA">
            <w:pPr>
              <w:jc w:val="center"/>
              <w:rPr>
                <w:rFonts w:asciiTheme="majorHAnsi" w:hAnsiTheme="majorHAnsi" w:cstheme="majorHAnsi"/>
                <w:b/>
                <w:color w:val="FF0000"/>
                <w:sz w:val="18"/>
                <w:szCs w:val="18"/>
              </w:rPr>
            </w:pPr>
            <w:r w:rsidRPr="00FA34FC">
              <w:rPr>
                <w:rFonts w:asciiTheme="majorHAnsi" w:hAnsiTheme="majorHAnsi" w:cstheme="majorHAnsi"/>
                <w:b/>
                <w:color w:val="FF0000"/>
                <w:sz w:val="18"/>
                <w:szCs w:val="18"/>
              </w:rPr>
              <w:t>Tx Power</w:t>
            </w:r>
          </w:p>
        </w:tc>
        <w:tc>
          <w:tcPr>
            <w:tcW w:w="990"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78923BE3" w14:textId="77777777" w:rsidR="00E40CCE" w:rsidRPr="00FA34FC" w:rsidRDefault="006B13DE" w:rsidP="005C45EA">
            <w:pPr>
              <w:jc w:val="center"/>
              <w:rPr>
                <w:rFonts w:asciiTheme="majorHAnsi" w:hAnsiTheme="majorHAnsi" w:cstheme="majorHAnsi"/>
                <w:b/>
                <w:color w:val="FF0000"/>
                <w:sz w:val="18"/>
                <w:szCs w:val="18"/>
              </w:rPr>
            </w:pPr>
            <w:r>
              <w:rPr>
                <w:rFonts w:asciiTheme="majorHAnsi" w:hAnsiTheme="majorHAnsi" w:cstheme="majorHAnsi"/>
                <w:b/>
                <w:color w:val="FF0000"/>
                <w:sz w:val="18"/>
                <w:szCs w:val="18"/>
              </w:rPr>
              <w:t>ACAD</w:t>
            </w:r>
          </w:p>
        </w:tc>
        <w:tc>
          <w:tcPr>
            <w:tcW w:w="990" w:type="dxa"/>
            <w:tcBorders>
              <w:top w:val="single" w:sz="8" w:space="0" w:color="3F3F3F"/>
              <w:left w:val="single" w:sz="8" w:space="0" w:color="3F3F3F"/>
              <w:bottom w:val="single" w:sz="8" w:space="0" w:color="3F3F3F"/>
              <w:right w:val="single" w:sz="8" w:space="0" w:color="3F3F3F"/>
            </w:tcBorders>
            <w:shd w:val="clear" w:color="auto" w:fill="BBFAFD"/>
            <w:vAlign w:val="center"/>
            <w:hideMark/>
          </w:tcPr>
          <w:p w14:paraId="1D107C96" w14:textId="77777777" w:rsidR="00E40CCE" w:rsidRPr="00FA34FC" w:rsidRDefault="00E40CCE" w:rsidP="00DD3584">
            <w:pPr>
              <w:jc w:val="center"/>
              <w:rPr>
                <w:rFonts w:asciiTheme="majorHAnsi" w:hAnsiTheme="majorHAnsi" w:cstheme="majorHAnsi"/>
                <w:color w:val="FF0000"/>
                <w:sz w:val="18"/>
                <w:szCs w:val="18"/>
              </w:rPr>
            </w:pPr>
            <w:r w:rsidRPr="00FA34FC">
              <w:rPr>
                <w:rFonts w:asciiTheme="majorHAnsi" w:hAnsiTheme="majorHAnsi" w:cstheme="majorHAnsi"/>
                <w:b/>
                <w:color w:val="FF0000"/>
                <w:sz w:val="18"/>
                <w:szCs w:val="18"/>
              </w:rPr>
              <w:t>AdvData</w:t>
            </w:r>
          </w:p>
        </w:tc>
      </w:tr>
      <w:tr w:rsidR="00E40CCE" w:rsidRPr="001C0C10" w14:paraId="370A0E39" w14:textId="77777777" w:rsidTr="005C45EA">
        <w:trPr>
          <w:trHeight w:val="494"/>
        </w:trPr>
        <w:tc>
          <w:tcPr>
            <w:tcW w:w="651" w:type="dxa"/>
            <w:tcBorders>
              <w:top w:val="single" w:sz="8" w:space="0" w:color="3F3F3F"/>
              <w:left w:val="single" w:sz="8" w:space="0" w:color="3F3F3F"/>
              <w:bottom w:val="single" w:sz="8" w:space="0" w:color="3F3F3F"/>
              <w:right w:val="single" w:sz="8" w:space="0" w:color="3F3F3F"/>
            </w:tcBorders>
            <w:shd w:val="clear" w:color="auto" w:fill="auto"/>
            <w:tcMar>
              <w:top w:w="72" w:type="dxa"/>
              <w:left w:w="72" w:type="dxa"/>
              <w:bottom w:w="0" w:type="dxa"/>
              <w:right w:w="72" w:type="dxa"/>
            </w:tcMar>
            <w:vAlign w:val="center"/>
            <w:hideMark/>
          </w:tcPr>
          <w:p w14:paraId="337A95DE" w14:textId="77777777" w:rsidR="00E40CCE" w:rsidRPr="00FA34FC" w:rsidRDefault="00E40CCE" w:rsidP="00E40CCE">
            <w:pPr>
              <w:rPr>
                <w:rFonts w:asciiTheme="majorHAnsi" w:hAnsiTheme="majorHAnsi" w:cstheme="majorHAnsi"/>
                <w:color w:val="FF0000"/>
                <w:sz w:val="18"/>
                <w:szCs w:val="18"/>
              </w:rPr>
            </w:pPr>
            <w:r w:rsidRPr="00FA34FC">
              <w:rPr>
                <w:rFonts w:asciiTheme="majorHAnsi" w:hAnsiTheme="majorHAnsi" w:cstheme="majorHAnsi"/>
                <w:color w:val="FF0000"/>
                <w:sz w:val="18"/>
                <w:szCs w:val="18"/>
              </w:rPr>
              <w:t>00</w:t>
            </w:r>
            <w:r>
              <w:rPr>
                <w:rFonts w:asciiTheme="majorHAnsi" w:hAnsiTheme="majorHAnsi" w:cstheme="majorHAnsi"/>
                <w:color w:val="FF0000"/>
                <w:sz w:val="18"/>
                <w:szCs w:val="18"/>
              </w:rPr>
              <w:t>b</w:t>
            </w:r>
          </w:p>
        </w:tc>
        <w:tc>
          <w:tcPr>
            <w:tcW w:w="1949" w:type="dxa"/>
            <w:tcBorders>
              <w:top w:val="single" w:sz="8" w:space="0" w:color="3F3F3F"/>
              <w:left w:val="single" w:sz="8" w:space="0" w:color="3F3F3F"/>
              <w:bottom w:val="single" w:sz="8" w:space="0" w:color="3F3F3F"/>
              <w:right w:val="single" w:sz="8" w:space="0" w:color="3F3F3F"/>
            </w:tcBorders>
            <w:shd w:val="clear" w:color="auto" w:fill="auto"/>
            <w:tcMar>
              <w:top w:w="72" w:type="dxa"/>
              <w:left w:w="72" w:type="dxa"/>
              <w:bottom w:w="0" w:type="dxa"/>
              <w:right w:w="72" w:type="dxa"/>
            </w:tcMar>
            <w:hideMark/>
          </w:tcPr>
          <w:p w14:paraId="00D431DB" w14:textId="77777777" w:rsidR="00E40CCE" w:rsidRPr="00FA34FC" w:rsidRDefault="00E40CCE" w:rsidP="00E40CCE">
            <w:pPr>
              <w:rPr>
                <w:rFonts w:asciiTheme="majorHAnsi" w:hAnsiTheme="majorHAnsi" w:cstheme="majorHAnsi"/>
                <w:color w:val="FF0000"/>
                <w:sz w:val="18"/>
                <w:szCs w:val="18"/>
              </w:rPr>
            </w:pPr>
            <w:r>
              <w:rPr>
                <w:rFonts w:asciiTheme="majorHAnsi" w:hAnsiTheme="majorHAnsi" w:cstheme="majorHAnsi"/>
                <w:color w:val="FF0000"/>
                <w:sz w:val="18"/>
                <w:szCs w:val="18"/>
              </w:rPr>
              <w:t>Non-C</w:t>
            </w:r>
            <w:bookmarkStart w:id="816" w:name="Titlecaphyphen2"/>
            <w:bookmarkEnd w:id="816"/>
            <w:r>
              <w:rPr>
                <w:rFonts w:asciiTheme="majorHAnsi" w:hAnsiTheme="majorHAnsi" w:cstheme="majorHAnsi"/>
                <w:color w:val="FF0000"/>
                <w:sz w:val="18"/>
                <w:szCs w:val="18"/>
              </w:rPr>
              <w:t>onnectable</w:t>
            </w:r>
            <w:r>
              <w:rPr>
                <w:rFonts w:asciiTheme="majorHAnsi" w:hAnsiTheme="majorHAnsi" w:cstheme="majorHAnsi"/>
                <w:color w:val="FF0000"/>
                <w:sz w:val="18"/>
                <w:szCs w:val="18"/>
              </w:rPr>
              <w:br/>
              <w:t>Undirected</w:t>
            </w:r>
          </w:p>
        </w:tc>
        <w:tc>
          <w:tcPr>
            <w:tcW w:w="795" w:type="dxa"/>
            <w:tcBorders>
              <w:top w:val="single" w:sz="8" w:space="0" w:color="3F3F3F"/>
              <w:left w:val="single" w:sz="8" w:space="0" w:color="3F3F3F"/>
              <w:bottom w:val="single" w:sz="8" w:space="0" w:color="3F3F3F"/>
              <w:right w:val="single" w:sz="8" w:space="0" w:color="3F3F3F"/>
            </w:tcBorders>
            <w:shd w:val="clear" w:color="auto" w:fill="auto"/>
            <w:tcMar>
              <w:top w:w="72" w:type="dxa"/>
              <w:left w:w="72" w:type="dxa"/>
              <w:bottom w:w="0" w:type="dxa"/>
              <w:right w:w="72" w:type="dxa"/>
            </w:tcMar>
            <w:vAlign w:val="center"/>
            <w:hideMark/>
          </w:tcPr>
          <w:p w14:paraId="6789479E" w14:textId="42447EAC" w:rsidR="00E40CCE" w:rsidRPr="00FA34FC" w:rsidRDefault="00E40CCE" w:rsidP="005C45EA">
            <w:pPr>
              <w:jc w:val="center"/>
              <w:rPr>
                <w:rFonts w:asciiTheme="majorHAnsi" w:hAnsiTheme="majorHAnsi" w:cstheme="majorHAnsi"/>
                <w:color w:val="FF0000"/>
                <w:sz w:val="18"/>
                <w:szCs w:val="18"/>
              </w:rPr>
            </w:pPr>
            <w:del w:id="817" w:author="Brian A. Redding" w:date="2016-04-13T17:44:00Z">
              <w:r w:rsidDel="0077305D">
                <w:rPr>
                  <w:color w:val="FF0000"/>
                  <w:sz w:val="18"/>
                  <w:szCs w:val="18"/>
                </w:rPr>
                <w:delText>C1</w:delText>
              </w:r>
            </w:del>
            <w:ins w:id="818" w:author="Brian A. Redding" w:date="2016-04-13T17:44:00Z">
              <w:r w:rsidR="0077305D">
                <w:rPr>
                  <w:color w:val="FF0000"/>
                  <w:sz w:val="18"/>
                  <w:szCs w:val="18"/>
                </w:rPr>
                <w:t>O</w:t>
              </w:r>
            </w:ins>
          </w:p>
        </w:tc>
        <w:tc>
          <w:tcPr>
            <w:tcW w:w="825" w:type="dxa"/>
            <w:tcBorders>
              <w:top w:val="single" w:sz="8" w:space="0" w:color="3F3F3F"/>
              <w:left w:val="single" w:sz="8" w:space="0" w:color="3F3F3F"/>
              <w:bottom w:val="single" w:sz="8" w:space="0" w:color="3F3F3F"/>
              <w:right w:val="single" w:sz="8" w:space="0" w:color="3F3F3F"/>
            </w:tcBorders>
            <w:shd w:val="clear" w:color="auto" w:fill="auto"/>
            <w:tcMar>
              <w:top w:w="72" w:type="dxa"/>
              <w:left w:w="72" w:type="dxa"/>
              <w:bottom w:w="0" w:type="dxa"/>
              <w:right w:w="72" w:type="dxa"/>
            </w:tcMar>
            <w:vAlign w:val="center"/>
            <w:hideMark/>
          </w:tcPr>
          <w:p w14:paraId="188D66EC" w14:textId="77777777" w:rsidR="00E40CCE" w:rsidRPr="00EE1FF6" w:rsidRDefault="00E40CCE" w:rsidP="005C45EA">
            <w:pPr>
              <w:jc w:val="center"/>
              <w:rPr>
                <w:rFonts w:asciiTheme="majorHAnsi" w:hAnsiTheme="majorHAnsi" w:cstheme="majorHAnsi"/>
                <w:color w:val="FF0000"/>
                <w:sz w:val="18"/>
                <w:szCs w:val="18"/>
              </w:rPr>
            </w:pPr>
            <w:r>
              <w:rPr>
                <w:bCs/>
                <w:color w:val="FF0000"/>
                <w:sz w:val="18"/>
                <w:szCs w:val="18"/>
              </w:rPr>
              <w:t>X</w:t>
            </w:r>
          </w:p>
        </w:tc>
        <w:tc>
          <w:tcPr>
            <w:tcW w:w="720" w:type="dxa"/>
            <w:tcBorders>
              <w:top w:val="single" w:sz="8" w:space="0" w:color="3F3F3F"/>
              <w:left w:val="single" w:sz="8" w:space="0" w:color="3F3F3F"/>
              <w:bottom w:val="single" w:sz="8" w:space="0" w:color="3F3F3F"/>
              <w:right w:val="single" w:sz="8" w:space="0" w:color="3F3F3F"/>
            </w:tcBorders>
            <w:shd w:val="clear" w:color="auto" w:fill="auto"/>
            <w:tcMar>
              <w:top w:w="72" w:type="dxa"/>
              <w:left w:w="72" w:type="dxa"/>
              <w:bottom w:w="0" w:type="dxa"/>
              <w:right w:w="72" w:type="dxa"/>
            </w:tcMar>
            <w:vAlign w:val="center"/>
            <w:hideMark/>
          </w:tcPr>
          <w:p w14:paraId="03B2279B" w14:textId="77777777" w:rsidR="00E40CCE" w:rsidRPr="006B3756" w:rsidRDefault="00E40CCE" w:rsidP="005C45EA">
            <w:pPr>
              <w:jc w:val="center"/>
              <w:rPr>
                <w:rFonts w:asciiTheme="majorHAnsi" w:hAnsiTheme="majorHAnsi" w:cstheme="majorHAnsi"/>
                <w:color w:val="FF9600" w:themeColor="accent4"/>
                <w:sz w:val="18"/>
                <w:szCs w:val="18"/>
              </w:rPr>
            </w:pPr>
            <w:r w:rsidRPr="006B3756">
              <w:rPr>
                <w:color w:val="FF9600" w:themeColor="accent4"/>
                <w:sz w:val="18"/>
                <w:szCs w:val="18"/>
              </w:rPr>
              <w:t>X</w:t>
            </w:r>
          </w:p>
        </w:tc>
        <w:tc>
          <w:tcPr>
            <w:tcW w:w="540" w:type="dxa"/>
            <w:tcBorders>
              <w:top w:val="single" w:sz="8" w:space="0" w:color="3F3F3F"/>
              <w:left w:val="single" w:sz="8" w:space="0" w:color="3F3F3F"/>
              <w:bottom w:val="single" w:sz="8" w:space="0" w:color="3F3F3F"/>
              <w:right w:val="single" w:sz="8" w:space="0" w:color="3F3F3F"/>
            </w:tcBorders>
            <w:shd w:val="clear" w:color="auto" w:fill="auto"/>
            <w:tcMar>
              <w:top w:w="72" w:type="dxa"/>
              <w:left w:w="72" w:type="dxa"/>
              <w:bottom w:w="0" w:type="dxa"/>
              <w:right w:w="72" w:type="dxa"/>
            </w:tcMar>
            <w:vAlign w:val="center"/>
            <w:hideMark/>
          </w:tcPr>
          <w:p w14:paraId="64A61DCD" w14:textId="4E0D5F0D" w:rsidR="00E40CCE" w:rsidRPr="00FA34FC" w:rsidRDefault="0091760C" w:rsidP="005C45EA">
            <w:pPr>
              <w:jc w:val="center"/>
              <w:rPr>
                <w:rFonts w:asciiTheme="majorHAnsi" w:hAnsiTheme="majorHAnsi" w:cstheme="majorHAnsi"/>
                <w:color w:val="FF0000"/>
                <w:sz w:val="18"/>
                <w:szCs w:val="18"/>
              </w:rPr>
            </w:pPr>
            <w:r>
              <w:rPr>
                <w:color w:val="FF0000"/>
                <w:sz w:val="18"/>
                <w:szCs w:val="18"/>
              </w:rPr>
              <w:t>C</w:t>
            </w:r>
            <w:ins w:id="819" w:author="Brian A. Redding" w:date="2016-04-13T17:46:00Z">
              <w:r w:rsidR="0077305D">
                <w:rPr>
                  <w:color w:val="FF0000"/>
                  <w:sz w:val="18"/>
                  <w:szCs w:val="18"/>
                </w:rPr>
                <w:t>1</w:t>
              </w:r>
            </w:ins>
            <w:del w:id="820" w:author="Brian A. Redding" w:date="2016-04-13T17:46:00Z">
              <w:r w:rsidDel="0077305D">
                <w:rPr>
                  <w:color w:val="FF0000"/>
                  <w:sz w:val="18"/>
                  <w:szCs w:val="18"/>
                </w:rPr>
                <w:delText>2</w:delText>
              </w:r>
            </w:del>
          </w:p>
        </w:tc>
        <w:tc>
          <w:tcPr>
            <w:tcW w:w="625" w:type="dxa"/>
            <w:tcBorders>
              <w:top w:val="single" w:sz="8" w:space="0" w:color="3F3F3F"/>
              <w:left w:val="single" w:sz="8" w:space="0" w:color="3F3F3F"/>
              <w:bottom w:val="single" w:sz="8" w:space="0" w:color="3F3F3F"/>
              <w:right w:val="single" w:sz="8" w:space="0" w:color="3F3F3F"/>
            </w:tcBorders>
            <w:shd w:val="clear" w:color="auto" w:fill="auto"/>
            <w:tcMar>
              <w:top w:w="72" w:type="dxa"/>
              <w:left w:w="72" w:type="dxa"/>
              <w:bottom w:w="0" w:type="dxa"/>
              <w:right w:w="72" w:type="dxa"/>
            </w:tcMar>
            <w:vAlign w:val="center"/>
            <w:hideMark/>
          </w:tcPr>
          <w:p w14:paraId="53D24007" w14:textId="77777777" w:rsidR="00E40CCE" w:rsidRPr="00FA34FC" w:rsidRDefault="00E40CCE" w:rsidP="005C45EA">
            <w:pPr>
              <w:jc w:val="center"/>
              <w:rPr>
                <w:rFonts w:asciiTheme="majorHAnsi" w:hAnsiTheme="majorHAnsi" w:cstheme="majorHAnsi"/>
                <w:color w:val="FF0000"/>
                <w:sz w:val="18"/>
                <w:szCs w:val="18"/>
              </w:rPr>
            </w:pPr>
            <w:r w:rsidRPr="00FA34FC">
              <w:rPr>
                <w:color w:val="FF0000"/>
                <w:sz w:val="18"/>
                <w:szCs w:val="18"/>
              </w:rPr>
              <w:t>O</w:t>
            </w:r>
          </w:p>
        </w:tc>
        <w:tc>
          <w:tcPr>
            <w:tcW w:w="815" w:type="dxa"/>
            <w:tcBorders>
              <w:top w:val="single" w:sz="8" w:space="0" w:color="3F3F3F"/>
              <w:left w:val="single" w:sz="8" w:space="0" w:color="3F3F3F"/>
              <w:bottom w:val="single" w:sz="8" w:space="0" w:color="3F3F3F"/>
              <w:right w:val="single" w:sz="8" w:space="0" w:color="3F3F3F"/>
            </w:tcBorders>
            <w:shd w:val="clear" w:color="auto" w:fill="auto"/>
            <w:tcMar>
              <w:top w:w="72" w:type="dxa"/>
              <w:left w:w="72" w:type="dxa"/>
              <w:bottom w:w="0" w:type="dxa"/>
              <w:right w:w="72" w:type="dxa"/>
            </w:tcMar>
            <w:vAlign w:val="center"/>
            <w:hideMark/>
          </w:tcPr>
          <w:p w14:paraId="43EF1E5D" w14:textId="77777777" w:rsidR="00E40CCE" w:rsidRPr="00FA34FC" w:rsidRDefault="00F40442" w:rsidP="005C45EA">
            <w:pPr>
              <w:jc w:val="center"/>
              <w:rPr>
                <w:rFonts w:asciiTheme="majorHAnsi" w:hAnsiTheme="majorHAnsi" w:cstheme="majorHAnsi"/>
                <w:color w:val="FF0000"/>
                <w:sz w:val="18"/>
                <w:szCs w:val="18"/>
              </w:rPr>
            </w:pPr>
            <w:r>
              <w:rPr>
                <w:color w:val="FF0000"/>
                <w:sz w:val="18"/>
                <w:szCs w:val="18"/>
              </w:rPr>
              <w:t>O</w:t>
            </w:r>
          </w:p>
        </w:tc>
        <w:tc>
          <w:tcPr>
            <w:tcW w:w="810" w:type="dxa"/>
            <w:tcBorders>
              <w:top w:val="single" w:sz="8" w:space="0" w:color="3F3F3F"/>
              <w:left w:val="single" w:sz="8" w:space="0" w:color="3F3F3F"/>
              <w:bottom w:val="single" w:sz="8" w:space="0" w:color="3F3F3F"/>
              <w:right w:val="single" w:sz="8" w:space="0" w:color="3F3F3F"/>
            </w:tcBorders>
            <w:shd w:val="clear" w:color="auto" w:fill="auto"/>
            <w:tcMar>
              <w:top w:w="72" w:type="dxa"/>
              <w:left w:w="72" w:type="dxa"/>
              <w:bottom w:w="0" w:type="dxa"/>
              <w:right w:w="72" w:type="dxa"/>
            </w:tcMar>
            <w:vAlign w:val="center"/>
            <w:hideMark/>
          </w:tcPr>
          <w:p w14:paraId="476CBD1C" w14:textId="77777777" w:rsidR="00E40CCE" w:rsidRPr="00FA34FC" w:rsidRDefault="00E40CCE" w:rsidP="005C45EA">
            <w:pPr>
              <w:jc w:val="center"/>
              <w:rPr>
                <w:rFonts w:asciiTheme="majorHAnsi" w:hAnsiTheme="majorHAnsi" w:cstheme="majorHAnsi"/>
                <w:color w:val="FF0000"/>
                <w:sz w:val="18"/>
                <w:szCs w:val="18"/>
              </w:rPr>
            </w:pPr>
            <w:r w:rsidRPr="00FA34FC">
              <w:rPr>
                <w:color w:val="FF0000"/>
                <w:sz w:val="18"/>
                <w:szCs w:val="18"/>
              </w:rPr>
              <w:t>O</w:t>
            </w:r>
          </w:p>
        </w:tc>
        <w:tc>
          <w:tcPr>
            <w:tcW w:w="990" w:type="dxa"/>
            <w:tcBorders>
              <w:top w:val="single" w:sz="8" w:space="0" w:color="3F3F3F"/>
              <w:left w:val="single" w:sz="8" w:space="0" w:color="3F3F3F"/>
              <w:bottom w:val="single" w:sz="8" w:space="0" w:color="3F3F3F"/>
              <w:right w:val="single" w:sz="8" w:space="0" w:color="3F3F3F"/>
            </w:tcBorders>
            <w:shd w:val="clear" w:color="auto" w:fill="auto"/>
            <w:tcMar>
              <w:top w:w="72" w:type="dxa"/>
              <w:left w:w="72" w:type="dxa"/>
              <w:bottom w:w="0" w:type="dxa"/>
              <w:right w:w="72" w:type="dxa"/>
            </w:tcMar>
            <w:vAlign w:val="center"/>
            <w:hideMark/>
          </w:tcPr>
          <w:p w14:paraId="319FC785" w14:textId="77777777" w:rsidR="00E40CCE" w:rsidRPr="00FA34FC" w:rsidRDefault="00E40CCE" w:rsidP="005C45EA">
            <w:pPr>
              <w:jc w:val="center"/>
              <w:rPr>
                <w:rFonts w:asciiTheme="majorHAnsi" w:hAnsiTheme="majorHAnsi" w:cstheme="majorHAnsi"/>
                <w:color w:val="FF0000"/>
                <w:sz w:val="18"/>
                <w:szCs w:val="18"/>
              </w:rPr>
            </w:pPr>
            <w:r w:rsidRPr="00FA34FC">
              <w:rPr>
                <w:color w:val="FF0000"/>
                <w:sz w:val="18"/>
                <w:szCs w:val="18"/>
              </w:rPr>
              <w:t>O</w:t>
            </w:r>
          </w:p>
        </w:tc>
        <w:tc>
          <w:tcPr>
            <w:tcW w:w="990" w:type="dxa"/>
            <w:tcBorders>
              <w:top w:val="single" w:sz="8" w:space="0" w:color="3F3F3F"/>
              <w:left w:val="single" w:sz="8" w:space="0" w:color="3F3F3F"/>
              <w:bottom w:val="single" w:sz="8" w:space="0" w:color="3F3F3F"/>
              <w:right w:val="single" w:sz="8" w:space="0" w:color="3F3F3F"/>
            </w:tcBorders>
            <w:shd w:val="clear" w:color="auto" w:fill="auto"/>
            <w:tcMar>
              <w:top w:w="72" w:type="dxa"/>
              <w:left w:w="72" w:type="dxa"/>
              <w:bottom w:w="0" w:type="dxa"/>
              <w:right w:w="72" w:type="dxa"/>
            </w:tcMar>
            <w:vAlign w:val="center"/>
            <w:hideMark/>
          </w:tcPr>
          <w:p w14:paraId="59B605D1" w14:textId="77777777" w:rsidR="00E40CCE" w:rsidRPr="00FA34FC" w:rsidRDefault="00E40CCE" w:rsidP="005C45EA">
            <w:pPr>
              <w:jc w:val="center"/>
              <w:rPr>
                <w:rFonts w:asciiTheme="majorHAnsi" w:hAnsiTheme="majorHAnsi" w:cstheme="majorHAnsi"/>
                <w:color w:val="FF0000"/>
                <w:sz w:val="18"/>
                <w:szCs w:val="18"/>
              </w:rPr>
            </w:pPr>
            <w:r w:rsidRPr="00FA34FC">
              <w:rPr>
                <w:color w:val="FF0000"/>
                <w:sz w:val="18"/>
                <w:szCs w:val="18"/>
              </w:rPr>
              <w:t>O</w:t>
            </w:r>
          </w:p>
        </w:tc>
      </w:tr>
      <w:tr w:rsidR="00E40CCE" w:rsidRPr="001C0C10" w14:paraId="2AF0B782" w14:textId="77777777" w:rsidTr="005C45EA">
        <w:trPr>
          <w:trHeight w:val="494"/>
        </w:trPr>
        <w:tc>
          <w:tcPr>
            <w:tcW w:w="651" w:type="dxa"/>
            <w:tcBorders>
              <w:top w:val="single" w:sz="8" w:space="0" w:color="3F3F3F"/>
              <w:left w:val="single" w:sz="8" w:space="0" w:color="3F3F3F"/>
              <w:bottom w:val="single" w:sz="8" w:space="0" w:color="3F3F3F"/>
              <w:right w:val="single" w:sz="8" w:space="0" w:color="3F3F3F"/>
            </w:tcBorders>
            <w:shd w:val="clear" w:color="auto" w:fill="auto"/>
            <w:tcMar>
              <w:top w:w="72" w:type="dxa"/>
              <w:left w:w="72" w:type="dxa"/>
              <w:bottom w:w="0" w:type="dxa"/>
              <w:right w:w="72" w:type="dxa"/>
            </w:tcMar>
            <w:vAlign w:val="center"/>
          </w:tcPr>
          <w:p w14:paraId="17D07EBF" w14:textId="77777777" w:rsidR="00E40CCE" w:rsidRPr="00FA34FC" w:rsidRDefault="00E40CCE" w:rsidP="00E40CCE">
            <w:pPr>
              <w:rPr>
                <w:rFonts w:asciiTheme="majorHAnsi" w:hAnsiTheme="majorHAnsi" w:cstheme="majorHAnsi"/>
                <w:color w:val="FF0000"/>
                <w:sz w:val="18"/>
                <w:szCs w:val="18"/>
              </w:rPr>
            </w:pPr>
            <w:r w:rsidRPr="00FA34FC">
              <w:rPr>
                <w:rFonts w:asciiTheme="majorHAnsi" w:hAnsiTheme="majorHAnsi" w:cstheme="majorHAnsi"/>
                <w:color w:val="FF0000"/>
                <w:sz w:val="18"/>
                <w:szCs w:val="18"/>
              </w:rPr>
              <w:t>00</w:t>
            </w:r>
            <w:r>
              <w:rPr>
                <w:rFonts w:asciiTheme="majorHAnsi" w:hAnsiTheme="majorHAnsi" w:cstheme="majorHAnsi"/>
                <w:color w:val="FF0000"/>
                <w:sz w:val="18"/>
                <w:szCs w:val="18"/>
              </w:rPr>
              <w:t>b</w:t>
            </w:r>
          </w:p>
        </w:tc>
        <w:tc>
          <w:tcPr>
            <w:tcW w:w="1949" w:type="dxa"/>
            <w:tcBorders>
              <w:top w:val="single" w:sz="8" w:space="0" w:color="3F3F3F"/>
              <w:left w:val="single" w:sz="8" w:space="0" w:color="3F3F3F"/>
              <w:bottom w:val="single" w:sz="8" w:space="0" w:color="3F3F3F"/>
              <w:right w:val="single" w:sz="8" w:space="0" w:color="3F3F3F"/>
            </w:tcBorders>
            <w:shd w:val="clear" w:color="auto" w:fill="auto"/>
            <w:tcMar>
              <w:top w:w="72" w:type="dxa"/>
              <w:left w:w="72" w:type="dxa"/>
              <w:bottom w:w="0" w:type="dxa"/>
              <w:right w:w="72" w:type="dxa"/>
            </w:tcMar>
          </w:tcPr>
          <w:p w14:paraId="349B174A" w14:textId="77777777" w:rsidR="00E40CCE" w:rsidRPr="00FA34FC" w:rsidRDefault="00E40CCE" w:rsidP="00E40CCE">
            <w:pPr>
              <w:rPr>
                <w:rFonts w:asciiTheme="majorHAnsi" w:hAnsiTheme="majorHAnsi" w:cstheme="majorHAnsi"/>
                <w:color w:val="FF0000"/>
                <w:sz w:val="18"/>
                <w:szCs w:val="18"/>
              </w:rPr>
            </w:pPr>
            <w:r>
              <w:rPr>
                <w:rFonts w:asciiTheme="majorHAnsi" w:hAnsiTheme="majorHAnsi" w:cstheme="majorHAnsi"/>
                <w:color w:val="FF0000"/>
                <w:sz w:val="18"/>
                <w:szCs w:val="18"/>
              </w:rPr>
              <w:t>Non-Connectable Directed</w:t>
            </w:r>
          </w:p>
        </w:tc>
        <w:tc>
          <w:tcPr>
            <w:tcW w:w="795" w:type="dxa"/>
            <w:tcBorders>
              <w:top w:val="single" w:sz="8" w:space="0" w:color="3F3F3F"/>
              <w:left w:val="single" w:sz="8" w:space="0" w:color="3F3F3F"/>
              <w:bottom w:val="single" w:sz="8" w:space="0" w:color="3F3F3F"/>
              <w:right w:val="single" w:sz="8" w:space="0" w:color="3F3F3F"/>
            </w:tcBorders>
            <w:shd w:val="clear" w:color="auto" w:fill="auto"/>
            <w:tcMar>
              <w:top w:w="72" w:type="dxa"/>
              <w:left w:w="72" w:type="dxa"/>
              <w:bottom w:w="0" w:type="dxa"/>
              <w:right w:w="72" w:type="dxa"/>
            </w:tcMar>
            <w:vAlign w:val="center"/>
          </w:tcPr>
          <w:p w14:paraId="3CD94AAC" w14:textId="09A1753C" w:rsidR="00E40CCE" w:rsidRPr="00FA34FC" w:rsidRDefault="00E40CCE" w:rsidP="005C45EA">
            <w:pPr>
              <w:jc w:val="center"/>
              <w:rPr>
                <w:color w:val="FF0000"/>
                <w:sz w:val="18"/>
                <w:szCs w:val="18"/>
              </w:rPr>
            </w:pPr>
            <w:del w:id="821" w:author="Brian A. Redding" w:date="2016-04-13T17:44:00Z">
              <w:r w:rsidDel="0077305D">
                <w:rPr>
                  <w:color w:val="FF0000"/>
                  <w:sz w:val="18"/>
                  <w:szCs w:val="18"/>
                </w:rPr>
                <w:delText>C1</w:delText>
              </w:r>
            </w:del>
            <w:ins w:id="822" w:author="Brian A. Redding" w:date="2016-04-13T17:44:00Z">
              <w:r w:rsidR="0077305D">
                <w:rPr>
                  <w:color w:val="FF0000"/>
                  <w:sz w:val="18"/>
                  <w:szCs w:val="18"/>
                </w:rPr>
                <w:t>O</w:t>
              </w:r>
            </w:ins>
          </w:p>
        </w:tc>
        <w:tc>
          <w:tcPr>
            <w:tcW w:w="825" w:type="dxa"/>
            <w:tcBorders>
              <w:top w:val="single" w:sz="8" w:space="0" w:color="3F3F3F"/>
              <w:left w:val="single" w:sz="8" w:space="0" w:color="3F3F3F"/>
              <w:bottom w:val="single" w:sz="8" w:space="0" w:color="3F3F3F"/>
              <w:right w:val="single" w:sz="8" w:space="0" w:color="3F3F3F"/>
            </w:tcBorders>
            <w:shd w:val="clear" w:color="auto" w:fill="auto"/>
            <w:tcMar>
              <w:top w:w="72" w:type="dxa"/>
              <w:left w:w="72" w:type="dxa"/>
              <w:bottom w:w="0" w:type="dxa"/>
              <w:right w:w="72" w:type="dxa"/>
            </w:tcMar>
            <w:vAlign w:val="center"/>
          </w:tcPr>
          <w:p w14:paraId="77128BB0" w14:textId="77777777" w:rsidR="00E40CCE" w:rsidRDefault="00E40CCE" w:rsidP="005C45EA">
            <w:pPr>
              <w:jc w:val="center"/>
              <w:rPr>
                <w:bCs/>
                <w:color w:val="FF0000"/>
                <w:sz w:val="18"/>
                <w:szCs w:val="18"/>
              </w:rPr>
            </w:pPr>
            <w:r>
              <w:rPr>
                <w:bCs/>
                <w:color w:val="FF0000"/>
                <w:sz w:val="18"/>
                <w:szCs w:val="18"/>
              </w:rPr>
              <w:t>C1</w:t>
            </w:r>
          </w:p>
        </w:tc>
        <w:tc>
          <w:tcPr>
            <w:tcW w:w="720" w:type="dxa"/>
            <w:tcBorders>
              <w:top w:val="single" w:sz="8" w:space="0" w:color="3F3F3F"/>
              <w:left w:val="single" w:sz="8" w:space="0" w:color="3F3F3F"/>
              <w:bottom w:val="single" w:sz="8" w:space="0" w:color="3F3F3F"/>
              <w:right w:val="single" w:sz="8" w:space="0" w:color="3F3F3F"/>
            </w:tcBorders>
            <w:shd w:val="clear" w:color="auto" w:fill="auto"/>
            <w:tcMar>
              <w:top w:w="72" w:type="dxa"/>
              <w:left w:w="72" w:type="dxa"/>
              <w:bottom w:w="0" w:type="dxa"/>
              <w:right w:w="72" w:type="dxa"/>
            </w:tcMar>
            <w:vAlign w:val="center"/>
          </w:tcPr>
          <w:p w14:paraId="1D85CBA9" w14:textId="77777777" w:rsidR="00E40CCE" w:rsidRPr="006B3756" w:rsidRDefault="00E40CCE" w:rsidP="005C45EA">
            <w:pPr>
              <w:jc w:val="center"/>
              <w:rPr>
                <w:color w:val="FF9600" w:themeColor="accent4"/>
                <w:sz w:val="18"/>
                <w:szCs w:val="18"/>
              </w:rPr>
            </w:pPr>
            <w:r w:rsidRPr="006B3756">
              <w:rPr>
                <w:color w:val="FF9600" w:themeColor="accent4"/>
                <w:sz w:val="18"/>
                <w:szCs w:val="18"/>
              </w:rPr>
              <w:t>X</w:t>
            </w:r>
          </w:p>
        </w:tc>
        <w:tc>
          <w:tcPr>
            <w:tcW w:w="540" w:type="dxa"/>
            <w:tcBorders>
              <w:top w:val="single" w:sz="8" w:space="0" w:color="3F3F3F"/>
              <w:left w:val="single" w:sz="8" w:space="0" w:color="3F3F3F"/>
              <w:bottom w:val="single" w:sz="8" w:space="0" w:color="3F3F3F"/>
              <w:right w:val="single" w:sz="8" w:space="0" w:color="3F3F3F"/>
            </w:tcBorders>
            <w:shd w:val="clear" w:color="auto" w:fill="auto"/>
            <w:tcMar>
              <w:top w:w="72" w:type="dxa"/>
              <w:left w:w="72" w:type="dxa"/>
              <w:bottom w:w="0" w:type="dxa"/>
              <w:right w:w="72" w:type="dxa"/>
            </w:tcMar>
            <w:vAlign w:val="center"/>
          </w:tcPr>
          <w:p w14:paraId="30E2DB73" w14:textId="373D8468" w:rsidR="00E40CCE" w:rsidRPr="00FA34FC" w:rsidRDefault="0091760C" w:rsidP="005C45EA">
            <w:pPr>
              <w:jc w:val="center"/>
              <w:rPr>
                <w:color w:val="FF0000"/>
                <w:sz w:val="18"/>
                <w:szCs w:val="18"/>
              </w:rPr>
            </w:pPr>
            <w:r>
              <w:rPr>
                <w:color w:val="FF0000"/>
                <w:sz w:val="18"/>
                <w:szCs w:val="18"/>
              </w:rPr>
              <w:t>C</w:t>
            </w:r>
            <w:ins w:id="823" w:author="Brian A. Redding" w:date="2016-04-13T17:46:00Z">
              <w:r w:rsidR="0077305D">
                <w:rPr>
                  <w:color w:val="FF0000"/>
                  <w:sz w:val="18"/>
                  <w:szCs w:val="18"/>
                </w:rPr>
                <w:t>1</w:t>
              </w:r>
            </w:ins>
            <w:del w:id="824" w:author="Brian A. Redding" w:date="2016-04-13T17:46:00Z">
              <w:r w:rsidDel="0077305D">
                <w:rPr>
                  <w:color w:val="FF0000"/>
                  <w:sz w:val="18"/>
                  <w:szCs w:val="18"/>
                </w:rPr>
                <w:delText>2</w:delText>
              </w:r>
            </w:del>
          </w:p>
        </w:tc>
        <w:tc>
          <w:tcPr>
            <w:tcW w:w="625" w:type="dxa"/>
            <w:tcBorders>
              <w:top w:val="single" w:sz="8" w:space="0" w:color="3F3F3F"/>
              <w:left w:val="single" w:sz="8" w:space="0" w:color="3F3F3F"/>
              <w:bottom w:val="single" w:sz="8" w:space="0" w:color="3F3F3F"/>
              <w:right w:val="single" w:sz="8" w:space="0" w:color="3F3F3F"/>
            </w:tcBorders>
            <w:shd w:val="clear" w:color="auto" w:fill="auto"/>
            <w:tcMar>
              <w:top w:w="72" w:type="dxa"/>
              <w:left w:w="72" w:type="dxa"/>
              <w:bottom w:w="0" w:type="dxa"/>
              <w:right w:w="72" w:type="dxa"/>
            </w:tcMar>
            <w:vAlign w:val="center"/>
          </w:tcPr>
          <w:p w14:paraId="0A09A871" w14:textId="77777777" w:rsidR="00E40CCE" w:rsidRPr="00FA34FC" w:rsidRDefault="00E40CCE" w:rsidP="005C45EA">
            <w:pPr>
              <w:jc w:val="center"/>
              <w:rPr>
                <w:color w:val="FF0000"/>
                <w:sz w:val="18"/>
                <w:szCs w:val="18"/>
              </w:rPr>
            </w:pPr>
            <w:r w:rsidRPr="00FA34FC">
              <w:rPr>
                <w:color w:val="FF0000"/>
                <w:sz w:val="18"/>
                <w:szCs w:val="18"/>
              </w:rPr>
              <w:t>O</w:t>
            </w:r>
          </w:p>
        </w:tc>
        <w:tc>
          <w:tcPr>
            <w:tcW w:w="815" w:type="dxa"/>
            <w:tcBorders>
              <w:top w:val="single" w:sz="8" w:space="0" w:color="3F3F3F"/>
              <w:left w:val="single" w:sz="8" w:space="0" w:color="3F3F3F"/>
              <w:bottom w:val="single" w:sz="8" w:space="0" w:color="3F3F3F"/>
              <w:right w:val="single" w:sz="8" w:space="0" w:color="3F3F3F"/>
            </w:tcBorders>
            <w:shd w:val="clear" w:color="auto" w:fill="auto"/>
            <w:tcMar>
              <w:top w:w="72" w:type="dxa"/>
              <w:left w:w="72" w:type="dxa"/>
              <w:bottom w:w="0" w:type="dxa"/>
              <w:right w:w="72" w:type="dxa"/>
            </w:tcMar>
            <w:vAlign w:val="center"/>
          </w:tcPr>
          <w:p w14:paraId="2F8FAC7A" w14:textId="77777777" w:rsidR="00E40CCE" w:rsidRPr="00FA34FC" w:rsidRDefault="00F40442" w:rsidP="005C45EA">
            <w:pPr>
              <w:jc w:val="center"/>
              <w:rPr>
                <w:color w:val="FF0000"/>
                <w:sz w:val="18"/>
                <w:szCs w:val="18"/>
              </w:rPr>
            </w:pPr>
            <w:r>
              <w:rPr>
                <w:color w:val="FF0000"/>
                <w:sz w:val="18"/>
                <w:szCs w:val="18"/>
              </w:rPr>
              <w:t>O</w:t>
            </w:r>
          </w:p>
        </w:tc>
        <w:tc>
          <w:tcPr>
            <w:tcW w:w="810" w:type="dxa"/>
            <w:tcBorders>
              <w:top w:val="single" w:sz="8" w:space="0" w:color="3F3F3F"/>
              <w:left w:val="single" w:sz="8" w:space="0" w:color="3F3F3F"/>
              <w:bottom w:val="single" w:sz="8" w:space="0" w:color="3F3F3F"/>
              <w:right w:val="single" w:sz="8" w:space="0" w:color="3F3F3F"/>
            </w:tcBorders>
            <w:shd w:val="clear" w:color="auto" w:fill="auto"/>
            <w:tcMar>
              <w:top w:w="72" w:type="dxa"/>
              <w:left w:w="72" w:type="dxa"/>
              <w:bottom w:w="0" w:type="dxa"/>
              <w:right w:w="72" w:type="dxa"/>
            </w:tcMar>
            <w:vAlign w:val="center"/>
          </w:tcPr>
          <w:p w14:paraId="35D88B5A" w14:textId="77777777" w:rsidR="00E40CCE" w:rsidRPr="00FA34FC" w:rsidRDefault="00E40CCE" w:rsidP="005C45EA">
            <w:pPr>
              <w:jc w:val="center"/>
              <w:rPr>
                <w:color w:val="FF0000"/>
                <w:sz w:val="18"/>
                <w:szCs w:val="18"/>
              </w:rPr>
            </w:pPr>
            <w:r w:rsidRPr="00FA34FC">
              <w:rPr>
                <w:color w:val="FF0000"/>
                <w:sz w:val="18"/>
                <w:szCs w:val="18"/>
              </w:rPr>
              <w:t>O</w:t>
            </w:r>
          </w:p>
        </w:tc>
        <w:tc>
          <w:tcPr>
            <w:tcW w:w="990" w:type="dxa"/>
            <w:tcBorders>
              <w:top w:val="single" w:sz="8" w:space="0" w:color="3F3F3F"/>
              <w:left w:val="single" w:sz="8" w:space="0" w:color="3F3F3F"/>
              <w:bottom w:val="single" w:sz="8" w:space="0" w:color="3F3F3F"/>
              <w:right w:val="single" w:sz="8" w:space="0" w:color="3F3F3F"/>
            </w:tcBorders>
            <w:shd w:val="clear" w:color="auto" w:fill="auto"/>
            <w:tcMar>
              <w:top w:w="72" w:type="dxa"/>
              <w:left w:w="72" w:type="dxa"/>
              <w:bottom w:w="0" w:type="dxa"/>
              <w:right w:w="72" w:type="dxa"/>
            </w:tcMar>
            <w:vAlign w:val="center"/>
          </w:tcPr>
          <w:p w14:paraId="4F66DD07" w14:textId="77777777" w:rsidR="00E40CCE" w:rsidRPr="00FA34FC" w:rsidRDefault="00E40CCE" w:rsidP="005C45EA">
            <w:pPr>
              <w:jc w:val="center"/>
              <w:rPr>
                <w:color w:val="FF0000"/>
                <w:sz w:val="18"/>
                <w:szCs w:val="18"/>
              </w:rPr>
            </w:pPr>
            <w:r w:rsidRPr="00FA34FC">
              <w:rPr>
                <w:color w:val="FF0000"/>
                <w:sz w:val="18"/>
                <w:szCs w:val="18"/>
              </w:rPr>
              <w:t>O</w:t>
            </w:r>
          </w:p>
        </w:tc>
        <w:tc>
          <w:tcPr>
            <w:tcW w:w="990" w:type="dxa"/>
            <w:tcBorders>
              <w:top w:val="single" w:sz="8" w:space="0" w:color="3F3F3F"/>
              <w:left w:val="single" w:sz="8" w:space="0" w:color="3F3F3F"/>
              <w:bottom w:val="single" w:sz="8" w:space="0" w:color="3F3F3F"/>
              <w:right w:val="single" w:sz="8" w:space="0" w:color="3F3F3F"/>
            </w:tcBorders>
            <w:shd w:val="clear" w:color="auto" w:fill="auto"/>
            <w:tcMar>
              <w:top w:w="72" w:type="dxa"/>
              <w:left w:w="72" w:type="dxa"/>
              <w:bottom w:w="0" w:type="dxa"/>
              <w:right w:w="72" w:type="dxa"/>
            </w:tcMar>
            <w:vAlign w:val="center"/>
          </w:tcPr>
          <w:p w14:paraId="383A2D82" w14:textId="77777777" w:rsidR="00E40CCE" w:rsidRPr="00FA34FC" w:rsidRDefault="00E40CCE" w:rsidP="005C45EA">
            <w:pPr>
              <w:jc w:val="center"/>
              <w:rPr>
                <w:color w:val="FF0000"/>
                <w:sz w:val="18"/>
                <w:szCs w:val="18"/>
              </w:rPr>
            </w:pPr>
            <w:r w:rsidRPr="00FA34FC">
              <w:rPr>
                <w:color w:val="FF0000"/>
                <w:sz w:val="18"/>
                <w:szCs w:val="18"/>
              </w:rPr>
              <w:t>O</w:t>
            </w:r>
          </w:p>
        </w:tc>
      </w:tr>
      <w:tr w:rsidR="00E40CCE" w:rsidRPr="001C0C10" w14:paraId="63FCD09D" w14:textId="77777777" w:rsidTr="005C45EA">
        <w:trPr>
          <w:trHeight w:val="406"/>
        </w:trPr>
        <w:tc>
          <w:tcPr>
            <w:tcW w:w="651"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6FBCC38D" w14:textId="77777777" w:rsidR="00E40CCE" w:rsidRPr="00FA34FC" w:rsidRDefault="00E40CCE" w:rsidP="00E40CCE">
            <w:pPr>
              <w:rPr>
                <w:rFonts w:asciiTheme="majorHAnsi" w:hAnsiTheme="majorHAnsi" w:cstheme="majorHAnsi"/>
                <w:color w:val="FF0000"/>
                <w:sz w:val="18"/>
                <w:szCs w:val="18"/>
              </w:rPr>
            </w:pPr>
            <w:r w:rsidRPr="00FA34FC">
              <w:rPr>
                <w:rFonts w:asciiTheme="majorHAnsi" w:hAnsiTheme="majorHAnsi" w:cstheme="majorHAnsi"/>
                <w:color w:val="FF0000"/>
                <w:sz w:val="18"/>
                <w:szCs w:val="18"/>
              </w:rPr>
              <w:t>01</w:t>
            </w:r>
            <w:r>
              <w:rPr>
                <w:rFonts w:asciiTheme="majorHAnsi" w:hAnsiTheme="majorHAnsi" w:cstheme="majorHAnsi"/>
                <w:color w:val="FF0000"/>
                <w:sz w:val="18"/>
                <w:szCs w:val="18"/>
              </w:rPr>
              <w:t>b</w:t>
            </w:r>
          </w:p>
        </w:tc>
        <w:tc>
          <w:tcPr>
            <w:tcW w:w="1949"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hideMark/>
          </w:tcPr>
          <w:p w14:paraId="37A6E372" w14:textId="77777777" w:rsidR="00E40CCE" w:rsidRPr="00FA34FC" w:rsidRDefault="00E40CCE" w:rsidP="00E40CCE">
            <w:pPr>
              <w:rPr>
                <w:rFonts w:asciiTheme="majorHAnsi" w:hAnsiTheme="majorHAnsi" w:cstheme="majorHAnsi"/>
                <w:color w:val="FF0000"/>
                <w:sz w:val="18"/>
                <w:szCs w:val="18"/>
              </w:rPr>
            </w:pPr>
            <w:r>
              <w:rPr>
                <w:rFonts w:asciiTheme="majorHAnsi" w:hAnsiTheme="majorHAnsi" w:cstheme="majorHAnsi"/>
                <w:color w:val="FF0000"/>
                <w:sz w:val="18"/>
                <w:szCs w:val="18"/>
              </w:rPr>
              <w:t>Connectable Undirected</w:t>
            </w:r>
          </w:p>
        </w:tc>
        <w:tc>
          <w:tcPr>
            <w:tcW w:w="795"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1870638F" w14:textId="77777777" w:rsidR="00E40CCE" w:rsidRPr="00FA34FC" w:rsidRDefault="00FD589A" w:rsidP="005C45EA">
            <w:pPr>
              <w:jc w:val="center"/>
              <w:rPr>
                <w:rFonts w:asciiTheme="majorHAnsi" w:hAnsiTheme="majorHAnsi" w:cstheme="majorHAnsi"/>
                <w:color w:val="FF0000"/>
                <w:sz w:val="18"/>
                <w:szCs w:val="18"/>
              </w:rPr>
            </w:pPr>
            <w:r>
              <w:rPr>
                <w:color w:val="FF0000"/>
                <w:sz w:val="18"/>
                <w:szCs w:val="18"/>
              </w:rPr>
              <w:t>M</w:t>
            </w:r>
          </w:p>
        </w:tc>
        <w:tc>
          <w:tcPr>
            <w:tcW w:w="825"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2AA821F1" w14:textId="77777777" w:rsidR="00E40CCE" w:rsidRPr="00FA34FC" w:rsidRDefault="00E40CCE" w:rsidP="005C45EA">
            <w:pPr>
              <w:jc w:val="center"/>
              <w:rPr>
                <w:rFonts w:asciiTheme="majorHAnsi" w:hAnsiTheme="majorHAnsi" w:cstheme="majorHAnsi"/>
                <w:color w:val="FF0000"/>
                <w:sz w:val="18"/>
                <w:szCs w:val="18"/>
              </w:rPr>
            </w:pPr>
            <w:r>
              <w:rPr>
                <w:color w:val="FF0000"/>
                <w:sz w:val="18"/>
                <w:szCs w:val="18"/>
              </w:rPr>
              <w:t>X</w:t>
            </w:r>
          </w:p>
        </w:tc>
        <w:tc>
          <w:tcPr>
            <w:tcW w:w="720"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0F2AEED9" w14:textId="77777777" w:rsidR="00E40CCE" w:rsidRPr="006B3756" w:rsidRDefault="00E40CCE" w:rsidP="005C45EA">
            <w:pPr>
              <w:jc w:val="center"/>
              <w:rPr>
                <w:rFonts w:asciiTheme="majorHAnsi" w:hAnsiTheme="majorHAnsi" w:cstheme="majorHAnsi"/>
                <w:color w:val="FF9600" w:themeColor="accent4"/>
                <w:sz w:val="18"/>
                <w:szCs w:val="18"/>
              </w:rPr>
            </w:pPr>
            <w:r w:rsidRPr="006B3756">
              <w:rPr>
                <w:color w:val="FF9600" w:themeColor="accent4"/>
                <w:sz w:val="18"/>
                <w:szCs w:val="18"/>
              </w:rPr>
              <w:t>X</w:t>
            </w:r>
          </w:p>
        </w:tc>
        <w:tc>
          <w:tcPr>
            <w:tcW w:w="540"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7D19BB91" w14:textId="02209695" w:rsidR="00E40CCE" w:rsidRPr="00FA34FC" w:rsidRDefault="0091760C" w:rsidP="005C45EA">
            <w:pPr>
              <w:jc w:val="center"/>
              <w:rPr>
                <w:rFonts w:asciiTheme="majorHAnsi" w:hAnsiTheme="majorHAnsi" w:cstheme="majorHAnsi"/>
                <w:color w:val="FF0000"/>
                <w:sz w:val="18"/>
                <w:szCs w:val="18"/>
              </w:rPr>
            </w:pPr>
            <w:r>
              <w:rPr>
                <w:color w:val="FF0000"/>
                <w:sz w:val="18"/>
                <w:szCs w:val="18"/>
              </w:rPr>
              <w:t>C</w:t>
            </w:r>
            <w:ins w:id="825" w:author="Brian A. Redding" w:date="2016-04-13T17:46:00Z">
              <w:r w:rsidR="0077305D">
                <w:rPr>
                  <w:color w:val="FF0000"/>
                  <w:sz w:val="18"/>
                  <w:szCs w:val="18"/>
                </w:rPr>
                <w:t>1</w:t>
              </w:r>
            </w:ins>
            <w:del w:id="826" w:author="Brian A. Redding" w:date="2016-04-13T17:46:00Z">
              <w:r w:rsidDel="0077305D">
                <w:rPr>
                  <w:color w:val="FF0000"/>
                  <w:sz w:val="18"/>
                  <w:szCs w:val="18"/>
                </w:rPr>
                <w:delText>2</w:delText>
              </w:r>
            </w:del>
          </w:p>
        </w:tc>
        <w:tc>
          <w:tcPr>
            <w:tcW w:w="625"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5F3DA77B" w14:textId="77777777" w:rsidR="00E40CCE" w:rsidRPr="00FA34FC" w:rsidRDefault="00E40CCE" w:rsidP="005C45EA">
            <w:pPr>
              <w:jc w:val="center"/>
              <w:rPr>
                <w:rFonts w:asciiTheme="majorHAnsi" w:hAnsiTheme="majorHAnsi" w:cstheme="majorHAnsi"/>
                <w:color w:val="FF0000"/>
                <w:sz w:val="18"/>
                <w:szCs w:val="18"/>
              </w:rPr>
            </w:pPr>
            <w:r>
              <w:rPr>
                <w:color w:val="FF0000"/>
                <w:sz w:val="18"/>
                <w:szCs w:val="18"/>
              </w:rPr>
              <w:t>X</w:t>
            </w:r>
          </w:p>
        </w:tc>
        <w:tc>
          <w:tcPr>
            <w:tcW w:w="815"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5B4EF29F" w14:textId="77777777" w:rsidR="00E40CCE" w:rsidRPr="00FA34FC" w:rsidRDefault="00DC0494" w:rsidP="005C45EA">
            <w:pPr>
              <w:jc w:val="center"/>
              <w:rPr>
                <w:rFonts w:asciiTheme="majorHAnsi" w:hAnsiTheme="majorHAnsi" w:cstheme="majorHAnsi"/>
                <w:color w:val="FF0000"/>
                <w:sz w:val="18"/>
                <w:szCs w:val="18"/>
              </w:rPr>
            </w:pPr>
            <w:r>
              <w:rPr>
                <w:color w:val="FF0000"/>
                <w:sz w:val="18"/>
                <w:szCs w:val="18"/>
              </w:rPr>
              <w:t>X</w:t>
            </w:r>
          </w:p>
        </w:tc>
        <w:tc>
          <w:tcPr>
            <w:tcW w:w="810"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7EBEAEE6" w14:textId="77777777" w:rsidR="00E40CCE" w:rsidRPr="00FA34FC" w:rsidRDefault="00E40CCE" w:rsidP="005C45EA">
            <w:pPr>
              <w:jc w:val="center"/>
              <w:rPr>
                <w:rFonts w:asciiTheme="majorHAnsi" w:hAnsiTheme="majorHAnsi" w:cstheme="majorHAnsi"/>
                <w:color w:val="FF0000"/>
                <w:sz w:val="18"/>
                <w:szCs w:val="18"/>
              </w:rPr>
            </w:pPr>
            <w:r w:rsidRPr="00FA34FC">
              <w:rPr>
                <w:color w:val="FF0000"/>
                <w:sz w:val="18"/>
                <w:szCs w:val="18"/>
              </w:rPr>
              <w:t>O</w:t>
            </w:r>
          </w:p>
        </w:tc>
        <w:tc>
          <w:tcPr>
            <w:tcW w:w="990"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7448B865" w14:textId="77777777" w:rsidR="00E40CCE" w:rsidRPr="00FA34FC" w:rsidRDefault="00E40CCE" w:rsidP="005C45EA">
            <w:pPr>
              <w:jc w:val="center"/>
              <w:rPr>
                <w:rFonts w:asciiTheme="majorHAnsi" w:hAnsiTheme="majorHAnsi" w:cstheme="majorHAnsi"/>
                <w:color w:val="FF0000"/>
                <w:sz w:val="18"/>
                <w:szCs w:val="18"/>
              </w:rPr>
            </w:pPr>
            <w:r w:rsidRPr="00FA34FC">
              <w:rPr>
                <w:color w:val="FF0000"/>
                <w:sz w:val="18"/>
                <w:szCs w:val="18"/>
              </w:rPr>
              <w:t>O</w:t>
            </w:r>
          </w:p>
        </w:tc>
        <w:tc>
          <w:tcPr>
            <w:tcW w:w="990"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24D6EADC" w14:textId="77777777" w:rsidR="00E40CCE" w:rsidRPr="00FA34FC" w:rsidRDefault="00E40CCE" w:rsidP="005C45EA">
            <w:pPr>
              <w:jc w:val="center"/>
              <w:rPr>
                <w:rFonts w:asciiTheme="majorHAnsi" w:hAnsiTheme="majorHAnsi" w:cstheme="majorHAnsi"/>
                <w:color w:val="FF0000"/>
                <w:sz w:val="18"/>
                <w:szCs w:val="18"/>
              </w:rPr>
            </w:pPr>
            <w:r w:rsidRPr="00FA34FC">
              <w:rPr>
                <w:color w:val="FF0000"/>
                <w:sz w:val="18"/>
                <w:szCs w:val="18"/>
              </w:rPr>
              <w:t>O</w:t>
            </w:r>
          </w:p>
        </w:tc>
      </w:tr>
      <w:tr w:rsidR="00E40CCE" w:rsidRPr="001C0C10" w14:paraId="4EED64BF" w14:textId="77777777" w:rsidTr="005C45EA">
        <w:trPr>
          <w:trHeight w:val="406"/>
        </w:trPr>
        <w:tc>
          <w:tcPr>
            <w:tcW w:w="651"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tcPr>
          <w:p w14:paraId="74DBF6F1" w14:textId="77777777" w:rsidR="00E40CCE" w:rsidRPr="00FA34FC" w:rsidRDefault="00E40CCE" w:rsidP="00E40CCE">
            <w:pPr>
              <w:rPr>
                <w:rFonts w:asciiTheme="majorHAnsi" w:hAnsiTheme="majorHAnsi" w:cstheme="majorHAnsi"/>
                <w:color w:val="FF0000"/>
                <w:sz w:val="18"/>
                <w:szCs w:val="18"/>
              </w:rPr>
            </w:pPr>
            <w:r w:rsidRPr="00FA34FC">
              <w:rPr>
                <w:rFonts w:asciiTheme="majorHAnsi" w:hAnsiTheme="majorHAnsi" w:cstheme="majorHAnsi"/>
                <w:color w:val="FF0000"/>
                <w:sz w:val="18"/>
                <w:szCs w:val="18"/>
              </w:rPr>
              <w:t>01</w:t>
            </w:r>
            <w:r>
              <w:rPr>
                <w:rFonts w:asciiTheme="majorHAnsi" w:hAnsiTheme="majorHAnsi" w:cstheme="majorHAnsi"/>
                <w:color w:val="FF0000"/>
                <w:sz w:val="18"/>
                <w:szCs w:val="18"/>
              </w:rPr>
              <w:t>b</w:t>
            </w:r>
          </w:p>
        </w:tc>
        <w:tc>
          <w:tcPr>
            <w:tcW w:w="1949"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tcPr>
          <w:p w14:paraId="359D6893" w14:textId="77777777" w:rsidR="00E40CCE" w:rsidRDefault="00E40CCE" w:rsidP="00E40CCE">
            <w:pPr>
              <w:rPr>
                <w:rFonts w:asciiTheme="majorHAnsi" w:hAnsiTheme="majorHAnsi" w:cstheme="majorHAnsi"/>
                <w:color w:val="FF0000"/>
                <w:sz w:val="18"/>
                <w:szCs w:val="18"/>
              </w:rPr>
            </w:pPr>
            <w:r>
              <w:rPr>
                <w:rFonts w:asciiTheme="majorHAnsi" w:hAnsiTheme="majorHAnsi" w:cstheme="majorHAnsi"/>
                <w:color w:val="FF0000"/>
                <w:sz w:val="18"/>
                <w:szCs w:val="18"/>
              </w:rPr>
              <w:t>Connectable Directed</w:t>
            </w:r>
          </w:p>
        </w:tc>
        <w:tc>
          <w:tcPr>
            <w:tcW w:w="795"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tcPr>
          <w:p w14:paraId="72C18DF7" w14:textId="77777777" w:rsidR="00E40CCE" w:rsidRPr="00FA34FC" w:rsidRDefault="00FD589A" w:rsidP="005C45EA">
            <w:pPr>
              <w:jc w:val="center"/>
              <w:rPr>
                <w:color w:val="FF0000"/>
                <w:sz w:val="18"/>
                <w:szCs w:val="18"/>
              </w:rPr>
            </w:pPr>
            <w:r>
              <w:rPr>
                <w:color w:val="FF0000"/>
                <w:sz w:val="18"/>
                <w:szCs w:val="18"/>
              </w:rPr>
              <w:t>M</w:t>
            </w:r>
          </w:p>
        </w:tc>
        <w:tc>
          <w:tcPr>
            <w:tcW w:w="825"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tcPr>
          <w:p w14:paraId="06703046" w14:textId="77777777" w:rsidR="00E40CCE" w:rsidRPr="00FA34FC" w:rsidRDefault="00FD589A" w:rsidP="005C45EA">
            <w:pPr>
              <w:jc w:val="center"/>
              <w:rPr>
                <w:color w:val="FF0000"/>
                <w:sz w:val="18"/>
                <w:szCs w:val="18"/>
              </w:rPr>
            </w:pPr>
            <w:r>
              <w:rPr>
                <w:color w:val="FF0000"/>
                <w:sz w:val="18"/>
                <w:szCs w:val="18"/>
              </w:rPr>
              <w:t>M</w:t>
            </w:r>
          </w:p>
        </w:tc>
        <w:tc>
          <w:tcPr>
            <w:tcW w:w="720"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tcPr>
          <w:p w14:paraId="18F8A481" w14:textId="77777777" w:rsidR="00E40CCE" w:rsidRPr="006B3756" w:rsidRDefault="00E40CCE" w:rsidP="005C45EA">
            <w:pPr>
              <w:jc w:val="center"/>
              <w:rPr>
                <w:color w:val="FF9600" w:themeColor="accent4"/>
                <w:sz w:val="18"/>
                <w:szCs w:val="18"/>
              </w:rPr>
            </w:pPr>
            <w:r w:rsidRPr="006B3756">
              <w:rPr>
                <w:color w:val="FF9600" w:themeColor="accent4"/>
                <w:sz w:val="18"/>
                <w:szCs w:val="18"/>
              </w:rPr>
              <w:t>X</w:t>
            </w:r>
          </w:p>
        </w:tc>
        <w:tc>
          <w:tcPr>
            <w:tcW w:w="540"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tcPr>
          <w:p w14:paraId="15CBAFC0" w14:textId="7C025FC2" w:rsidR="00E40CCE" w:rsidRPr="00FA34FC" w:rsidRDefault="0091760C" w:rsidP="005C45EA">
            <w:pPr>
              <w:jc w:val="center"/>
              <w:rPr>
                <w:color w:val="FF0000"/>
                <w:sz w:val="18"/>
                <w:szCs w:val="18"/>
              </w:rPr>
            </w:pPr>
            <w:r>
              <w:rPr>
                <w:color w:val="FF0000"/>
                <w:sz w:val="18"/>
                <w:szCs w:val="18"/>
              </w:rPr>
              <w:t>C</w:t>
            </w:r>
            <w:ins w:id="827" w:author="Brian A. Redding" w:date="2016-04-13T17:46:00Z">
              <w:r w:rsidR="0077305D">
                <w:rPr>
                  <w:color w:val="FF0000"/>
                  <w:sz w:val="18"/>
                  <w:szCs w:val="18"/>
                </w:rPr>
                <w:t>1</w:t>
              </w:r>
            </w:ins>
            <w:del w:id="828" w:author="Brian A. Redding" w:date="2016-04-13T17:46:00Z">
              <w:r w:rsidDel="0077305D">
                <w:rPr>
                  <w:color w:val="FF0000"/>
                  <w:sz w:val="18"/>
                  <w:szCs w:val="18"/>
                </w:rPr>
                <w:delText>2</w:delText>
              </w:r>
            </w:del>
          </w:p>
        </w:tc>
        <w:tc>
          <w:tcPr>
            <w:tcW w:w="625"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tcPr>
          <w:p w14:paraId="422205C8" w14:textId="77777777" w:rsidR="00E40CCE" w:rsidRDefault="00E40CCE" w:rsidP="005C45EA">
            <w:pPr>
              <w:jc w:val="center"/>
              <w:rPr>
                <w:color w:val="FF0000"/>
                <w:sz w:val="18"/>
                <w:szCs w:val="18"/>
              </w:rPr>
            </w:pPr>
            <w:r>
              <w:rPr>
                <w:color w:val="FF0000"/>
                <w:sz w:val="18"/>
                <w:szCs w:val="18"/>
              </w:rPr>
              <w:t>X</w:t>
            </w:r>
          </w:p>
        </w:tc>
        <w:tc>
          <w:tcPr>
            <w:tcW w:w="815"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tcPr>
          <w:p w14:paraId="2E44A9DE" w14:textId="77777777" w:rsidR="00E40CCE" w:rsidRPr="00FA34FC" w:rsidRDefault="00DC0494" w:rsidP="005C45EA">
            <w:pPr>
              <w:jc w:val="center"/>
              <w:rPr>
                <w:color w:val="FF0000"/>
                <w:sz w:val="18"/>
                <w:szCs w:val="18"/>
              </w:rPr>
            </w:pPr>
            <w:r>
              <w:rPr>
                <w:color w:val="FF0000"/>
                <w:sz w:val="18"/>
                <w:szCs w:val="18"/>
              </w:rPr>
              <w:t>X</w:t>
            </w:r>
          </w:p>
        </w:tc>
        <w:tc>
          <w:tcPr>
            <w:tcW w:w="810"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tcPr>
          <w:p w14:paraId="1B3565D2" w14:textId="77777777" w:rsidR="00E40CCE" w:rsidRPr="00FA34FC" w:rsidRDefault="00E40CCE" w:rsidP="005C45EA">
            <w:pPr>
              <w:jc w:val="center"/>
              <w:rPr>
                <w:color w:val="FF0000"/>
                <w:sz w:val="18"/>
                <w:szCs w:val="18"/>
              </w:rPr>
            </w:pPr>
            <w:r w:rsidRPr="00FA34FC">
              <w:rPr>
                <w:color w:val="FF0000"/>
                <w:sz w:val="18"/>
                <w:szCs w:val="18"/>
              </w:rPr>
              <w:t>O</w:t>
            </w:r>
          </w:p>
        </w:tc>
        <w:tc>
          <w:tcPr>
            <w:tcW w:w="990"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tcPr>
          <w:p w14:paraId="6A8FD74B" w14:textId="77777777" w:rsidR="00E40CCE" w:rsidRPr="00FA34FC" w:rsidRDefault="00E40CCE" w:rsidP="005C45EA">
            <w:pPr>
              <w:jc w:val="center"/>
              <w:rPr>
                <w:color w:val="FF0000"/>
                <w:sz w:val="18"/>
                <w:szCs w:val="18"/>
              </w:rPr>
            </w:pPr>
            <w:r w:rsidRPr="00FA34FC">
              <w:rPr>
                <w:color w:val="FF0000"/>
                <w:sz w:val="18"/>
                <w:szCs w:val="18"/>
              </w:rPr>
              <w:t>O</w:t>
            </w:r>
          </w:p>
        </w:tc>
        <w:tc>
          <w:tcPr>
            <w:tcW w:w="990"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tcPr>
          <w:p w14:paraId="2B434651" w14:textId="77777777" w:rsidR="00E40CCE" w:rsidRPr="00FA34FC" w:rsidRDefault="00E40CCE" w:rsidP="005C45EA">
            <w:pPr>
              <w:jc w:val="center"/>
              <w:rPr>
                <w:color w:val="FF0000"/>
                <w:sz w:val="18"/>
                <w:szCs w:val="18"/>
              </w:rPr>
            </w:pPr>
            <w:r w:rsidRPr="00FA34FC">
              <w:rPr>
                <w:color w:val="FF0000"/>
                <w:sz w:val="18"/>
                <w:szCs w:val="18"/>
              </w:rPr>
              <w:t>O</w:t>
            </w:r>
          </w:p>
        </w:tc>
      </w:tr>
      <w:tr w:rsidR="00E40CCE" w:rsidRPr="001C0C10" w14:paraId="58BD65DD" w14:textId="77777777" w:rsidTr="005C45EA">
        <w:trPr>
          <w:trHeight w:val="406"/>
        </w:trPr>
        <w:tc>
          <w:tcPr>
            <w:tcW w:w="651" w:type="dxa"/>
            <w:tcBorders>
              <w:top w:val="single" w:sz="8" w:space="0" w:color="3F3F3F"/>
              <w:left w:val="single" w:sz="8" w:space="0" w:color="3F3F3F"/>
              <w:bottom w:val="single" w:sz="8" w:space="0" w:color="3F3F3F"/>
              <w:right w:val="single" w:sz="8" w:space="0" w:color="3F3F3F"/>
            </w:tcBorders>
            <w:shd w:val="clear" w:color="auto" w:fill="auto"/>
            <w:tcMar>
              <w:top w:w="72" w:type="dxa"/>
              <w:left w:w="72" w:type="dxa"/>
              <w:bottom w:w="0" w:type="dxa"/>
              <w:right w:w="72" w:type="dxa"/>
            </w:tcMar>
            <w:vAlign w:val="center"/>
            <w:hideMark/>
          </w:tcPr>
          <w:p w14:paraId="043ECCA1" w14:textId="77777777" w:rsidR="00E40CCE" w:rsidRPr="00FA34FC" w:rsidRDefault="00E40CCE" w:rsidP="00E40CCE">
            <w:pPr>
              <w:rPr>
                <w:rFonts w:asciiTheme="majorHAnsi" w:hAnsiTheme="majorHAnsi" w:cstheme="majorHAnsi"/>
                <w:color w:val="FF0000"/>
                <w:sz w:val="18"/>
                <w:szCs w:val="18"/>
              </w:rPr>
            </w:pPr>
            <w:r w:rsidRPr="00FA34FC">
              <w:rPr>
                <w:rFonts w:asciiTheme="majorHAnsi" w:hAnsiTheme="majorHAnsi" w:cstheme="majorHAnsi"/>
                <w:color w:val="FF0000"/>
                <w:sz w:val="18"/>
                <w:szCs w:val="18"/>
              </w:rPr>
              <w:t>10</w:t>
            </w:r>
            <w:r>
              <w:rPr>
                <w:rFonts w:asciiTheme="majorHAnsi" w:hAnsiTheme="majorHAnsi" w:cstheme="majorHAnsi"/>
                <w:color w:val="FF0000"/>
                <w:sz w:val="18"/>
                <w:szCs w:val="18"/>
              </w:rPr>
              <w:t>b</w:t>
            </w:r>
          </w:p>
        </w:tc>
        <w:tc>
          <w:tcPr>
            <w:tcW w:w="1949" w:type="dxa"/>
            <w:tcBorders>
              <w:top w:val="single" w:sz="8" w:space="0" w:color="3F3F3F"/>
              <w:left w:val="single" w:sz="8" w:space="0" w:color="3F3F3F"/>
              <w:bottom w:val="single" w:sz="8" w:space="0" w:color="3F3F3F"/>
              <w:right w:val="single" w:sz="8" w:space="0" w:color="3F3F3F"/>
            </w:tcBorders>
            <w:shd w:val="clear" w:color="auto" w:fill="auto"/>
            <w:tcMar>
              <w:top w:w="72" w:type="dxa"/>
              <w:left w:w="72" w:type="dxa"/>
              <w:bottom w:w="0" w:type="dxa"/>
              <w:right w:w="72" w:type="dxa"/>
            </w:tcMar>
            <w:hideMark/>
          </w:tcPr>
          <w:p w14:paraId="783CFCC6" w14:textId="77777777" w:rsidR="00E40CCE" w:rsidRPr="00FA34FC" w:rsidRDefault="00E40CCE" w:rsidP="00E40CCE">
            <w:pPr>
              <w:rPr>
                <w:rFonts w:asciiTheme="majorHAnsi" w:hAnsiTheme="majorHAnsi" w:cstheme="majorHAnsi"/>
                <w:color w:val="FF0000"/>
                <w:sz w:val="18"/>
                <w:szCs w:val="18"/>
              </w:rPr>
            </w:pPr>
            <w:r>
              <w:rPr>
                <w:rFonts w:asciiTheme="majorHAnsi" w:hAnsiTheme="majorHAnsi" w:cstheme="majorHAnsi"/>
                <w:color w:val="FF0000"/>
                <w:sz w:val="18"/>
                <w:szCs w:val="18"/>
              </w:rPr>
              <w:t>Scannable Undirected</w:t>
            </w:r>
          </w:p>
        </w:tc>
        <w:tc>
          <w:tcPr>
            <w:tcW w:w="795" w:type="dxa"/>
            <w:tcBorders>
              <w:top w:val="single" w:sz="8" w:space="0" w:color="3F3F3F"/>
              <w:left w:val="single" w:sz="8" w:space="0" w:color="3F3F3F"/>
              <w:bottom w:val="single" w:sz="8" w:space="0" w:color="3F3F3F"/>
              <w:right w:val="single" w:sz="8" w:space="0" w:color="3F3F3F"/>
            </w:tcBorders>
            <w:shd w:val="clear" w:color="auto" w:fill="auto"/>
            <w:tcMar>
              <w:top w:w="72" w:type="dxa"/>
              <w:left w:w="72" w:type="dxa"/>
              <w:bottom w:w="0" w:type="dxa"/>
              <w:right w:w="72" w:type="dxa"/>
            </w:tcMar>
            <w:vAlign w:val="center"/>
            <w:hideMark/>
          </w:tcPr>
          <w:p w14:paraId="56BA3249" w14:textId="77777777" w:rsidR="00E40CCE" w:rsidRPr="00FA34FC" w:rsidRDefault="00FD589A" w:rsidP="008E6155">
            <w:pPr>
              <w:jc w:val="center"/>
              <w:rPr>
                <w:rFonts w:asciiTheme="majorHAnsi" w:hAnsiTheme="majorHAnsi" w:cstheme="majorHAnsi"/>
                <w:color w:val="FF0000"/>
                <w:sz w:val="18"/>
                <w:szCs w:val="18"/>
              </w:rPr>
            </w:pPr>
            <w:r>
              <w:rPr>
                <w:color w:val="FF0000"/>
                <w:sz w:val="18"/>
                <w:szCs w:val="18"/>
              </w:rPr>
              <w:t>M</w:t>
            </w:r>
          </w:p>
        </w:tc>
        <w:tc>
          <w:tcPr>
            <w:tcW w:w="825" w:type="dxa"/>
            <w:tcBorders>
              <w:top w:val="single" w:sz="8" w:space="0" w:color="3F3F3F"/>
              <w:left w:val="single" w:sz="8" w:space="0" w:color="3F3F3F"/>
              <w:bottom w:val="single" w:sz="8" w:space="0" w:color="3F3F3F"/>
              <w:right w:val="single" w:sz="8" w:space="0" w:color="3F3F3F"/>
            </w:tcBorders>
            <w:shd w:val="clear" w:color="auto" w:fill="auto"/>
            <w:tcMar>
              <w:top w:w="72" w:type="dxa"/>
              <w:left w:w="72" w:type="dxa"/>
              <w:bottom w:w="0" w:type="dxa"/>
              <w:right w:w="72" w:type="dxa"/>
            </w:tcMar>
            <w:vAlign w:val="center"/>
            <w:hideMark/>
          </w:tcPr>
          <w:p w14:paraId="40280C30" w14:textId="77777777" w:rsidR="00E40CCE" w:rsidRPr="00FA34FC" w:rsidRDefault="00E40CCE" w:rsidP="005C45EA">
            <w:pPr>
              <w:jc w:val="center"/>
              <w:rPr>
                <w:rFonts w:asciiTheme="majorHAnsi" w:hAnsiTheme="majorHAnsi" w:cstheme="majorHAnsi"/>
                <w:color w:val="FF0000"/>
                <w:sz w:val="18"/>
                <w:szCs w:val="18"/>
              </w:rPr>
            </w:pPr>
            <w:r>
              <w:rPr>
                <w:color w:val="FF0000"/>
                <w:sz w:val="18"/>
                <w:szCs w:val="18"/>
              </w:rPr>
              <w:t>X</w:t>
            </w:r>
          </w:p>
        </w:tc>
        <w:tc>
          <w:tcPr>
            <w:tcW w:w="720" w:type="dxa"/>
            <w:tcBorders>
              <w:top w:val="single" w:sz="8" w:space="0" w:color="3F3F3F"/>
              <w:left w:val="single" w:sz="8" w:space="0" w:color="3F3F3F"/>
              <w:bottom w:val="single" w:sz="8" w:space="0" w:color="3F3F3F"/>
              <w:right w:val="single" w:sz="8" w:space="0" w:color="3F3F3F"/>
            </w:tcBorders>
            <w:shd w:val="clear" w:color="auto" w:fill="auto"/>
            <w:tcMar>
              <w:top w:w="72" w:type="dxa"/>
              <w:left w:w="72" w:type="dxa"/>
              <w:bottom w:w="0" w:type="dxa"/>
              <w:right w:w="72" w:type="dxa"/>
            </w:tcMar>
            <w:vAlign w:val="center"/>
            <w:hideMark/>
          </w:tcPr>
          <w:p w14:paraId="5B6855F7" w14:textId="77777777" w:rsidR="00E40CCE" w:rsidRPr="006B3756" w:rsidRDefault="00E40CCE" w:rsidP="005C45EA">
            <w:pPr>
              <w:jc w:val="center"/>
              <w:rPr>
                <w:rFonts w:asciiTheme="majorHAnsi" w:hAnsiTheme="majorHAnsi" w:cstheme="majorHAnsi"/>
                <w:color w:val="FF9600" w:themeColor="accent4"/>
                <w:sz w:val="18"/>
                <w:szCs w:val="18"/>
              </w:rPr>
            </w:pPr>
            <w:r w:rsidRPr="006B3756">
              <w:rPr>
                <w:color w:val="FF9600" w:themeColor="accent4"/>
                <w:sz w:val="18"/>
                <w:szCs w:val="18"/>
              </w:rPr>
              <w:t>X</w:t>
            </w:r>
          </w:p>
        </w:tc>
        <w:tc>
          <w:tcPr>
            <w:tcW w:w="540" w:type="dxa"/>
            <w:tcBorders>
              <w:top w:val="single" w:sz="8" w:space="0" w:color="3F3F3F"/>
              <w:left w:val="single" w:sz="8" w:space="0" w:color="3F3F3F"/>
              <w:bottom w:val="single" w:sz="8" w:space="0" w:color="3F3F3F"/>
              <w:right w:val="single" w:sz="8" w:space="0" w:color="3F3F3F"/>
            </w:tcBorders>
            <w:shd w:val="clear" w:color="auto" w:fill="auto"/>
            <w:tcMar>
              <w:top w:w="72" w:type="dxa"/>
              <w:left w:w="72" w:type="dxa"/>
              <w:bottom w:w="0" w:type="dxa"/>
              <w:right w:w="72" w:type="dxa"/>
            </w:tcMar>
            <w:vAlign w:val="center"/>
            <w:hideMark/>
          </w:tcPr>
          <w:p w14:paraId="4CB6DE57" w14:textId="16D4C7D1" w:rsidR="00E40CCE" w:rsidRPr="00FA34FC" w:rsidRDefault="0091760C" w:rsidP="005C45EA">
            <w:pPr>
              <w:jc w:val="center"/>
              <w:rPr>
                <w:rFonts w:asciiTheme="majorHAnsi" w:hAnsiTheme="majorHAnsi" w:cstheme="majorHAnsi"/>
                <w:color w:val="FF0000"/>
                <w:sz w:val="18"/>
                <w:szCs w:val="18"/>
              </w:rPr>
            </w:pPr>
            <w:r>
              <w:rPr>
                <w:color w:val="FF0000"/>
                <w:sz w:val="18"/>
                <w:szCs w:val="18"/>
              </w:rPr>
              <w:t>C</w:t>
            </w:r>
            <w:ins w:id="829" w:author="Brian A. Redding" w:date="2016-04-13T17:46:00Z">
              <w:r w:rsidR="0077305D">
                <w:rPr>
                  <w:color w:val="FF0000"/>
                  <w:sz w:val="18"/>
                  <w:szCs w:val="18"/>
                </w:rPr>
                <w:t>1</w:t>
              </w:r>
            </w:ins>
            <w:del w:id="830" w:author="Brian A. Redding" w:date="2016-04-13T17:46:00Z">
              <w:r w:rsidDel="0077305D">
                <w:rPr>
                  <w:color w:val="FF0000"/>
                  <w:sz w:val="18"/>
                  <w:szCs w:val="18"/>
                </w:rPr>
                <w:delText>2</w:delText>
              </w:r>
            </w:del>
          </w:p>
        </w:tc>
        <w:tc>
          <w:tcPr>
            <w:tcW w:w="625" w:type="dxa"/>
            <w:tcBorders>
              <w:top w:val="single" w:sz="8" w:space="0" w:color="3F3F3F"/>
              <w:left w:val="single" w:sz="8" w:space="0" w:color="3F3F3F"/>
              <w:bottom w:val="single" w:sz="8" w:space="0" w:color="3F3F3F"/>
              <w:right w:val="single" w:sz="8" w:space="0" w:color="3F3F3F"/>
            </w:tcBorders>
            <w:shd w:val="clear" w:color="auto" w:fill="auto"/>
            <w:tcMar>
              <w:top w:w="72" w:type="dxa"/>
              <w:left w:w="72" w:type="dxa"/>
              <w:bottom w:w="0" w:type="dxa"/>
              <w:right w:w="72" w:type="dxa"/>
            </w:tcMar>
            <w:vAlign w:val="center"/>
            <w:hideMark/>
          </w:tcPr>
          <w:p w14:paraId="1E7C81E1" w14:textId="77777777" w:rsidR="00E40CCE" w:rsidRPr="00FA34FC" w:rsidRDefault="00E40CCE" w:rsidP="005C45EA">
            <w:pPr>
              <w:jc w:val="center"/>
              <w:rPr>
                <w:rFonts w:asciiTheme="majorHAnsi" w:hAnsiTheme="majorHAnsi" w:cstheme="majorHAnsi"/>
                <w:color w:val="FF0000"/>
                <w:sz w:val="18"/>
                <w:szCs w:val="18"/>
              </w:rPr>
            </w:pPr>
            <w:r w:rsidRPr="00FA34FC">
              <w:rPr>
                <w:color w:val="FF0000"/>
                <w:sz w:val="18"/>
                <w:szCs w:val="18"/>
              </w:rPr>
              <w:t>X</w:t>
            </w:r>
          </w:p>
        </w:tc>
        <w:tc>
          <w:tcPr>
            <w:tcW w:w="815" w:type="dxa"/>
            <w:tcBorders>
              <w:top w:val="single" w:sz="8" w:space="0" w:color="3F3F3F"/>
              <w:left w:val="single" w:sz="8" w:space="0" w:color="3F3F3F"/>
              <w:bottom w:val="single" w:sz="8" w:space="0" w:color="3F3F3F"/>
              <w:right w:val="single" w:sz="8" w:space="0" w:color="3F3F3F"/>
            </w:tcBorders>
            <w:shd w:val="clear" w:color="auto" w:fill="auto"/>
            <w:tcMar>
              <w:top w:w="72" w:type="dxa"/>
              <w:left w:w="72" w:type="dxa"/>
              <w:bottom w:w="0" w:type="dxa"/>
              <w:right w:w="72" w:type="dxa"/>
            </w:tcMar>
            <w:vAlign w:val="center"/>
            <w:hideMark/>
          </w:tcPr>
          <w:p w14:paraId="298F5926" w14:textId="77777777" w:rsidR="00E40CCE" w:rsidRPr="00FA34FC" w:rsidRDefault="00DC0494" w:rsidP="005C45EA">
            <w:pPr>
              <w:jc w:val="center"/>
              <w:rPr>
                <w:rFonts w:asciiTheme="majorHAnsi" w:hAnsiTheme="majorHAnsi" w:cstheme="majorHAnsi"/>
                <w:color w:val="FF0000"/>
                <w:sz w:val="18"/>
                <w:szCs w:val="18"/>
              </w:rPr>
            </w:pPr>
            <w:r>
              <w:rPr>
                <w:color w:val="FF0000"/>
                <w:sz w:val="18"/>
                <w:szCs w:val="18"/>
              </w:rPr>
              <w:t>X</w:t>
            </w:r>
          </w:p>
        </w:tc>
        <w:tc>
          <w:tcPr>
            <w:tcW w:w="810" w:type="dxa"/>
            <w:tcBorders>
              <w:top w:val="single" w:sz="8" w:space="0" w:color="3F3F3F"/>
              <w:left w:val="single" w:sz="8" w:space="0" w:color="3F3F3F"/>
              <w:bottom w:val="single" w:sz="8" w:space="0" w:color="3F3F3F"/>
              <w:right w:val="single" w:sz="8" w:space="0" w:color="3F3F3F"/>
            </w:tcBorders>
            <w:shd w:val="clear" w:color="auto" w:fill="auto"/>
            <w:tcMar>
              <w:top w:w="72" w:type="dxa"/>
              <w:left w:w="72" w:type="dxa"/>
              <w:bottom w:w="0" w:type="dxa"/>
              <w:right w:w="72" w:type="dxa"/>
            </w:tcMar>
            <w:vAlign w:val="center"/>
            <w:hideMark/>
          </w:tcPr>
          <w:p w14:paraId="7B5BDA6C" w14:textId="77777777" w:rsidR="00E40CCE" w:rsidRPr="00FA34FC" w:rsidRDefault="00E40CCE" w:rsidP="005C45EA">
            <w:pPr>
              <w:jc w:val="center"/>
              <w:rPr>
                <w:rFonts w:asciiTheme="majorHAnsi" w:hAnsiTheme="majorHAnsi" w:cstheme="majorHAnsi"/>
                <w:color w:val="FF0000"/>
                <w:sz w:val="18"/>
                <w:szCs w:val="18"/>
              </w:rPr>
            </w:pPr>
            <w:r w:rsidRPr="00FA34FC">
              <w:rPr>
                <w:color w:val="FF0000"/>
                <w:sz w:val="18"/>
                <w:szCs w:val="18"/>
              </w:rPr>
              <w:t>O</w:t>
            </w:r>
          </w:p>
        </w:tc>
        <w:tc>
          <w:tcPr>
            <w:tcW w:w="990" w:type="dxa"/>
            <w:tcBorders>
              <w:top w:val="single" w:sz="8" w:space="0" w:color="3F3F3F"/>
              <w:left w:val="single" w:sz="8" w:space="0" w:color="3F3F3F"/>
              <w:bottom w:val="single" w:sz="8" w:space="0" w:color="3F3F3F"/>
              <w:right w:val="single" w:sz="8" w:space="0" w:color="3F3F3F"/>
            </w:tcBorders>
            <w:shd w:val="clear" w:color="auto" w:fill="auto"/>
            <w:tcMar>
              <w:top w:w="72" w:type="dxa"/>
              <w:left w:w="72" w:type="dxa"/>
              <w:bottom w:w="0" w:type="dxa"/>
              <w:right w:w="72" w:type="dxa"/>
            </w:tcMar>
            <w:vAlign w:val="center"/>
            <w:hideMark/>
          </w:tcPr>
          <w:p w14:paraId="0DD7565A" w14:textId="77777777" w:rsidR="00E40CCE" w:rsidRPr="00FA34FC" w:rsidRDefault="00E40CCE" w:rsidP="005C45EA">
            <w:pPr>
              <w:jc w:val="center"/>
              <w:rPr>
                <w:rFonts w:asciiTheme="majorHAnsi" w:hAnsiTheme="majorHAnsi" w:cstheme="majorHAnsi"/>
                <w:color w:val="FF0000"/>
                <w:sz w:val="18"/>
                <w:szCs w:val="18"/>
              </w:rPr>
            </w:pPr>
            <w:r w:rsidRPr="00FA34FC">
              <w:rPr>
                <w:color w:val="FF0000"/>
                <w:sz w:val="18"/>
                <w:szCs w:val="18"/>
              </w:rPr>
              <w:t>O</w:t>
            </w:r>
          </w:p>
        </w:tc>
        <w:tc>
          <w:tcPr>
            <w:tcW w:w="990" w:type="dxa"/>
            <w:tcBorders>
              <w:top w:val="single" w:sz="8" w:space="0" w:color="3F3F3F"/>
              <w:left w:val="single" w:sz="8" w:space="0" w:color="3F3F3F"/>
              <w:bottom w:val="single" w:sz="8" w:space="0" w:color="3F3F3F"/>
              <w:right w:val="single" w:sz="8" w:space="0" w:color="3F3F3F"/>
            </w:tcBorders>
            <w:shd w:val="clear" w:color="auto" w:fill="auto"/>
            <w:tcMar>
              <w:top w:w="72" w:type="dxa"/>
              <w:left w:w="72" w:type="dxa"/>
              <w:bottom w:w="0" w:type="dxa"/>
              <w:right w:w="72" w:type="dxa"/>
            </w:tcMar>
            <w:vAlign w:val="center"/>
            <w:hideMark/>
          </w:tcPr>
          <w:p w14:paraId="19186A94" w14:textId="66CF5092" w:rsidR="00E40CCE" w:rsidRPr="00FA34FC" w:rsidRDefault="00E40CCE" w:rsidP="005C45EA">
            <w:pPr>
              <w:jc w:val="center"/>
              <w:rPr>
                <w:rFonts w:asciiTheme="majorHAnsi" w:hAnsiTheme="majorHAnsi" w:cstheme="majorHAnsi"/>
                <w:color w:val="FF0000"/>
                <w:sz w:val="18"/>
                <w:szCs w:val="18"/>
              </w:rPr>
            </w:pPr>
            <w:del w:id="831" w:author="Brian A. Redding" w:date="2016-04-13T17:04:00Z">
              <w:r w:rsidRPr="00FA34FC" w:rsidDel="00AB355B">
                <w:rPr>
                  <w:color w:val="FF0000"/>
                  <w:sz w:val="18"/>
                  <w:szCs w:val="18"/>
                </w:rPr>
                <w:delText>O</w:delText>
              </w:r>
            </w:del>
            <w:ins w:id="832" w:author="Brian A. Redding" w:date="2016-04-13T17:04:00Z">
              <w:r w:rsidR="00AB355B">
                <w:rPr>
                  <w:color w:val="FF0000"/>
                  <w:sz w:val="18"/>
                  <w:szCs w:val="18"/>
                </w:rPr>
                <w:t>X</w:t>
              </w:r>
            </w:ins>
          </w:p>
        </w:tc>
      </w:tr>
      <w:tr w:rsidR="00E40CCE" w:rsidRPr="001C0C10" w14:paraId="795BD4B3" w14:textId="77777777" w:rsidTr="005C45EA">
        <w:trPr>
          <w:trHeight w:val="406"/>
        </w:trPr>
        <w:tc>
          <w:tcPr>
            <w:tcW w:w="651" w:type="dxa"/>
            <w:tcBorders>
              <w:top w:val="single" w:sz="8" w:space="0" w:color="3F3F3F"/>
              <w:left w:val="single" w:sz="8" w:space="0" w:color="3F3F3F"/>
              <w:bottom w:val="single" w:sz="8" w:space="0" w:color="3F3F3F"/>
              <w:right w:val="single" w:sz="8" w:space="0" w:color="3F3F3F"/>
            </w:tcBorders>
            <w:shd w:val="clear" w:color="auto" w:fill="auto"/>
            <w:tcMar>
              <w:top w:w="72" w:type="dxa"/>
              <w:left w:w="72" w:type="dxa"/>
              <w:bottom w:w="0" w:type="dxa"/>
              <w:right w:w="72" w:type="dxa"/>
            </w:tcMar>
            <w:vAlign w:val="center"/>
          </w:tcPr>
          <w:p w14:paraId="74F9AEAA" w14:textId="77777777" w:rsidR="00E40CCE" w:rsidRPr="00FA34FC" w:rsidRDefault="00E40CCE" w:rsidP="00E40CCE">
            <w:pPr>
              <w:rPr>
                <w:rFonts w:asciiTheme="majorHAnsi" w:hAnsiTheme="majorHAnsi" w:cstheme="majorHAnsi"/>
                <w:color w:val="FF0000"/>
                <w:sz w:val="18"/>
                <w:szCs w:val="18"/>
              </w:rPr>
            </w:pPr>
            <w:r w:rsidRPr="00FA34FC">
              <w:rPr>
                <w:rFonts w:asciiTheme="majorHAnsi" w:hAnsiTheme="majorHAnsi" w:cstheme="majorHAnsi"/>
                <w:color w:val="FF0000"/>
                <w:sz w:val="18"/>
                <w:szCs w:val="18"/>
              </w:rPr>
              <w:t>10</w:t>
            </w:r>
            <w:r>
              <w:rPr>
                <w:rFonts w:asciiTheme="majorHAnsi" w:hAnsiTheme="majorHAnsi" w:cstheme="majorHAnsi"/>
                <w:color w:val="FF0000"/>
                <w:sz w:val="18"/>
                <w:szCs w:val="18"/>
              </w:rPr>
              <w:t>b</w:t>
            </w:r>
          </w:p>
        </w:tc>
        <w:tc>
          <w:tcPr>
            <w:tcW w:w="1949" w:type="dxa"/>
            <w:tcBorders>
              <w:top w:val="single" w:sz="8" w:space="0" w:color="3F3F3F"/>
              <w:left w:val="single" w:sz="8" w:space="0" w:color="3F3F3F"/>
              <w:bottom w:val="single" w:sz="8" w:space="0" w:color="3F3F3F"/>
              <w:right w:val="single" w:sz="8" w:space="0" w:color="3F3F3F"/>
            </w:tcBorders>
            <w:shd w:val="clear" w:color="auto" w:fill="auto"/>
            <w:tcMar>
              <w:top w:w="72" w:type="dxa"/>
              <w:left w:w="72" w:type="dxa"/>
              <w:bottom w:w="0" w:type="dxa"/>
              <w:right w:w="72" w:type="dxa"/>
            </w:tcMar>
          </w:tcPr>
          <w:p w14:paraId="29AEB8BA" w14:textId="77777777" w:rsidR="00E40CCE" w:rsidRPr="00FA34FC" w:rsidRDefault="00E40CCE" w:rsidP="00E40CCE">
            <w:pPr>
              <w:rPr>
                <w:rFonts w:asciiTheme="majorHAnsi" w:hAnsiTheme="majorHAnsi" w:cstheme="majorHAnsi"/>
                <w:color w:val="FF0000"/>
                <w:sz w:val="18"/>
                <w:szCs w:val="18"/>
              </w:rPr>
            </w:pPr>
            <w:r w:rsidRPr="00FA34FC">
              <w:rPr>
                <w:rFonts w:asciiTheme="majorHAnsi" w:hAnsiTheme="majorHAnsi" w:cstheme="majorHAnsi"/>
                <w:color w:val="FF0000"/>
                <w:sz w:val="18"/>
                <w:szCs w:val="18"/>
              </w:rPr>
              <w:t xml:space="preserve">Scannable </w:t>
            </w:r>
            <w:r>
              <w:rPr>
                <w:rFonts w:asciiTheme="majorHAnsi" w:hAnsiTheme="majorHAnsi" w:cstheme="majorHAnsi"/>
                <w:color w:val="FF0000"/>
                <w:sz w:val="18"/>
                <w:szCs w:val="18"/>
              </w:rPr>
              <w:t>Directed</w:t>
            </w:r>
          </w:p>
        </w:tc>
        <w:tc>
          <w:tcPr>
            <w:tcW w:w="795" w:type="dxa"/>
            <w:tcBorders>
              <w:top w:val="single" w:sz="8" w:space="0" w:color="3F3F3F"/>
              <w:left w:val="single" w:sz="8" w:space="0" w:color="3F3F3F"/>
              <w:bottom w:val="single" w:sz="8" w:space="0" w:color="3F3F3F"/>
              <w:right w:val="single" w:sz="8" w:space="0" w:color="3F3F3F"/>
            </w:tcBorders>
            <w:shd w:val="clear" w:color="auto" w:fill="auto"/>
            <w:tcMar>
              <w:top w:w="72" w:type="dxa"/>
              <w:left w:w="72" w:type="dxa"/>
              <w:bottom w:w="0" w:type="dxa"/>
              <w:right w:w="72" w:type="dxa"/>
            </w:tcMar>
            <w:vAlign w:val="center"/>
          </w:tcPr>
          <w:p w14:paraId="2EF192E9" w14:textId="77777777" w:rsidR="00E40CCE" w:rsidRPr="00FA34FC" w:rsidRDefault="00FD589A" w:rsidP="008E6155">
            <w:pPr>
              <w:jc w:val="center"/>
              <w:rPr>
                <w:color w:val="FF0000"/>
                <w:sz w:val="18"/>
                <w:szCs w:val="18"/>
              </w:rPr>
            </w:pPr>
            <w:r>
              <w:rPr>
                <w:color w:val="FF0000"/>
                <w:sz w:val="18"/>
                <w:szCs w:val="18"/>
              </w:rPr>
              <w:t>M</w:t>
            </w:r>
          </w:p>
        </w:tc>
        <w:tc>
          <w:tcPr>
            <w:tcW w:w="825" w:type="dxa"/>
            <w:tcBorders>
              <w:top w:val="single" w:sz="8" w:space="0" w:color="3F3F3F"/>
              <w:left w:val="single" w:sz="8" w:space="0" w:color="3F3F3F"/>
              <w:bottom w:val="single" w:sz="8" w:space="0" w:color="3F3F3F"/>
              <w:right w:val="single" w:sz="8" w:space="0" w:color="3F3F3F"/>
            </w:tcBorders>
            <w:shd w:val="clear" w:color="auto" w:fill="auto"/>
            <w:tcMar>
              <w:top w:w="72" w:type="dxa"/>
              <w:left w:w="72" w:type="dxa"/>
              <w:bottom w:w="0" w:type="dxa"/>
              <w:right w:w="72" w:type="dxa"/>
            </w:tcMar>
            <w:vAlign w:val="center"/>
          </w:tcPr>
          <w:p w14:paraId="049DB83C" w14:textId="77777777" w:rsidR="00E40CCE" w:rsidRPr="00FA34FC" w:rsidRDefault="00FD589A" w:rsidP="008E6155">
            <w:pPr>
              <w:jc w:val="center"/>
              <w:rPr>
                <w:color w:val="FF0000"/>
                <w:sz w:val="18"/>
                <w:szCs w:val="18"/>
              </w:rPr>
            </w:pPr>
            <w:r>
              <w:rPr>
                <w:color w:val="FF0000"/>
                <w:sz w:val="18"/>
                <w:szCs w:val="18"/>
              </w:rPr>
              <w:t>M</w:t>
            </w:r>
          </w:p>
        </w:tc>
        <w:tc>
          <w:tcPr>
            <w:tcW w:w="720" w:type="dxa"/>
            <w:tcBorders>
              <w:top w:val="single" w:sz="8" w:space="0" w:color="3F3F3F"/>
              <w:left w:val="single" w:sz="8" w:space="0" w:color="3F3F3F"/>
              <w:bottom w:val="single" w:sz="8" w:space="0" w:color="3F3F3F"/>
              <w:right w:val="single" w:sz="8" w:space="0" w:color="3F3F3F"/>
            </w:tcBorders>
            <w:shd w:val="clear" w:color="auto" w:fill="auto"/>
            <w:tcMar>
              <w:top w:w="72" w:type="dxa"/>
              <w:left w:w="72" w:type="dxa"/>
              <w:bottom w:w="0" w:type="dxa"/>
              <w:right w:w="72" w:type="dxa"/>
            </w:tcMar>
            <w:vAlign w:val="center"/>
          </w:tcPr>
          <w:p w14:paraId="31B18321" w14:textId="77777777" w:rsidR="00E40CCE" w:rsidRPr="006B3756" w:rsidRDefault="00E40CCE" w:rsidP="005C45EA">
            <w:pPr>
              <w:jc w:val="center"/>
              <w:rPr>
                <w:color w:val="FF9600" w:themeColor="accent4"/>
                <w:sz w:val="18"/>
                <w:szCs w:val="18"/>
              </w:rPr>
            </w:pPr>
            <w:r w:rsidRPr="006B3756">
              <w:rPr>
                <w:color w:val="FF9600" w:themeColor="accent4"/>
                <w:sz w:val="18"/>
                <w:szCs w:val="18"/>
              </w:rPr>
              <w:t>X</w:t>
            </w:r>
          </w:p>
        </w:tc>
        <w:tc>
          <w:tcPr>
            <w:tcW w:w="540" w:type="dxa"/>
            <w:tcBorders>
              <w:top w:val="single" w:sz="8" w:space="0" w:color="3F3F3F"/>
              <w:left w:val="single" w:sz="8" w:space="0" w:color="3F3F3F"/>
              <w:bottom w:val="single" w:sz="8" w:space="0" w:color="3F3F3F"/>
              <w:right w:val="single" w:sz="8" w:space="0" w:color="3F3F3F"/>
            </w:tcBorders>
            <w:shd w:val="clear" w:color="auto" w:fill="auto"/>
            <w:tcMar>
              <w:top w:w="72" w:type="dxa"/>
              <w:left w:w="72" w:type="dxa"/>
              <w:bottom w:w="0" w:type="dxa"/>
              <w:right w:w="72" w:type="dxa"/>
            </w:tcMar>
            <w:vAlign w:val="center"/>
          </w:tcPr>
          <w:p w14:paraId="02005EB6" w14:textId="1311396D" w:rsidR="00E40CCE" w:rsidRPr="00FA34FC" w:rsidRDefault="0091760C" w:rsidP="005C45EA">
            <w:pPr>
              <w:jc w:val="center"/>
              <w:rPr>
                <w:color w:val="FF0000"/>
                <w:sz w:val="18"/>
                <w:szCs w:val="18"/>
              </w:rPr>
            </w:pPr>
            <w:r>
              <w:rPr>
                <w:color w:val="FF0000"/>
                <w:sz w:val="18"/>
                <w:szCs w:val="18"/>
              </w:rPr>
              <w:t>C</w:t>
            </w:r>
            <w:ins w:id="833" w:author="Brian A. Redding" w:date="2016-04-13T17:46:00Z">
              <w:r w:rsidR="0077305D">
                <w:rPr>
                  <w:color w:val="FF0000"/>
                  <w:sz w:val="18"/>
                  <w:szCs w:val="18"/>
                </w:rPr>
                <w:t>1</w:t>
              </w:r>
            </w:ins>
            <w:del w:id="834" w:author="Brian A. Redding" w:date="2016-04-13T17:46:00Z">
              <w:r w:rsidDel="0077305D">
                <w:rPr>
                  <w:color w:val="FF0000"/>
                  <w:sz w:val="18"/>
                  <w:szCs w:val="18"/>
                </w:rPr>
                <w:delText>2</w:delText>
              </w:r>
            </w:del>
          </w:p>
        </w:tc>
        <w:tc>
          <w:tcPr>
            <w:tcW w:w="625" w:type="dxa"/>
            <w:tcBorders>
              <w:top w:val="single" w:sz="8" w:space="0" w:color="3F3F3F"/>
              <w:left w:val="single" w:sz="8" w:space="0" w:color="3F3F3F"/>
              <w:bottom w:val="single" w:sz="8" w:space="0" w:color="3F3F3F"/>
              <w:right w:val="single" w:sz="8" w:space="0" w:color="3F3F3F"/>
            </w:tcBorders>
            <w:shd w:val="clear" w:color="auto" w:fill="auto"/>
            <w:tcMar>
              <w:top w:w="72" w:type="dxa"/>
              <w:left w:w="72" w:type="dxa"/>
              <w:bottom w:w="0" w:type="dxa"/>
              <w:right w:w="72" w:type="dxa"/>
            </w:tcMar>
            <w:vAlign w:val="center"/>
          </w:tcPr>
          <w:p w14:paraId="633E17CC" w14:textId="77777777" w:rsidR="00E40CCE" w:rsidRPr="00FA34FC" w:rsidRDefault="00E40CCE" w:rsidP="005C45EA">
            <w:pPr>
              <w:jc w:val="center"/>
              <w:rPr>
                <w:color w:val="FF0000"/>
                <w:sz w:val="18"/>
                <w:szCs w:val="18"/>
              </w:rPr>
            </w:pPr>
            <w:r w:rsidRPr="00FA34FC">
              <w:rPr>
                <w:color w:val="FF0000"/>
                <w:sz w:val="18"/>
                <w:szCs w:val="18"/>
              </w:rPr>
              <w:t>X</w:t>
            </w:r>
          </w:p>
        </w:tc>
        <w:tc>
          <w:tcPr>
            <w:tcW w:w="815" w:type="dxa"/>
            <w:tcBorders>
              <w:top w:val="single" w:sz="8" w:space="0" w:color="3F3F3F"/>
              <w:left w:val="single" w:sz="8" w:space="0" w:color="3F3F3F"/>
              <w:bottom w:val="single" w:sz="8" w:space="0" w:color="3F3F3F"/>
              <w:right w:val="single" w:sz="8" w:space="0" w:color="3F3F3F"/>
            </w:tcBorders>
            <w:shd w:val="clear" w:color="auto" w:fill="auto"/>
            <w:tcMar>
              <w:top w:w="72" w:type="dxa"/>
              <w:left w:w="72" w:type="dxa"/>
              <w:bottom w:w="0" w:type="dxa"/>
              <w:right w:w="72" w:type="dxa"/>
            </w:tcMar>
            <w:vAlign w:val="center"/>
          </w:tcPr>
          <w:p w14:paraId="6023E957" w14:textId="77777777" w:rsidR="00E40CCE" w:rsidRDefault="00DC0494" w:rsidP="005C45EA">
            <w:pPr>
              <w:jc w:val="center"/>
              <w:rPr>
                <w:color w:val="FF0000"/>
                <w:sz w:val="18"/>
                <w:szCs w:val="18"/>
              </w:rPr>
            </w:pPr>
            <w:r>
              <w:rPr>
                <w:color w:val="FF0000"/>
                <w:sz w:val="18"/>
                <w:szCs w:val="18"/>
              </w:rPr>
              <w:t>X</w:t>
            </w:r>
          </w:p>
        </w:tc>
        <w:tc>
          <w:tcPr>
            <w:tcW w:w="810" w:type="dxa"/>
            <w:tcBorders>
              <w:top w:val="single" w:sz="8" w:space="0" w:color="3F3F3F"/>
              <w:left w:val="single" w:sz="8" w:space="0" w:color="3F3F3F"/>
              <w:bottom w:val="single" w:sz="8" w:space="0" w:color="3F3F3F"/>
              <w:right w:val="single" w:sz="8" w:space="0" w:color="3F3F3F"/>
            </w:tcBorders>
            <w:shd w:val="clear" w:color="auto" w:fill="auto"/>
            <w:tcMar>
              <w:top w:w="72" w:type="dxa"/>
              <w:left w:w="72" w:type="dxa"/>
              <w:bottom w:w="0" w:type="dxa"/>
              <w:right w:w="72" w:type="dxa"/>
            </w:tcMar>
            <w:vAlign w:val="center"/>
          </w:tcPr>
          <w:p w14:paraId="5CBBA597" w14:textId="77777777" w:rsidR="00E40CCE" w:rsidRPr="00FA34FC" w:rsidRDefault="00E40CCE" w:rsidP="005C45EA">
            <w:pPr>
              <w:jc w:val="center"/>
              <w:rPr>
                <w:color w:val="FF0000"/>
                <w:sz w:val="18"/>
                <w:szCs w:val="18"/>
              </w:rPr>
            </w:pPr>
            <w:r w:rsidRPr="00FA34FC">
              <w:rPr>
                <w:color w:val="FF0000"/>
                <w:sz w:val="18"/>
                <w:szCs w:val="18"/>
              </w:rPr>
              <w:t>O</w:t>
            </w:r>
          </w:p>
        </w:tc>
        <w:tc>
          <w:tcPr>
            <w:tcW w:w="990" w:type="dxa"/>
            <w:tcBorders>
              <w:top w:val="single" w:sz="8" w:space="0" w:color="3F3F3F"/>
              <w:left w:val="single" w:sz="8" w:space="0" w:color="3F3F3F"/>
              <w:bottom w:val="single" w:sz="8" w:space="0" w:color="3F3F3F"/>
              <w:right w:val="single" w:sz="8" w:space="0" w:color="3F3F3F"/>
            </w:tcBorders>
            <w:shd w:val="clear" w:color="auto" w:fill="auto"/>
            <w:tcMar>
              <w:top w:w="72" w:type="dxa"/>
              <w:left w:w="72" w:type="dxa"/>
              <w:bottom w:w="0" w:type="dxa"/>
              <w:right w:w="72" w:type="dxa"/>
            </w:tcMar>
            <w:vAlign w:val="center"/>
          </w:tcPr>
          <w:p w14:paraId="25CC7CC8" w14:textId="77777777" w:rsidR="00E40CCE" w:rsidRPr="00FA34FC" w:rsidRDefault="00E40CCE" w:rsidP="005C45EA">
            <w:pPr>
              <w:jc w:val="center"/>
              <w:rPr>
                <w:color w:val="FF0000"/>
                <w:sz w:val="18"/>
                <w:szCs w:val="18"/>
              </w:rPr>
            </w:pPr>
            <w:r w:rsidRPr="00FA34FC">
              <w:rPr>
                <w:color w:val="FF0000"/>
                <w:sz w:val="18"/>
                <w:szCs w:val="18"/>
              </w:rPr>
              <w:t>O</w:t>
            </w:r>
          </w:p>
        </w:tc>
        <w:tc>
          <w:tcPr>
            <w:tcW w:w="990" w:type="dxa"/>
            <w:tcBorders>
              <w:top w:val="single" w:sz="8" w:space="0" w:color="3F3F3F"/>
              <w:left w:val="single" w:sz="8" w:space="0" w:color="3F3F3F"/>
              <w:bottom w:val="single" w:sz="8" w:space="0" w:color="3F3F3F"/>
              <w:right w:val="single" w:sz="8" w:space="0" w:color="3F3F3F"/>
            </w:tcBorders>
            <w:shd w:val="clear" w:color="auto" w:fill="auto"/>
            <w:tcMar>
              <w:top w:w="72" w:type="dxa"/>
              <w:left w:w="72" w:type="dxa"/>
              <w:bottom w:w="0" w:type="dxa"/>
              <w:right w:w="72" w:type="dxa"/>
            </w:tcMar>
            <w:vAlign w:val="center"/>
          </w:tcPr>
          <w:p w14:paraId="30DBBFDA" w14:textId="35ABA533" w:rsidR="00E40CCE" w:rsidRPr="00FA34FC" w:rsidRDefault="00E40CCE" w:rsidP="005C45EA">
            <w:pPr>
              <w:jc w:val="center"/>
              <w:rPr>
                <w:color w:val="FF0000"/>
                <w:sz w:val="18"/>
                <w:szCs w:val="18"/>
              </w:rPr>
            </w:pPr>
            <w:del w:id="835" w:author="Brian A. Redding" w:date="2016-04-13T17:04:00Z">
              <w:r w:rsidRPr="00FA34FC" w:rsidDel="00AB355B">
                <w:rPr>
                  <w:color w:val="FF0000"/>
                  <w:sz w:val="18"/>
                  <w:szCs w:val="18"/>
                </w:rPr>
                <w:delText>O</w:delText>
              </w:r>
            </w:del>
            <w:ins w:id="836" w:author="Brian A. Redding" w:date="2016-04-13T17:04:00Z">
              <w:r w:rsidR="00AB355B">
                <w:rPr>
                  <w:color w:val="FF0000"/>
                  <w:sz w:val="18"/>
                  <w:szCs w:val="18"/>
                </w:rPr>
                <w:t>X</w:t>
              </w:r>
            </w:ins>
          </w:p>
        </w:tc>
      </w:tr>
      <w:tr w:rsidR="00E40CCE" w:rsidRPr="001C0C10" w14:paraId="79AF98EB" w14:textId="77777777" w:rsidTr="005C45EA">
        <w:trPr>
          <w:trHeight w:val="259"/>
        </w:trPr>
        <w:tc>
          <w:tcPr>
            <w:tcW w:w="651"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52FBD44E" w14:textId="77777777" w:rsidR="00E40CCE" w:rsidRPr="00FA34FC" w:rsidRDefault="00E40CCE" w:rsidP="00E40CCE">
            <w:pPr>
              <w:rPr>
                <w:rFonts w:asciiTheme="majorHAnsi" w:hAnsiTheme="majorHAnsi" w:cstheme="majorHAnsi"/>
                <w:color w:val="FF0000"/>
                <w:sz w:val="18"/>
                <w:szCs w:val="18"/>
              </w:rPr>
            </w:pPr>
            <w:r w:rsidRPr="00FA34FC">
              <w:rPr>
                <w:rFonts w:asciiTheme="majorHAnsi" w:hAnsiTheme="majorHAnsi" w:cstheme="majorHAnsi"/>
                <w:color w:val="FF0000"/>
                <w:sz w:val="18"/>
                <w:szCs w:val="18"/>
              </w:rPr>
              <w:t>11</w:t>
            </w:r>
            <w:r>
              <w:rPr>
                <w:rFonts w:asciiTheme="majorHAnsi" w:hAnsiTheme="majorHAnsi" w:cstheme="majorHAnsi"/>
                <w:color w:val="FF0000"/>
                <w:sz w:val="18"/>
                <w:szCs w:val="18"/>
              </w:rPr>
              <w:t>b</w:t>
            </w:r>
          </w:p>
        </w:tc>
        <w:tc>
          <w:tcPr>
            <w:tcW w:w="1949"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hideMark/>
          </w:tcPr>
          <w:p w14:paraId="220CA927" w14:textId="77777777" w:rsidR="00E40CCE" w:rsidRPr="00FA34FC" w:rsidRDefault="00E40CCE" w:rsidP="00E40CCE">
            <w:pPr>
              <w:rPr>
                <w:rFonts w:asciiTheme="majorHAnsi" w:hAnsiTheme="majorHAnsi" w:cstheme="majorHAnsi"/>
                <w:color w:val="FF0000"/>
                <w:sz w:val="18"/>
                <w:szCs w:val="18"/>
              </w:rPr>
            </w:pPr>
            <w:r w:rsidRPr="00FA34FC">
              <w:rPr>
                <w:rFonts w:asciiTheme="majorHAnsi" w:hAnsiTheme="majorHAnsi" w:cstheme="majorHAnsi"/>
                <w:color w:val="FF0000"/>
                <w:sz w:val="18"/>
                <w:szCs w:val="18"/>
              </w:rPr>
              <w:t>Reserved</w:t>
            </w:r>
          </w:p>
        </w:tc>
        <w:tc>
          <w:tcPr>
            <w:tcW w:w="795"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5AC1F776" w14:textId="77777777" w:rsidR="00E40CCE" w:rsidRPr="00FA34FC" w:rsidRDefault="00E40CCE" w:rsidP="005C45EA">
            <w:pPr>
              <w:jc w:val="center"/>
              <w:rPr>
                <w:rFonts w:asciiTheme="majorHAnsi" w:hAnsiTheme="majorHAnsi" w:cstheme="majorHAnsi"/>
                <w:color w:val="FF0000"/>
                <w:sz w:val="18"/>
                <w:szCs w:val="18"/>
              </w:rPr>
            </w:pPr>
          </w:p>
        </w:tc>
        <w:tc>
          <w:tcPr>
            <w:tcW w:w="825"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5E3F4FD8" w14:textId="77777777" w:rsidR="00E40CCE" w:rsidRPr="00FA34FC" w:rsidRDefault="00E40CCE" w:rsidP="005C45EA">
            <w:pPr>
              <w:jc w:val="center"/>
              <w:rPr>
                <w:rFonts w:asciiTheme="majorHAnsi" w:hAnsiTheme="majorHAnsi" w:cstheme="majorHAnsi"/>
                <w:color w:val="FF0000"/>
                <w:sz w:val="18"/>
                <w:szCs w:val="18"/>
              </w:rPr>
            </w:pPr>
          </w:p>
        </w:tc>
        <w:tc>
          <w:tcPr>
            <w:tcW w:w="720"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3DE6F37A" w14:textId="77777777" w:rsidR="00E40CCE" w:rsidRPr="00FA34FC" w:rsidRDefault="00E40CCE" w:rsidP="005C45EA">
            <w:pPr>
              <w:jc w:val="center"/>
              <w:rPr>
                <w:rFonts w:asciiTheme="majorHAnsi" w:hAnsiTheme="majorHAnsi" w:cstheme="majorHAnsi"/>
                <w:color w:val="FF0000"/>
                <w:sz w:val="18"/>
                <w:szCs w:val="18"/>
              </w:rPr>
            </w:pPr>
          </w:p>
        </w:tc>
        <w:tc>
          <w:tcPr>
            <w:tcW w:w="540"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60175946" w14:textId="77777777" w:rsidR="00E40CCE" w:rsidRPr="00FA34FC" w:rsidRDefault="00E40CCE" w:rsidP="005C45EA">
            <w:pPr>
              <w:jc w:val="center"/>
              <w:rPr>
                <w:rFonts w:asciiTheme="majorHAnsi" w:hAnsiTheme="majorHAnsi" w:cstheme="majorHAnsi"/>
                <w:color w:val="FF0000"/>
                <w:sz w:val="18"/>
                <w:szCs w:val="18"/>
              </w:rPr>
            </w:pPr>
          </w:p>
        </w:tc>
        <w:tc>
          <w:tcPr>
            <w:tcW w:w="625"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7AC8B6FB" w14:textId="77777777" w:rsidR="00E40CCE" w:rsidRPr="00FA34FC" w:rsidRDefault="00E40CCE" w:rsidP="005C45EA">
            <w:pPr>
              <w:jc w:val="center"/>
              <w:rPr>
                <w:rFonts w:asciiTheme="majorHAnsi" w:hAnsiTheme="majorHAnsi" w:cstheme="majorHAnsi"/>
                <w:color w:val="FF0000"/>
                <w:sz w:val="18"/>
                <w:szCs w:val="18"/>
              </w:rPr>
            </w:pPr>
          </w:p>
        </w:tc>
        <w:tc>
          <w:tcPr>
            <w:tcW w:w="815"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0120B240" w14:textId="77777777" w:rsidR="00E40CCE" w:rsidRPr="00FA34FC" w:rsidRDefault="00E40CCE" w:rsidP="005C45EA">
            <w:pPr>
              <w:jc w:val="center"/>
              <w:rPr>
                <w:rFonts w:asciiTheme="majorHAnsi" w:hAnsiTheme="majorHAnsi" w:cstheme="majorHAnsi"/>
                <w:color w:val="FF0000"/>
                <w:sz w:val="18"/>
                <w:szCs w:val="18"/>
              </w:rPr>
            </w:pPr>
          </w:p>
        </w:tc>
        <w:tc>
          <w:tcPr>
            <w:tcW w:w="810"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5E62E67D" w14:textId="77777777" w:rsidR="00E40CCE" w:rsidRPr="00FA34FC" w:rsidRDefault="00E40CCE" w:rsidP="005C45EA">
            <w:pPr>
              <w:jc w:val="center"/>
              <w:rPr>
                <w:rFonts w:asciiTheme="majorHAnsi" w:hAnsiTheme="majorHAnsi" w:cstheme="majorHAnsi"/>
                <w:color w:val="FF0000"/>
                <w:sz w:val="18"/>
                <w:szCs w:val="18"/>
              </w:rPr>
            </w:pPr>
          </w:p>
        </w:tc>
        <w:tc>
          <w:tcPr>
            <w:tcW w:w="990"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13312DD1" w14:textId="77777777" w:rsidR="00E40CCE" w:rsidRPr="00FA34FC" w:rsidRDefault="00E40CCE" w:rsidP="005C45EA">
            <w:pPr>
              <w:jc w:val="center"/>
              <w:rPr>
                <w:rFonts w:asciiTheme="majorHAnsi" w:hAnsiTheme="majorHAnsi" w:cstheme="majorHAnsi"/>
                <w:color w:val="FF0000"/>
                <w:sz w:val="18"/>
                <w:szCs w:val="18"/>
              </w:rPr>
            </w:pPr>
          </w:p>
        </w:tc>
        <w:tc>
          <w:tcPr>
            <w:tcW w:w="990"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60B77926" w14:textId="77777777" w:rsidR="00E40CCE" w:rsidRPr="00FA34FC" w:rsidRDefault="00E40CCE" w:rsidP="005C45EA">
            <w:pPr>
              <w:jc w:val="center"/>
              <w:rPr>
                <w:rFonts w:asciiTheme="majorHAnsi" w:hAnsiTheme="majorHAnsi" w:cstheme="majorHAnsi"/>
                <w:color w:val="FF0000"/>
                <w:sz w:val="18"/>
                <w:szCs w:val="18"/>
              </w:rPr>
            </w:pPr>
          </w:p>
        </w:tc>
      </w:tr>
    </w:tbl>
    <w:p w14:paraId="608A61B6" w14:textId="77777777" w:rsidR="00E40CCE" w:rsidRDefault="00E40CCE" w:rsidP="00E40CCE">
      <w:pPr>
        <w:pStyle w:val="Caption"/>
        <w:rPr>
          <w:color w:val="FF0000"/>
        </w:rPr>
      </w:pPr>
      <w:r>
        <w:rPr>
          <w:color w:val="FF0000"/>
        </w:rPr>
        <w:t>Table</w:t>
      </w:r>
      <w:r w:rsidRPr="00671927">
        <w:rPr>
          <w:color w:val="FF0000"/>
        </w:rPr>
        <w:t xml:space="preserve"> </w:t>
      </w:r>
      <w:r>
        <w:rPr>
          <w:color w:val="FF0000"/>
        </w:rPr>
        <w:t>2</w:t>
      </w:r>
      <w:r w:rsidRPr="00671927">
        <w:rPr>
          <w:color w:val="FF0000"/>
        </w:rPr>
        <w:t xml:space="preserve">.X: </w:t>
      </w:r>
      <w:r>
        <w:rPr>
          <w:color w:val="FF0000"/>
        </w:rPr>
        <w:t xml:space="preserve">Common </w:t>
      </w:r>
      <w:r w:rsidR="00AB4767">
        <w:rPr>
          <w:color w:val="FF0000"/>
        </w:rPr>
        <w:t xml:space="preserve">Extended </w:t>
      </w:r>
      <w:r>
        <w:rPr>
          <w:color w:val="FF0000"/>
        </w:rPr>
        <w:t>Advertising Payload Format fields permitted in the AUX_ADV_IND</w:t>
      </w:r>
      <w:r w:rsidRPr="00671927">
        <w:rPr>
          <w:color w:val="FF0000"/>
        </w:rPr>
        <w:t xml:space="preserve"> </w:t>
      </w:r>
      <w:r>
        <w:rPr>
          <w:color w:val="FF0000"/>
        </w:rPr>
        <w:t>PDU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7"/>
        <w:gridCol w:w="8703"/>
      </w:tblGrid>
      <w:tr w:rsidR="00E40CCE" w:rsidRPr="002A0495" w:rsidDel="0077305D" w14:paraId="349C1FBE" w14:textId="47D009B5" w:rsidTr="00E40CCE">
        <w:trPr>
          <w:del w:id="837" w:author="Brian A. Redding" w:date="2016-04-13T17:46:00Z"/>
        </w:trPr>
        <w:tc>
          <w:tcPr>
            <w:tcW w:w="0" w:type="auto"/>
          </w:tcPr>
          <w:p w14:paraId="37D36426" w14:textId="37B800DD" w:rsidR="00E40CCE" w:rsidDel="0077305D" w:rsidRDefault="00E40CCE" w:rsidP="00E40CCE">
            <w:pPr>
              <w:rPr>
                <w:del w:id="838" w:author="Brian A. Redding" w:date="2016-04-13T17:46:00Z"/>
                <w:color w:val="FF0000"/>
                <w:sz w:val="24"/>
                <w:szCs w:val="24"/>
              </w:rPr>
            </w:pPr>
            <w:del w:id="839" w:author="Brian A. Redding" w:date="2016-04-13T17:46:00Z">
              <w:r w:rsidDel="0077305D">
                <w:rPr>
                  <w:color w:val="FF0000"/>
                  <w:sz w:val="24"/>
                  <w:szCs w:val="24"/>
                </w:rPr>
                <w:delText>C1</w:delText>
              </w:r>
            </w:del>
          </w:p>
        </w:tc>
        <w:tc>
          <w:tcPr>
            <w:tcW w:w="0" w:type="auto"/>
          </w:tcPr>
          <w:p w14:paraId="43B5E843" w14:textId="61CB1ACD" w:rsidR="0091760C" w:rsidRPr="000A7081" w:rsidDel="0077305D" w:rsidRDefault="00E40CCE" w:rsidP="00DD3584">
            <w:pPr>
              <w:rPr>
                <w:del w:id="840" w:author="Brian A. Redding" w:date="2016-04-13T17:46:00Z"/>
                <w:color w:val="FF0000"/>
                <w:sz w:val="24"/>
                <w:szCs w:val="24"/>
              </w:rPr>
            </w:pPr>
            <w:del w:id="841" w:author="Brian A. Redding" w:date="2016-04-13T17:46:00Z">
              <w:r w:rsidDel="0077305D">
                <w:rPr>
                  <w:color w:val="FF0000"/>
                  <w:sz w:val="24"/>
                  <w:szCs w:val="24"/>
                </w:rPr>
                <w:delText>This field is mandatory if the corresponding field in the ADV_EXT_IND PDU is not present, otherwise it is reserved for future use.</w:delText>
              </w:r>
            </w:del>
          </w:p>
        </w:tc>
      </w:tr>
      <w:tr w:rsidR="0091760C" w:rsidRPr="002A0495" w14:paraId="4E2C06D7" w14:textId="77777777" w:rsidTr="00E40CCE">
        <w:tc>
          <w:tcPr>
            <w:tcW w:w="0" w:type="auto"/>
          </w:tcPr>
          <w:p w14:paraId="647A87D9" w14:textId="121B2DC8" w:rsidR="0091760C" w:rsidRDefault="0091760C" w:rsidP="00E40CCE">
            <w:pPr>
              <w:rPr>
                <w:color w:val="FF0000"/>
                <w:sz w:val="24"/>
                <w:szCs w:val="24"/>
              </w:rPr>
            </w:pPr>
            <w:r>
              <w:rPr>
                <w:color w:val="FF0000"/>
                <w:sz w:val="24"/>
                <w:szCs w:val="24"/>
              </w:rPr>
              <w:t>C</w:t>
            </w:r>
            <w:ins w:id="842" w:author="Brian A. Redding" w:date="2016-04-13T17:46:00Z">
              <w:r w:rsidR="0077305D">
                <w:rPr>
                  <w:color w:val="FF0000"/>
                  <w:sz w:val="24"/>
                  <w:szCs w:val="24"/>
                </w:rPr>
                <w:t>1</w:t>
              </w:r>
            </w:ins>
            <w:del w:id="843" w:author="Brian A. Redding" w:date="2016-04-13T17:46:00Z">
              <w:r w:rsidDel="0077305D">
                <w:rPr>
                  <w:color w:val="FF0000"/>
                  <w:sz w:val="24"/>
                  <w:szCs w:val="24"/>
                </w:rPr>
                <w:delText>2</w:delText>
              </w:r>
            </w:del>
          </w:p>
        </w:tc>
        <w:tc>
          <w:tcPr>
            <w:tcW w:w="0" w:type="auto"/>
          </w:tcPr>
          <w:p w14:paraId="4BBA8924" w14:textId="77777777" w:rsidR="0091760C" w:rsidRDefault="0091760C" w:rsidP="0091760C">
            <w:pPr>
              <w:rPr>
                <w:color w:val="FF0000"/>
                <w:sz w:val="24"/>
                <w:szCs w:val="24"/>
              </w:rPr>
            </w:pPr>
            <w:r>
              <w:rPr>
                <w:color w:val="FF0000"/>
                <w:sz w:val="24"/>
                <w:szCs w:val="24"/>
              </w:rPr>
              <w:t xml:space="preserve">This field is mandatory if the corresponding field in the ADV_EXT_IND PDU is present, otherwise it is reserved for future use. </w:t>
            </w:r>
          </w:p>
        </w:tc>
      </w:tr>
    </w:tbl>
    <w:p w14:paraId="0A0F3B01" w14:textId="77777777" w:rsidR="00E40CCE" w:rsidRPr="006B3756" w:rsidRDefault="00E40CCE" w:rsidP="00F03F8D">
      <w:pPr>
        <w:pStyle w:val="Heading3"/>
      </w:pPr>
      <w:bookmarkStart w:id="844" w:name="_Toc432709739"/>
      <w:bookmarkStart w:id="845" w:name="_Toc443590469"/>
      <w:bookmarkStart w:id="846" w:name="_Toc448771454"/>
      <w:r w:rsidRPr="006B3756">
        <w:t>[New Section] 2.3.1.X AUX_SYNC_IND</w:t>
      </w:r>
      <w:bookmarkEnd w:id="844"/>
      <w:bookmarkEnd w:id="845"/>
      <w:bookmarkEnd w:id="846"/>
    </w:p>
    <w:p w14:paraId="05574120" w14:textId="77777777" w:rsidR="00A90EC1" w:rsidRPr="00B03027" w:rsidRDefault="00A90EC1" w:rsidP="00E40CCE">
      <w:pPr>
        <w:rPr>
          <w:b/>
          <w:color w:val="FF0000"/>
          <w:sz w:val="24"/>
          <w:szCs w:val="24"/>
        </w:rPr>
      </w:pPr>
      <w:r w:rsidRPr="00B03027">
        <w:rPr>
          <w:b/>
          <w:color w:val="FF0000"/>
        </w:rPr>
        <w:t>2.3.1.X AUX_SYNC_IND</w:t>
      </w:r>
    </w:p>
    <w:p w14:paraId="7F6A1F18" w14:textId="77777777" w:rsidR="00E40CCE" w:rsidRPr="00671927" w:rsidRDefault="00E40CCE" w:rsidP="00E40CCE">
      <w:pPr>
        <w:rPr>
          <w:color w:val="FF0000"/>
        </w:rPr>
      </w:pPr>
      <w:r w:rsidRPr="006D4E72">
        <w:rPr>
          <w:color w:val="FF0000"/>
          <w:sz w:val="24"/>
          <w:szCs w:val="24"/>
        </w:rPr>
        <w:t xml:space="preserve">The </w:t>
      </w:r>
      <w:r>
        <w:rPr>
          <w:color w:val="FF0000"/>
          <w:sz w:val="24"/>
          <w:szCs w:val="24"/>
        </w:rPr>
        <w:t>AUX_SYNC_IND</w:t>
      </w:r>
      <w:r w:rsidRPr="006D4E72">
        <w:rPr>
          <w:color w:val="FF0000"/>
          <w:sz w:val="24"/>
          <w:szCs w:val="24"/>
        </w:rPr>
        <w:t xml:space="preserve"> PDU uses the Common </w:t>
      </w:r>
      <w:r w:rsidR="00AB4767">
        <w:rPr>
          <w:color w:val="FF0000"/>
          <w:sz w:val="24"/>
          <w:szCs w:val="24"/>
        </w:rPr>
        <w:t xml:space="preserve">Extended </w:t>
      </w:r>
      <w:r w:rsidRPr="006D4E72">
        <w:rPr>
          <w:color w:val="FF0000"/>
          <w:sz w:val="24"/>
          <w:szCs w:val="24"/>
        </w:rPr>
        <w:t>Advertising Payload Format described in Section 2.3.X. The PDU</w:t>
      </w:r>
      <w:r>
        <w:rPr>
          <w:color w:val="FF0000"/>
          <w:sz w:val="24"/>
          <w:szCs w:val="24"/>
        </w:rPr>
        <w:t xml:space="preserve"> is used in periodic advertising.</w:t>
      </w:r>
    </w:p>
    <w:p w14:paraId="2537DDF2" w14:textId="77777777" w:rsidR="00E40CCE" w:rsidRPr="000A7081" w:rsidRDefault="00E40CCE" w:rsidP="00E40CCE">
      <w:pPr>
        <w:rPr>
          <w:color w:val="FF0000"/>
          <w:sz w:val="24"/>
          <w:szCs w:val="24"/>
        </w:rPr>
      </w:pPr>
      <w:r w:rsidRPr="000A7081">
        <w:rPr>
          <w:color w:val="FF0000"/>
          <w:sz w:val="24"/>
          <w:szCs w:val="24"/>
        </w:rPr>
        <w:t>The AdvMode field shall be set to 00b.</w:t>
      </w:r>
    </w:p>
    <w:p w14:paraId="6B4A5B10" w14:textId="77777777" w:rsidR="00E40CCE" w:rsidRDefault="00E40CCE" w:rsidP="00E40CCE">
      <w:pPr>
        <w:rPr>
          <w:color w:val="FF0000"/>
          <w:sz w:val="24"/>
          <w:szCs w:val="24"/>
        </w:rPr>
      </w:pPr>
      <w:r w:rsidRPr="006D4E72">
        <w:rPr>
          <w:color w:val="FF0000"/>
          <w:sz w:val="24"/>
          <w:szCs w:val="24"/>
        </w:rPr>
        <w:t xml:space="preserve">The </w:t>
      </w:r>
      <w:r>
        <w:rPr>
          <w:color w:val="FF0000"/>
          <w:sz w:val="24"/>
          <w:szCs w:val="24"/>
        </w:rPr>
        <w:t xml:space="preserve">Common </w:t>
      </w:r>
      <w:r w:rsidR="00AB4767">
        <w:rPr>
          <w:color w:val="FF0000"/>
          <w:sz w:val="24"/>
          <w:szCs w:val="24"/>
        </w:rPr>
        <w:t xml:space="preserve">Extended </w:t>
      </w:r>
      <w:r>
        <w:rPr>
          <w:color w:val="FF0000"/>
          <w:sz w:val="24"/>
          <w:szCs w:val="24"/>
        </w:rPr>
        <w:t>Advertising Payload Format</w:t>
      </w:r>
      <w:r w:rsidRPr="006D4E72">
        <w:rPr>
          <w:color w:val="FF0000"/>
          <w:sz w:val="24"/>
          <w:szCs w:val="24"/>
        </w:rPr>
        <w:t xml:space="preserve"> fields permitted in the </w:t>
      </w:r>
      <w:r>
        <w:rPr>
          <w:color w:val="FF0000"/>
          <w:sz w:val="24"/>
          <w:szCs w:val="24"/>
        </w:rPr>
        <w:t>AUX_SYNC_IND</w:t>
      </w:r>
      <w:r w:rsidRPr="006D4E72">
        <w:rPr>
          <w:color w:val="FF0000"/>
          <w:sz w:val="24"/>
          <w:szCs w:val="24"/>
        </w:rPr>
        <w:t xml:space="preserve"> PDU are shown in Table 2.X.</w:t>
      </w:r>
    </w:p>
    <w:p w14:paraId="1E945FF6" w14:textId="77777777" w:rsidR="00E40CCE" w:rsidRDefault="00E40CCE" w:rsidP="00E40CCE">
      <w:pPr>
        <w:rPr>
          <w:color w:val="FF0000"/>
          <w:sz w:val="24"/>
          <w:szCs w:val="24"/>
        </w:rPr>
      </w:pPr>
      <w:r>
        <w:rPr>
          <w:color w:val="FF0000"/>
          <w:sz w:val="24"/>
          <w:szCs w:val="24"/>
        </w:rPr>
        <w:t xml:space="preserve">The PHY used for the AUX_SYNC_IND </w:t>
      </w:r>
      <w:r w:rsidR="00BF5789">
        <w:rPr>
          <w:color w:val="FF0000"/>
          <w:sz w:val="24"/>
          <w:szCs w:val="24"/>
        </w:rPr>
        <w:t xml:space="preserve">PDU </w:t>
      </w:r>
      <w:r>
        <w:rPr>
          <w:color w:val="FF0000"/>
          <w:sz w:val="24"/>
          <w:szCs w:val="24"/>
        </w:rPr>
        <w:t>shall be the same as the PHY used for the AUX_ADV_IND that contains the SyncInfo field.</w:t>
      </w:r>
    </w:p>
    <w:p w14:paraId="3D32309E" w14:textId="77777777" w:rsidR="00EF6B53" w:rsidRPr="0043751C" w:rsidRDefault="00EF6B53" w:rsidP="00E40CCE">
      <w:pPr>
        <w:rPr>
          <w:color w:val="FF0000"/>
          <w:sz w:val="24"/>
          <w:szCs w:val="24"/>
        </w:rPr>
      </w:pPr>
      <w:r>
        <w:rPr>
          <w:color w:val="FF0000"/>
          <w:sz w:val="24"/>
          <w:szCs w:val="24"/>
        </w:rPr>
        <w:t>The AuxPtr field, when present, shall point to an AUX_CHAIN_IND PDU.</w:t>
      </w:r>
    </w:p>
    <w:tbl>
      <w:tblPr>
        <w:tblpPr w:leftFromText="180" w:rightFromText="180" w:vertAnchor="text" w:horzAnchor="margin" w:tblpY="354"/>
        <w:tblW w:w="9710" w:type="dxa"/>
        <w:tblLayout w:type="fixed"/>
        <w:tblCellMar>
          <w:left w:w="0" w:type="dxa"/>
          <w:right w:w="0" w:type="dxa"/>
        </w:tblCellMar>
        <w:tblLook w:val="0400" w:firstRow="0" w:lastRow="0" w:firstColumn="0" w:lastColumn="0" w:noHBand="0" w:noVBand="1"/>
      </w:tblPr>
      <w:tblGrid>
        <w:gridCol w:w="890"/>
        <w:gridCol w:w="1710"/>
        <w:gridCol w:w="795"/>
        <w:gridCol w:w="825"/>
        <w:gridCol w:w="720"/>
        <w:gridCol w:w="540"/>
        <w:gridCol w:w="625"/>
        <w:gridCol w:w="815"/>
        <w:gridCol w:w="810"/>
        <w:gridCol w:w="990"/>
        <w:gridCol w:w="990"/>
      </w:tblGrid>
      <w:tr w:rsidR="00E40CCE" w:rsidRPr="001C0C10" w14:paraId="642EB3A6" w14:textId="77777777" w:rsidTr="00E40CCE">
        <w:trPr>
          <w:trHeight w:val="478"/>
        </w:trPr>
        <w:tc>
          <w:tcPr>
            <w:tcW w:w="890" w:type="dxa"/>
            <w:vMerge w:val="restart"/>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497FE57B" w14:textId="77777777" w:rsidR="00E40CCE" w:rsidRPr="00FA34FC" w:rsidRDefault="00E40CCE" w:rsidP="00E40CCE">
            <w:pPr>
              <w:jc w:val="center"/>
              <w:rPr>
                <w:rFonts w:asciiTheme="majorHAnsi" w:hAnsiTheme="majorHAnsi" w:cstheme="majorHAnsi"/>
                <w:b/>
                <w:color w:val="FF0000"/>
                <w:sz w:val="18"/>
                <w:szCs w:val="18"/>
              </w:rPr>
            </w:pPr>
            <w:r w:rsidRPr="00FA34FC">
              <w:rPr>
                <w:rFonts w:asciiTheme="majorHAnsi" w:hAnsiTheme="majorHAnsi" w:cstheme="majorHAnsi"/>
                <w:b/>
                <w:color w:val="FF0000"/>
                <w:sz w:val="18"/>
                <w:szCs w:val="18"/>
              </w:rPr>
              <w:t>Adv Mode</w:t>
            </w:r>
          </w:p>
        </w:tc>
        <w:tc>
          <w:tcPr>
            <w:tcW w:w="1710" w:type="dxa"/>
            <w:vMerge w:val="restart"/>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4A936F7B" w14:textId="77777777" w:rsidR="00E40CCE" w:rsidRPr="00FA34FC" w:rsidRDefault="007E2D91" w:rsidP="007E2D91">
            <w:pPr>
              <w:jc w:val="center"/>
              <w:rPr>
                <w:rFonts w:asciiTheme="majorHAnsi" w:hAnsiTheme="majorHAnsi" w:cstheme="majorHAnsi"/>
                <w:b/>
                <w:color w:val="FF0000"/>
                <w:sz w:val="18"/>
                <w:szCs w:val="18"/>
              </w:rPr>
            </w:pPr>
            <w:r>
              <w:rPr>
                <w:rFonts w:asciiTheme="majorHAnsi" w:hAnsiTheme="majorHAnsi" w:cstheme="majorHAnsi"/>
                <w:b/>
                <w:color w:val="FF0000"/>
                <w:sz w:val="18"/>
                <w:szCs w:val="18"/>
              </w:rPr>
              <w:t>Event Type</w:t>
            </w:r>
          </w:p>
        </w:tc>
        <w:tc>
          <w:tcPr>
            <w:tcW w:w="7110" w:type="dxa"/>
            <w:gridSpan w:val="9"/>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1528ACAF" w14:textId="77777777" w:rsidR="00E40CCE" w:rsidRPr="00FA34FC" w:rsidRDefault="00E40CCE" w:rsidP="00E40CCE">
            <w:pPr>
              <w:spacing w:after="0"/>
              <w:jc w:val="center"/>
              <w:rPr>
                <w:rFonts w:asciiTheme="majorHAnsi" w:hAnsiTheme="majorHAnsi" w:cstheme="majorHAnsi"/>
                <w:b/>
                <w:color w:val="FF0000"/>
                <w:sz w:val="18"/>
                <w:szCs w:val="18"/>
              </w:rPr>
            </w:pPr>
            <w:r>
              <w:rPr>
                <w:rFonts w:asciiTheme="majorHAnsi" w:hAnsiTheme="majorHAnsi" w:cstheme="majorHAnsi"/>
                <w:b/>
                <w:color w:val="FF0000"/>
                <w:sz w:val="18"/>
                <w:szCs w:val="18"/>
              </w:rPr>
              <w:t xml:space="preserve">Common </w:t>
            </w:r>
            <w:r w:rsidR="00AB4767">
              <w:rPr>
                <w:rFonts w:asciiTheme="majorHAnsi" w:hAnsiTheme="majorHAnsi" w:cstheme="majorHAnsi"/>
                <w:b/>
                <w:color w:val="FF0000"/>
                <w:sz w:val="18"/>
                <w:szCs w:val="18"/>
              </w:rPr>
              <w:t xml:space="preserve">Extended </w:t>
            </w:r>
            <w:r>
              <w:rPr>
                <w:rFonts w:asciiTheme="majorHAnsi" w:hAnsiTheme="majorHAnsi" w:cstheme="majorHAnsi"/>
                <w:b/>
                <w:color w:val="FF0000"/>
                <w:sz w:val="18"/>
                <w:szCs w:val="18"/>
              </w:rPr>
              <w:t>Advertising Payload Format fields</w:t>
            </w:r>
          </w:p>
          <w:p w14:paraId="547577BC" w14:textId="77777777" w:rsidR="00E40CCE" w:rsidRPr="00FA34FC" w:rsidRDefault="00E40CCE" w:rsidP="00E40CCE">
            <w:pPr>
              <w:jc w:val="center"/>
              <w:rPr>
                <w:rFonts w:asciiTheme="majorHAnsi" w:hAnsiTheme="majorHAnsi" w:cstheme="majorHAnsi"/>
                <w:b/>
                <w:color w:val="FF0000"/>
                <w:sz w:val="18"/>
                <w:szCs w:val="18"/>
              </w:rPr>
            </w:pPr>
          </w:p>
          <w:p w14:paraId="397F500C" w14:textId="77777777" w:rsidR="00E40CCE" w:rsidRPr="00FA34FC" w:rsidRDefault="00E40CCE" w:rsidP="00E40CCE">
            <w:pPr>
              <w:rPr>
                <w:rFonts w:asciiTheme="majorHAnsi" w:hAnsiTheme="majorHAnsi" w:cstheme="majorHAnsi"/>
                <w:b/>
                <w:color w:val="FF0000"/>
                <w:sz w:val="18"/>
                <w:szCs w:val="18"/>
              </w:rPr>
            </w:pPr>
          </w:p>
        </w:tc>
      </w:tr>
      <w:tr w:rsidR="00E40CCE" w:rsidRPr="001C0C10" w14:paraId="3E9165A2" w14:textId="77777777" w:rsidTr="005C45EA">
        <w:trPr>
          <w:trHeight w:val="555"/>
        </w:trPr>
        <w:tc>
          <w:tcPr>
            <w:tcW w:w="890" w:type="dxa"/>
            <w:vMerge/>
            <w:tcBorders>
              <w:top w:val="single" w:sz="8" w:space="0" w:color="3F3F3F"/>
              <w:left w:val="single" w:sz="8" w:space="0" w:color="3F3F3F"/>
              <w:bottom w:val="single" w:sz="8" w:space="0" w:color="3F3F3F"/>
              <w:right w:val="single" w:sz="8" w:space="0" w:color="3F3F3F"/>
            </w:tcBorders>
            <w:vAlign w:val="center"/>
            <w:hideMark/>
          </w:tcPr>
          <w:p w14:paraId="6EAED898" w14:textId="77777777" w:rsidR="00E40CCE" w:rsidRPr="00FA34FC" w:rsidRDefault="00E40CCE" w:rsidP="00E40CCE">
            <w:pPr>
              <w:rPr>
                <w:rFonts w:asciiTheme="majorHAnsi" w:hAnsiTheme="majorHAnsi" w:cstheme="majorHAnsi"/>
                <w:color w:val="FF0000"/>
                <w:sz w:val="18"/>
                <w:szCs w:val="18"/>
              </w:rPr>
            </w:pPr>
          </w:p>
        </w:tc>
        <w:tc>
          <w:tcPr>
            <w:tcW w:w="1710" w:type="dxa"/>
            <w:vMerge/>
            <w:tcBorders>
              <w:top w:val="single" w:sz="8" w:space="0" w:color="3F3F3F"/>
              <w:left w:val="single" w:sz="8" w:space="0" w:color="3F3F3F"/>
              <w:bottom w:val="single" w:sz="8" w:space="0" w:color="3F3F3F"/>
              <w:right w:val="single" w:sz="8" w:space="0" w:color="3F3F3F"/>
            </w:tcBorders>
            <w:vAlign w:val="center"/>
            <w:hideMark/>
          </w:tcPr>
          <w:p w14:paraId="44B831A2" w14:textId="77777777" w:rsidR="00E40CCE" w:rsidRPr="00FA34FC" w:rsidRDefault="00E40CCE" w:rsidP="00E40CCE">
            <w:pPr>
              <w:rPr>
                <w:rFonts w:asciiTheme="majorHAnsi" w:hAnsiTheme="majorHAnsi" w:cstheme="majorHAnsi"/>
                <w:color w:val="FF0000"/>
                <w:sz w:val="18"/>
                <w:szCs w:val="18"/>
              </w:rPr>
            </w:pPr>
          </w:p>
        </w:tc>
        <w:tc>
          <w:tcPr>
            <w:tcW w:w="795"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6954FBC6" w14:textId="77777777" w:rsidR="00E40CCE" w:rsidRPr="00FA34FC" w:rsidRDefault="00E40CCE" w:rsidP="005C45EA">
            <w:pPr>
              <w:jc w:val="center"/>
              <w:rPr>
                <w:rFonts w:asciiTheme="majorHAnsi" w:hAnsiTheme="majorHAnsi" w:cstheme="majorHAnsi"/>
                <w:b/>
                <w:color w:val="FF0000"/>
                <w:sz w:val="18"/>
                <w:szCs w:val="18"/>
              </w:rPr>
            </w:pPr>
            <w:r w:rsidRPr="00FD2CFF">
              <w:rPr>
                <w:rFonts w:asciiTheme="majorHAnsi" w:hAnsiTheme="majorHAnsi" w:cstheme="majorHAnsi"/>
                <w:b/>
                <w:color w:val="FF0000"/>
                <w:sz w:val="18"/>
                <w:szCs w:val="18"/>
              </w:rPr>
              <w:t>AdvA</w:t>
            </w:r>
          </w:p>
        </w:tc>
        <w:tc>
          <w:tcPr>
            <w:tcW w:w="825"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7C4BD8A8" w14:textId="77777777" w:rsidR="00E40CCE" w:rsidRPr="00FA34FC" w:rsidRDefault="00E40CCE" w:rsidP="005C45EA">
            <w:pPr>
              <w:jc w:val="center"/>
              <w:rPr>
                <w:rFonts w:asciiTheme="majorHAnsi" w:hAnsiTheme="majorHAnsi" w:cstheme="majorHAnsi"/>
                <w:b/>
                <w:color w:val="FF0000"/>
                <w:sz w:val="18"/>
                <w:szCs w:val="18"/>
              </w:rPr>
            </w:pPr>
            <w:r w:rsidRPr="001C0C10">
              <w:rPr>
                <w:rFonts w:asciiTheme="majorHAnsi" w:hAnsiTheme="majorHAnsi" w:cstheme="majorHAnsi"/>
                <w:b/>
                <w:color w:val="FF0000"/>
                <w:sz w:val="18"/>
                <w:szCs w:val="18"/>
              </w:rPr>
              <w:t>TargetA</w:t>
            </w:r>
          </w:p>
        </w:tc>
        <w:tc>
          <w:tcPr>
            <w:tcW w:w="720"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04C39D4C" w14:textId="77777777" w:rsidR="00E40CCE" w:rsidRPr="006B3756" w:rsidRDefault="00E40CCE" w:rsidP="005C45EA">
            <w:pPr>
              <w:jc w:val="center"/>
              <w:rPr>
                <w:rFonts w:asciiTheme="majorHAnsi" w:hAnsiTheme="majorHAnsi" w:cstheme="majorHAnsi"/>
                <w:b/>
                <w:color w:val="FF9600" w:themeColor="accent4"/>
                <w:sz w:val="18"/>
                <w:szCs w:val="18"/>
              </w:rPr>
            </w:pPr>
            <w:r w:rsidRPr="006B3756">
              <w:rPr>
                <w:rFonts w:asciiTheme="majorHAnsi" w:hAnsiTheme="majorHAnsi" w:cstheme="majorHAnsi"/>
                <w:b/>
                <w:color w:val="FF9600" w:themeColor="accent4"/>
                <w:sz w:val="18"/>
                <w:szCs w:val="18"/>
              </w:rPr>
              <w:t>Supp</w:t>
            </w:r>
            <w:r w:rsidRPr="006B3756">
              <w:rPr>
                <w:rFonts w:asciiTheme="majorHAnsi" w:hAnsiTheme="majorHAnsi" w:cstheme="majorHAnsi"/>
                <w:b/>
                <w:color w:val="FF9600" w:themeColor="accent4"/>
                <w:sz w:val="18"/>
                <w:szCs w:val="18"/>
              </w:rPr>
              <w:br/>
              <w:t>Info</w:t>
            </w:r>
          </w:p>
        </w:tc>
        <w:tc>
          <w:tcPr>
            <w:tcW w:w="540"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5F760E40" w14:textId="77777777" w:rsidR="00E40CCE" w:rsidRPr="00FA34FC" w:rsidRDefault="00E40CCE" w:rsidP="005C45EA">
            <w:pPr>
              <w:jc w:val="center"/>
              <w:rPr>
                <w:rFonts w:asciiTheme="majorHAnsi" w:hAnsiTheme="majorHAnsi" w:cstheme="majorHAnsi"/>
                <w:b/>
                <w:color w:val="FF0000"/>
                <w:sz w:val="18"/>
                <w:szCs w:val="18"/>
              </w:rPr>
            </w:pPr>
            <w:r w:rsidRPr="00FA34FC">
              <w:rPr>
                <w:rFonts w:asciiTheme="majorHAnsi" w:hAnsiTheme="majorHAnsi" w:cstheme="majorHAnsi"/>
                <w:b/>
                <w:color w:val="FF0000"/>
                <w:sz w:val="18"/>
                <w:szCs w:val="18"/>
              </w:rPr>
              <w:t>ADI</w:t>
            </w:r>
          </w:p>
        </w:tc>
        <w:tc>
          <w:tcPr>
            <w:tcW w:w="625"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4F0D9C71" w14:textId="77777777" w:rsidR="00E40CCE" w:rsidRPr="00FA34FC" w:rsidRDefault="00E40CCE" w:rsidP="005C45EA">
            <w:pPr>
              <w:jc w:val="center"/>
              <w:rPr>
                <w:rFonts w:asciiTheme="majorHAnsi" w:hAnsiTheme="majorHAnsi" w:cstheme="majorHAnsi"/>
                <w:b/>
                <w:color w:val="FF0000"/>
                <w:sz w:val="18"/>
                <w:szCs w:val="18"/>
              </w:rPr>
            </w:pPr>
            <w:r w:rsidRPr="00FA34FC">
              <w:rPr>
                <w:rFonts w:asciiTheme="majorHAnsi" w:hAnsiTheme="majorHAnsi" w:cstheme="majorHAnsi"/>
                <w:b/>
                <w:color w:val="FF0000"/>
                <w:sz w:val="18"/>
                <w:szCs w:val="18"/>
              </w:rPr>
              <w:t>Aux</w:t>
            </w:r>
            <w:r w:rsidRPr="00FA34FC">
              <w:rPr>
                <w:rFonts w:asciiTheme="majorHAnsi" w:hAnsiTheme="majorHAnsi" w:cstheme="majorHAnsi"/>
                <w:b/>
                <w:color w:val="FF0000"/>
                <w:sz w:val="18"/>
                <w:szCs w:val="18"/>
              </w:rPr>
              <w:br/>
              <w:t>Ptr</w:t>
            </w:r>
          </w:p>
        </w:tc>
        <w:tc>
          <w:tcPr>
            <w:tcW w:w="815"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58378A2B" w14:textId="77777777" w:rsidR="00E40CCE" w:rsidRPr="00FA34FC" w:rsidRDefault="00E40CCE" w:rsidP="005C45EA">
            <w:pPr>
              <w:jc w:val="center"/>
              <w:rPr>
                <w:rFonts w:asciiTheme="majorHAnsi" w:hAnsiTheme="majorHAnsi" w:cstheme="majorHAnsi"/>
                <w:b/>
                <w:color w:val="FF0000"/>
                <w:sz w:val="18"/>
                <w:szCs w:val="18"/>
              </w:rPr>
            </w:pPr>
            <w:r w:rsidRPr="00FA34FC">
              <w:rPr>
                <w:rFonts w:asciiTheme="majorHAnsi" w:hAnsiTheme="majorHAnsi" w:cstheme="majorHAnsi"/>
                <w:b/>
                <w:color w:val="FF0000"/>
                <w:sz w:val="18"/>
                <w:szCs w:val="18"/>
              </w:rPr>
              <w:t>Sync</w:t>
            </w:r>
            <w:r w:rsidRPr="00FA34FC">
              <w:rPr>
                <w:rFonts w:asciiTheme="majorHAnsi" w:hAnsiTheme="majorHAnsi" w:cstheme="majorHAnsi"/>
                <w:b/>
                <w:color w:val="FF0000"/>
                <w:sz w:val="18"/>
                <w:szCs w:val="18"/>
              </w:rPr>
              <w:br/>
              <w:t>Info</w:t>
            </w:r>
          </w:p>
        </w:tc>
        <w:tc>
          <w:tcPr>
            <w:tcW w:w="810"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65BC7BC5" w14:textId="77777777" w:rsidR="00E40CCE" w:rsidRPr="00FA34FC" w:rsidRDefault="00E40CCE" w:rsidP="005C45EA">
            <w:pPr>
              <w:jc w:val="center"/>
              <w:rPr>
                <w:rFonts w:asciiTheme="majorHAnsi" w:hAnsiTheme="majorHAnsi" w:cstheme="majorHAnsi"/>
                <w:b/>
                <w:color w:val="FF0000"/>
                <w:sz w:val="18"/>
                <w:szCs w:val="18"/>
              </w:rPr>
            </w:pPr>
            <w:r w:rsidRPr="00FA34FC">
              <w:rPr>
                <w:rFonts w:asciiTheme="majorHAnsi" w:hAnsiTheme="majorHAnsi" w:cstheme="majorHAnsi"/>
                <w:b/>
                <w:color w:val="FF0000"/>
                <w:sz w:val="18"/>
                <w:szCs w:val="18"/>
              </w:rPr>
              <w:t>Tx Power</w:t>
            </w:r>
          </w:p>
        </w:tc>
        <w:tc>
          <w:tcPr>
            <w:tcW w:w="990"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0AE520D7" w14:textId="77777777" w:rsidR="00E40CCE" w:rsidRPr="00FA34FC" w:rsidRDefault="006B13DE" w:rsidP="005C45EA">
            <w:pPr>
              <w:jc w:val="center"/>
              <w:rPr>
                <w:rFonts w:asciiTheme="majorHAnsi" w:hAnsiTheme="majorHAnsi" w:cstheme="majorHAnsi"/>
                <w:b/>
                <w:color w:val="FF0000"/>
                <w:sz w:val="18"/>
                <w:szCs w:val="18"/>
              </w:rPr>
            </w:pPr>
            <w:r>
              <w:rPr>
                <w:rFonts w:asciiTheme="majorHAnsi" w:hAnsiTheme="majorHAnsi" w:cstheme="majorHAnsi"/>
                <w:b/>
                <w:color w:val="FF0000"/>
                <w:sz w:val="18"/>
                <w:szCs w:val="18"/>
              </w:rPr>
              <w:t>ACAD</w:t>
            </w:r>
          </w:p>
        </w:tc>
        <w:tc>
          <w:tcPr>
            <w:tcW w:w="990" w:type="dxa"/>
            <w:tcBorders>
              <w:top w:val="single" w:sz="8" w:space="0" w:color="3F3F3F"/>
              <w:left w:val="single" w:sz="8" w:space="0" w:color="3F3F3F"/>
              <w:bottom w:val="single" w:sz="8" w:space="0" w:color="3F3F3F"/>
              <w:right w:val="single" w:sz="8" w:space="0" w:color="3F3F3F"/>
            </w:tcBorders>
            <w:shd w:val="clear" w:color="auto" w:fill="BBFAFD"/>
            <w:vAlign w:val="center"/>
            <w:hideMark/>
          </w:tcPr>
          <w:p w14:paraId="13299DA4" w14:textId="77777777" w:rsidR="00E40CCE" w:rsidRPr="00FA34FC" w:rsidRDefault="00E40CCE" w:rsidP="00DD3584">
            <w:pPr>
              <w:jc w:val="center"/>
              <w:rPr>
                <w:rFonts w:asciiTheme="majorHAnsi" w:hAnsiTheme="majorHAnsi" w:cstheme="majorHAnsi"/>
                <w:color w:val="FF0000"/>
                <w:sz w:val="18"/>
                <w:szCs w:val="18"/>
              </w:rPr>
            </w:pPr>
            <w:r w:rsidRPr="00FA34FC">
              <w:rPr>
                <w:rFonts w:asciiTheme="majorHAnsi" w:hAnsiTheme="majorHAnsi" w:cstheme="majorHAnsi"/>
                <w:b/>
                <w:color w:val="FF0000"/>
                <w:sz w:val="18"/>
                <w:szCs w:val="18"/>
              </w:rPr>
              <w:t>AdvData</w:t>
            </w:r>
          </w:p>
        </w:tc>
      </w:tr>
      <w:tr w:rsidR="00E40CCE" w:rsidRPr="001C0C10" w14:paraId="457B94B0" w14:textId="77777777" w:rsidTr="005C45EA">
        <w:trPr>
          <w:trHeight w:val="494"/>
        </w:trPr>
        <w:tc>
          <w:tcPr>
            <w:tcW w:w="890" w:type="dxa"/>
            <w:tcBorders>
              <w:top w:val="single" w:sz="8" w:space="0" w:color="3F3F3F"/>
              <w:left w:val="single" w:sz="8" w:space="0" w:color="3F3F3F"/>
              <w:bottom w:val="single" w:sz="8" w:space="0" w:color="3F3F3F"/>
              <w:right w:val="single" w:sz="8" w:space="0" w:color="3F3F3F"/>
            </w:tcBorders>
            <w:shd w:val="clear" w:color="auto" w:fill="auto"/>
            <w:tcMar>
              <w:top w:w="72" w:type="dxa"/>
              <w:left w:w="72" w:type="dxa"/>
              <w:bottom w:w="0" w:type="dxa"/>
              <w:right w:w="72" w:type="dxa"/>
            </w:tcMar>
            <w:vAlign w:val="center"/>
            <w:hideMark/>
          </w:tcPr>
          <w:p w14:paraId="6AF4D582" w14:textId="77777777" w:rsidR="00E40CCE" w:rsidRPr="00FA34FC" w:rsidRDefault="00E40CCE" w:rsidP="00E40CCE">
            <w:pPr>
              <w:rPr>
                <w:rFonts w:asciiTheme="majorHAnsi" w:hAnsiTheme="majorHAnsi" w:cstheme="majorHAnsi"/>
                <w:color w:val="FF0000"/>
                <w:sz w:val="18"/>
                <w:szCs w:val="18"/>
              </w:rPr>
            </w:pPr>
            <w:r w:rsidRPr="00FA34FC">
              <w:rPr>
                <w:rFonts w:asciiTheme="majorHAnsi" w:hAnsiTheme="majorHAnsi" w:cstheme="majorHAnsi"/>
                <w:color w:val="FF0000"/>
                <w:sz w:val="18"/>
                <w:szCs w:val="18"/>
              </w:rPr>
              <w:t>00</w:t>
            </w:r>
            <w:r>
              <w:rPr>
                <w:rFonts w:asciiTheme="majorHAnsi" w:hAnsiTheme="majorHAnsi" w:cstheme="majorHAnsi"/>
                <w:color w:val="FF0000"/>
                <w:sz w:val="18"/>
                <w:szCs w:val="18"/>
              </w:rPr>
              <w:t>b</w:t>
            </w:r>
          </w:p>
        </w:tc>
        <w:tc>
          <w:tcPr>
            <w:tcW w:w="1710" w:type="dxa"/>
            <w:tcBorders>
              <w:top w:val="single" w:sz="8" w:space="0" w:color="3F3F3F"/>
              <w:left w:val="single" w:sz="8" w:space="0" w:color="3F3F3F"/>
              <w:bottom w:val="single" w:sz="8" w:space="0" w:color="3F3F3F"/>
              <w:right w:val="single" w:sz="8" w:space="0" w:color="3F3F3F"/>
            </w:tcBorders>
            <w:shd w:val="clear" w:color="auto" w:fill="auto"/>
            <w:tcMar>
              <w:top w:w="72" w:type="dxa"/>
              <w:left w:w="72" w:type="dxa"/>
              <w:bottom w:w="0" w:type="dxa"/>
              <w:right w:w="72" w:type="dxa"/>
            </w:tcMar>
            <w:hideMark/>
          </w:tcPr>
          <w:p w14:paraId="4DAFDE60" w14:textId="77777777" w:rsidR="00E40CCE" w:rsidRPr="00FA34FC" w:rsidRDefault="00E40CCE" w:rsidP="00D322A6">
            <w:pPr>
              <w:rPr>
                <w:rFonts w:asciiTheme="majorHAnsi" w:hAnsiTheme="majorHAnsi" w:cstheme="majorHAnsi"/>
                <w:color w:val="FF0000"/>
                <w:sz w:val="18"/>
                <w:szCs w:val="18"/>
              </w:rPr>
            </w:pPr>
            <w:r w:rsidRPr="00FA34FC">
              <w:rPr>
                <w:rFonts w:asciiTheme="majorHAnsi" w:hAnsiTheme="majorHAnsi" w:cstheme="majorHAnsi"/>
                <w:color w:val="FF0000"/>
                <w:sz w:val="18"/>
                <w:szCs w:val="18"/>
              </w:rPr>
              <w:t>Non-Connectable</w:t>
            </w:r>
            <w:r w:rsidRPr="00FA34FC">
              <w:rPr>
                <w:rFonts w:asciiTheme="majorHAnsi" w:hAnsiTheme="majorHAnsi" w:cstheme="majorHAnsi"/>
                <w:color w:val="FF0000"/>
                <w:sz w:val="18"/>
                <w:szCs w:val="18"/>
              </w:rPr>
              <w:br/>
            </w:r>
            <w:r w:rsidR="00D322A6">
              <w:rPr>
                <w:rFonts w:asciiTheme="majorHAnsi" w:hAnsiTheme="majorHAnsi" w:cstheme="majorHAnsi"/>
                <w:color w:val="FF0000"/>
                <w:sz w:val="18"/>
                <w:szCs w:val="18"/>
              </w:rPr>
              <w:t>undirected or directed</w:t>
            </w:r>
          </w:p>
        </w:tc>
        <w:tc>
          <w:tcPr>
            <w:tcW w:w="795" w:type="dxa"/>
            <w:tcBorders>
              <w:top w:val="single" w:sz="8" w:space="0" w:color="3F3F3F"/>
              <w:left w:val="single" w:sz="8" w:space="0" w:color="3F3F3F"/>
              <w:bottom w:val="single" w:sz="8" w:space="0" w:color="3F3F3F"/>
              <w:right w:val="single" w:sz="8" w:space="0" w:color="3F3F3F"/>
            </w:tcBorders>
            <w:shd w:val="clear" w:color="auto" w:fill="auto"/>
            <w:tcMar>
              <w:top w:w="72" w:type="dxa"/>
              <w:left w:w="72" w:type="dxa"/>
              <w:bottom w:w="0" w:type="dxa"/>
              <w:right w:w="72" w:type="dxa"/>
            </w:tcMar>
            <w:vAlign w:val="center"/>
            <w:hideMark/>
          </w:tcPr>
          <w:p w14:paraId="6EF2F658" w14:textId="77777777" w:rsidR="00E40CCE" w:rsidRPr="00FA34FC" w:rsidRDefault="004B42E2" w:rsidP="005C45EA">
            <w:pPr>
              <w:jc w:val="center"/>
              <w:rPr>
                <w:rFonts w:asciiTheme="majorHAnsi" w:hAnsiTheme="majorHAnsi" w:cstheme="majorHAnsi"/>
                <w:color w:val="FF0000"/>
                <w:sz w:val="18"/>
                <w:szCs w:val="18"/>
              </w:rPr>
            </w:pPr>
            <w:r>
              <w:rPr>
                <w:color w:val="FF0000"/>
                <w:sz w:val="18"/>
                <w:szCs w:val="18"/>
              </w:rPr>
              <w:t>X</w:t>
            </w:r>
          </w:p>
        </w:tc>
        <w:tc>
          <w:tcPr>
            <w:tcW w:w="825" w:type="dxa"/>
            <w:tcBorders>
              <w:top w:val="single" w:sz="8" w:space="0" w:color="3F3F3F"/>
              <w:left w:val="single" w:sz="8" w:space="0" w:color="3F3F3F"/>
              <w:bottom w:val="single" w:sz="8" w:space="0" w:color="3F3F3F"/>
              <w:right w:val="single" w:sz="8" w:space="0" w:color="3F3F3F"/>
            </w:tcBorders>
            <w:shd w:val="clear" w:color="auto" w:fill="auto"/>
            <w:tcMar>
              <w:top w:w="72" w:type="dxa"/>
              <w:left w:w="72" w:type="dxa"/>
              <w:bottom w:w="0" w:type="dxa"/>
              <w:right w:w="72" w:type="dxa"/>
            </w:tcMar>
            <w:vAlign w:val="center"/>
            <w:hideMark/>
          </w:tcPr>
          <w:p w14:paraId="79E17644" w14:textId="77777777" w:rsidR="00E40CCE" w:rsidRPr="00EE1FF6" w:rsidRDefault="004B42E2" w:rsidP="005C45EA">
            <w:pPr>
              <w:jc w:val="center"/>
              <w:rPr>
                <w:rFonts w:asciiTheme="majorHAnsi" w:hAnsiTheme="majorHAnsi" w:cstheme="majorHAnsi"/>
                <w:color w:val="FF0000"/>
                <w:sz w:val="18"/>
                <w:szCs w:val="18"/>
              </w:rPr>
            </w:pPr>
            <w:r>
              <w:rPr>
                <w:bCs/>
                <w:color w:val="FF0000"/>
                <w:sz w:val="18"/>
                <w:szCs w:val="18"/>
              </w:rPr>
              <w:t>X</w:t>
            </w:r>
          </w:p>
        </w:tc>
        <w:tc>
          <w:tcPr>
            <w:tcW w:w="720" w:type="dxa"/>
            <w:tcBorders>
              <w:top w:val="single" w:sz="8" w:space="0" w:color="3F3F3F"/>
              <w:left w:val="single" w:sz="8" w:space="0" w:color="3F3F3F"/>
              <w:bottom w:val="single" w:sz="8" w:space="0" w:color="3F3F3F"/>
              <w:right w:val="single" w:sz="8" w:space="0" w:color="3F3F3F"/>
            </w:tcBorders>
            <w:shd w:val="clear" w:color="auto" w:fill="auto"/>
            <w:tcMar>
              <w:top w:w="72" w:type="dxa"/>
              <w:left w:w="72" w:type="dxa"/>
              <w:bottom w:w="0" w:type="dxa"/>
              <w:right w:w="72" w:type="dxa"/>
            </w:tcMar>
            <w:vAlign w:val="center"/>
            <w:hideMark/>
          </w:tcPr>
          <w:p w14:paraId="598308E9" w14:textId="77777777" w:rsidR="00E40CCE" w:rsidRPr="006B3756" w:rsidRDefault="00E40CCE" w:rsidP="005C45EA">
            <w:pPr>
              <w:jc w:val="center"/>
              <w:rPr>
                <w:rFonts w:asciiTheme="majorHAnsi" w:hAnsiTheme="majorHAnsi" w:cstheme="majorHAnsi"/>
                <w:color w:val="FF9600" w:themeColor="accent4"/>
                <w:sz w:val="18"/>
                <w:szCs w:val="18"/>
              </w:rPr>
            </w:pPr>
            <w:r w:rsidRPr="006B3756">
              <w:rPr>
                <w:color w:val="FF9600" w:themeColor="accent4"/>
                <w:sz w:val="18"/>
                <w:szCs w:val="18"/>
              </w:rPr>
              <w:t>O</w:t>
            </w:r>
          </w:p>
        </w:tc>
        <w:tc>
          <w:tcPr>
            <w:tcW w:w="540" w:type="dxa"/>
            <w:tcBorders>
              <w:top w:val="single" w:sz="8" w:space="0" w:color="3F3F3F"/>
              <w:left w:val="single" w:sz="8" w:space="0" w:color="3F3F3F"/>
              <w:bottom w:val="single" w:sz="8" w:space="0" w:color="3F3F3F"/>
              <w:right w:val="single" w:sz="8" w:space="0" w:color="3F3F3F"/>
            </w:tcBorders>
            <w:shd w:val="clear" w:color="auto" w:fill="auto"/>
            <w:tcMar>
              <w:top w:w="72" w:type="dxa"/>
              <w:left w:w="72" w:type="dxa"/>
              <w:bottom w:w="0" w:type="dxa"/>
              <w:right w:w="72" w:type="dxa"/>
            </w:tcMar>
            <w:vAlign w:val="center"/>
            <w:hideMark/>
          </w:tcPr>
          <w:p w14:paraId="12F9B661" w14:textId="77777777" w:rsidR="00E40CCE" w:rsidRPr="00FA34FC" w:rsidRDefault="003C1CD2" w:rsidP="005C45EA">
            <w:pPr>
              <w:jc w:val="center"/>
              <w:rPr>
                <w:rFonts w:asciiTheme="majorHAnsi" w:hAnsiTheme="majorHAnsi" w:cstheme="majorHAnsi"/>
                <w:color w:val="FF0000"/>
                <w:sz w:val="18"/>
                <w:szCs w:val="18"/>
              </w:rPr>
            </w:pPr>
            <w:r>
              <w:rPr>
                <w:color w:val="FF0000"/>
                <w:sz w:val="18"/>
                <w:szCs w:val="18"/>
              </w:rPr>
              <w:t>X</w:t>
            </w:r>
          </w:p>
        </w:tc>
        <w:tc>
          <w:tcPr>
            <w:tcW w:w="625" w:type="dxa"/>
            <w:tcBorders>
              <w:top w:val="single" w:sz="8" w:space="0" w:color="3F3F3F"/>
              <w:left w:val="single" w:sz="8" w:space="0" w:color="3F3F3F"/>
              <w:bottom w:val="single" w:sz="8" w:space="0" w:color="3F3F3F"/>
              <w:right w:val="single" w:sz="8" w:space="0" w:color="3F3F3F"/>
            </w:tcBorders>
            <w:shd w:val="clear" w:color="auto" w:fill="auto"/>
            <w:tcMar>
              <w:top w:w="72" w:type="dxa"/>
              <w:left w:w="72" w:type="dxa"/>
              <w:bottom w:w="0" w:type="dxa"/>
              <w:right w:w="72" w:type="dxa"/>
            </w:tcMar>
            <w:vAlign w:val="center"/>
            <w:hideMark/>
          </w:tcPr>
          <w:p w14:paraId="10D651A7" w14:textId="77777777" w:rsidR="00E40CCE" w:rsidRPr="00FA34FC" w:rsidRDefault="00E40CCE" w:rsidP="005C45EA">
            <w:pPr>
              <w:jc w:val="center"/>
              <w:rPr>
                <w:rFonts w:asciiTheme="majorHAnsi" w:hAnsiTheme="majorHAnsi" w:cstheme="majorHAnsi"/>
                <w:color w:val="FF0000"/>
                <w:sz w:val="18"/>
                <w:szCs w:val="18"/>
              </w:rPr>
            </w:pPr>
            <w:r>
              <w:rPr>
                <w:color w:val="FF0000"/>
                <w:sz w:val="18"/>
                <w:szCs w:val="18"/>
              </w:rPr>
              <w:t>O</w:t>
            </w:r>
          </w:p>
        </w:tc>
        <w:tc>
          <w:tcPr>
            <w:tcW w:w="815" w:type="dxa"/>
            <w:tcBorders>
              <w:top w:val="single" w:sz="8" w:space="0" w:color="3F3F3F"/>
              <w:left w:val="single" w:sz="8" w:space="0" w:color="3F3F3F"/>
              <w:bottom w:val="single" w:sz="8" w:space="0" w:color="3F3F3F"/>
              <w:right w:val="single" w:sz="8" w:space="0" w:color="3F3F3F"/>
            </w:tcBorders>
            <w:shd w:val="clear" w:color="auto" w:fill="auto"/>
            <w:tcMar>
              <w:top w:w="72" w:type="dxa"/>
              <w:left w:w="72" w:type="dxa"/>
              <w:bottom w:w="0" w:type="dxa"/>
              <w:right w:w="72" w:type="dxa"/>
            </w:tcMar>
            <w:vAlign w:val="center"/>
            <w:hideMark/>
          </w:tcPr>
          <w:p w14:paraId="09071FCE" w14:textId="77777777" w:rsidR="00E40CCE" w:rsidRPr="00FA34FC" w:rsidRDefault="00E40CCE" w:rsidP="005C45EA">
            <w:pPr>
              <w:jc w:val="center"/>
              <w:rPr>
                <w:rFonts w:asciiTheme="majorHAnsi" w:hAnsiTheme="majorHAnsi" w:cstheme="majorHAnsi"/>
                <w:color w:val="FF0000"/>
                <w:sz w:val="18"/>
                <w:szCs w:val="18"/>
              </w:rPr>
            </w:pPr>
            <w:r>
              <w:rPr>
                <w:color w:val="FF0000"/>
                <w:sz w:val="18"/>
                <w:szCs w:val="18"/>
              </w:rPr>
              <w:t>X</w:t>
            </w:r>
          </w:p>
        </w:tc>
        <w:tc>
          <w:tcPr>
            <w:tcW w:w="810" w:type="dxa"/>
            <w:tcBorders>
              <w:top w:val="single" w:sz="8" w:space="0" w:color="3F3F3F"/>
              <w:left w:val="single" w:sz="8" w:space="0" w:color="3F3F3F"/>
              <w:bottom w:val="single" w:sz="8" w:space="0" w:color="3F3F3F"/>
              <w:right w:val="single" w:sz="8" w:space="0" w:color="3F3F3F"/>
            </w:tcBorders>
            <w:shd w:val="clear" w:color="auto" w:fill="auto"/>
            <w:tcMar>
              <w:top w:w="72" w:type="dxa"/>
              <w:left w:w="72" w:type="dxa"/>
              <w:bottom w:w="0" w:type="dxa"/>
              <w:right w:w="72" w:type="dxa"/>
            </w:tcMar>
            <w:vAlign w:val="center"/>
            <w:hideMark/>
          </w:tcPr>
          <w:p w14:paraId="715BD4C9" w14:textId="77777777" w:rsidR="00E40CCE" w:rsidRPr="00FA34FC" w:rsidRDefault="00E40CCE" w:rsidP="005C45EA">
            <w:pPr>
              <w:jc w:val="center"/>
              <w:rPr>
                <w:rFonts w:asciiTheme="majorHAnsi" w:hAnsiTheme="majorHAnsi" w:cstheme="majorHAnsi"/>
                <w:color w:val="FF0000"/>
                <w:sz w:val="18"/>
                <w:szCs w:val="18"/>
              </w:rPr>
            </w:pPr>
            <w:r w:rsidRPr="00FA34FC">
              <w:rPr>
                <w:color w:val="FF0000"/>
                <w:sz w:val="18"/>
                <w:szCs w:val="18"/>
              </w:rPr>
              <w:t>O</w:t>
            </w:r>
          </w:p>
        </w:tc>
        <w:tc>
          <w:tcPr>
            <w:tcW w:w="990" w:type="dxa"/>
            <w:tcBorders>
              <w:top w:val="single" w:sz="8" w:space="0" w:color="3F3F3F"/>
              <w:left w:val="single" w:sz="8" w:space="0" w:color="3F3F3F"/>
              <w:bottom w:val="single" w:sz="8" w:space="0" w:color="3F3F3F"/>
              <w:right w:val="single" w:sz="8" w:space="0" w:color="3F3F3F"/>
            </w:tcBorders>
            <w:shd w:val="clear" w:color="auto" w:fill="auto"/>
            <w:tcMar>
              <w:top w:w="72" w:type="dxa"/>
              <w:left w:w="72" w:type="dxa"/>
              <w:bottom w:w="0" w:type="dxa"/>
              <w:right w:w="72" w:type="dxa"/>
            </w:tcMar>
            <w:vAlign w:val="center"/>
            <w:hideMark/>
          </w:tcPr>
          <w:p w14:paraId="6AFF10A3" w14:textId="77777777" w:rsidR="00E40CCE" w:rsidRPr="00FA34FC" w:rsidRDefault="00E40CCE" w:rsidP="005C45EA">
            <w:pPr>
              <w:jc w:val="center"/>
              <w:rPr>
                <w:rFonts w:asciiTheme="majorHAnsi" w:hAnsiTheme="majorHAnsi" w:cstheme="majorHAnsi"/>
                <w:color w:val="FF0000"/>
                <w:sz w:val="18"/>
                <w:szCs w:val="18"/>
              </w:rPr>
            </w:pPr>
            <w:r w:rsidRPr="00FA34FC">
              <w:rPr>
                <w:color w:val="FF0000"/>
                <w:sz w:val="18"/>
                <w:szCs w:val="18"/>
              </w:rPr>
              <w:t>O</w:t>
            </w:r>
          </w:p>
        </w:tc>
        <w:tc>
          <w:tcPr>
            <w:tcW w:w="990" w:type="dxa"/>
            <w:tcBorders>
              <w:top w:val="single" w:sz="8" w:space="0" w:color="3F3F3F"/>
              <w:left w:val="single" w:sz="8" w:space="0" w:color="3F3F3F"/>
              <w:bottom w:val="single" w:sz="8" w:space="0" w:color="3F3F3F"/>
              <w:right w:val="single" w:sz="8" w:space="0" w:color="3F3F3F"/>
            </w:tcBorders>
            <w:shd w:val="clear" w:color="auto" w:fill="auto"/>
            <w:tcMar>
              <w:top w:w="72" w:type="dxa"/>
              <w:left w:w="72" w:type="dxa"/>
              <w:bottom w:w="0" w:type="dxa"/>
              <w:right w:w="72" w:type="dxa"/>
            </w:tcMar>
            <w:vAlign w:val="center"/>
            <w:hideMark/>
          </w:tcPr>
          <w:p w14:paraId="562E3387" w14:textId="77777777" w:rsidR="00E40CCE" w:rsidRPr="00FA34FC" w:rsidRDefault="00E40CCE" w:rsidP="005C45EA">
            <w:pPr>
              <w:jc w:val="center"/>
              <w:rPr>
                <w:rFonts w:asciiTheme="majorHAnsi" w:hAnsiTheme="majorHAnsi" w:cstheme="majorHAnsi"/>
                <w:color w:val="FF0000"/>
                <w:sz w:val="18"/>
                <w:szCs w:val="18"/>
              </w:rPr>
            </w:pPr>
            <w:r w:rsidRPr="00FA34FC">
              <w:rPr>
                <w:color w:val="FF0000"/>
                <w:sz w:val="18"/>
                <w:szCs w:val="18"/>
              </w:rPr>
              <w:t>O</w:t>
            </w:r>
          </w:p>
        </w:tc>
      </w:tr>
      <w:tr w:rsidR="00E40CCE" w:rsidRPr="001C0C10" w14:paraId="58BD3184" w14:textId="77777777" w:rsidTr="005C45EA">
        <w:trPr>
          <w:trHeight w:val="406"/>
        </w:trPr>
        <w:tc>
          <w:tcPr>
            <w:tcW w:w="890"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31040B31" w14:textId="77777777" w:rsidR="00E40CCE" w:rsidRPr="00FA34FC" w:rsidRDefault="00E40CCE" w:rsidP="00E40CCE">
            <w:pPr>
              <w:rPr>
                <w:rFonts w:asciiTheme="majorHAnsi" w:hAnsiTheme="majorHAnsi" w:cstheme="majorHAnsi"/>
                <w:color w:val="FF0000"/>
                <w:sz w:val="18"/>
                <w:szCs w:val="18"/>
              </w:rPr>
            </w:pPr>
            <w:r w:rsidRPr="00FA34FC">
              <w:rPr>
                <w:rFonts w:asciiTheme="majorHAnsi" w:hAnsiTheme="majorHAnsi" w:cstheme="majorHAnsi"/>
                <w:color w:val="FF0000"/>
                <w:sz w:val="18"/>
                <w:szCs w:val="18"/>
              </w:rPr>
              <w:t>01</w:t>
            </w:r>
            <w:r>
              <w:rPr>
                <w:rFonts w:asciiTheme="majorHAnsi" w:hAnsiTheme="majorHAnsi" w:cstheme="majorHAnsi"/>
                <w:color w:val="FF0000"/>
                <w:sz w:val="18"/>
                <w:szCs w:val="18"/>
              </w:rPr>
              <w:t>b</w:t>
            </w:r>
            <w:r w:rsidR="00892CF7">
              <w:rPr>
                <w:rFonts w:asciiTheme="majorHAnsi" w:hAnsiTheme="majorHAnsi" w:cstheme="majorHAnsi"/>
                <w:color w:val="FF0000"/>
                <w:sz w:val="18"/>
                <w:szCs w:val="18"/>
              </w:rPr>
              <w:t xml:space="preserve"> – </w:t>
            </w:r>
            <w:r>
              <w:rPr>
                <w:rFonts w:asciiTheme="majorHAnsi" w:hAnsiTheme="majorHAnsi" w:cstheme="majorHAnsi"/>
                <w:color w:val="FF0000"/>
                <w:sz w:val="18"/>
                <w:szCs w:val="18"/>
              </w:rPr>
              <w:t>11b</w:t>
            </w:r>
          </w:p>
        </w:tc>
        <w:tc>
          <w:tcPr>
            <w:tcW w:w="1710"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hideMark/>
          </w:tcPr>
          <w:p w14:paraId="032E15D2" w14:textId="77777777" w:rsidR="00E40CCE" w:rsidRPr="00FA34FC" w:rsidRDefault="00E40CCE" w:rsidP="00E40CCE">
            <w:pPr>
              <w:rPr>
                <w:rFonts w:asciiTheme="majorHAnsi" w:hAnsiTheme="majorHAnsi" w:cstheme="majorHAnsi"/>
                <w:color w:val="FF0000"/>
                <w:sz w:val="18"/>
                <w:szCs w:val="18"/>
              </w:rPr>
            </w:pPr>
            <w:r>
              <w:rPr>
                <w:rFonts w:asciiTheme="majorHAnsi" w:hAnsiTheme="majorHAnsi" w:cstheme="majorHAnsi"/>
                <w:color w:val="FF0000"/>
                <w:sz w:val="18"/>
                <w:szCs w:val="18"/>
              </w:rPr>
              <w:t>Reserved</w:t>
            </w:r>
          </w:p>
        </w:tc>
        <w:tc>
          <w:tcPr>
            <w:tcW w:w="795"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1A07C38D" w14:textId="77777777" w:rsidR="00E40CCE" w:rsidRPr="00FA34FC" w:rsidRDefault="00E40CCE" w:rsidP="005C45EA">
            <w:pPr>
              <w:jc w:val="center"/>
              <w:rPr>
                <w:rFonts w:asciiTheme="majorHAnsi" w:hAnsiTheme="majorHAnsi" w:cstheme="majorHAnsi"/>
                <w:color w:val="FF0000"/>
                <w:sz w:val="18"/>
                <w:szCs w:val="18"/>
              </w:rPr>
            </w:pPr>
          </w:p>
        </w:tc>
        <w:tc>
          <w:tcPr>
            <w:tcW w:w="825"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36E5BCC9" w14:textId="77777777" w:rsidR="00E40CCE" w:rsidRPr="00FA34FC" w:rsidRDefault="00E40CCE" w:rsidP="005C45EA">
            <w:pPr>
              <w:jc w:val="center"/>
              <w:rPr>
                <w:rFonts w:asciiTheme="majorHAnsi" w:hAnsiTheme="majorHAnsi" w:cstheme="majorHAnsi"/>
                <w:color w:val="FF0000"/>
                <w:sz w:val="18"/>
                <w:szCs w:val="18"/>
              </w:rPr>
            </w:pPr>
          </w:p>
        </w:tc>
        <w:tc>
          <w:tcPr>
            <w:tcW w:w="720"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26883D38" w14:textId="77777777" w:rsidR="00E40CCE" w:rsidRPr="00FA34FC" w:rsidRDefault="00E40CCE" w:rsidP="005C45EA">
            <w:pPr>
              <w:jc w:val="center"/>
              <w:rPr>
                <w:rFonts w:asciiTheme="majorHAnsi" w:hAnsiTheme="majorHAnsi" w:cstheme="majorHAnsi"/>
                <w:color w:val="FF0000"/>
                <w:sz w:val="18"/>
                <w:szCs w:val="18"/>
              </w:rPr>
            </w:pPr>
          </w:p>
        </w:tc>
        <w:tc>
          <w:tcPr>
            <w:tcW w:w="540"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53A14AC9" w14:textId="77777777" w:rsidR="00E40CCE" w:rsidRPr="00FA34FC" w:rsidRDefault="00E40CCE" w:rsidP="005C45EA">
            <w:pPr>
              <w:jc w:val="center"/>
              <w:rPr>
                <w:rFonts w:asciiTheme="majorHAnsi" w:hAnsiTheme="majorHAnsi" w:cstheme="majorHAnsi"/>
                <w:color w:val="FF0000"/>
                <w:sz w:val="18"/>
                <w:szCs w:val="18"/>
              </w:rPr>
            </w:pPr>
          </w:p>
        </w:tc>
        <w:tc>
          <w:tcPr>
            <w:tcW w:w="625"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6DBED8C2" w14:textId="77777777" w:rsidR="00E40CCE" w:rsidRPr="00FA34FC" w:rsidRDefault="00E40CCE" w:rsidP="005C45EA">
            <w:pPr>
              <w:jc w:val="center"/>
              <w:rPr>
                <w:rFonts w:asciiTheme="majorHAnsi" w:hAnsiTheme="majorHAnsi" w:cstheme="majorHAnsi"/>
                <w:color w:val="FF0000"/>
                <w:sz w:val="18"/>
                <w:szCs w:val="18"/>
              </w:rPr>
            </w:pPr>
          </w:p>
        </w:tc>
        <w:tc>
          <w:tcPr>
            <w:tcW w:w="815"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4D8E7F37" w14:textId="77777777" w:rsidR="00E40CCE" w:rsidRPr="00FA34FC" w:rsidRDefault="00E40CCE" w:rsidP="005C45EA">
            <w:pPr>
              <w:jc w:val="center"/>
              <w:rPr>
                <w:rFonts w:asciiTheme="majorHAnsi" w:hAnsiTheme="majorHAnsi" w:cstheme="majorHAnsi"/>
                <w:color w:val="FF0000"/>
                <w:sz w:val="18"/>
                <w:szCs w:val="18"/>
              </w:rPr>
            </w:pPr>
          </w:p>
        </w:tc>
        <w:tc>
          <w:tcPr>
            <w:tcW w:w="810"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6EB33AD1" w14:textId="77777777" w:rsidR="00E40CCE" w:rsidRPr="00FA34FC" w:rsidRDefault="00E40CCE" w:rsidP="005C45EA">
            <w:pPr>
              <w:jc w:val="center"/>
              <w:rPr>
                <w:rFonts w:asciiTheme="majorHAnsi" w:hAnsiTheme="majorHAnsi" w:cstheme="majorHAnsi"/>
                <w:color w:val="FF0000"/>
                <w:sz w:val="18"/>
                <w:szCs w:val="18"/>
              </w:rPr>
            </w:pPr>
          </w:p>
        </w:tc>
        <w:tc>
          <w:tcPr>
            <w:tcW w:w="990"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6CE45BF5" w14:textId="77777777" w:rsidR="00E40CCE" w:rsidRPr="00FA34FC" w:rsidRDefault="00E40CCE" w:rsidP="005C45EA">
            <w:pPr>
              <w:jc w:val="center"/>
              <w:rPr>
                <w:rFonts w:asciiTheme="majorHAnsi" w:hAnsiTheme="majorHAnsi" w:cstheme="majorHAnsi"/>
                <w:color w:val="FF0000"/>
                <w:sz w:val="18"/>
                <w:szCs w:val="18"/>
              </w:rPr>
            </w:pPr>
          </w:p>
        </w:tc>
        <w:tc>
          <w:tcPr>
            <w:tcW w:w="990"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0FA8C5E9" w14:textId="77777777" w:rsidR="00E40CCE" w:rsidRPr="00FA34FC" w:rsidRDefault="00E40CCE" w:rsidP="005C45EA">
            <w:pPr>
              <w:jc w:val="center"/>
              <w:rPr>
                <w:rFonts w:asciiTheme="majorHAnsi" w:hAnsiTheme="majorHAnsi" w:cstheme="majorHAnsi"/>
                <w:color w:val="FF0000"/>
                <w:sz w:val="18"/>
                <w:szCs w:val="18"/>
              </w:rPr>
            </w:pPr>
          </w:p>
        </w:tc>
      </w:tr>
    </w:tbl>
    <w:p w14:paraId="6D2185CB" w14:textId="77777777" w:rsidR="00B6502A" w:rsidRDefault="00B6502A" w:rsidP="00770EFE">
      <w:pPr>
        <w:rPr>
          <w:color w:val="FF0000"/>
          <w:sz w:val="24"/>
          <w:szCs w:val="24"/>
        </w:rPr>
      </w:pPr>
      <w:bookmarkStart w:id="847" w:name="_Toc432709740"/>
    </w:p>
    <w:p w14:paraId="3A16ABB7" w14:textId="77777777" w:rsidR="00BF5789" w:rsidRDefault="00BF5789" w:rsidP="005C45EA">
      <w:pPr>
        <w:pStyle w:val="Caption"/>
      </w:pPr>
      <w:r w:rsidRPr="00934F6D">
        <w:rPr>
          <w:bCs w:val="0"/>
          <w:i w:val="0"/>
          <w:color w:val="FF0000"/>
        </w:rPr>
        <w:t xml:space="preserve">Table 2.X: Common </w:t>
      </w:r>
      <w:r w:rsidR="00AB4767">
        <w:rPr>
          <w:bCs w:val="0"/>
          <w:i w:val="0"/>
          <w:color w:val="FF0000"/>
        </w:rPr>
        <w:t xml:space="preserve">Extended </w:t>
      </w:r>
      <w:r w:rsidRPr="00934F6D">
        <w:rPr>
          <w:bCs w:val="0"/>
          <w:i w:val="0"/>
          <w:color w:val="FF0000"/>
        </w:rPr>
        <w:t xml:space="preserve">Advertising Payload Format fields permitted in the </w:t>
      </w:r>
      <w:r>
        <w:rPr>
          <w:bCs w:val="0"/>
          <w:i w:val="0"/>
          <w:color w:val="FF0000"/>
        </w:rPr>
        <w:t>AUX_SYNC_IND</w:t>
      </w:r>
      <w:r w:rsidRPr="00934F6D">
        <w:rPr>
          <w:bCs w:val="0"/>
          <w:i w:val="0"/>
          <w:color w:val="FF0000"/>
        </w:rPr>
        <w:t xml:space="preserve"> PDU</w:t>
      </w:r>
    </w:p>
    <w:p w14:paraId="12C665C6" w14:textId="77777777" w:rsidR="00797707" w:rsidRDefault="00797707" w:rsidP="00F03F8D">
      <w:pPr>
        <w:pStyle w:val="Heading3"/>
      </w:pPr>
      <w:bookmarkStart w:id="848" w:name="_Toc443590470"/>
      <w:bookmarkStart w:id="849" w:name="_Toc448771455"/>
      <w:r w:rsidRPr="006B3756">
        <w:t>[New Section] 2.3.1.X AUX_CHAIN_IND</w:t>
      </w:r>
      <w:bookmarkEnd w:id="848"/>
      <w:bookmarkEnd w:id="849"/>
    </w:p>
    <w:p w14:paraId="603B0BAF" w14:textId="77777777" w:rsidR="00A90EC1" w:rsidRPr="00B03027" w:rsidRDefault="00A90EC1" w:rsidP="00797707">
      <w:pPr>
        <w:rPr>
          <w:b/>
          <w:color w:val="FF0000"/>
          <w:sz w:val="24"/>
          <w:szCs w:val="24"/>
        </w:rPr>
      </w:pPr>
      <w:r w:rsidRPr="00B03027">
        <w:rPr>
          <w:b/>
          <w:color w:val="FF0000"/>
        </w:rPr>
        <w:t>2.3.1.X AUX_CHAIN_IND</w:t>
      </w:r>
    </w:p>
    <w:p w14:paraId="543C1F9A" w14:textId="77777777" w:rsidR="00797707" w:rsidRPr="00671927" w:rsidRDefault="00797707" w:rsidP="00797707">
      <w:pPr>
        <w:rPr>
          <w:color w:val="FF0000"/>
        </w:rPr>
      </w:pPr>
      <w:r w:rsidRPr="006D4E72">
        <w:rPr>
          <w:color w:val="FF0000"/>
          <w:sz w:val="24"/>
          <w:szCs w:val="24"/>
        </w:rPr>
        <w:t xml:space="preserve">The </w:t>
      </w:r>
      <w:r>
        <w:rPr>
          <w:color w:val="FF0000"/>
          <w:sz w:val="24"/>
          <w:szCs w:val="24"/>
        </w:rPr>
        <w:t>AUX_CHAIN_IND</w:t>
      </w:r>
      <w:r w:rsidRPr="006D4E72">
        <w:rPr>
          <w:color w:val="FF0000"/>
          <w:sz w:val="24"/>
          <w:szCs w:val="24"/>
        </w:rPr>
        <w:t xml:space="preserve"> PDU uses the Common </w:t>
      </w:r>
      <w:r w:rsidR="00AB4767">
        <w:rPr>
          <w:color w:val="FF0000"/>
          <w:sz w:val="24"/>
          <w:szCs w:val="24"/>
        </w:rPr>
        <w:t xml:space="preserve">Extended </w:t>
      </w:r>
      <w:r w:rsidRPr="006D4E72">
        <w:rPr>
          <w:color w:val="FF0000"/>
          <w:sz w:val="24"/>
          <w:szCs w:val="24"/>
        </w:rPr>
        <w:t>Advertising Payload Format described in Section 2.3.X. The PDU</w:t>
      </w:r>
      <w:r>
        <w:rPr>
          <w:color w:val="FF0000"/>
          <w:sz w:val="24"/>
          <w:szCs w:val="24"/>
        </w:rPr>
        <w:t xml:space="preserve"> is used </w:t>
      </w:r>
      <w:r w:rsidR="001A3481">
        <w:rPr>
          <w:color w:val="FF0000"/>
          <w:sz w:val="24"/>
          <w:szCs w:val="24"/>
        </w:rPr>
        <w:t>to hold additional AdvData</w:t>
      </w:r>
      <w:r w:rsidR="00756A4F">
        <w:rPr>
          <w:color w:val="FF0000"/>
          <w:sz w:val="24"/>
          <w:szCs w:val="24"/>
        </w:rPr>
        <w:t xml:space="preserve">. It </w:t>
      </w:r>
      <w:r w:rsidR="001A3481">
        <w:rPr>
          <w:color w:val="FF0000"/>
          <w:sz w:val="24"/>
          <w:szCs w:val="24"/>
        </w:rPr>
        <w:t>is pointed to by the AuxPtr field in an AUX_ADV_IND, AUX_SYNC_IND</w:t>
      </w:r>
      <w:r w:rsidR="008C478A">
        <w:rPr>
          <w:color w:val="FF0000"/>
          <w:sz w:val="24"/>
          <w:szCs w:val="24"/>
        </w:rPr>
        <w:t>, AUX_SCAN_RSP</w:t>
      </w:r>
      <w:r w:rsidR="001A3481">
        <w:rPr>
          <w:color w:val="FF0000"/>
          <w:sz w:val="24"/>
          <w:szCs w:val="24"/>
        </w:rPr>
        <w:t xml:space="preserve"> or AUX_CHAIN_IND PDU</w:t>
      </w:r>
      <w:r>
        <w:rPr>
          <w:color w:val="FF0000"/>
          <w:sz w:val="24"/>
          <w:szCs w:val="24"/>
        </w:rPr>
        <w:t>.</w:t>
      </w:r>
    </w:p>
    <w:p w14:paraId="2195276C" w14:textId="77777777" w:rsidR="00797707" w:rsidRPr="000A7081" w:rsidRDefault="00797707" w:rsidP="00797707">
      <w:pPr>
        <w:rPr>
          <w:color w:val="FF0000"/>
          <w:sz w:val="24"/>
          <w:szCs w:val="24"/>
        </w:rPr>
      </w:pPr>
      <w:r w:rsidRPr="000A7081">
        <w:rPr>
          <w:color w:val="FF0000"/>
          <w:sz w:val="24"/>
          <w:szCs w:val="24"/>
        </w:rPr>
        <w:t>The AdvMode field shall be set to 00b.</w:t>
      </w:r>
    </w:p>
    <w:p w14:paraId="721610DB" w14:textId="77777777" w:rsidR="00797707" w:rsidRDefault="00797707" w:rsidP="00797707">
      <w:pPr>
        <w:rPr>
          <w:color w:val="FF0000"/>
          <w:sz w:val="24"/>
          <w:szCs w:val="24"/>
        </w:rPr>
      </w:pPr>
      <w:r w:rsidRPr="006D4E72">
        <w:rPr>
          <w:color w:val="FF0000"/>
          <w:sz w:val="24"/>
          <w:szCs w:val="24"/>
        </w:rPr>
        <w:t xml:space="preserve">The </w:t>
      </w:r>
      <w:r>
        <w:rPr>
          <w:color w:val="FF0000"/>
          <w:sz w:val="24"/>
          <w:szCs w:val="24"/>
        </w:rPr>
        <w:t xml:space="preserve">Common </w:t>
      </w:r>
      <w:r w:rsidR="00AB4767">
        <w:rPr>
          <w:color w:val="FF0000"/>
          <w:sz w:val="24"/>
          <w:szCs w:val="24"/>
        </w:rPr>
        <w:t xml:space="preserve">Extended </w:t>
      </w:r>
      <w:r>
        <w:rPr>
          <w:color w:val="FF0000"/>
          <w:sz w:val="24"/>
          <w:szCs w:val="24"/>
        </w:rPr>
        <w:t>Advertising Payload Format</w:t>
      </w:r>
      <w:r w:rsidRPr="006D4E72">
        <w:rPr>
          <w:color w:val="FF0000"/>
          <w:sz w:val="24"/>
          <w:szCs w:val="24"/>
        </w:rPr>
        <w:t xml:space="preserve"> fields permitted in the </w:t>
      </w:r>
      <w:r>
        <w:rPr>
          <w:color w:val="FF0000"/>
          <w:sz w:val="24"/>
          <w:szCs w:val="24"/>
        </w:rPr>
        <w:t>AUX_</w:t>
      </w:r>
      <w:r w:rsidR="001A3481">
        <w:rPr>
          <w:color w:val="FF0000"/>
          <w:sz w:val="24"/>
          <w:szCs w:val="24"/>
        </w:rPr>
        <w:t>CHAIN</w:t>
      </w:r>
      <w:r>
        <w:rPr>
          <w:color w:val="FF0000"/>
          <w:sz w:val="24"/>
          <w:szCs w:val="24"/>
        </w:rPr>
        <w:t>_IND</w:t>
      </w:r>
      <w:r w:rsidRPr="006D4E72">
        <w:rPr>
          <w:color w:val="FF0000"/>
          <w:sz w:val="24"/>
          <w:szCs w:val="24"/>
        </w:rPr>
        <w:t xml:space="preserve"> PDU are shown in Table 2.X.</w:t>
      </w:r>
    </w:p>
    <w:p w14:paraId="53918B5B" w14:textId="77777777" w:rsidR="00797707" w:rsidRDefault="00797707" w:rsidP="00797707">
      <w:pPr>
        <w:rPr>
          <w:color w:val="FF0000"/>
          <w:sz w:val="24"/>
          <w:szCs w:val="24"/>
        </w:rPr>
      </w:pPr>
      <w:r>
        <w:rPr>
          <w:color w:val="FF0000"/>
          <w:sz w:val="24"/>
          <w:szCs w:val="24"/>
        </w:rPr>
        <w:t>The PHY used for the AUX_</w:t>
      </w:r>
      <w:r w:rsidR="001A3481">
        <w:rPr>
          <w:color w:val="FF0000"/>
          <w:sz w:val="24"/>
          <w:szCs w:val="24"/>
        </w:rPr>
        <w:t>CHAIN</w:t>
      </w:r>
      <w:r>
        <w:rPr>
          <w:color w:val="FF0000"/>
          <w:sz w:val="24"/>
          <w:szCs w:val="24"/>
        </w:rPr>
        <w:t xml:space="preserve">_IND </w:t>
      </w:r>
      <w:r w:rsidR="001A3481">
        <w:rPr>
          <w:color w:val="FF0000"/>
          <w:sz w:val="24"/>
          <w:szCs w:val="24"/>
        </w:rPr>
        <w:t>PDU</w:t>
      </w:r>
      <w:r w:rsidR="00756A4F">
        <w:rPr>
          <w:color w:val="FF0000"/>
          <w:sz w:val="24"/>
          <w:szCs w:val="24"/>
        </w:rPr>
        <w:t>, and specified in the AuxPtr field if present,</w:t>
      </w:r>
      <w:r w:rsidR="001A3481">
        <w:rPr>
          <w:color w:val="FF0000"/>
          <w:sz w:val="24"/>
          <w:szCs w:val="24"/>
        </w:rPr>
        <w:t xml:space="preserve"> </w:t>
      </w:r>
      <w:r>
        <w:rPr>
          <w:color w:val="FF0000"/>
          <w:sz w:val="24"/>
          <w:szCs w:val="24"/>
        </w:rPr>
        <w:t xml:space="preserve">shall be the same as the PHY used </w:t>
      </w:r>
      <w:r w:rsidR="001A3481">
        <w:rPr>
          <w:color w:val="FF0000"/>
          <w:sz w:val="24"/>
          <w:szCs w:val="24"/>
        </w:rPr>
        <w:t xml:space="preserve">in the PDU that </w:t>
      </w:r>
      <w:r w:rsidR="00756A4F">
        <w:rPr>
          <w:color w:val="FF0000"/>
          <w:sz w:val="24"/>
          <w:szCs w:val="24"/>
        </w:rPr>
        <w:t xml:space="preserve">points </w:t>
      </w:r>
      <w:r w:rsidR="001A3481">
        <w:rPr>
          <w:color w:val="FF0000"/>
          <w:sz w:val="24"/>
          <w:szCs w:val="24"/>
        </w:rPr>
        <w:t>to the</w:t>
      </w:r>
      <w:r>
        <w:rPr>
          <w:color w:val="FF0000"/>
          <w:sz w:val="24"/>
          <w:szCs w:val="24"/>
        </w:rPr>
        <w:t xml:space="preserve"> AUX_</w:t>
      </w:r>
      <w:r w:rsidR="001A3481">
        <w:rPr>
          <w:color w:val="FF0000"/>
          <w:sz w:val="24"/>
          <w:szCs w:val="24"/>
        </w:rPr>
        <w:t>CHAIN</w:t>
      </w:r>
      <w:r>
        <w:rPr>
          <w:color w:val="FF0000"/>
          <w:sz w:val="24"/>
          <w:szCs w:val="24"/>
        </w:rPr>
        <w:t>_IND.</w:t>
      </w:r>
    </w:p>
    <w:p w14:paraId="119C0E2F" w14:textId="77777777" w:rsidR="00523907" w:rsidRDefault="00523907" w:rsidP="00797707">
      <w:pPr>
        <w:rPr>
          <w:color w:val="FF0000"/>
          <w:sz w:val="24"/>
          <w:szCs w:val="24"/>
        </w:rPr>
      </w:pPr>
      <w:r>
        <w:rPr>
          <w:color w:val="FF0000"/>
          <w:sz w:val="24"/>
          <w:szCs w:val="24"/>
        </w:rPr>
        <w:t>The ADI field, when present, shall have the same value as the field in the PDU pointing to this PDU.  Note: The ADI field can be used to detect collisions.</w:t>
      </w:r>
    </w:p>
    <w:p w14:paraId="2AD8D8AC" w14:textId="77777777" w:rsidR="00523907" w:rsidRPr="0043751C" w:rsidRDefault="00523907" w:rsidP="00797707">
      <w:pPr>
        <w:rPr>
          <w:color w:val="FF0000"/>
          <w:sz w:val="24"/>
          <w:szCs w:val="24"/>
        </w:rPr>
      </w:pPr>
      <w:r>
        <w:rPr>
          <w:color w:val="FF0000"/>
          <w:sz w:val="24"/>
          <w:szCs w:val="24"/>
        </w:rPr>
        <w:t>The AuxPtr field, when present, shall point to a</w:t>
      </w:r>
      <w:r w:rsidR="00DA1DEE">
        <w:rPr>
          <w:color w:val="FF0000"/>
          <w:sz w:val="24"/>
          <w:szCs w:val="24"/>
        </w:rPr>
        <w:t>nother</w:t>
      </w:r>
      <w:r>
        <w:rPr>
          <w:color w:val="FF0000"/>
          <w:sz w:val="24"/>
          <w:szCs w:val="24"/>
        </w:rPr>
        <w:t xml:space="preserve"> AUX_CHAIN_IND PDU</w:t>
      </w:r>
    </w:p>
    <w:tbl>
      <w:tblPr>
        <w:tblpPr w:leftFromText="180" w:rightFromText="180" w:vertAnchor="text" w:horzAnchor="margin" w:tblpY="354"/>
        <w:tblW w:w="9710" w:type="dxa"/>
        <w:tblLayout w:type="fixed"/>
        <w:tblCellMar>
          <w:left w:w="0" w:type="dxa"/>
          <w:right w:w="0" w:type="dxa"/>
        </w:tblCellMar>
        <w:tblLook w:val="0400" w:firstRow="0" w:lastRow="0" w:firstColumn="0" w:lastColumn="0" w:noHBand="0" w:noVBand="1"/>
      </w:tblPr>
      <w:tblGrid>
        <w:gridCol w:w="890"/>
        <w:gridCol w:w="1710"/>
        <w:gridCol w:w="795"/>
        <w:gridCol w:w="825"/>
        <w:gridCol w:w="720"/>
        <w:gridCol w:w="540"/>
        <w:gridCol w:w="625"/>
        <w:gridCol w:w="815"/>
        <w:gridCol w:w="810"/>
        <w:gridCol w:w="990"/>
        <w:gridCol w:w="990"/>
      </w:tblGrid>
      <w:tr w:rsidR="00797707" w:rsidRPr="001C0C10" w14:paraId="4268A283" w14:textId="77777777" w:rsidTr="005C45EA">
        <w:trPr>
          <w:trHeight w:val="478"/>
        </w:trPr>
        <w:tc>
          <w:tcPr>
            <w:tcW w:w="890" w:type="dxa"/>
            <w:vMerge w:val="restart"/>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5BFD0FC8" w14:textId="77777777" w:rsidR="00797707" w:rsidRPr="00FA34FC" w:rsidRDefault="00797707" w:rsidP="005C45EA">
            <w:pPr>
              <w:jc w:val="center"/>
              <w:rPr>
                <w:rFonts w:asciiTheme="majorHAnsi" w:hAnsiTheme="majorHAnsi" w:cstheme="majorHAnsi"/>
                <w:b/>
                <w:color w:val="FF0000"/>
                <w:sz w:val="18"/>
                <w:szCs w:val="18"/>
              </w:rPr>
            </w:pPr>
            <w:r w:rsidRPr="00FA34FC">
              <w:rPr>
                <w:rFonts w:asciiTheme="majorHAnsi" w:hAnsiTheme="majorHAnsi" w:cstheme="majorHAnsi"/>
                <w:b/>
                <w:color w:val="FF0000"/>
                <w:sz w:val="18"/>
                <w:szCs w:val="18"/>
              </w:rPr>
              <w:t>Adv Mode</w:t>
            </w:r>
          </w:p>
        </w:tc>
        <w:tc>
          <w:tcPr>
            <w:tcW w:w="1710" w:type="dxa"/>
            <w:vMerge w:val="restart"/>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16534892" w14:textId="77777777" w:rsidR="00797707" w:rsidRPr="00FA34FC" w:rsidRDefault="007E2D91" w:rsidP="005C45EA">
            <w:pPr>
              <w:jc w:val="center"/>
              <w:rPr>
                <w:rFonts w:asciiTheme="majorHAnsi" w:hAnsiTheme="majorHAnsi" w:cstheme="majorHAnsi"/>
                <w:b/>
                <w:color w:val="FF0000"/>
                <w:sz w:val="18"/>
                <w:szCs w:val="18"/>
              </w:rPr>
            </w:pPr>
            <w:r>
              <w:rPr>
                <w:rFonts w:asciiTheme="majorHAnsi" w:hAnsiTheme="majorHAnsi" w:cstheme="majorHAnsi"/>
                <w:b/>
                <w:color w:val="FF0000"/>
                <w:sz w:val="18"/>
                <w:szCs w:val="18"/>
              </w:rPr>
              <w:t>PDU Type</w:t>
            </w:r>
          </w:p>
        </w:tc>
        <w:tc>
          <w:tcPr>
            <w:tcW w:w="7110" w:type="dxa"/>
            <w:gridSpan w:val="9"/>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1413C582" w14:textId="77777777" w:rsidR="00797707" w:rsidRPr="00FA34FC" w:rsidRDefault="00797707" w:rsidP="005C45EA">
            <w:pPr>
              <w:spacing w:after="0"/>
              <w:jc w:val="center"/>
              <w:rPr>
                <w:rFonts w:asciiTheme="majorHAnsi" w:hAnsiTheme="majorHAnsi" w:cstheme="majorHAnsi"/>
                <w:b/>
                <w:color w:val="FF0000"/>
                <w:sz w:val="18"/>
                <w:szCs w:val="18"/>
              </w:rPr>
            </w:pPr>
            <w:r>
              <w:rPr>
                <w:rFonts w:asciiTheme="majorHAnsi" w:hAnsiTheme="majorHAnsi" w:cstheme="majorHAnsi"/>
                <w:b/>
                <w:color w:val="FF0000"/>
                <w:sz w:val="18"/>
                <w:szCs w:val="18"/>
              </w:rPr>
              <w:t xml:space="preserve">Common </w:t>
            </w:r>
            <w:r w:rsidR="00AB4767">
              <w:rPr>
                <w:rFonts w:asciiTheme="majorHAnsi" w:hAnsiTheme="majorHAnsi" w:cstheme="majorHAnsi"/>
                <w:b/>
                <w:color w:val="FF0000"/>
                <w:sz w:val="18"/>
                <w:szCs w:val="18"/>
              </w:rPr>
              <w:t xml:space="preserve">Extended </w:t>
            </w:r>
            <w:r>
              <w:rPr>
                <w:rFonts w:asciiTheme="majorHAnsi" w:hAnsiTheme="majorHAnsi" w:cstheme="majorHAnsi"/>
                <w:b/>
                <w:color w:val="FF0000"/>
                <w:sz w:val="18"/>
                <w:szCs w:val="18"/>
              </w:rPr>
              <w:t>Advertising Payload Format fields</w:t>
            </w:r>
          </w:p>
          <w:p w14:paraId="558CD61B" w14:textId="77777777" w:rsidR="00797707" w:rsidRPr="00FA34FC" w:rsidRDefault="00797707" w:rsidP="005C45EA">
            <w:pPr>
              <w:jc w:val="center"/>
              <w:rPr>
                <w:rFonts w:asciiTheme="majorHAnsi" w:hAnsiTheme="majorHAnsi" w:cstheme="majorHAnsi"/>
                <w:b/>
                <w:color w:val="FF0000"/>
                <w:sz w:val="18"/>
                <w:szCs w:val="18"/>
              </w:rPr>
            </w:pPr>
          </w:p>
          <w:p w14:paraId="16FEA766" w14:textId="77777777" w:rsidR="00797707" w:rsidRPr="00FA34FC" w:rsidRDefault="00797707" w:rsidP="005C45EA">
            <w:pPr>
              <w:rPr>
                <w:rFonts w:asciiTheme="majorHAnsi" w:hAnsiTheme="majorHAnsi" w:cstheme="majorHAnsi"/>
                <w:b/>
                <w:color w:val="FF0000"/>
                <w:sz w:val="18"/>
                <w:szCs w:val="18"/>
              </w:rPr>
            </w:pPr>
          </w:p>
        </w:tc>
      </w:tr>
      <w:tr w:rsidR="00797707" w:rsidRPr="001C0C10" w14:paraId="6430F3CE" w14:textId="77777777" w:rsidTr="005C45EA">
        <w:trPr>
          <w:trHeight w:val="555"/>
        </w:trPr>
        <w:tc>
          <w:tcPr>
            <w:tcW w:w="890" w:type="dxa"/>
            <w:vMerge/>
            <w:tcBorders>
              <w:top w:val="single" w:sz="8" w:space="0" w:color="3F3F3F"/>
              <w:left w:val="single" w:sz="8" w:space="0" w:color="3F3F3F"/>
              <w:bottom w:val="single" w:sz="8" w:space="0" w:color="3F3F3F"/>
              <w:right w:val="single" w:sz="8" w:space="0" w:color="3F3F3F"/>
            </w:tcBorders>
            <w:vAlign w:val="center"/>
            <w:hideMark/>
          </w:tcPr>
          <w:p w14:paraId="432F46BE" w14:textId="77777777" w:rsidR="00797707" w:rsidRPr="00FA34FC" w:rsidRDefault="00797707" w:rsidP="005C45EA">
            <w:pPr>
              <w:rPr>
                <w:rFonts w:asciiTheme="majorHAnsi" w:hAnsiTheme="majorHAnsi" w:cstheme="majorHAnsi"/>
                <w:color w:val="FF0000"/>
                <w:sz w:val="18"/>
                <w:szCs w:val="18"/>
              </w:rPr>
            </w:pPr>
          </w:p>
        </w:tc>
        <w:tc>
          <w:tcPr>
            <w:tcW w:w="1710" w:type="dxa"/>
            <w:vMerge/>
            <w:tcBorders>
              <w:top w:val="single" w:sz="8" w:space="0" w:color="3F3F3F"/>
              <w:left w:val="single" w:sz="8" w:space="0" w:color="3F3F3F"/>
              <w:bottom w:val="single" w:sz="8" w:space="0" w:color="3F3F3F"/>
              <w:right w:val="single" w:sz="8" w:space="0" w:color="3F3F3F"/>
            </w:tcBorders>
            <w:vAlign w:val="center"/>
            <w:hideMark/>
          </w:tcPr>
          <w:p w14:paraId="07B9C7FC" w14:textId="77777777" w:rsidR="00797707" w:rsidRPr="00FA34FC" w:rsidRDefault="00797707" w:rsidP="005C45EA">
            <w:pPr>
              <w:rPr>
                <w:rFonts w:asciiTheme="majorHAnsi" w:hAnsiTheme="majorHAnsi" w:cstheme="majorHAnsi"/>
                <w:color w:val="FF0000"/>
                <w:sz w:val="18"/>
                <w:szCs w:val="18"/>
              </w:rPr>
            </w:pPr>
          </w:p>
        </w:tc>
        <w:tc>
          <w:tcPr>
            <w:tcW w:w="795"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7D39C3AB" w14:textId="77777777" w:rsidR="00797707" w:rsidRPr="00FA34FC" w:rsidRDefault="00797707" w:rsidP="005C45EA">
            <w:pPr>
              <w:jc w:val="center"/>
              <w:rPr>
                <w:rFonts w:asciiTheme="majorHAnsi" w:hAnsiTheme="majorHAnsi" w:cstheme="majorHAnsi"/>
                <w:b/>
                <w:color w:val="FF0000"/>
                <w:sz w:val="18"/>
                <w:szCs w:val="18"/>
              </w:rPr>
            </w:pPr>
            <w:r w:rsidRPr="00FD2CFF">
              <w:rPr>
                <w:rFonts w:asciiTheme="majorHAnsi" w:hAnsiTheme="majorHAnsi" w:cstheme="majorHAnsi"/>
                <w:b/>
                <w:color w:val="FF0000"/>
                <w:sz w:val="18"/>
                <w:szCs w:val="18"/>
              </w:rPr>
              <w:t>AdvA</w:t>
            </w:r>
          </w:p>
        </w:tc>
        <w:tc>
          <w:tcPr>
            <w:tcW w:w="825"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2C146F02" w14:textId="77777777" w:rsidR="00797707" w:rsidRPr="00FA34FC" w:rsidRDefault="00797707" w:rsidP="005C45EA">
            <w:pPr>
              <w:jc w:val="center"/>
              <w:rPr>
                <w:rFonts w:asciiTheme="majorHAnsi" w:hAnsiTheme="majorHAnsi" w:cstheme="majorHAnsi"/>
                <w:b/>
                <w:color w:val="FF0000"/>
                <w:sz w:val="18"/>
                <w:szCs w:val="18"/>
              </w:rPr>
            </w:pPr>
            <w:r w:rsidRPr="001C0C10">
              <w:rPr>
                <w:rFonts w:asciiTheme="majorHAnsi" w:hAnsiTheme="majorHAnsi" w:cstheme="majorHAnsi"/>
                <w:b/>
                <w:color w:val="FF0000"/>
                <w:sz w:val="18"/>
                <w:szCs w:val="18"/>
              </w:rPr>
              <w:t>TargetA</w:t>
            </w:r>
          </w:p>
        </w:tc>
        <w:tc>
          <w:tcPr>
            <w:tcW w:w="720"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26F36B2E" w14:textId="77777777" w:rsidR="00797707" w:rsidRPr="006B3756" w:rsidRDefault="00797707" w:rsidP="005C45EA">
            <w:pPr>
              <w:jc w:val="center"/>
              <w:rPr>
                <w:rFonts w:asciiTheme="majorHAnsi" w:hAnsiTheme="majorHAnsi" w:cstheme="majorHAnsi"/>
                <w:b/>
                <w:color w:val="FF9600" w:themeColor="accent4"/>
                <w:sz w:val="18"/>
                <w:szCs w:val="18"/>
              </w:rPr>
            </w:pPr>
            <w:r w:rsidRPr="006B3756">
              <w:rPr>
                <w:rFonts w:asciiTheme="majorHAnsi" w:hAnsiTheme="majorHAnsi" w:cstheme="majorHAnsi"/>
                <w:b/>
                <w:color w:val="FF9600" w:themeColor="accent4"/>
                <w:sz w:val="18"/>
                <w:szCs w:val="18"/>
              </w:rPr>
              <w:t>Supp</w:t>
            </w:r>
            <w:r w:rsidRPr="006B3756">
              <w:rPr>
                <w:rFonts w:asciiTheme="majorHAnsi" w:hAnsiTheme="majorHAnsi" w:cstheme="majorHAnsi"/>
                <w:b/>
                <w:color w:val="FF9600" w:themeColor="accent4"/>
                <w:sz w:val="18"/>
                <w:szCs w:val="18"/>
              </w:rPr>
              <w:br/>
              <w:t>Info</w:t>
            </w:r>
          </w:p>
        </w:tc>
        <w:tc>
          <w:tcPr>
            <w:tcW w:w="540"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63639A2D" w14:textId="77777777" w:rsidR="00797707" w:rsidRPr="00FA34FC" w:rsidRDefault="00797707" w:rsidP="005C45EA">
            <w:pPr>
              <w:jc w:val="center"/>
              <w:rPr>
                <w:rFonts w:asciiTheme="majorHAnsi" w:hAnsiTheme="majorHAnsi" w:cstheme="majorHAnsi"/>
                <w:b/>
                <w:color w:val="FF0000"/>
                <w:sz w:val="18"/>
                <w:szCs w:val="18"/>
              </w:rPr>
            </w:pPr>
            <w:r w:rsidRPr="00FA34FC">
              <w:rPr>
                <w:rFonts w:asciiTheme="majorHAnsi" w:hAnsiTheme="majorHAnsi" w:cstheme="majorHAnsi"/>
                <w:b/>
                <w:color w:val="FF0000"/>
                <w:sz w:val="18"/>
                <w:szCs w:val="18"/>
              </w:rPr>
              <w:t>ADI</w:t>
            </w:r>
          </w:p>
        </w:tc>
        <w:tc>
          <w:tcPr>
            <w:tcW w:w="625"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7F1EA1B6" w14:textId="77777777" w:rsidR="00797707" w:rsidRPr="00FA34FC" w:rsidRDefault="00797707" w:rsidP="005C45EA">
            <w:pPr>
              <w:jc w:val="center"/>
              <w:rPr>
                <w:rFonts w:asciiTheme="majorHAnsi" w:hAnsiTheme="majorHAnsi" w:cstheme="majorHAnsi"/>
                <w:b/>
                <w:color w:val="FF0000"/>
                <w:sz w:val="18"/>
                <w:szCs w:val="18"/>
              </w:rPr>
            </w:pPr>
            <w:r w:rsidRPr="00FA34FC">
              <w:rPr>
                <w:rFonts w:asciiTheme="majorHAnsi" w:hAnsiTheme="majorHAnsi" w:cstheme="majorHAnsi"/>
                <w:b/>
                <w:color w:val="FF0000"/>
                <w:sz w:val="18"/>
                <w:szCs w:val="18"/>
              </w:rPr>
              <w:t>Aux</w:t>
            </w:r>
            <w:r w:rsidRPr="00FA34FC">
              <w:rPr>
                <w:rFonts w:asciiTheme="majorHAnsi" w:hAnsiTheme="majorHAnsi" w:cstheme="majorHAnsi"/>
                <w:b/>
                <w:color w:val="FF0000"/>
                <w:sz w:val="18"/>
                <w:szCs w:val="18"/>
              </w:rPr>
              <w:br/>
              <w:t>Ptr</w:t>
            </w:r>
          </w:p>
        </w:tc>
        <w:tc>
          <w:tcPr>
            <w:tcW w:w="815"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552EBC80" w14:textId="77777777" w:rsidR="00797707" w:rsidRPr="00FA34FC" w:rsidRDefault="00797707" w:rsidP="005C45EA">
            <w:pPr>
              <w:jc w:val="center"/>
              <w:rPr>
                <w:rFonts w:asciiTheme="majorHAnsi" w:hAnsiTheme="majorHAnsi" w:cstheme="majorHAnsi"/>
                <w:b/>
                <w:color w:val="FF0000"/>
                <w:sz w:val="18"/>
                <w:szCs w:val="18"/>
              </w:rPr>
            </w:pPr>
            <w:r w:rsidRPr="00FA34FC">
              <w:rPr>
                <w:rFonts w:asciiTheme="majorHAnsi" w:hAnsiTheme="majorHAnsi" w:cstheme="majorHAnsi"/>
                <w:b/>
                <w:color w:val="FF0000"/>
                <w:sz w:val="18"/>
                <w:szCs w:val="18"/>
              </w:rPr>
              <w:t>Sync</w:t>
            </w:r>
            <w:r w:rsidRPr="00FA34FC">
              <w:rPr>
                <w:rFonts w:asciiTheme="majorHAnsi" w:hAnsiTheme="majorHAnsi" w:cstheme="majorHAnsi"/>
                <w:b/>
                <w:color w:val="FF0000"/>
                <w:sz w:val="18"/>
                <w:szCs w:val="18"/>
              </w:rPr>
              <w:br/>
              <w:t>Info</w:t>
            </w:r>
          </w:p>
        </w:tc>
        <w:tc>
          <w:tcPr>
            <w:tcW w:w="810"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7D025E3A" w14:textId="77777777" w:rsidR="00797707" w:rsidRPr="00FA34FC" w:rsidRDefault="00797707" w:rsidP="005C45EA">
            <w:pPr>
              <w:jc w:val="center"/>
              <w:rPr>
                <w:rFonts w:asciiTheme="majorHAnsi" w:hAnsiTheme="majorHAnsi" w:cstheme="majorHAnsi"/>
                <w:b/>
                <w:color w:val="FF0000"/>
                <w:sz w:val="18"/>
                <w:szCs w:val="18"/>
              </w:rPr>
            </w:pPr>
            <w:r w:rsidRPr="00FA34FC">
              <w:rPr>
                <w:rFonts w:asciiTheme="majorHAnsi" w:hAnsiTheme="majorHAnsi" w:cstheme="majorHAnsi"/>
                <w:b/>
                <w:color w:val="FF0000"/>
                <w:sz w:val="18"/>
                <w:szCs w:val="18"/>
              </w:rPr>
              <w:t>Tx Power</w:t>
            </w:r>
          </w:p>
        </w:tc>
        <w:tc>
          <w:tcPr>
            <w:tcW w:w="990"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5EE5CE34" w14:textId="77777777" w:rsidR="00797707" w:rsidRPr="00FA34FC" w:rsidRDefault="006B13DE" w:rsidP="005C45EA">
            <w:pPr>
              <w:jc w:val="center"/>
              <w:rPr>
                <w:rFonts w:asciiTheme="majorHAnsi" w:hAnsiTheme="majorHAnsi" w:cstheme="majorHAnsi"/>
                <w:b/>
                <w:color w:val="FF0000"/>
                <w:sz w:val="18"/>
                <w:szCs w:val="18"/>
              </w:rPr>
            </w:pPr>
            <w:r>
              <w:rPr>
                <w:rFonts w:asciiTheme="majorHAnsi" w:hAnsiTheme="majorHAnsi" w:cstheme="majorHAnsi"/>
                <w:b/>
                <w:color w:val="FF0000"/>
                <w:sz w:val="18"/>
                <w:szCs w:val="18"/>
              </w:rPr>
              <w:t>ACAD</w:t>
            </w:r>
          </w:p>
        </w:tc>
        <w:tc>
          <w:tcPr>
            <w:tcW w:w="990" w:type="dxa"/>
            <w:tcBorders>
              <w:top w:val="single" w:sz="8" w:space="0" w:color="3F3F3F"/>
              <w:left w:val="single" w:sz="8" w:space="0" w:color="3F3F3F"/>
              <w:bottom w:val="single" w:sz="8" w:space="0" w:color="3F3F3F"/>
              <w:right w:val="single" w:sz="8" w:space="0" w:color="3F3F3F"/>
            </w:tcBorders>
            <w:shd w:val="clear" w:color="auto" w:fill="BBFAFD"/>
            <w:vAlign w:val="center"/>
            <w:hideMark/>
          </w:tcPr>
          <w:p w14:paraId="312499E7" w14:textId="77777777" w:rsidR="00797707" w:rsidRPr="00FA34FC" w:rsidRDefault="00797707" w:rsidP="00DD3584">
            <w:pPr>
              <w:jc w:val="center"/>
              <w:rPr>
                <w:rFonts w:asciiTheme="majorHAnsi" w:hAnsiTheme="majorHAnsi" w:cstheme="majorHAnsi"/>
                <w:color w:val="FF0000"/>
                <w:sz w:val="18"/>
                <w:szCs w:val="18"/>
              </w:rPr>
            </w:pPr>
            <w:r w:rsidRPr="00FA34FC">
              <w:rPr>
                <w:rFonts w:asciiTheme="majorHAnsi" w:hAnsiTheme="majorHAnsi" w:cstheme="majorHAnsi"/>
                <w:b/>
                <w:color w:val="FF0000"/>
                <w:sz w:val="18"/>
                <w:szCs w:val="18"/>
              </w:rPr>
              <w:t>AdvData</w:t>
            </w:r>
          </w:p>
        </w:tc>
      </w:tr>
      <w:tr w:rsidR="00797707" w:rsidRPr="001C0C10" w14:paraId="39AE4A4D" w14:textId="77777777" w:rsidTr="005C45EA">
        <w:trPr>
          <w:trHeight w:val="494"/>
        </w:trPr>
        <w:tc>
          <w:tcPr>
            <w:tcW w:w="890" w:type="dxa"/>
            <w:tcBorders>
              <w:top w:val="single" w:sz="8" w:space="0" w:color="3F3F3F"/>
              <w:left w:val="single" w:sz="8" w:space="0" w:color="3F3F3F"/>
              <w:bottom w:val="single" w:sz="8" w:space="0" w:color="3F3F3F"/>
              <w:right w:val="single" w:sz="8" w:space="0" w:color="3F3F3F"/>
            </w:tcBorders>
            <w:shd w:val="clear" w:color="auto" w:fill="auto"/>
            <w:tcMar>
              <w:top w:w="72" w:type="dxa"/>
              <w:left w:w="72" w:type="dxa"/>
              <w:bottom w:w="0" w:type="dxa"/>
              <w:right w:w="72" w:type="dxa"/>
            </w:tcMar>
            <w:vAlign w:val="center"/>
            <w:hideMark/>
          </w:tcPr>
          <w:p w14:paraId="45060B37" w14:textId="77777777" w:rsidR="00797707" w:rsidRPr="00FA34FC" w:rsidRDefault="00797707" w:rsidP="005C45EA">
            <w:pPr>
              <w:rPr>
                <w:rFonts w:asciiTheme="majorHAnsi" w:hAnsiTheme="majorHAnsi" w:cstheme="majorHAnsi"/>
                <w:color w:val="FF0000"/>
                <w:sz w:val="18"/>
                <w:szCs w:val="18"/>
              </w:rPr>
            </w:pPr>
            <w:r w:rsidRPr="00FA34FC">
              <w:rPr>
                <w:rFonts w:asciiTheme="majorHAnsi" w:hAnsiTheme="majorHAnsi" w:cstheme="majorHAnsi"/>
                <w:color w:val="FF0000"/>
                <w:sz w:val="18"/>
                <w:szCs w:val="18"/>
              </w:rPr>
              <w:t>00</w:t>
            </w:r>
            <w:r>
              <w:rPr>
                <w:rFonts w:asciiTheme="majorHAnsi" w:hAnsiTheme="majorHAnsi" w:cstheme="majorHAnsi"/>
                <w:color w:val="FF0000"/>
                <w:sz w:val="18"/>
                <w:szCs w:val="18"/>
              </w:rPr>
              <w:t>b</w:t>
            </w:r>
          </w:p>
        </w:tc>
        <w:tc>
          <w:tcPr>
            <w:tcW w:w="1710" w:type="dxa"/>
            <w:tcBorders>
              <w:top w:val="single" w:sz="8" w:space="0" w:color="3F3F3F"/>
              <w:left w:val="single" w:sz="8" w:space="0" w:color="3F3F3F"/>
              <w:bottom w:val="single" w:sz="8" w:space="0" w:color="3F3F3F"/>
              <w:right w:val="single" w:sz="8" w:space="0" w:color="3F3F3F"/>
            </w:tcBorders>
            <w:shd w:val="clear" w:color="auto" w:fill="auto"/>
            <w:tcMar>
              <w:top w:w="72" w:type="dxa"/>
              <w:left w:w="72" w:type="dxa"/>
              <w:bottom w:w="0" w:type="dxa"/>
              <w:right w:w="72" w:type="dxa"/>
            </w:tcMar>
            <w:hideMark/>
          </w:tcPr>
          <w:p w14:paraId="13E90D9B" w14:textId="77777777" w:rsidR="00797707" w:rsidRPr="00FA34FC" w:rsidRDefault="00DA1DEE" w:rsidP="005C45EA">
            <w:pPr>
              <w:rPr>
                <w:rFonts w:asciiTheme="majorHAnsi" w:hAnsiTheme="majorHAnsi" w:cstheme="majorHAnsi"/>
                <w:color w:val="FF0000"/>
                <w:sz w:val="18"/>
                <w:szCs w:val="18"/>
              </w:rPr>
            </w:pPr>
            <w:r>
              <w:rPr>
                <w:rFonts w:asciiTheme="majorHAnsi" w:hAnsiTheme="majorHAnsi" w:cstheme="majorHAnsi"/>
                <w:color w:val="FF0000"/>
                <w:sz w:val="18"/>
                <w:szCs w:val="18"/>
              </w:rPr>
              <w:t>Chained data</w:t>
            </w:r>
          </w:p>
        </w:tc>
        <w:tc>
          <w:tcPr>
            <w:tcW w:w="795" w:type="dxa"/>
            <w:tcBorders>
              <w:top w:val="single" w:sz="8" w:space="0" w:color="3F3F3F"/>
              <w:left w:val="single" w:sz="8" w:space="0" w:color="3F3F3F"/>
              <w:bottom w:val="single" w:sz="8" w:space="0" w:color="3F3F3F"/>
              <w:right w:val="single" w:sz="8" w:space="0" w:color="3F3F3F"/>
            </w:tcBorders>
            <w:shd w:val="clear" w:color="auto" w:fill="auto"/>
            <w:tcMar>
              <w:top w:w="72" w:type="dxa"/>
              <w:left w:w="72" w:type="dxa"/>
              <w:bottom w:w="0" w:type="dxa"/>
              <w:right w:w="72" w:type="dxa"/>
            </w:tcMar>
            <w:vAlign w:val="center"/>
            <w:hideMark/>
          </w:tcPr>
          <w:p w14:paraId="6EBBB7DE" w14:textId="77777777" w:rsidR="00797707" w:rsidRPr="00FA34FC" w:rsidRDefault="00BF5789" w:rsidP="005C45EA">
            <w:pPr>
              <w:jc w:val="center"/>
              <w:rPr>
                <w:rFonts w:asciiTheme="majorHAnsi" w:hAnsiTheme="majorHAnsi" w:cstheme="majorHAnsi"/>
                <w:color w:val="FF0000"/>
                <w:sz w:val="18"/>
                <w:szCs w:val="18"/>
              </w:rPr>
            </w:pPr>
            <w:r>
              <w:rPr>
                <w:color w:val="FF0000"/>
                <w:sz w:val="18"/>
                <w:szCs w:val="18"/>
              </w:rPr>
              <w:t>X</w:t>
            </w:r>
          </w:p>
        </w:tc>
        <w:tc>
          <w:tcPr>
            <w:tcW w:w="825" w:type="dxa"/>
            <w:tcBorders>
              <w:top w:val="single" w:sz="8" w:space="0" w:color="3F3F3F"/>
              <w:left w:val="single" w:sz="8" w:space="0" w:color="3F3F3F"/>
              <w:bottom w:val="single" w:sz="8" w:space="0" w:color="3F3F3F"/>
              <w:right w:val="single" w:sz="8" w:space="0" w:color="3F3F3F"/>
            </w:tcBorders>
            <w:shd w:val="clear" w:color="auto" w:fill="auto"/>
            <w:tcMar>
              <w:top w:w="72" w:type="dxa"/>
              <w:left w:w="72" w:type="dxa"/>
              <w:bottom w:w="0" w:type="dxa"/>
              <w:right w:w="72" w:type="dxa"/>
            </w:tcMar>
            <w:vAlign w:val="center"/>
            <w:hideMark/>
          </w:tcPr>
          <w:p w14:paraId="3289A135" w14:textId="77777777" w:rsidR="00797707" w:rsidRPr="00EE1FF6" w:rsidRDefault="00BF5789" w:rsidP="005C45EA">
            <w:pPr>
              <w:jc w:val="center"/>
              <w:rPr>
                <w:rFonts w:asciiTheme="majorHAnsi" w:hAnsiTheme="majorHAnsi" w:cstheme="majorHAnsi"/>
                <w:color w:val="FF0000"/>
                <w:sz w:val="18"/>
                <w:szCs w:val="18"/>
              </w:rPr>
            </w:pPr>
            <w:r>
              <w:rPr>
                <w:bCs/>
                <w:color w:val="FF0000"/>
                <w:sz w:val="18"/>
                <w:szCs w:val="18"/>
              </w:rPr>
              <w:t>X</w:t>
            </w:r>
          </w:p>
        </w:tc>
        <w:tc>
          <w:tcPr>
            <w:tcW w:w="720" w:type="dxa"/>
            <w:tcBorders>
              <w:top w:val="single" w:sz="8" w:space="0" w:color="3F3F3F"/>
              <w:left w:val="single" w:sz="8" w:space="0" w:color="3F3F3F"/>
              <w:bottom w:val="single" w:sz="8" w:space="0" w:color="3F3F3F"/>
              <w:right w:val="single" w:sz="8" w:space="0" w:color="3F3F3F"/>
            </w:tcBorders>
            <w:shd w:val="clear" w:color="auto" w:fill="auto"/>
            <w:tcMar>
              <w:top w:w="72" w:type="dxa"/>
              <w:left w:w="72" w:type="dxa"/>
              <w:bottom w:w="0" w:type="dxa"/>
              <w:right w:w="72" w:type="dxa"/>
            </w:tcMar>
            <w:vAlign w:val="center"/>
            <w:hideMark/>
          </w:tcPr>
          <w:p w14:paraId="64FA34E9" w14:textId="77777777" w:rsidR="00797707" w:rsidRPr="006B3756" w:rsidRDefault="00BF5789" w:rsidP="005C45EA">
            <w:pPr>
              <w:jc w:val="center"/>
              <w:rPr>
                <w:rFonts w:asciiTheme="majorHAnsi" w:hAnsiTheme="majorHAnsi" w:cstheme="majorHAnsi"/>
                <w:color w:val="FF9600" w:themeColor="accent4"/>
                <w:sz w:val="18"/>
                <w:szCs w:val="18"/>
              </w:rPr>
            </w:pPr>
            <w:r w:rsidRPr="006B3756">
              <w:rPr>
                <w:color w:val="FF9600" w:themeColor="accent4"/>
                <w:sz w:val="18"/>
                <w:szCs w:val="18"/>
              </w:rPr>
              <w:t>X</w:t>
            </w:r>
          </w:p>
        </w:tc>
        <w:tc>
          <w:tcPr>
            <w:tcW w:w="540" w:type="dxa"/>
            <w:tcBorders>
              <w:top w:val="single" w:sz="8" w:space="0" w:color="3F3F3F"/>
              <w:left w:val="single" w:sz="8" w:space="0" w:color="3F3F3F"/>
              <w:bottom w:val="single" w:sz="8" w:space="0" w:color="3F3F3F"/>
              <w:right w:val="single" w:sz="8" w:space="0" w:color="3F3F3F"/>
            </w:tcBorders>
            <w:shd w:val="clear" w:color="auto" w:fill="auto"/>
            <w:tcMar>
              <w:top w:w="72" w:type="dxa"/>
              <w:left w:w="72" w:type="dxa"/>
              <w:bottom w:w="0" w:type="dxa"/>
              <w:right w:w="72" w:type="dxa"/>
            </w:tcMar>
            <w:vAlign w:val="center"/>
            <w:hideMark/>
          </w:tcPr>
          <w:p w14:paraId="6DCCB37F" w14:textId="77777777" w:rsidR="00797707" w:rsidRPr="00FA34FC" w:rsidRDefault="00523907" w:rsidP="005C45EA">
            <w:pPr>
              <w:jc w:val="center"/>
              <w:rPr>
                <w:rFonts w:asciiTheme="majorHAnsi" w:hAnsiTheme="majorHAnsi" w:cstheme="majorHAnsi"/>
                <w:color w:val="FF0000"/>
                <w:sz w:val="18"/>
                <w:szCs w:val="18"/>
              </w:rPr>
            </w:pPr>
            <w:r>
              <w:rPr>
                <w:color w:val="FF0000"/>
                <w:sz w:val="18"/>
                <w:szCs w:val="18"/>
              </w:rPr>
              <w:t>C1</w:t>
            </w:r>
          </w:p>
        </w:tc>
        <w:tc>
          <w:tcPr>
            <w:tcW w:w="625" w:type="dxa"/>
            <w:tcBorders>
              <w:top w:val="single" w:sz="8" w:space="0" w:color="3F3F3F"/>
              <w:left w:val="single" w:sz="8" w:space="0" w:color="3F3F3F"/>
              <w:bottom w:val="single" w:sz="8" w:space="0" w:color="3F3F3F"/>
              <w:right w:val="single" w:sz="8" w:space="0" w:color="3F3F3F"/>
            </w:tcBorders>
            <w:shd w:val="clear" w:color="auto" w:fill="auto"/>
            <w:tcMar>
              <w:top w:w="72" w:type="dxa"/>
              <w:left w:w="72" w:type="dxa"/>
              <w:bottom w:w="0" w:type="dxa"/>
              <w:right w:w="72" w:type="dxa"/>
            </w:tcMar>
            <w:vAlign w:val="center"/>
            <w:hideMark/>
          </w:tcPr>
          <w:p w14:paraId="610EFBB5" w14:textId="77777777" w:rsidR="00797707" w:rsidRPr="00FA34FC" w:rsidRDefault="00797707" w:rsidP="005C45EA">
            <w:pPr>
              <w:jc w:val="center"/>
              <w:rPr>
                <w:rFonts w:asciiTheme="majorHAnsi" w:hAnsiTheme="majorHAnsi" w:cstheme="majorHAnsi"/>
                <w:color w:val="FF0000"/>
                <w:sz w:val="18"/>
                <w:szCs w:val="18"/>
              </w:rPr>
            </w:pPr>
            <w:r>
              <w:rPr>
                <w:color w:val="FF0000"/>
                <w:sz w:val="18"/>
                <w:szCs w:val="18"/>
              </w:rPr>
              <w:t>O</w:t>
            </w:r>
          </w:p>
        </w:tc>
        <w:tc>
          <w:tcPr>
            <w:tcW w:w="815" w:type="dxa"/>
            <w:tcBorders>
              <w:top w:val="single" w:sz="8" w:space="0" w:color="3F3F3F"/>
              <w:left w:val="single" w:sz="8" w:space="0" w:color="3F3F3F"/>
              <w:bottom w:val="single" w:sz="8" w:space="0" w:color="3F3F3F"/>
              <w:right w:val="single" w:sz="8" w:space="0" w:color="3F3F3F"/>
            </w:tcBorders>
            <w:shd w:val="clear" w:color="auto" w:fill="auto"/>
            <w:tcMar>
              <w:top w:w="72" w:type="dxa"/>
              <w:left w:w="72" w:type="dxa"/>
              <w:bottom w:w="0" w:type="dxa"/>
              <w:right w:w="72" w:type="dxa"/>
            </w:tcMar>
            <w:vAlign w:val="center"/>
            <w:hideMark/>
          </w:tcPr>
          <w:p w14:paraId="16DB303D" w14:textId="77777777" w:rsidR="00797707" w:rsidRPr="00FA34FC" w:rsidRDefault="00797707" w:rsidP="005C45EA">
            <w:pPr>
              <w:jc w:val="center"/>
              <w:rPr>
                <w:rFonts w:asciiTheme="majorHAnsi" w:hAnsiTheme="majorHAnsi" w:cstheme="majorHAnsi"/>
                <w:color w:val="FF0000"/>
                <w:sz w:val="18"/>
                <w:szCs w:val="18"/>
              </w:rPr>
            </w:pPr>
            <w:r>
              <w:rPr>
                <w:color w:val="FF0000"/>
                <w:sz w:val="18"/>
                <w:szCs w:val="18"/>
              </w:rPr>
              <w:t>X</w:t>
            </w:r>
          </w:p>
        </w:tc>
        <w:tc>
          <w:tcPr>
            <w:tcW w:w="810" w:type="dxa"/>
            <w:tcBorders>
              <w:top w:val="single" w:sz="8" w:space="0" w:color="3F3F3F"/>
              <w:left w:val="single" w:sz="8" w:space="0" w:color="3F3F3F"/>
              <w:bottom w:val="single" w:sz="8" w:space="0" w:color="3F3F3F"/>
              <w:right w:val="single" w:sz="8" w:space="0" w:color="3F3F3F"/>
            </w:tcBorders>
            <w:shd w:val="clear" w:color="auto" w:fill="auto"/>
            <w:tcMar>
              <w:top w:w="72" w:type="dxa"/>
              <w:left w:w="72" w:type="dxa"/>
              <w:bottom w:w="0" w:type="dxa"/>
              <w:right w:w="72" w:type="dxa"/>
            </w:tcMar>
            <w:vAlign w:val="center"/>
            <w:hideMark/>
          </w:tcPr>
          <w:p w14:paraId="71D653B2" w14:textId="77777777" w:rsidR="00797707" w:rsidRPr="00FA34FC" w:rsidRDefault="00797707" w:rsidP="005C45EA">
            <w:pPr>
              <w:jc w:val="center"/>
              <w:rPr>
                <w:rFonts w:asciiTheme="majorHAnsi" w:hAnsiTheme="majorHAnsi" w:cstheme="majorHAnsi"/>
                <w:color w:val="FF0000"/>
                <w:sz w:val="18"/>
                <w:szCs w:val="18"/>
              </w:rPr>
            </w:pPr>
            <w:r w:rsidRPr="00FA34FC">
              <w:rPr>
                <w:color w:val="FF0000"/>
                <w:sz w:val="18"/>
                <w:szCs w:val="18"/>
              </w:rPr>
              <w:t>O</w:t>
            </w:r>
          </w:p>
        </w:tc>
        <w:tc>
          <w:tcPr>
            <w:tcW w:w="990" w:type="dxa"/>
            <w:tcBorders>
              <w:top w:val="single" w:sz="8" w:space="0" w:color="3F3F3F"/>
              <w:left w:val="single" w:sz="8" w:space="0" w:color="3F3F3F"/>
              <w:bottom w:val="single" w:sz="8" w:space="0" w:color="3F3F3F"/>
              <w:right w:val="single" w:sz="8" w:space="0" w:color="3F3F3F"/>
            </w:tcBorders>
            <w:shd w:val="clear" w:color="auto" w:fill="auto"/>
            <w:tcMar>
              <w:top w:w="72" w:type="dxa"/>
              <w:left w:w="72" w:type="dxa"/>
              <w:bottom w:w="0" w:type="dxa"/>
              <w:right w:w="72" w:type="dxa"/>
            </w:tcMar>
            <w:vAlign w:val="center"/>
            <w:hideMark/>
          </w:tcPr>
          <w:p w14:paraId="4655D511" w14:textId="77777777" w:rsidR="00797707" w:rsidRPr="00FA34FC" w:rsidRDefault="00797707" w:rsidP="005C45EA">
            <w:pPr>
              <w:jc w:val="center"/>
              <w:rPr>
                <w:rFonts w:asciiTheme="majorHAnsi" w:hAnsiTheme="majorHAnsi" w:cstheme="majorHAnsi"/>
                <w:color w:val="FF0000"/>
                <w:sz w:val="18"/>
                <w:szCs w:val="18"/>
              </w:rPr>
            </w:pPr>
            <w:r w:rsidRPr="00FA34FC">
              <w:rPr>
                <w:color w:val="FF0000"/>
                <w:sz w:val="18"/>
                <w:szCs w:val="18"/>
              </w:rPr>
              <w:t>O</w:t>
            </w:r>
          </w:p>
        </w:tc>
        <w:tc>
          <w:tcPr>
            <w:tcW w:w="990" w:type="dxa"/>
            <w:tcBorders>
              <w:top w:val="single" w:sz="8" w:space="0" w:color="3F3F3F"/>
              <w:left w:val="single" w:sz="8" w:space="0" w:color="3F3F3F"/>
              <w:bottom w:val="single" w:sz="8" w:space="0" w:color="3F3F3F"/>
              <w:right w:val="single" w:sz="8" w:space="0" w:color="3F3F3F"/>
            </w:tcBorders>
            <w:shd w:val="clear" w:color="auto" w:fill="auto"/>
            <w:tcMar>
              <w:top w:w="72" w:type="dxa"/>
              <w:left w:w="72" w:type="dxa"/>
              <w:bottom w:w="0" w:type="dxa"/>
              <w:right w:w="72" w:type="dxa"/>
            </w:tcMar>
            <w:vAlign w:val="center"/>
            <w:hideMark/>
          </w:tcPr>
          <w:p w14:paraId="65DBBB53" w14:textId="77777777" w:rsidR="00797707" w:rsidRPr="00FA34FC" w:rsidRDefault="00797707" w:rsidP="005C45EA">
            <w:pPr>
              <w:jc w:val="center"/>
              <w:rPr>
                <w:rFonts w:asciiTheme="majorHAnsi" w:hAnsiTheme="majorHAnsi" w:cstheme="majorHAnsi"/>
                <w:color w:val="FF0000"/>
                <w:sz w:val="18"/>
                <w:szCs w:val="18"/>
              </w:rPr>
            </w:pPr>
            <w:r w:rsidRPr="00FA34FC">
              <w:rPr>
                <w:color w:val="FF0000"/>
                <w:sz w:val="18"/>
                <w:szCs w:val="18"/>
              </w:rPr>
              <w:t>O</w:t>
            </w:r>
          </w:p>
        </w:tc>
      </w:tr>
      <w:tr w:rsidR="00797707" w:rsidRPr="001C0C10" w14:paraId="02CEA042" w14:textId="77777777" w:rsidTr="005C45EA">
        <w:trPr>
          <w:trHeight w:val="406"/>
        </w:trPr>
        <w:tc>
          <w:tcPr>
            <w:tcW w:w="890"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6E653C12" w14:textId="77777777" w:rsidR="00797707" w:rsidRPr="00FA34FC" w:rsidRDefault="00797707" w:rsidP="005C45EA">
            <w:pPr>
              <w:rPr>
                <w:rFonts w:asciiTheme="majorHAnsi" w:hAnsiTheme="majorHAnsi" w:cstheme="majorHAnsi"/>
                <w:color w:val="FF0000"/>
                <w:sz w:val="18"/>
                <w:szCs w:val="18"/>
              </w:rPr>
            </w:pPr>
            <w:r w:rsidRPr="00FA34FC">
              <w:rPr>
                <w:rFonts w:asciiTheme="majorHAnsi" w:hAnsiTheme="majorHAnsi" w:cstheme="majorHAnsi"/>
                <w:color w:val="FF0000"/>
                <w:sz w:val="18"/>
                <w:szCs w:val="18"/>
              </w:rPr>
              <w:t>01</w:t>
            </w:r>
            <w:r>
              <w:rPr>
                <w:rFonts w:asciiTheme="majorHAnsi" w:hAnsiTheme="majorHAnsi" w:cstheme="majorHAnsi"/>
                <w:color w:val="FF0000"/>
                <w:sz w:val="18"/>
                <w:szCs w:val="18"/>
              </w:rPr>
              <w:t>b – 11b</w:t>
            </w:r>
          </w:p>
        </w:tc>
        <w:tc>
          <w:tcPr>
            <w:tcW w:w="1710"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hideMark/>
          </w:tcPr>
          <w:p w14:paraId="3CBE5F0C" w14:textId="77777777" w:rsidR="00797707" w:rsidRPr="00FA34FC" w:rsidRDefault="00797707" w:rsidP="005C45EA">
            <w:pPr>
              <w:rPr>
                <w:rFonts w:asciiTheme="majorHAnsi" w:hAnsiTheme="majorHAnsi" w:cstheme="majorHAnsi"/>
                <w:color w:val="FF0000"/>
                <w:sz w:val="18"/>
                <w:szCs w:val="18"/>
              </w:rPr>
            </w:pPr>
            <w:r>
              <w:rPr>
                <w:rFonts w:asciiTheme="majorHAnsi" w:hAnsiTheme="majorHAnsi" w:cstheme="majorHAnsi"/>
                <w:color w:val="FF0000"/>
                <w:sz w:val="18"/>
                <w:szCs w:val="18"/>
              </w:rPr>
              <w:t>Reserved</w:t>
            </w:r>
          </w:p>
        </w:tc>
        <w:tc>
          <w:tcPr>
            <w:tcW w:w="795"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6E512766" w14:textId="77777777" w:rsidR="00797707" w:rsidRPr="00FA34FC" w:rsidRDefault="00797707" w:rsidP="005C45EA">
            <w:pPr>
              <w:jc w:val="center"/>
              <w:rPr>
                <w:rFonts w:asciiTheme="majorHAnsi" w:hAnsiTheme="majorHAnsi" w:cstheme="majorHAnsi"/>
                <w:color w:val="FF0000"/>
                <w:sz w:val="18"/>
                <w:szCs w:val="18"/>
              </w:rPr>
            </w:pPr>
          </w:p>
        </w:tc>
        <w:tc>
          <w:tcPr>
            <w:tcW w:w="825"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3A615E4E" w14:textId="77777777" w:rsidR="00797707" w:rsidRPr="00FA34FC" w:rsidRDefault="00797707" w:rsidP="005C45EA">
            <w:pPr>
              <w:jc w:val="center"/>
              <w:rPr>
                <w:rFonts w:asciiTheme="majorHAnsi" w:hAnsiTheme="majorHAnsi" w:cstheme="majorHAnsi"/>
                <w:color w:val="FF0000"/>
                <w:sz w:val="18"/>
                <w:szCs w:val="18"/>
              </w:rPr>
            </w:pPr>
          </w:p>
        </w:tc>
        <w:tc>
          <w:tcPr>
            <w:tcW w:w="720"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446B9FB1" w14:textId="77777777" w:rsidR="00797707" w:rsidRPr="00FA34FC" w:rsidRDefault="00797707" w:rsidP="005C45EA">
            <w:pPr>
              <w:jc w:val="center"/>
              <w:rPr>
                <w:rFonts w:asciiTheme="majorHAnsi" w:hAnsiTheme="majorHAnsi" w:cstheme="majorHAnsi"/>
                <w:color w:val="FF0000"/>
                <w:sz w:val="18"/>
                <w:szCs w:val="18"/>
              </w:rPr>
            </w:pPr>
          </w:p>
        </w:tc>
        <w:tc>
          <w:tcPr>
            <w:tcW w:w="540"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6FDA1C78" w14:textId="77777777" w:rsidR="00797707" w:rsidRPr="00FA34FC" w:rsidRDefault="00797707" w:rsidP="005C45EA">
            <w:pPr>
              <w:jc w:val="center"/>
              <w:rPr>
                <w:rFonts w:asciiTheme="majorHAnsi" w:hAnsiTheme="majorHAnsi" w:cstheme="majorHAnsi"/>
                <w:color w:val="FF0000"/>
                <w:sz w:val="18"/>
                <w:szCs w:val="18"/>
              </w:rPr>
            </w:pPr>
          </w:p>
        </w:tc>
        <w:tc>
          <w:tcPr>
            <w:tcW w:w="625"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1D831943" w14:textId="77777777" w:rsidR="00797707" w:rsidRPr="00FA34FC" w:rsidRDefault="00797707" w:rsidP="005C45EA">
            <w:pPr>
              <w:jc w:val="center"/>
              <w:rPr>
                <w:rFonts w:asciiTheme="majorHAnsi" w:hAnsiTheme="majorHAnsi" w:cstheme="majorHAnsi"/>
                <w:color w:val="FF0000"/>
                <w:sz w:val="18"/>
                <w:szCs w:val="18"/>
              </w:rPr>
            </w:pPr>
          </w:p>
        </w:tc>
        <w:tc>
          <w:tcPr>
            <w:tcW w:w="815"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496CE7F2" w14:textId="77777777" w:rsidR="00797707" w:rsidRPr="00FA34FC" w:rsidRDefault="00797707" w:rsidP="005C45EA">
            <w:pPr>
              <w:jc w:val="center"/>
              <w:rPr>
                <w:rFonts w:asciiTheme="majorHAnsi" w:hAnsiTheme="majorHAnsi" w:cstheme="majorHAnsi"/>
                <w:color w:val="FF0000"/>
                <w:sz w:val="18"/>
                <w:szCs w:val="18"/>
              </w:rPr>
            </w:pPr>
          </w:p>
        </w:tc>
        <w:tc>
          <w:tcPr>
            <w:tcW w:w="810"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720B0920" w14:textId="77777777" w:rsidR="00797707" w:rsidRPr="00FA34FC" w:rsidRDefault="00797707" w:rsidP="005C45EA">
            <w:pPr>
              <w:jc w:val="center"/>
              <w:rPr>
                <w:rFonts w:asciiTheme="majorHAnsi" w:hAnsiTheme="majorHAnsi" w:cstheme="majorHAnsi"/>
                <w:color w:val="FF0000"/>
                <w:sz w:val="18"/>
                <w:szCs w:val="18"/>
              </w:rPr>
            </w:pPr>
          </w:p>
        </w:tc>
        <w:tc>
          <w:tcPr>
            <w:tcW w:w="990"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2C6A0524" w14:textId="77777777" w:rsidR="00797707" w:rsidRPr="00FA34FC" w:rsidRDefault="00797707" w:rsidP="005C45EA">
            <w:pPr>
              <w:jc w:val="center"/>
              <w:rPr>
                <w:rFonts w:asciiTheme="majorHAnsi" w:hAnsiTheme="majorHAnsi" w:cstheme="majorHAnsi"/>
                <w:color w:val="FF0000"/>
                <w:sz w:val="18"/>
                <w:szCs w:val="18"/>
              </w:rPr>
            </w:pPr>
          </w:p>
        </w:tc>
        <w:tc>
          <w:tcPr>
            <w:tcW w:w="990"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7A53FAEF" w14:textId="77777777" w:rsidR="00797707" w:rsidRPr="00FA34FC" w:rsidRDefault="00797707" w:rsidP="005C45EA">
            <w:pPr>
              <w:jc w:val="center"/>
              <w:rPr>
                <w:rFonts w:asciiTheme="majorHAnsi" w:hAnsiTheme="majorHAnsi" w:cstheme="majorHAnsi"/>
                <w:color w:val="FF0000"/>
                <w:sz w:val="18"/>
                <w:szCs w:val="18"/>
              </w:rPr>
            </w:pPr>
          </w:p>
        </w:tc>
      </w:tr>
    </w:tbl>
    <w:p w14:paraId="4BE6BA26" w14:textId="77777777" w:rsidR="00797707" w:rsidRPr="00770EFE" w:rsidRDefault="00797707" w:rsidP="00797707">
      <w:pPr>
        <w:pStyle w:val="Caption"/>
        <w:rPr>
          <w:sz w:val="24"/>
        </w:rPr>
      </w:pPr>
    </w:p>
    <w:p w14:paraId="6D802A28" w14:textId="77777777" w:rsidR="00797707" w:rsidRDefault="00BF5789" w:rsidP="00B03027">
      <w:pPr>
        <w:pStyle w:val="Caption"/>
      </w:pPr>
      <w:r w:rsidRPr="005C45EA">
        <w:rPr>
          <w:color w:val="FF0000"/>
        </w:rPr>
        <w:t xml:space="preserve">Table 2.X: Common </w:t>
      </w:r>
      <w:r w:rsidR="00AB4767">
        <w:rPr>
          <w:color w:val="FF0000"/>
        </w:rPr>
        <w:t xml:space="preserve">Extended </w:t>
      </w:r>
      <w:r w:rsidRPr="005C45EA">
        <w:rPr>
          <w:color w:val="FF0000"/>
        </w:rPr>
        <w:t>Advertising Payload Format fields permitted in the AUX_CHAIN_IND PDU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
        <w:gridCol w:w="8837"/>
      </w:tblGrid>
      <w:tr w:rsidR="00523907" w14:paraId="210F061F" w14:textId="77777777" w:rsidTr="00EC3DB8">
        <w:tc>
          <w:tcPr>
            <w:tcW w:w="0" w:type="auto"/>
          </w:tcPr>
          <w:p w14:paraId="68DE3604" w14:textId="77777777" w:rsidR="00523907" w:rsidRDefault="00523907" w:rsidP="00EC3DB8">
            <w:pPr>
              <w:rPr>
                <w:color w:val="FF0000"/>
                <w:sz w:val="24"/>
                <w:szCs w:val="24"/>
              </w:rPr>
            </w:pPr>
            <w:r>
              <w:rPr>
                <w:color w:val="FF0000"/>
                <w:sz w:val="24"/>
                <w:szCs w:val="24"/>
              </w:rPr>
              <w:t>C1</w:t>
            </w:r>
          </w:p>
        </w:tc>
        <w:tc>
          <w:tcPr>
            <w:tcW w:w="0" w:type="auto"/>
          </w:tcPr>
          <w:p w14:paraId="2FCB3077" w14:textId="77777777" w:rsidR="00523907" w:rsidRDefault="00523907" w:rsidP="00EC3DB8">
            <w:pPr>
              <w:rPr>
                <w:color w:val="FF0000"/>
                <w:sz w:val="24"/>
                <w:szCs w:val="24"/>
              </w:rPr>
            </w:pPr>
            <w:r>
              <w:rPr>
                <w:color w:val="FF0000"/>
                <w:sz w:val="24"/>
                <w:szCs w:val="24"/>
              </w:rPr>
              <w:t xml:space="preserve">This field is mandatory if the corresponding field in the ADV_EXT_IND PDU is present, otherwise it is reserved for future use. </w:t>
            </w:r>
          </w:p>
        </w:tc>
      </w:tr>
    </w:tbl>
    <w:p w14:paraId="586A9246" w14:textId="77777777" w:rsidR="00523907" w:rsidRDefault="00523907" w:rsidP="00797707">
      <w:pPr>
        <w:rPr>
          <w:color w:val="FF0000"/>
          <w:sz w:val="24"/>
          <w:szCs w:val="24"/>
        </w:rPr>
      </w:pPr>
    </w:p>
    <w:p w14:paraId="0B7A7E6B" w14:textId="77777777" w:rsidR="00E40CCE" w:rsidRPr="00F03F8D" w:rsidRDefault="00E40CCE" w:rsidP="00F03F8D">
      <w:pPr>
        <w:pStyle w:val="Heading3"/>
      </w:pPr>
      <w:bookmarkStart w:id="850" w:name="_Toc443590471"/>
      <w:bookmarkStart w:id="851" w:name="_Toc448771456"/>
      <w:r w:rsidRPr="00B03027">
        <w:t xml:space="preserve">[Modified Section] </w:t>
      </w:r>
      <w:r w:rsidRPr="00F03F8D">
        <w:t>2.3.2 Scanning PDUs</w:t>
      </w:r>
      <w:bookmarkEnd w:id="847"/>
      <w:bookmarkEnd w:id="850"/>
      <w:bookmarkEnd w:id="851"/>
    </w:p>
    <w:p w14:paraId="7550936D" w14:textId="77777777" w:rsidR="00A90EC1" w:rsidRPr="00B03027" w:rsidRDefault="00A90EC1" w:rsidP="00E40CCE">
      <w:pPr>
        <w:autoSpaceDE w:val="0"/>
        <w:autoSpaceDN w:val="0"/>
        <w:adjustRightInd w:val="0"/>
        <w:spacing w:after="0" w:line="240" w:lineRule="auto"/>
        <w:rPr>
          <w:b/>
        </w:rPr>
      </w:pPr>
      <w:r w:rsidRPr="00B03027">
        <w:rPr>
          <w:b/>
        </w:rPr>
        <w:t>2.3.2 Scanning PDUs</w:t>
      </w:r>
    </w:p>
    <w:p w14:paraId="2F34C485" w14:textId="77777777" w:rsidR="00A90EC1" w:rsidRDefault="00A90EC1" w:rsidP="00E40CCE">
      <w:pPr>
        <w:autoSpaceDE w:val="0"/>
        <w:autoSpaceDN w:val="0"/>
        <w:adjustRightInd w:val="0"/>
        <w:spacing w:after="0" w:line="240" w:lineRule="auto"/>
        <w:rPr>
          <w:rFonts w:cs="Arial"/>
          <w:sz w:val="24"/>
          <w:szCs w:val="24"/>
        </w:rPr>
      </w:pPr>
    </w:p>
    <w:p w14:paraId="1663E8FA" w14:textId="77777777" w:rsidR="00E40CCE" w:rsidRDefault="00E40CCE" w:rsidP="00E40CCE">
      <w:pPr>
        <w:autoSpaceDE w:val="0"/>
        <w:autoSpaceDN w:val="0"/>
        <w:adjustRightInd w:val="0"/>
        <w:spacing w:after="0" w:line="240" w:lineRule="auto"/>
        <w:rPr>
          <w:rFonts w:cs="Arial"/>
          <w:sz w:val="24"/>
          <w:szCs w:val="24"/>
        </w:rPr>
      </w:pPr>
      <w:r>
        <w:rPr>
          <w:rFonts w:cs="Arial"/>
          <w:sz w:val="24"/>
          <w:szCs w:val="24"/>
        </w:rPr>
        <w:t xml:space="preserve">The following advertising channel PDU Types are called scanning PDUs. </w:t>
      </w:r>
      <w:r w:rsidRPr="00CC7CB4">
        <w:rPr>
          <w:rFonts w:cs="Arial"/>
          <w:strike/>
          <w:sz w:val="24"/>
          <w:szCs w:val="24"/>
        </w:rPr>
        <w:t>They are used in the following states:</w:t>
      </w:r>
    </w:p>
    <w:p w14:paraId="11ED7D50" w14:textId="77777777" w:rsidR="00E40CCE" w:rsidRDefault="00E40CCE" w:rsidP="00E40CCE">
      <w:pPr>
        <w:autoSpaceDE w:val="0"/>
        <w:autoSpaceDN w:val="0"/>
        <w:adjustRightInd w:val="0"/>
        <w:spacing w:after="0" w:line="240" w:lineRule="auto"/>
        <w:rPr>
          <w:rFonts w:cs="Arial"/>
          <w:sz w:val="24"/>
          <w:szCs w:val="24"/>
        </w:rPr>
      </w:pPr>
    </w:p>
    <w:p w14:paraId="5EED2C45" w14:textId="77777777" w:rsidR="00E40CCE" w:rsidRPr="00CC7CB4" w:rsidRDefault="00E40CCE" w:rsidP="00196165">
      <w:pPr>
        <w:pStyle w:val="ListParagraph"/>
        <w:numPr>
          <w:ilvl w:val="0"/>
          <w:numId w:val="20"/>
        </w:numPr>
        <w:autoSpaceDE w:val="0"/>
        <w:autoSpaceDN w:val="0"/>
        <w:adjustRightInd w:val="0"/>
        <w:spacing w:after="0" w:line="240" w:lineRule="auto"/>
        <w:rPr>
          <w:rFonts w:eastAsiaTheme="minorEastAsia" w:cs="Arial"/>
          <w:strike/>
          <w:sz w:val="24"/>
          <w:szCs w:val="24"/>
        </w:rPr>
      </w:pPr>
      <w:r w:rsidRPr="00CC7CB4">
        <w:rPr>
          <w:rFonts w:eastAsiaTheme="minorEastAsia" w:cs="Arial"/>
          <w:sz w:val="24"/>
          <w:szCs w:val="24"/>
        </w:rPr>
        <w:t>SCAN_REQ</w:t>
      </w:r>
      <w:r w:rsidRPr="00CC7CB4">
        <w:rPr>
          <w:rFonts w:eastAsiaTheme="minorEastAsia" w:cs="Arial"/>
          <w:strike/>
          <w:sz w:val="24"/>
          <w:szCs w:val="24"/>
        </w:rPr>
        <w:t>: sent by the Link Layer in the Scanning State, received by a</w:t>
      </w:r>
    </w:p>
    <w:p w14:paraId="4BC83479" w14:textId="77777777" w:rsidR="00E40CCE" w:rsidRPr="00CC7CB4" w:rsidRDefault="00E40CCE" w:rsidP="00E40CCE">
      <w:pPr>
        <w:autoSpaceDE w:val="0"/>
        <w:autoSpaceDN w:val="0"/>
        <w:adjustRightInd w:val="0"/>
        <w:spacing w:after="0" w:line="240" w:lineRule="auto"/>
        <w:rPr>
          <w:rFonts w:cs="Arial"/>
          <w:strike/>
          <w:sz w:val="24"/>
          <w:szCs w:val="24"/>
        </w:rPr>
      </w:pPr>
      <w:r w:rsidRPr="00CC7CB4">
        <w:rPr>
          <w:rFonts w:cs="Arial"/>
          <w:strike/>
          <w:sz w:val="24"/>
          <w:szCs w:val="24"/>
        </w:rPr>
        <w:t>Link Layer in the Advertising State</w:t>
      </w:r>
    </w:p>
    <w:p w14:paraId="5A91E4E4" w14:textId="77777777" w:rsidR="00E40CCE" w:rsidRPr="00CC7CB4" w:rsidRDefault="00E40CCE" w:rsidP="00196165">
      <w:pPr>
        <w:pStyle w:val="ListParagraph"/>
        <w:numPr>
          <w:ilvl w:val="0"/>
          <w:numId w:val="20"/>
        </w:numPr>
        <w:autoSpaceDE w:val="0"/>
        <w:autoSpaceDN w:val="0"/>
        <w:adjustRightInd w:val="0"/>
        <w:spacing w:after="0" w:line="240" w:lineRule="auto"/>
        <w:rPr>
          <w:rFonts w:eastAsiaTheme="minorEastAsia" w:cs="Arial"/>
          <w:strike/>
          <w:sz w:val="24"/>
          <w:szCs w:val="24"/>
        </w:rPr>
      </w:pPr>
      <w:r w:rsidRPr="00CC7CB4">
        <w:rPr>
          <w:rFonts w:eastAsiaTheme="minorEastAsia" w:cs="Arial"/>
          <w:sz w:val="24"/>
          <w:szCs w:val="24"/>
        </w:rPr>
        <w:t>SCAN_RSP</w:t>
      </w:r>
      <w:r w:rsidRPr="00CC7CB4">
        <w:rPr>
          <w:rFonts w:eastAsiaTheme="minorEastAsia" w:cs="Arial"/>
          <w:strike/>
          <w:sz w:val="24"/>
          <w:szCs w:val="24"/>
        </w:rPr>
        <w:t>: sent by the Link Layer in the Advertising State, received by a</w:t>
      </w:r>
    </w:p>
    <w:p w14:paraId="2A06DDFD" w14:textId="77777777" w:rsidR="00E40CCE" w:rsidRDefault="00E40CCE" w:rsidP="00E40CCE">
      <w:pPr>
        <w:rPr>
          <w:rFonts w:cs="Arial"/>
          <w:strike/>
          <w:szCs w:val="24"/>
        </w:rPr>
      </w:pPr>
      <w:r w:rsidRPr="00CC7CB4">
        <w:rPr>
          <w:rFonts w:cs="Arial"/>
          <w:strike/>
          <w:sz w:val="24"/>
          <w:szCs w:val="24"/>
        </w:rPr>
        <w:t>Link Layer in the Scanning State</w:t>
      </w:r>
    </w:p>
    <w:p w14:paraId="647F009C" w14:textId="77777777" w:rsidR="00E40CCE" w:rsidRPr="000A7081" w:rsidRDefault="00E40CCE" w:rsidP="00196165">
      <w:pPr>
        <w:pStyle w:val="ListParagraph"/>
        <w:numPr>
          <w:ilvl w:val="0"/>
          <w:numId w:val="19"/>
        </w:numPr>
        <w:rPr>
          <w:sz w:val="24"/>
          <w:szCs w:val="24"/>
        </w:rPr>
      </w:pPr>
      <w:r w:rsidRPr="000A7081">
        <w:rPr>
          <w:color w:val="FF0000"/>
          <w:sz w:val="24"/>
          <w:szCs w:val="24"/>
        </w:rPr>
        <w:t>AUX_SCAN_REQ</w:t>
      </w:r>
    </w:p>
    <w:p w14:paraId="7747485F" w14:textId="77777777" w:rsidR="00E40CCE" w:rsidRPr="000A7081" w:rsidRDefault="00E40CCE" w:rsidP="00196165">
      <w:pPr>
        <w:pStyle w:val="ListParagraph"/>
        <w:numPr>
          <w:ilvl w:val="0"/>
          <w:numId w:val="19"/>
        </w:numPr>
        <w:rPr>
          <w:sz w:val="24"/>
          <w:szCs w:val="24"/>
        </w:rPr>
      </w:pPr>
      <w:r w:rsidRPr="000A7081">
        <w:rPr>
          <w:color w:val="FF0000"/>
          <w:sz w:val="24"/>
          <w:szCs w:val="24"/>
        </w:rPr>
        <w:t>AUX_SCAN_RSP</w:t>
      </w:r>
    </w:p>
    <w:p w14:paraId="7A93BA93" w14:textId="77777777" w:rsidR="00E9110F" w:rsidRPr="00770EFE" w:rsidRDefault="00D169CE" w:rsidP="00E9110F">
      <w:pPr>
        <w:rPr>
          <w:color w:val="FF0000"/>
          <w:sz w:val="24"/>
          <w:szCs w:val="24"/>
        </w:rPr>
      </w:pPr>
      <w:bookmarkStart w:id="852" w:name="_Toc432709741"/>
      <w:r>
        <w:rPr>
          <w:color w:val="FF0000"/>
          <w:sz w:val="24"/>
          <w:szCs w:val="24"/>
        </w:rPr>
        <w:t>Where these PDUs are used to reply to a scannable advertisement, t</w:t>
      </w:r>
      <w:r w:rsidR="00E9110F" w:rsidRPr="00770EFE">
        <w:rPr>
          <w:color w:val="FF0000"/>
          <w:sz w:val="24"/>
          <w:szCs w:val="24"/>
        </w:rPr>
        <w:t xml:space="preserve">he PHY used for </w:t>
      </w:r>
      <w:r>
        <w:rPr>
          <w:color w:val="FF0000"/>
          <w:sz w:val="24"/>
          <w:szCs w:val="24"/>
        </w:rPr>
        <w:t>them</w:t>
      </w:r>
      <w:r w:rsidR="00E9110F" w:rsidRPr="00770EFE">
        <w:rPr>
          <w:color w:val="FF0000"/>
          <w:sz w:val="24"/>
          <w:szCs w:val="24"/>
        </w:rPr>
        <w:t xml:space="preserve"> shall be the same as the PHY used for the PDU that they reply to.</w:t>
      </w:r>
    </w:p>
    <w:p w14:paraId="10698D8B" w14:textId="77777777" w:rsidR="00E40CCE" w:rsidRDefault="00E40CCE" w:rsidP="00F03F8D">
      <w:pPr>
        <w:pStyle w:val="Heading3"/>
      </w:pPr>
      <w:bookmarkStart w:id="853" w:name="_Toc443590472"/>
      <w:bookmarkStart w:id="854" w:name="_Toc448771457"/>
      <w:r w:rsidRPr="006B3756">
        <w:t>[Modified Section]</w:t>
      </w:r>
      <w:r>
        <w:t xml:space="preserve"> 2.3.2</w:t>
      </w:r>
      <w:r w:rsidRPr="009E202F">
        <w:t xml:space="preserve">.1 </w:t>
      </w:r>
      <w:r>
        <w:t>SCAN</w:t>
      </w:r>
      <w:r w:rsidRPr="009E202F">
        <w:t>_REQ</w:t>
      </w:r>
      <w:r>
        <w:t xml:space="preserve"> </w:t>
      </w:r>
      <w:r w:rsidRPr="006B3756">
        <w:t>and AUX_SCAN_REQ</w:t>
      </w:r>
      <w:bookmarkEnd w:id="852"/>
      <w:bookmarkEnd w:id="853"/>
      <w:bookmarkEnd w:id="854"/>
    </w:p>
    <w:p w14:paraId="3C67D5F4" w14:textId="77777777" w:rsidR="00A90EC1" w:rsidRPr="00B03027" w:rsidRDefault="00A90EC1" w:rsidP="00B03027">
      <w:pPr>
        <w:rPr>
          <w:b/>
        </w:rPr>
      </w:pPr>
      <w:r w:rsidRPr="00B03027">
        <w:rPr>
          <w:b/>
        </w:rPr>
        <w:t xml:space="preserve">2.3.2.1 SCAN_REQ </w:t>
      </w:r>
      <w:r w:rsidRPr="00B03027">
        <w:rPr>
          <w:b/>
          <w:color w:val="FF0000"/>
        </w:rPr>
        <w:t>and AUX_SCAN_REQ</w:t>
      </w:r>
    </w:p>
    <w:p w14:paraId="7687BDEA" w14:textId="77777777" w:rsidR="00E40CCE" w:rsidRDefault="00E40CCE" w:rsidP="00E40CCE">
      <w:pPr>
        <w:autoSpaceDE w:val="0"/>
        <w:autoSpaceDN w:val="0"/>
        <w:adjustRightInd w:val="0"/>
        <w:spacing w:after="0" w:line="240" w:lineRule="auto"/>
        <w:rPr>
          <w:rFonts w:cs="Arial"/>
          <w:color w:val="000000"/>
          <w:sz w:val="24"/>
          <w:szCs w:val="24"/>
        </w:rPr>
      </w:pPr>
      <w:r>
        <w:rPr>
          <w:rFonts w:cs="Arial"/>
          <w:color w:val="000000"/>
          <w:sz w:val="24"/>
          <w:szCs w:val="24"/>
        </w:rPr>
        <w:t xml:space="preserve">The SCAN_REQ </w:t>
      </w:r>
      <w:r>
        <w:rPr>
          <w:rFonts w:cs="Arial"/>
          <w:color w:val="FF0000"/>
          <w:sz w:val="24"/>
          <w:szCs w:val="24"/>
        </w:rPr>
        <w:t>and AUX_SCAN_REQ</w:t>
      </w:r>
      <w:r>
        <w:rPr>
          <w:rFonts w:cs="Arial"/>
          <w:color w:val="000000"/>
          <w:sz w:val="24"/>
          <w:szCs w:val="24"/>
        </w:rPr>
        <w:t xml:space="preserve"> PDU</w:t>
      </w:r>
      <w:r>
        <w:rPr>
          <w:rFonts w:cs="Arial"/>
          <w:color w:val="FF0000"/>
          <w:sz w:val="24"/>
          <w:szCs w:val="24"/>
        </w:rPr>
        <w:t>s</w:t>
      </w:r>
      <w:r>
        <w:rPr>
          <w:rFonts w:cs="Arial"/>
          <w:color w:val="000000"/>
          <w:sz w:val="24"/>
          <w:szCs w:val="24"/>
        </w:rPr>
        <w:t xml:space="preserve"> </w:t>
      </w:r>
      <w:r w:rsidRPr="00493704">
        <w:rPr>
          <w:rFonts w:cs="Arial"/>
          <w:strike/>
          <w:color w:val="000000"/>
          <w:sz w:val="24"/>
          <w:szCs w:val="24"/>
        </w:rPr>
        <w:t>has</w:t>
      </w:r>
      <w:r>
        <w:rPr>
          <w:rFonts w:cs="Arial"/>
          <w:color w:val="FF0000"/>
          <w:sz w:val="24"/>
          <w:szCs w:val="24"/>
        </w:rPr>
        <w:t>have</w:t>
      </w:r>
      <w:r>
        <w:rPr>
          <w:rFonts w:cs="Arial"/>
          <w:color w:val="000000"/>
          <w:sz w:val="24"/>
          <w:szCs w:val="24"/>
        </w:rPr>
        <w:t xml:space="preserve"> the Payload as shown in </w:t>
      </w:r>
      <w:r>
        <w:rPr>
          <w:rFonts w:cs="Arial"/>
          <w:color w:val="0000FF"/>
          <w:sz w:val="24"/>
          <w:szCs w:val="24"/>
        </w:rPr>
        <w:t>Figure 2.8</w:t>
      </w:r>
      <w:r>
        <w:rPr>
          <w:rFonts w:ascii="Times New Roman" w:hAnsi="Times New Roman" w:cs="Times New Roman"/>
          <w:color w:val="0000FF"/>
          <w:sz w:val="24"/>
          <w:szCs w:val="24"/>
        </w:rPr>
        <w:t xml:space="preserve">. </w:t>
      </w:r>
      <w:r>
        <w:rPr>
          <w:rFonts w:cs="Arial"/>
          <w:color w:val="000000"/>
          <w:sz w:val="24"/>
          <w:szCs w:val="24"/>
        </w:rPr>
        <w:t>The TxAdd in the advertising channel PDU header indicates whether the scanner’s address in the ScanA field is public (TxAdd = 0) or random (TxAdd = 1). The RxAdd in the advertising channel PDU header indicates whether the advertiser’s address in the AdvA field is public (RxAdd = 0) or random (RxAdd = 1).</w:t>
      </w:r>
    </w:p>
    <w:p w14:paraId="508DB6C3" w14:textId="77777777" w:rsidR="00E40CCE" w:rsidRDefault="00E40CCE" w:rsidP="00E40CCE">
      <w:pPr>
        <w:autoSpaceDE w:val="0"/>
        <w:autoSpaceDN w:val="0"/>
        <w:adjustRightInd w:val="0"/>
        <w:spacing w:after="0" w:line="240" w:lineRule="auto"/>
        <w:rPr>
          <w:rFonts w:cs="Arial"/>
          <w:color w:val="000000"/>
          <w:sz w:val="24"/>
          <w:szCs w:val="24"/>
        </w:rPr>
      </w:pPr>
    </w:p>
    <w:tbl>
      <w:tblPr>
        <w:tblStyle w:val="Bluetoothgrid"/>
        <w:tblW w:w="3250" w:type="dxa"/>
        <w:tblInd w:w="113" w:type="dxa"/>
        <w:tblLayout w:type="fixed"/>
        <w:tblLook w:val="04A0" w:firstRow="1" w:lastRow="0" w:firstColumn="1" w:lastColumn="0" w:noHBand="0" w:noVBand="1"/>
      </w:tblPr>
      <w:tblGrid>
        <w:gridCol w:w="1745"/>
        <w:gridCol w:w="1505"/>
      </w:tblGrid>
      <w:tr w:rsidR="00E40CCE" w:rsidRPr="002E47EA" w14:paraId="633B782C" w14:textId="77777777" w:rsidTr="00E40CCE">
        <w:trPr>
          <w:cnfStyle w:val="100000000000" w:firstRow="1" w:lastRow="0" w:firstColumn="0" w:lastColumn="0" w:oddVBand="0" w:evenVBand="0" w:oddHBand="0" w:evenHBand="0" w:firstRowFirstColumn="0" w:firstRowLastColumn="0" w:lastRowFirstColumn="0" w:lastRowLastColumn="0"/>
          <w:trHeight w:val="400"/>
        </w:trPr>
        <w:tc>
          <w:tcPr>
            <w:tcW w:w="3250" w:type="dxa"/>
            <w:gridSpan w:val="2"/>
            <w:shd w:val="clear" w:color="auto" w:fill="BBFAFD"/>
            <w:hideMark/>
          </w:tcPr>
          <w:p w14:paraId="67A94150" w14:textId="77777777" w:rsidR="00E40CCE" w:rsidRPr="00FA34FC" w:rsidRDefault="00E40CCE" w:rsidP="00E40CCE">
            <w:pPr>
              <w:pStyle w:val="Tableheading"/>
              <w:spacing w:before="96"/>
              <w:jc w:val="center"/>
            </w:pPr>
            <w:r>
              <w:t>Payload</w:t>
            </w:r>
          </w:p>
        </w:tc>
      </w:tr>
      <w:tr w:rsidR="00E40CCE" w:rsidRPr="002E47EA" w14:paraId="5045D2D2" w14:textId="77777777" w:rsidTr="00E40CCE">
        <w:trPr>
          <w:trHeight w:val="666"/>
        </w:trPr>
        <w:tc>
          <w:tcPr>
            <w:tcW w:w="1745" w:type="dxa"/>
            <w:shd w:val="clear" w:color="auto" w:fill="FFFFFF" w:themeFill="background1"/>
          </w:tcPr>
          <w:p w14:paraId="7B7E0F37" w14:textId="77777777" w:rsidR="00E40CCE" w:rsidRPr="00FA34FC" w:rsidRDefault="00E40CCE" w:rsidP="00E40CCE">
            <w:pPr>
              <w:pStyle w:val="CellBody"/>
              <w:spacing w:before="96"/>
              <w:jc w:val="center"/>
              <w:rPr>
                <w:color w:val="auto"/>
              </w:rPr>
            </w:pPr>
            <w:r>
              <w:rPr>
                <w:color w:val="auto"/>
              </w:rPr>
              <w:t>ScanA</w:t>
            </w:r>
            <w:r w:rsidRPr="00FA34FC">
              <w:rPr>
                <w:color w:val="auto"/>
              </w:rPr>
              <w:br/>
              <w:t xml:space="preserve">(6 </w:t>
            </w:r>
            <w:r>
              <w:rPr>
                <w:color w:val="auto"/>
              </w:rPr>
              <w:t>octets</w:t>
            </w:r>
            <w:r w:rsidRPr="00FA34FC">
              <w:rPr>
                <w:color w:val="auto"/>
              </w:rPr>
              <w:t>)</w:t>
            </w:r>
          </w:p>
        </w:tc>
        <w:tc>
          <w:tcPr>
            <w:tcW w:w="1504" w:type="dxa"/>
            <w:shd w:val="clear" w:color="auto" w:fill="FFFFFF" w:themeFill="background1"/>
          </w:tcPr>
          <w:p w14:paraId="2E1AAC04" w14:textId="77777777" w:rsidR="00E40CCE" w:rsidRPr="00FA34FC" w:rsidRDefault="00E40CCE" w:rsidP="00E40CCE">
            <w:pPr>
              <w:pStyle w:val="CellBody"/>
              <w:spacing w:before="96"/>
              <w:jc w:val="center"/>
              <w:rPr>
                <w:color w:val="auto"/>
              </w:rPr>
            </w:pPr>
            <w:r>
              <w:rPr>
                <w:color w:val="auto"/>
              </w:rPr>
              <w:t>AdvA</w:t>
            </w:r>
            <w:r w:rsidRPr="00FA34FC">
              <w:rPr>
                <w:color w:val="auto"/>
              </w:rPr>
              <w:br/>
              <w:t>(</w:t>
            </w:r>
            <w:r>
              <w:rPr>
                <w:color w:val="auto"/>
              </w:rPr>
              <w:t>6 octets</w:t>
            </w:r>
            <w:r w:rsidRPr="00FA34FC">
              <w:rPr>
                <w:color w:val="auto"/>
              </w:rPr>
              <w:t>)</w:t>
            </w:r>
          </w:p>
        </w:tc>
      </w:tr>
    </w:tbl>
    <w:p w14:paraId="21B59310" w14:textId="77777777" w:rsidR="00E40CCE" w:rsidRDefault="00E40CCE" w:rsidP="00E40CCE">
      <w:pPr>
        <w:pStyle w:val="Caption"/>
      </w:pPr>
      <w:r>
        <w:t>Figure 2.8: SCAN_REQ PDU payload</w:t>
      </w:r>
    </w:p>
    <w:p w14:paraId="4DD79F4F" w14:textId="77777777" w:rsidR="00E40CCE" w:rsidRDefault="00E40CCE" w:rsidP="00E40CCE">
      <w:pPr>
        <w:autoSpaceDE w:val="0"/>
        <w:autoSpaceDN w:val="0"/>
        <w:adjustRightInd w:val="0"/>
        <w:spacing w:after="0" w:line="240" w:lineRule="auto"/>
        <w:rPr>
          <w:rFonts w:cs="Arial"/>
          <w:color w:val="000000"/>
          <w:sz w:val="24"/>
          <w:szCs w:val="24"/>
        </w:rPr>
      </w:pPr>
      <w:r>
        <w:rPr>
          <w:rFonts w:cs="Arial"/>
          <w:color w:val="000000"/>
          <w:sz w:val="24"/>
          <w:szCs w:val="24"/>
        </w:rPr>
        <w:t>The Payload field consists of ScanA and AdvA fields. The ScanA field shall contain the scanner’s public or random device address as indicated by TxAdd. The AdvA field is the address of the device to which this PDU is addressed. The AdvA field shall contain the advertiser’s public or random device address as indicated by RxAdd.</w:t>
      </w:r>
    </w:p>
    <w:p w14:paraId="64077303" w14:textId="77777777" w:rsidR="00E40CCE" w:rsidRDefault="00E40CCE" w:rsidP="00E40CCE">
      <w:pPr>
        <w:autoSpaceDE w:val="0"/>
        <w:autoSpaceDN w:val="0"/>
        <w:adjustRightInd w:val="0"/>
        <w:spacing w:after="0" w:line="240" w:lineRule="auto"/>
        <w:rPr>
          <w:rFonts w:cs="Arial"/>
          <w:color w:val="000000"/>
          <w:sz w:val="24"/>
          <w:szCs w:val="24"/>
        </w:rPr>
      </w:pPr>
    </w:p>
    <w:p w14:paraId="0CD427B7" w14:textId="77777777" w:rsidR="00E40CCE" w:rsidRDefault="00E40CCE" w:rsidP="00E40CCE">
      <w:r>
        <w:rPr>
          <w:rFonts w:cs="Arial"/>
          <w:color w:val="000000"/>
          <w:sz w:val="24"/>
          <w:szCs w:val="24"/>
        </w:rPr>
        <w:t xml:space="preserve">Note: </w:t>
      </w:r>
      <w:r w:rsidRPr="00493704">
        <w:rPr>
          <w:rFonts w:cs="Arial"/>
          <w:strike/>
          <w:color w:val="000000"/>
          <w:sz w:val="24"/>
          <w:szCs w:val="24"/>
        </w:rPr>
        <w:t>This packet</w:t>
      </w:r>
      <w:r>
        <w:rPr>
          <w:rFonts w:cs="Arial"/>
          <w:color w:val="000000"/>
          <w:sz w:val="24"/>
          <w:szCs w:val="24"/>
        </w:rPr>
        <w:t xml:space="preserve"> </w:t>
      </w:r>
      <w:r>
        <w:rPr>
          <w:rFonts w:cs="Arial"/>
          <w:color w:val="FF0000"/>
          <w:sz w:val="24"/>
          <w:szCs w:val="24"/>
        </w:rPr>
        <w:t xml:space="preserve">These PDUs </w:t>
      </w:r>
      <w:r>
        <w:rPr>
          <w:rFonts w:cs="Arial"/>
          <w:color w:val="000000"/>
          <w:sz w:val="24"/>
          <w:szCs w:val="24"/>
        </w:rPr>
        <w:t>do</w:t>
      </w:r>
      <w:r w:rsidRPr="00493704">
        <w:rPr>
          <w:rFonts w:cs="Arial"/>
          <w:strike/>
          <w:color w:val="000000"/>
          <w:sz w:val="24"/>
          <w:szCs w:val="24"/>
        </w:rPr>
        <w:t>es</w:t>
      </w:r>
      <w:r>
        <w:rPr>
          <w:rFonts w:cs="Arial"/>
          <w:color w:val="000000"/>
          <w:sz w:val="24"/>
          <w:szCs w:val="24"/>
        </w:rPr>
        <w:t xml:space="preserve"> not contain any Host Data.</w:t>
      </w:r>
    </w:p>
    <w:p w14:paraId="420440FE" w14:textId="77777777" w:rsidR="00E40CCE" w:rsidRDefault="00E40CCE" w:rsidP="00E40CCE">
      <w:pPr>
        <w:rPr>
          <w:color w:val="FF0000"/>
        </w:rPr>
      </w:pPr>
    </w:p>
    <w:p w14:paraId="383E1BE0" w14:textId="77777777" w:rsidR="00E40CCE" w:rsidRDefault="00E40CCE" w:rsidP="00F03F8D">
      <w:pPr>
        <w:pStyle w:val="Heading3"/>
      </w:pPr>
      <w:bookmarkStart w:id="855" w:name="_Toc432709743"/>
      <w:bookmarkStart w:id="856" w:name="_Toc443590473"/>
      <w:bookmarkStart w:id="857" w:name="_Toc448771458"/>
      <w:r w:rsidRPr="006B3756">
        <w:t>[New Section]</w:t>
      </w:r>
      <w:r w:rsidRPr="00417D56">
        <w:t xml:space="preserve"> </w:t>
      </w:r>
      <w:r w:rsidRPr="006B3756">
        <w:t>2.3.2.X AUX_SCAN_RSP</w:t>
      </w:r>
      <w:bookmarkEnd w:id="855"/>
      <w:bookmarkEnd w:id="856"/>
      <w:bookmarkEnd w:id="857"/>
    </w:p>
    <w:p w14:paraId="41C044C7" w14:textId="77777777" w:rsidR="00A90EC1" w:rsidRPr="00B03027" w:rsidRDefault="00A90EC1" w:rsidP="00B03027">
      <w:pPr>
        <w:rPr>
          <w:b/>
          <w:color w:val="FF0000"/>
        </w:rPr>
      </w:pPr>
      <w:r w:rsidRPr="00B03027">
        <w:rPr>
          <w:b/>
          <w:color w:val="FF0000"/>
        </w:rPr>
        <w:t>2.3.2.X AUX_SCAN_RSP</w:t>
      </w:r>
    </w:p>
    <w:p w14:paraId="081B6F6C" w14:textId="77777777" w:rsidR="00E40CCE" w:rsidRPr="00671927" w:rsidRDefault="00E40CCE" w:rsidP="00E40CCE">
      <w:pPr>
        <w:rPr>
          <w:color w:val="FF0000"/>
        </w:rPr>
      </w:pPr>
      <w:r w:rsidRPr="006D4E72">
        <w:rPr>
          <w:color w:val="FF0000"/>
          <w:sz w:val="24"/>
          <w:szCs w:val="24"/>
        </w:rPr>
        <w:t xml:space="preserve">The </w:t>
      </w:r>
      <w:r>
        <w:rPr>
          <w:color w:val="FF0000"/>
          <w:sz w:val="24"/>
          <w:szCs w:val="24"/>
        </w:rPr>
        <w:t>AUX</w:t>
      </w:r>
      <w:r w:rsidRPr="006D4E72">
        <w:rPr>
          <w:color w:val="FF0000"/>
          <w:sz w:val="24"/>
          <w:szCs w:val="24"/>
        </w:rPr>
        <w:t>_</w:t>
      </w:r>
      <w:r>
        <w:rPr>
          <w:color w:val="FF0000"/>
          <w:sz w:val="24"/>
          <w:szCs w:val="24"/>
        </w:rPr>
        <w:t>SCAN_RSP</w:t>
      </w:r>
      <w:r w:rsidRPr="006D4E72">
        <w:rPr>
          <w:color w:val="FF0000"/>
          <w:sz w:val="24"/>
          <w:szCs w:val="24"/>
        </w:rPr>
        <w:t xml:space="preserve"> PDU uses the Common </w:t>
      </w:r>
      <w:r w:rsidR="00AB4767">
        <w:rPr>
          <w:color w:val="FF0000"/>
          <w:sz w:val="24"/>
          <w:szCs w:val="24"/>
        </w:rPr>
        <w:t xml:space="preserve">Extended </w:t>
      </w:r>
      <w:r w:rsidRPr="006D4E72">
        <w:rPr>
          <w:color w:val="FF0000"/>
          <w:sz w:val="24"/>
          <w:szCs w:val="24"/>
        </w:rPr>
        <w:t>Advertising Payload Fo</w:t>
      </w:r>
      <w:r>
        <w:rPr>
          <w:color w:val="FF0000"/>
          <w:sz w:val="24"/>
          <w:szCs w:val="24"/>
        </w:rPr>
        <w:t>rmat described in Section 2.3.X.</w:t>
      </w:r>
    </w:p>
    <w:p w14:paraId="1F8E2FA5" w14:textId="77777777" w:rsidR="00E40CCE" w:rsidRPr="00296CCF" w:rsidRDefault="00E40CCE" w:rsidP="00E40CCE">
      <w:pPr>
        <w:rPr>
          <w:color w:val="FF0000"/>
          <w:sz w:val="24"/>
          <w:szCs w:val="24"/>
        </w:rPr>
      </w:pPr>
      <w:r w:rsidRPr="00296CCF">
        <w:rPr>
          <w:color w:val="FF0000"/>
          <w:sz w:val="24"/>
          <w:szCs w:val="24"/>
        </w:rPr>
        <w:t>The AdvMode field shall be set to 00b.</w:t>
      </w:r>
    </w:p>
    <w:p w14:paraId="56A695A1" w14:textId="5E755811" w:rsidR="00266FB2" w:rsidRDefault="00E40CCE" w:rsidP="00266FB2">
      <w:pPr>
        <w:rPr>
          <w:color w:val="FF0000"/>
          <w:sz w:val="24"/>
          <w:szCs w:val="24"/>
        </w:rPr>
      </w:pPr>
      <w:r w:rsidRPr="006D4E72">
        <w:rPr>
          <w:color w:val="FF0000"/>
          <w:sz w:val="24"/>
          <w:szCs w:val="24"/>
        </w:rPr>
        <w:t xml:space="preserve">The </w:t>
      </w:r>
      <w:r>
        <w:rPr>
          <w:color w:val="FF0000"/>
          <w:sz w:val="24"/>
          <w:szCs w:val="24"/>
        </w:rPr>
        <w:t xml:space="preserve">Common </w:t>
      </w:r>
      <w:r w:rsidR="00AB4767">
        <w:rPr>
          <w:color w:val="FF0000"/>
          <w:sz w:val="24"/>
          <w:szCs w:val="24"/>
        </w:rPr>
        <w:t xml:space="preserve">Extended </w:t>
      </w:r>
      <w:r>
        <w:rPr>
          <w:color w:val="FF0000"/>
          <w:sz w:val="24"/>
          <w:szCs w:val="24"/>
        </w:rPr>
        <w:t>Advertising Payload Format</w:t>
      </w:r>
      <w:r w:rsidRPr="006D4E72">
        <w:rPr>
          <w:color w:val="FF0000"/>
          <w:sz w:val="24"/>
          <w:szCs w:val="24"/>
        </w:rPr>
        <w:t xml:space="preserve"> fields permitted in the </w:t>
      </w:r>
      <w:r>
        <w:rPr>
          <w:color w:val="FF0000"/>
          <w:sz w:val="24"/>
          <w:szCs w:val="24"/>
        </w:rPr>
        <w:t>AUX</w:t>
      </w:r>
      <w:r w:rsidRPr="006D4E72">
        <w:rPr>
          <w:color w:val="FF0000"/>
          <w:sz w:val="24"/>
          <w:szCs w:val="24"/>
        </w:rPr>
        <w:t>_</w:t>
      </w:r>
      <w:r>
        <w:rPr>
          <w:color w:val="FF0000"/>
          <w:sz w:val="24"/>
          <w:szCs w:val="24"/>
        </w:rPr>
        <w:t>SCAN_RSP</w:t>
      </w:r>
      <w:r w:rsidRPr="006D4E72">
        <w:rPr>
          <w:color w:val="FF0000"/>
          <w:sz w:val="24"/>
          <w:szCs w:val="24"/>
        </w:rPr>
        <w:t xml:space="preserve"> PDU are shown in Table 2.X.</w:t>
      </w:r>
    </w:p>
    <w:p w14:paraId="4FC717BB" w14:textId="77777777" w:rsidR="003A18D5" w:rsidRDefault="003A18D5" w:rsidP="003A18D5">
      <w:pPr>
        <w:rPr>
          <w:color w:val="FF0000"/>
          <w:sz w:val="24"/>
          <w:szCs w:val="24"/>
        </w:rPr>
      </w:pPr>
      <w:r>
        <w:rPr>
          <w:color w:val="FF0000"/>
          <w:sz w:val="24"/>
          <w:szCs w:val="24"/>
        </w:rPr>
        <w:t>The SyncInfo field, when present, shall point to an AUX_SYNC_IND PDU.</w:t>
      </w:r>
      <w:r w:rsidR="00E95B32">
        <w:rPr>
          <w:color w:val="FF0000"/>
          <w:sz w:val="24"/>
          <w:szCs w:val="24"/>
        </w:rPr>
        <w:t xml:space="preserve">  </w:t>
      </w:r>
    </w:p>
    <w:p w14:paraId="23E63D66" w14:textId="77777777" w:rsidR="003A18D5" w:rsidRDefault="003A18D5" w:rsidP="003A18D5">
      <w:pPr>
        <w:rPr>
          <w:color w:val="FF0000"/>
          <w:sz w:val="24"/>
          <w:szCs w:val="24"/>
        </w:rPr>
      </w:pPr>
      <w:r>
        <w:rPr>
          <w:color w:val="FF0000"/>
          <w:sz w:val="24"/>
          <w:szCs w:val="24"/>
        </w:rPr>
        <w:t>The AuxPtr field, when present, shall point to an AUX_CHAIN_IND PDU.</w:t>
      </w:r>
      <w:r w:rsidR="00E95B32">
        <w:rPr>
          <w:color w:val="FF0000"/>
          <w:sz w:val="24"/>
          <w:szCs w:val="24"/>
        </w:rPr>
        <w:t xml:space="preserve">  The PHY specified in the AuxPtr field shall be the same as the PHY the PDU was sent on.</w:t>
      </w:r>
    </w:p>
    <w:p w14:paraId="52CE2B13" w14:textId="77777777" w:rsidR="00266FB2" w:rsidRDefault="00266FB2" w:rsidP="00E40CCE">
      <w:pPr>
        <w:rPr>
          <w:color w:val="FF0000"/>
          <w:sz w:val="24"/>
          <w:szCs w:val="24"/>
        </w:rPr>
      </w:pPr>
    </w:p>
    <w:tbl>
      <w:tblPr>
        <w:tblW w:w="9710" w:type="dxa"/>
        <w:tblLayout w:type="fixed"/>
        <w:tblCellMar>
          <w:left w:w="0" w:type="dxa"/>
          <w:right w:w="0" w:type="dxa"/>
        </w:tblCellMar>
        <w:tblLook w:val="0400" w:firstRow="0" w:lastRow="0" w:firstColumn="0" w:lastColumn="0" w:noHBand="0" w:noVBand="1"/>
      </w:tblPr>
      <w:tblGrid>
        <w:gridCol w:w="890"/>
        <w:gridCol w:w="1710"/>
        <w:gridCol w:w="795"/>
        <w:gridCol w:w="825"/>
        <w:gridCol w:w="720"/>
        <w:gridCol w:w="540"/>
        <w:gridCol w:w="625"/>
        <w:gridCol w:w="815"/>
        <w:gridCol w:w="810"/>
        <w:gridCol w:w="990"/>
        <w:gridCol w:w="990"/>
      </w:tblGrid>
      <w:tr w:rsidR="00E40CCE" w:rsidRPr="001C0C10" w14:paraId="4B38EC09" w14:textId="77777777" w:rsidTr="00E40CCE">
        <w:trPr>
          <w:trHeight w:val="478"/>
        </w:trPr>
        <w:tc>
          <w:tcPr>
            <w:tcW w:w="890" w:type="dxa"/>
            <w:vMerge w:val="restart"/>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4A575A82" w14:textId="77777777" w:rsidR="00E40CCE" w:rsidRPr="00FA34FC" w:rsidRDefault="00E40CCE" w:rsidP="00E40CCE">
            <w:pPr>
              <w:jc w:val="center"/>
              <w:rPr>
                <w:rFonts w:asciiTheme="majorHAnsi" w:hAnsiTheme="majorHAnsi" w:cstheme="majorHAnsi"/>
                <w:b/>
                <w:color w:val="FF0000"/>
                <w:sz w:val="18"/>
                <w:szCs w:val="18"/>
              </w:rPr>
            </w:pPr>
            <w:r w:rsidRPr="00FA34FC">
              <w:rPr>
                <w:rFonts w:asciiTheme="majorHAnsi" w:hAnsiTheme="majorHAnsi" w:cstheme="majorHAnsi"/>
                <w:b/>
                <w:color w:val="FF0000"/>
                <w:sz w:val="18"/>
                <w:szCs w:val="18"/>
              </w:rPr>
              <w:t>Adv Mode</w:t>
            </w:r>
          </w:p>
        </w:tc>
        <w:tc>
          <w:tcPr>
            <w:tcW w:w="1710" w:type="dxa"/>
            <w:vMerge w:val="restart"/>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14380891" w14:textId="77777777" w:rsidR="00E40CCE" w:rsidRPr="00FA34FC" w:rsidRDefault="007E2D91" w:rsidP="00E40CCE">
            <w:pPr>
              <w:jc w:val="center"/>
              <w:rPr>
                <w:rFonts w:asciiTheme="majorHAnsi" w:hAnsiTheme="majorHAnsi" w:cstheme="majorHAnsi"/>
                <w:b/>
                <w:color w:val="FF0000"/>
                <w:sz w:val="18"/>
                <w:szCs w:val="18"/>
              </w:rPr>
            </w:pPr>
            <w:r>
              <w:rPr>
                <w:rFonts w:asciiTheme="majorHAnsi" w:hAnsiTheme="majorHAnsi" w:cstheme="majorHAnsi"/>
                <w:b/>
                <w:color w:val="FF0000"/>
                <w:sz w:val="18"/>
                <w:szCs w:val="18"/>
              </w:rPr>
              <w:t>PDU Type</w:t>
            </w:r>
          </w:p>
        </w:tc>
        <w:tc>
          <w:tcPr>
            <w:tcW w:w="7110" w:type="dxa"/>
            <w:gridSpan w:val="9"/>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44AD6643" w14:textId="77777777" w:rsidR="00E40CCE" w:rsidRPr="00FA34FC" w:rsidRDefault="00E40CCE" w:rsidP="00E40CCE">
            <w:pPr>
              <w:spacing w:after="0"/>
              <w:jc w:val="center"/>
              <w:rPr>
                <w:rFonts w:asciiTheme="majorHAnsi" w:hAnsiTheme="majorHAnsi" w:cstheme="majorHAnsi"/>
                <w:b/>
                <w:color w:val="FF0000"/>
                <w:sz w:val="18"/>
                <w:szCs w:val="18"/>
              </w:rPr>
            </w:pPr>
            <w:r>
              <w:rPr>
                <w:rFonts w:asciiTheme="majorHAnsi" w:hAnsiTheme="majorHAnsi" w:cstheme="majorHAnsi"/>
                <w:b/>
                <w:color w:val="FF0000"/>
                <w:sz w:val="18"/>
                <w:szCs w:val="18"/>
              </w:rPr>
              <w:t xml:space="preserve">Common </w:t>
            </w:r>
            <w:r w:rsidR="00AB4767">
              <w:rPr>
                <w:rFonts w:asciiTheme="majorHAnsi" w:hAnsiTheme="majorHAnsi" w:cstheme="majorHAnsi"/>
                <w:b/>
                <w:color w:val="FF0000"/>
                <w:sz w:val="18"/>
                <w:szCs w:val="18"/>
              </w:rPr>
              <w:t xml:space="preserve">Extended </w:t>
            </w:r>
            <w:r>
              <w:rPr>
                <w:rFonts w:asciiTheme="majorHAnsi" w:hAnsiTheme="majorHAnsi" w:cstheme="majorHAnsi"/>
                <w:b/>
                <w:color w:val="FF0000"/>
                <w:sz w:val="18"/>
                <w:szCs w:val="18"/>
              </w:rPr>
              <w:t>Advertising Payload Format fields</w:t>
            </w:r>
          </w:p>
        </w:tc>
      </w:tr>
      <w:tr w:rsidR="00E40CCE" w:rsidRPr="001C0C10" w14:paraId="00F99AD6" w14:textId="77777777" w:rsidTr="00E40CCE">
        <w:trPr>
          <w:trHeight w:val="555"/>
        </w:trPr>
        <w:tc>
          <w:tcPr>
            <w:tcW w:w="890" w:type="dxa"/>
            <w:vMerge/>
            <w:tcBorders>
              <w:top w:val="single" w:sz="8" w:space="0" w:color="3F3F3F"/>
              <w:left w:val="single" w:sz="8" w:space="0" w:color="3F3F3F"/>
              <w:bottom w:val="single" w:sz="8" w:space="0" w:color="3F3F3F"/>
              <w:right w:val="single" w:sz="8" w:space="0" w:color="3F3F3F"/>
            </w:tcBorders>
            <w:vAlign w:val="center"/>
            <w:hideMark/>
          </w:tcPr>
          <w:p w14:paraId="61C3EAFC" w14:textId="77777777" w:rsidR="00E40CCE" w:rsidRPr="00FA34FC" w:rsidRDefault="00E40CCE" w:rsidP="00E40CCE">
            <w:pPr>
              <w:rPr>
                <w:rFonts w:asciiTheme="majorHAnsi" w:hAnsiTheme="majorHAnsi" w:cstheme="majorHAnsi"/>
                <w:color w:val="FF0000"/>
                <w:sz w:val="18"/>
                <w:szCs w:val="18"/>
              </w:rPr>
            </w:pPr>
          </w:p>
        </w:tc>
        <w:tc>
          <w:tcPr>
            <w:tcW w:w="1710" w:type="dxa"/>
            <w:vMerge/>
            <w:tcBorders>
              <w:top w:val="single" w:sz="8" w:space="0" w:color="3F3F3F"/>
              <w:left w:val="single" w:sz="8" w:space="0" w:color="3F3F3F"/>
              <w:bottom w:val="single" w:sz="8" w:space="0" w:color="3F3F3F"/>
              <w:right w:val="single" w:sz="8" w:space="0" w:color="3F3F3F"/>
            </w:tcBorders>
            <w:vAlign w:val="center"/>
            <w:hideMark/>
          </w:tcPr>
          <w:p w14:paraId="341ABDF5" w14:textId="77777777" w:rsidR="00E40CCE" w:rsidRPr="00FA34FC" w:rsidRDefault="00E40CCE" w:rsidP="00E40CCE">
            <w:pPr>
              <w:rPr>
                <w:rFonts w:asciiTheme="majorHAnsi" w:hAnsiTheme="majorHAnsi" w:cstheme="majorHAnsi"/>
                <w:color w:val="FF0000"/>
                <w:sz w:val="18"/>
                <w:szCs w:val="18"/>
              </w:rPr>
            </w:pPr>
          </w:p>
        </w:tc>
        <w:tc>
          <w:tcPr>
            <w:tcW w:w="795"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00F635E0" w14:textId="77777777" w:rsidR="00E40CCE" w:rsidRPr="00FA34FC" w:rsidRDefault="00E40CCE" w:rsidP="00E40CCE">
            <w:pPr>
              <w:rPr>
                <w:rFonts w:asciiTheme="majorHAnsi" w:hAnsiTheme="majorHAnsi" w:cstheme="majorHAnsi"/>
                <w:b/>
                <w:color w:val="FF0000"/>
                <w:sz w:val="18"/>
                <w:szCs w:val="18"/>
              </w:rPr>
            </w:pPr>
            <w:r w:rsidRPr="00FD2CFF">
              <w:rPr>
                <w:rFonts w:asciiTheme="majorHAnsi" w:hAnsiTheme="majorHAnsi" w:cstheme="majorHAnsi"/>
                <w:b/>
                <w:color w:val="FF0000"/>
                <w:sz w:val="18"/>
                <w:szCs w:val="18"/>
              </w:rPr>
              <w:t>AdvA</w:t>
            </w:r>
          </w:p>
        </w:tc>
        <w:tc>
          <w:tcPr>
            <w:tcW w:w="825"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007D8C00" w14:textId="77777777" w:rsidR="00E40CCE" w:rsidRPr="00FA34FC" w:rsidRDefault="00E40CCE" w:rsidP="00E40CCE">
            <w:pPr>
              <w:rPr>
                <w:rFonts w:asciiTheme="majorHAnsi" w:hAnsiTheme="majorHAnsi" w:cstheme="majorHAnsi"/>
                <w:b/>
                <w:color w:val="FF0000"/>
                <w:sz w:val="18"/>
                <w:szCs w:val="18"/>
              </w:rPr>
            </w:pPr>
            <w:r w:rsidRPr="001C0C10">
              <w:rPr>
                <w:rFonts w:asciiTheme="majorHAnsi" w:hAnsiTheme="majorHAnsi" w:cstheme="majorHAnsi"/>
                <w:b/>
                <w:color w:val="FF0000"/>
                <w:sz w:val="18"/>
                <w:szCs w:val="18"/>
              </w:rPr>
              <w:t>TargetA</w:t>
            </w:r>
          </w:p>
        </w:tc>
        <w:tc>
          <w:tcPr>
            <w:tcW w:w="720"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6B708343" w14:textId="77777777" w:rsidR="00E40CCE" w:rsidRPr="006B3756" w:rsidRDefault="00E40CCE" w:rsidP="00E40CCE">
            <w:pPr>
              <w:rPr>
                <w:rFonts w:asciiTheme="majorHAnsi" w:hAnsiTheme="majorHAnsi" w:cstheme="majorHAnsi"/>
                <w:b/>
                <w:color w:val="FF9600" w:themeColor="accent4"/>
                <w:sz w:val="18"/>
                <w:szCs w:val="18"/>
              </w:rPr>
            </w:pPr>
            <w:r w:rsidRPr="006B3756">
              <w:rPr>
                <w:rFonts w:asciiTheme="majorHAnsi" w:hAnsiTheme="majorHAnsi" w:cstheme="majorHAnsi"/>
                <w:b/>
                <w:color w:val="FF9600" w:themeColor="accent4"/>
                <w:sz w:val="18"/>
                <w:szCs w:val="18"/>
              </w:rPr>
              <w:t>Supp</w:t>
            </w:r>
            <w:r w:rsidRPr="006B3756">
              <w:rPr>
                <w:rFonts w:asciiTheme="majorHAnsi" w:hAnsiTheme="majorHAnsi" w:cstheme="majorHAnsi"/>
                <w:b/>
                <w:color w:val="FF9600" w:themeColor="accent4"/>
                <w:sz w:val="18"/>
                <w:szCs w:val="18"/>
              </w:rPr>
              <w:br/>
              <w:t>Info</w:t>
            </w:r>
          </w:p>
        </w:tc>
        <w:tc>
          <w:tcPr>
            <w:tcW w:w="540"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56688D92" w14:textId="77777777" w:rsidR="00E40CCE" w:rsidRPr="00FA34FC" w:rsidRDefault="00E40CCE" w:rsidP="00E40CCE">
            <w:pPr>
              <w:rPr>
                <w:rFonts w:asciiTheme="majorHAnsi" w:hAnsiTheme="majorHAnsi" w:cstheme="majorHAnsi"/>
                <w:b/>
                <w:color w:val="FF0000"/>
                <w:sz w:val="18"/>
                <w:szCs w:val="18"/>
              </w:rPr>
            </w:pPr>
            <w:r w:rsidRPr="00FA34FC">
              <w:rPr>
                <w:rFonts w:asciiTheme="majorHAnsi" w:hAnsiTheme="majorHAnsi" w:cstheme="majorHAnsi"/>
                <w:b/>
                <w:color w:val="FF0000"/>
                <w:sz w:val="18"/>
                <w:szCs w:val="18"/>
              </w:rPr>
              <w:t>ADI</w:t>
            </w:r>
          </w:p>
        </w:tc>
        <w:tc>
          <w:tcPr>
            <w:tcW w:w="625"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040BFEAC" w14:textId="77777777" w:rsidR="00E40CCE" w:rsidRPr="00FA34FC" w:rsidRDefault="00E40CCE" w:rsidP="00E40CCE">
            <w:pPr>
              <w:rPr>
                <w:rFonts w:asciiTheme="majorHAnsi" w:hAnsiTheme="majorHAnsi" w:cstheme="majorHAnsi"/>
                <w:b/>
                <w:color w:val="FF0000"/>
                <w:sz w:val="18"/>
                <w:szCs w:val="18"/>
              </w:rPr>
            </w:pPr>
            <w:r w:rsidRPr="00FA34FC">
              <w:rPr>
                <w:rFonts w:asciiTheme="majorHAnsi" w:hAnsiTheme="majorHAnsi" w:cstheme="majorHAnsi"/>
                <w:b/>
                <w:color w:val="FF0000"/>
                <w:sz w:val="18"/>
                <w:szCs w:val="18"/>
              </w:rPr>
              <w:t>Aux</w:t>
            </w:r>
            <w:r w:rsidRPr="00FA34FC">
              <w:rPr>
                <w:rFonts w:asciiTheme="majorHAnsi" w:hAnsiTheme="majorHAnsi" w:cstheme="majorHAnsi"/>
                <w:b/>
                <w:color w:val="FF0000"/>
                <w:sz w:val="18"/>
                <w:szCs w:val="18"/>
              </w:rPr>
              <w:br/>
              <w:t>Ptr</w:t>
            </w:r>
          </w:p>
        </w:tc>
        <w:tc>
          <w:tcPr>
            <w:tcW w:w="815"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5B35BDC9" w14:textId="77777777" w:rsidR="00E40CCE" w:rsidRPr="00FA34FC" w:rsidRDefault="00E40CCE" w:rsidP="00E40CCE">
            <w:pPr>
              <w:rPr>
                <w:rFonts w:asciiTheme="majorHAnsi" w:hAnsiTheme="majorHAnsi" w:cstheme="majorHAnsi"/>
                <w:b/>
                <w:color w:val="FF0000"/>
                <w:sz w:val="18"/>
                <w:szCs w:val="18"/>
              </w:rPr>
            </w:pPr>
            <w:r w:rsidRPr="00FA34FC">
              <w:rPr>
                <w:rFonts w:asciiTheme="majorHAnsi" w:hAnsiTheme="majorHAnsi" w:cstheme="majorHAnsi"/>
                <w:b/>
                <w:color w:val="FF0000"/>
                <w:sz w:val="18"/>
                <w:szCs w:val="18"/>
              </w:rPr>
              <w:t>Sync</w:t>
            </w:r>
            <w:r w:rsidRPr="00FA34FC">
              <w:rPr>
                <w:rFonts w:asciiTheme="majorHAnsi" w:hAnsiTheme="majorHAnsi" w:cstheme="majorHAnsi"/>
                <w:b/>
                <w:color w:val="FF0000"/>
                <w:sz w:val="18"/>
                <w:szCs w:val="18"/>
              </w:rPr>
              <w:br/>
              <w:t>Info</w:t>
            </w:r>
          </w:p>
        </w:tc>
        <w:tc>
          <w:tcPr>
            <w:tcW w:w="810"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37BEB5CA" w14:textId="77777777" w:rsidR="00E40CCE" w:rsidRPr="00FA34FC" w:rsidRDefault="00E40CCE" w:rsidP="00E40CCE">
            <w:pPr>
              <w:rPr>
                <w:rFonts w:asciiTheme="majorHAnsi" w:hAnsiTheme="majorHAnsi" w:cstheme="majorHAnsi"/>
                <w:b/>
                <w:color w:val="FF0000"/>
                <w:sz w:val="18"/>
                <w:szCs w:val="18"/>
              </w:rPr>
            </w:pPr>
            <w:r w:rsidRPr="00FA34FC">
              <w:rPr>
                <w:rFonts w:asciiTheme="majorHAnsi" w:hAnsiTheme="majorHAnsi" w:cstheme="majorHAnsi"/>
                <w:b/>
                <w:color w:val="FF0000"/>
                <w:sz w:val="18"/>
                <w:szCs w:val="18"/>
              </w:rPr>
              <w:t>Tx Power</w:t>
            </w:r>
          </w:p>
        </w:tc>
        <w:tc>
          <w:tcPr>
            <w:tcW w:w="990"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2A50E432" w14:textId="77777777" w:rsidR="00E40CCE" w:rsidRPr="00FA34FC" w:rsidRDefault="00E40CCE" w:rsidP="00E40CCE">
            <w:pPr>
              <w:rPr>
                <w:rFonts w:asciiTheme="majorHAnsi" w:hAnsiTheme="majorHAnsi" w:cstheme="majorHAnsi"/>
                <w:b/>
                <w:color w:val="FF0000"/>
                <w:sz w:val="18"/>
                <w:szCs w:val="18"/>
              </w:rPr>
            </w:pPr>
            <w:r w:rsidRPr="00FA34FC">
              <w:rPr>
                <w:rFonts w:asciiTheme="majorHAnsi" w:hAnsiTheme="majorHAnsi" w:cstheme="majorHAnsi"/>
                <w:b/>
                <w:color w:val="FF0000"/>
                <w:sz w:val="18"/>
                <w:szCs w:val="18"/>
              </w:rPr>
              <w:t>AddCtrlr AdvData</w:t>
            </w:r>
          </w:p>
        </w:tc>
        <w:tc>
          <w:tcPr>
            <w:tcW w:w="990" w:type="dxa"/>
            <w:tcBorders>
              <w:top w:val="single" w:sz="8" w:space="0" w:color="3F3F3F"/>
              <w:left w:val="single" w:sz="8" w:space="0" w:color="3F3F3F"/>
              <w:bottom w:val="single" w:sz="8" w:space="0" w:color="3F3F3F"/>
              <w:right w:val="single" w:sz="8" w:space="0" w:color="3F3F3F"/>
            </w:tcBorders>
            <w:shd w:val="clear" w:color="auto" w:fill="BBFAFD"/>
            <w:vAlign w:val="center"/>
            <w:hideMark/>
          </w:tcPr>
          <w:p w14:paraId="7C4F1585" w14:textId="77777777" w:rsidR="00E40CCE" w:rsidRPr="00FA34FC" w:rsidRDefault="00E40CCE" w:rsidP="00E40CCE">
            <w:pPr>
              <w:jc w:val="center"/>
              <w:rPr>
                <w:rFonts w:asciiTheme="majorHAnsi" w:hAnsiTheme="majorHAnsi" w:cstheme="majorHAnsi"/>
                <w:color w:val="FF0000"/>
                <w:sz w:val="18"/>
                <w:szCs w:val="18"/>
              </w:rPr>
            </w:pPr>
            <w:r w:rsidRPr="00FA34FC">
              <w:rPr>
                <w:rFonts w:asciiTheme="majorHAnsi" w:hAnsiTheme="majorHAnsi" w:cstheme="majorHAnsi"/>
                <w:b/>
                <w:color w:val="FF0000"/>
                <w:sz w:val="18"/>
                <w:szCs w:val="18"/>
              </w:rPr>
              <w:t>AdvData</w:t>
            </w:r>
          </w:p>
        </w:tc>
      </w:tr>
      <w:tr w:rsidR="00E40CCE" w:rsidRPr="001C0C10" w14:paraId="2131711A" w14:textId="77777777" w:rsidTr="00E40CCE">
        <w:trPr>
          <w:trHeight w:val="494"/>
        </w:trPr>
        <w:tc>
          <w:tcPr>
            <w:tcW w:w="890" w:type="dxa"/>
            <w:tcBorders>
              <w:top w:val="single" w:sz="8" w:space="0" w:color="3F3F3F"/>
              <w:left w:val="single" w:sz="8" w:space="0" w:color="3F3F3F"/>
              <w:bottom w:val="single" w:sz="8" w:space="0" w:color="3F3F3F"/>
              <w:right w:val="single" w:sz="8" w:space="0" w:color="3F3F3F"/>
            </w:tcBorders>
            <w:shd w:val="clear" w:color="auto" w:fill="auto"/>
            <w:tcMar>
              <w:top w:w="72" w:type="dxa"/>
              <w:left w:w="72" w:type="dxa"/>
              <w:bottom w:w="0" w:type="dxa"/>
              <w:right w:w="72" w:type="dxa"/>
            </w:tcMar>
            <w:vAlign w:val="center"/>
            <w:hideMark/>
          </w:tcPr>
          <w:p w14:paraId="02B5BF9D" w14:textId="77777777" w:rsidR="00E40CCE" w:rsidRPr="00FA34FC" w:rsidRDefault="00E40CCE" w:rsidP="00E40CCE">
            <w:pPr>
              <w:rPr>
                <w:rFonts w:asciiTheme="majorHAnsi" w:hAnsiTheme="majorHAnsi" w:cstheme="majorHAnsi"/>
                <w:color w:val="FF0000"/>
                <w:sz w:val="18"/>
                <w:szCs w:val="18"/>
              </w:rPr>
            </w:pPr>
            <w:r w:rsidRPr="00FA34FC">
              <w:rPr>
                <w:rFonts w:asciiTheme="majorHAnsi" w:hAnsiTheme="majorHAnsi" w:cstheme="majorHAnsi"/>
                <w:color w:val="FF0000"/>
                <w:sz w:val="18"/>
                <w:szCs w:val="18"/>
              </w:rPr>
              <w:t>00</w:t>
            </w:r>
            <w:r>
              <w:rPr>
                <w:rFonts w:asciiTheme="majorHAnsi" w:hAnsiTheme="majorHAnsi" w:cstheme="majorHAnsi"/>
                <w:color w:val="FF0000"/>
                <w:sz w:val="18"/>
                <w:szCs w:val="18"/>
              </w:rPr>
              <w:t>b</w:t>
            </w:r>
          </w:p>
        </w:tc>
        <w:tc>
          <w:tcPr>
            <w:tcW w:w="1710" w:type="dxa"/>
            <w:tcBorders>
              <w:top w:val="single" w:sz="8" w:space="0" w:color="3F3F3F"/>
              <w:left w:val="single" w:sz="8" w:space="0" w:color="3F3F3F"/>
              <w:bottom w:val="single" w:sz="8" w:space="0" w:color="3F3F3F"/>
              <w:right w:val="single" w:sz="8" w:space="0" w:color="3F3F3F"/>
            </w:tcBorders>
            <w:shd w:val="clear" w:color="auto" w:fill="auto"/>
            <w:tcMar>
              <w:top w:w="72" w:type="dxa"/>
              <w:left w:w="72" w:type="dxa"/>
              <w:bottom w:w="0" w:type="dxa"/>
              <w:right w:w="72" w:type="dxa"/>
            </w:tcMar>
            <w:hideMark/>
          </w:tcPr>
          <w:p w14:paraId="1184A289" w14:textId="77777777" w:rsidR="00E40CCE" w:rsidRPr="00FA34FC" w:rsidRDefault="00D322A6" w:rsidP="00E40CCE">
            <w:pPr>
              <w:rPr>
                <w:rFonts w:asciiTheme="majorHAnsi" w:hAnsiTheme="majorHAnsi" w:cstheme="majorHAnsi"/>
                <w:color w:val="FF0000"/>
                <w:sz w:val="18"/>
                <w:szCs w:val="18"/>
              </w:rPr>
            </w:pPr>
            <w:r>
              <w:rPr>
                <w:rFonts w:asciiTheme="majorHAnsi" w:hAnsiTheme="majorHAnsi" w:cstheme="majorHAnsi"/>
                <w:color w:val="FF0000"/>
                <w:sz w:val="18"/>
                <w:szCs w:val="18"/>
              </w:rPr>
              <w:t>Scan response</w:t>
            </w:r>
          </w:p>
        </w:tc>
        <w:tc>
          <w:tcPr>
            <w:tcW w:w="795" w:type="dxa"/>
            <w:tcBorders>
              <w:top w:val="single" w:sz="8" w:space="0" w:color="3F3F3F"/>
              <w:left w:val="single" w:sz="8" w:space="0" w:color="3F3F3F"/>
              <w:bottom w:val="single" w:sz="8" w:space="0" w:color="3F3F3F"/>
              <w:right w:val="single" w:sz="8" w:space="0" w:color="3F3F3F"/>
            </w:tcBorders>
            <w:shd w:val="clear" w:color="auto" w:fill="auto"/>
            <w:tcMar>
              <w:top w:w="72" w:type="dxa"/>
              <w:left w:w="72" w:type="dxa"/>
              <w:bottom w:w="0" w:type="dxa"/>
              <w:right w:w="72" w:type="dxa"/>
            </w:tcMar>
            <w:vAlign w:val="center"/>
            <w:hideMark/>
          </w:tcPr>
          <w:p w14:paraId="285C1F19" w14:textId="565A3F97" w:rsidR="00E40CCE" w:rsidRPr="00FA34FC" w:rsidRDefault="008C2362" w:rsidP="00E40CCE">
            <w:pPr>
              <w:rPr>
                <w:rFonts w:asciiTheme="majorHAnsi" w:hAnsiTheme="majorHAnsi" w:cstheme="majorHAnsi"/>
                <w:color w:val="FF0000"/>
                <w:sz w:val="18"/>
                <w:szCs w:val="18"/>
              </w:rPr>
            </w:pPr>
            <w:commentRangeStart w:id="858"/>
            <w:del w:id="859" w:author="Brian A. Redding" w:date="2016-04-15T09:51:00Z">
              <w:r w:rsidDel="000A08F4">
                <w:rPr>
                  <w:color w:val="FF0000"/>
                  <w:sz w:val="18"/>
                  <w:szCs w:val="18"/>
                </w:rPr>
                <w:delText>X</w:delText>
              </w:r>
              <w:commentRangeEnd w:id="858"/>
              <w:r w:rsidR="00E358BF" w:rsidDel="000A08F4">
                <w:rPr>
                  <w:rStyle w:val="CommentReference"/>
                </w:rPr>
                <w:commentReference w:id="858"/>
              </w:r>
            </w:del>
            <w:ins w:id="860" w:author="Brian A. Redding" w:date="2016-04-15T09:51:00Z">
              <w:r w:rsidR="000A08F4">
                <w:rPr>
                  <w:color w:val="FF0000"/>
                  <w:sz w:val="18"/>
                  <w:szCs w:val="18"/>
                </w:rPr>
                <w:t>M</w:t>
              </w:r>
            </w:ins>
          </w:p>
        </w:tc>
        <w:tc>
          <w:tcPr>
            <w:tcW w:w="825" w:type="dxa"/>
            <w:tcBorders>
              <w:top w:val="single" w:sz="8" w:space="0" w:color="3F3F3F"/>
              <w:left w:val="single" w:sz="8" w:space="0" w:color="3F3F3F"/>
              <w:bottom w:val="single" w:sz="8" w:space="0" w:color="3F3F3F"/>
              <w:right w:val="single" w:sz="8" w:space="0" w:color="3F3F3F"/>
            </w:tcBorders>
            <w:shd w:val="clear" w:color="auto" w:fill="auto"/>
            <w:tcMar>
              <w:top w:w="72" w:type="dxa"/>
              <w:left w:w="72" w:type="dxa"/>
              <w:bottom w:w="0" w:type="dxa"/>
              <w:right w:w="72" w:type="dxa"/>
            </w:tcMar>
            <w:vAlign w:val="center"/>
            <w:hideMark/>
          </w:tcPr>
          <w:p w14:paraId="7121CB8C" w14:textId="77777777" w:rsidR="00E40CCE" w:rsidRPr="00EE1FF6" w:rsidRDefault="00E40CCE" w:rsidP="00E40CCE">
            <w:pPr>
              <w:rPr>
                <w:rFonts w:asciiTheme="majorHAnsi" w:hAnsiTheme="majorHAnsi" w:cstheme="majorHAnsi"/>
                <w:color w:val="FF0000"/>
                <w:sz w:val="18"/>
                <w:szCs w:val="18"/>
              </w:rPr>
            </w:pPr>
            <w:r>
              <w:rPr>
                <w:bCs/>
                <w:color w:val="FF0000"/>
                <w:sz w:val="18"/>
                <w:szCs w:val="18"/>
              </w:rPr>
              <w:t>X</w:t>
            </w:r>
          </w:p>
        </w:tc>
        <w:tc>
          <w:tcPr>
            <w:tcW w:w="720" w:type="dxa"/>
            <w:tcBorders>
              <w:top w:val="single" w:sz="8" w:space="0" w:color="3F3F3F"/>
              <w:left w:val="single" w:sz="8" w:space="0" w:color="3F3F3F"/>
              <w:bottom w:val="single" w:sz="8" w:space="0" w:color="3F3F3F"/>
              <w:right w:val="single" w:sz="8" w:space="0" w:color="3F3F3F"/>
            </w:tcBorders>
            <w:shd w:val="clear" w:color="auto" w:fill="auto"/>
            <w:tcMar>
              <w:top w:w="72" w:type="dxa"/>
              <w:left w:w="72" w:type="dxa"/>
              <w:bottom w:w="0" w:type="dxa"/>
              <w:right w:w="72" w:type="dxa"/>
            </w:tcMar>
            <w:vAlign w:val="center"/>
            <w:hideMark/>
          </w:tcPr>
          <w:p w14:paraId="388AAAAA" w14:textId="77777777" w:rsidR="00E40CCE" w:rsidRPr="006B3756" w:rsidRDefault="00E40CCE" w:rsidP="00E40CCE">
            <w:pPr>
              <w:rPr>
                <w:rFonts w:asciiTheme="majorHAnsi" w:hAnsiTheme="majorHAnsi" w:cstheme="majorHAnsi"/>
                <w:color w:val="FF9600" w:themeColor="accent4"/>
                <w:sz w:val="18"/>
                <w:szCs w:val="18"/>
              </w:rPr>
            </w:pPr>
            <w:r w:rsidRPr="006B3756">
              <w:rPr>
                <w:color w:val="FF9600" w:themeColor="accent4"/>
                <w:sz w:val="18"/>
                <w:szCs w:val="18"/>
              </w:rPr>
              <w:t>X</w:t>
            </w:r>
          </w:p>
        </w:tc>
        <w:tc>
          <w:tcPr>
            <w:tcW w:w="540" w:type="dxa"/>
            <w:tcBorders>
              <w:top w:val="single" w:sz="8" w:space="0" w:color="3F3F3F"/>
              <w:left w:val="single" w:sz="8" w:space="0" w:color="3F3F3F"/>
              <w:bottom w:val="single" w:sz="8" w:space="0" w:color="3F3F3F"/>
              <w:right w:val="single" w:sz="8" w:space="0" w:color="3F3F3F"/>
            </w:tcBorders>
            <w:shd w:val="clear" w:color="auto" w:fill="auto"/>
            <w:tcMar>
              <w:top w:w="72" w:type="dxa"/>
              <w:left w:w="72" w:type="dxa"/>
              <w:bottom w:w="0" w:type="dxa"/>
              <w:right w:w="72" w:type="dxa"/>
            </w:tcMar>
            <w:vAlign w:val="center"/>
            <w:hideMark/>
          </w:tcPr>
          <w:p w14:paraId="3AC21419" w14:textId="77777777" w:rsidR="00E40CCE" w:rsidRPr="00FA34FC" w:rsidRDefault="003C1CD2" w:rsidP="00E40CCE">
            <w:pPr>
              <w:rPr>
                <w:rFonts w:asciiTheme="majorHAnsi" w:hAnsiTheme="majorHAnsi" w:cstheme="majorHAnsi"/>
                <w:color w:val="FF0000"/>
                <w:sz w:val="18"/>
                <w:szCs w:val="18"/>
              </w:rPr>
            </w:pPr>
            <w:commentRangeStart w:id="861"/>
            <w:r>
              <w:rPr>
                <w:color w:val="FF0000"/>
                <w:sz w:val="18"/>
                <w:szCs w:val="18"/>
              </w:rPr>
              <w:t>X</w:t>
            </w:r>
            <w:commentRangeEnd w:id="861"/>
            <w:r w:rsidR="000A4C1A">
              <w:rPr>
                <w:rStyle w:val="CommentReference"/>
              </w:rPr>
              <w:commentReference w:id="861"/>
            </w:r>
          </w:p>
        </w:tc>
        <w:tc>
          <w:tcPr>
            <w:tcW w:w="625" w:type="dxa"/>
            <w:tcBorders>
              <w:top w:val="single" w:sz="8" w:space="0" w:color="3F3F3F"/>
              <w:left w:val="single" w:sz="8" w:space="0" w:color="3F3F3F"/>
              <w:bottom w:val="single" w:sz="8" w:space="0" w:color="3F3F3F"/>
              <w:right w:val="single" w:sz="8" w:space="0" w:color="3F3F3F"/>
            </w:tcBorders>
            <w:shd w:val="clear" w:color="auto" w:fill="auto"/>
            <w:tcMar>
              <w:top w:w="72" w:type="dxa"/>
              <w:left w:w="72" w:type="dxa"/>
              <w:bottom w:w="0" w:type="dxa"/>
              <w:right w:w="72" w:type="dxa"/>
            </w:tcMar>
            <w:vAlign w:val="center"/>
            <w:hideMark/>
          </w:tcPr>
          <w:p w14:paraId="4289E2D7" w14:textId="77777777" w:rsidR="00E40CCE" w:rsidRPr="00FA34FC" w:rsidRDefault="00E40CCE" w:rsidP="00E40CCE">
            <w:pPr>
              <w:rPr>
                <w:rFonts w:asciiTheme="majorHAnsi" w:hAnsiTheme="majorHAnsi" w:cstheme="majorHAnsi"/>
                <w:color w:val="FF0000"/>
                <w:sz w:val="18"/>
                <w:szCs w:val="18"/>
              </w:rPr>
            </w:pPr>
            <w:r>
              <w:rPr>
                <w:color w:val="FF0000"/>
                <w:sz w:val="18"/>
                <w:szCs w:val="18"/>
              </w:rPr>
              <w:t>O</w:t>
            </w:r>
          </w:p>
        </w:tc>
        <w:tc>
          <w:tcPr>
            <w:tcW w:w="815" w:type="dxa"/>
            <w:tcBorders>
              <w:top w:val="single" w:sz="8" w:space="0" w:color="3F3F3F"/>
              <w:left w:val="single" w:sz="8" w:space="0" w:color="3F3F3F"/>
              <w:bottom w:val="single" w:sz="8" w:space="0" w:color="3F3F3F"/>
              <w:right w:val="single" w:sz="8" w:space="0" w:color="3F3F3F"/>
            </w:tcBorders>
            <w:shd w:val="clear" w:color="auto" w:fill="auto"/>
            <w:tcMar>
              <w:top w:w="72" w:type="dxa"/>
              <w:left w:w="72" w:type="dxa"/>
              <w:bottom w:w="0" w:type="dxa"/>
              <w:right w:w="72" w:type="dxa"/>
            </w:tcMar>
            <w:vAlign w:val="center"/>
            <w:hideMark/>
          </w:tcPr>
          <w:p w14:paraId="3ED03131" w14:textId="77777777" w:rsidR="00E40CCE" w:rsidRPr="00FA34FC" w:rsidRDefault="003A18D5" w:rsidP="00E40CCE">
            <w:pPr>
              <w:rPr>
                <w:rFonts w:asciiTheme="majorHAnsi" w:hAnsiTheme="majorHAnsi" w:cstheme="majorHAnsi"/>
                <w:color w:val="FF0000"/>
                <w:sz w:val="18"/>
                <w:szCs w:val="18"/>
              </w:rPr>
            </w:pPr>
            <w:r>
              <w:rPr>
                <w:color w:val="FF0000"/>
                <w:sz w:val="18"/>
                <w:szCs w:val="18"/>
              </w:rPr>
              <w:t>O</w:t>
            </w:r>
          </w:p>
        </w:tc>
        <w:tc>
          <w:tcPr>
            <w:tcW w:w="810" w:type="dxa"/>
            <w:tcBorders>
              <w:top w:val="single" w:sz="8" w:space="0" w:color="3F3F3F"/>
              <w:left w:val="single" w:sz="8" w:space="0" w:color="3F3F3F"/>
              <w:bottom w:val="single" w:sz="8" w:space="0" w:color="3F3F3F"/>
              <w:right w:val="single" w:sz="8" w:space="0" w:color="3F3F3F"/>
            </w:tcBorders>
            <w:shd w:val="clear" w:color="auto" w:fill="auto"/>
            <w:tcMar>
              <w:top w:w="72" w:type="dxa"/>
              <w:left w:w="72" w:type="dxa"/>
              <w:bottom w:w="0" w:type="dxa"/>
              <w:right w:w="72" w:type="dxa"/>
            </w:tcMar>
            <w:vAlign w:val="center"/>
            <w:hideMark/>
          </w:tcPr>
          <w:p w14:paraId="53FBEB88" w14:textId="77777777" w:rsidR="00E40CCE" w:rsidRPr="00FA34FC" w:rsidRDefault="00E40CCE" w:rsidP="00E40CCE">
            <w:pPr>
              <w:rPr>
                <w:rFonts w:asciiTheme="majorHAnsi" w:hAnsiTheme="majorHAnsi" w:cstheme="majorHAnsi"/>
                <w:color w:val="FF0000"/>
                <w:sz w:val="18"/>
                <w:szCs w:val="18"/>
              </w:rPr>
            </w:pPr>
            <w:r w:rsidRPr="00FA34FC">
              <w:rPr>
                <w:color w:val="FF0000"/>
                <w:sz w:val="18"/>
                <w:szCs w:val="18"/>
              </w:rPr>
              <w:t>O</w:t>
            </w:r>
          </w:p>
        </w:tc>
        <w:tc>
          <w:tcPr>
            <w:tcW w:w="990" w:type="dxa"/>
            <w:tcBorders>
              <w:top w:val="single" w:sz="8" w:space="0" w:color="3F3F3F"/>
              <w:left w:val="single" w:sz="8" w:space="0" w:color="3F3F3F"/>
              <w:bottom w:val="single" w:sz="8" w:space="0" w:color="3F3F3F"/>
              <w:right w:val="single" w:sz="8" w:space="0" w:color="3F3F3F"/>
            </w:tcBorders>
            <w:shd w:val="clear" w:color="auto" w:fill="auto"/>
            <w:tcMar>
              <w:top w:w="72" w:type="dxa"/>
              <w:left w:w="72" w:type="dxa"/>
              <w:bottom w:w="0" w:type="dxa"/>
              <w:right w:w="72" w:type="dxa"/>
            </w:tcMar>
            <w:vAlign w:val="center"/>
            <w:hideMark/>
          </w:tcPr>
          <w:p w14:paraId="0287AC3B" w14:textId="77777777" w:rsidR="00E40CCE" w:rsidRPr="00FA34FC" w:rsidRDefault="00E40CCE" w:rsidP="00E40CCE">
            <w:pPr>
              <w:rPr>
                <w:rFonts w:asciiTheme="majorHAnsi" w:hAnsiTheme="majorHAnsi" w:cstheme="majorHAnsi"/>
                <w:color w:val="FF0000"/>
                <w:sz w:val="18"/>
                <w:szCs w:val="18"/>
              </w:rPr>
            </w:pPr>
            <w:r w:rsidRPr="00FA34FC">
              <w:rPr>
                <w:color w:val="FF0000"/>
                <w:sz w:val="18"/>
                <w:szCs w:val="18"/>
              </w:rPr>
              <w:t>O</w:t>
            </w:r>
          </w:p>
        </w:tc>
        <w:tc>
          <w:tcPr>
            <w:tcW w:w="990" w:type="dxa"/>
            <w:tcBorders>
              <w:top w:val="single" w:sz="8" w:space="0" w:color="3F3F3F"/>
              <w:left w:val="single" w:sz="8" w:space="0" w:color="3F3F3F"/>
              <w:bottom w:val="single" w:sz="8" w:space="0" w:color="3F3F3F"/>
              <w:right w:val="single" w:sz="8" w:space="0" w:color="3F3F3F"/>
            </w:tcBorders>
            <w:shd w:val="clear" w:color="auto" w:fill="auto"/>
            <w:tcMar>
              <w:top w:w="72" w:type="dxa"/>
              <w:left w:w="72" w:type="dxa"/>
              <w:bottom w:w="0" w:type="dxa"/>
              <w:right w:w="72" w:type="dxa"/>
            </w:tcMar>
            <w:vAlign w:val="center"/>
            <w:hideMark/>
          </w:tcPr>
          <w:p w14:paraId="29E71586" w14:textId="77777777" w:rsidR="00E40CCE" w:rsidRPr="000A7081" w:rsidRDefault="00E40CCE" w:rsidP="00E40CCE">
            <w:pPr>
              <w:rPr>
                <w:color w:val="FF0000"/>
                <w:sz w:val="18"/>
                <w:szCs w:val="18"/>
              </w:rPr>
            </w:pPr>
            <w:r>
              <w:rPr>
                <w:color w:val="FF0000"/>
                <w:sz w:val="18"/>
                <w:szCs w:val="18"/>
              </w:rPr>
              <w:t>M</w:t>
            </w:r>
          </w:p>
        </w:tc>
      </w:tr>
      <w:tr w:rsidR="00E40CCE" w:rsidRPr="001C0C10" w14:paraId="31C566CC" w14:textId="77777777" w:rsidTr="00E40CCE">
        <w:trPr>
          <w:trHeight w:val="406"/>
        </w:trPr>
        <w:tc>
          <w:tcPr>
            <w:tcW w:w="890"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00CCBE80" w14:textId="77777777" w:rsidR="00E40CCE" w:rsidRPr="00FA34FC" w:rsidRDefault="00E40CCE" w:rsidP="00E40CCE">
            <w:pPr>
              <w:rPr>
                <w:rFonts w:asciiTheme="majorHAnsi" w:hAnsiTheme="majorHAnsi" w:cstheme="majorHAnsi"/>
                <w:color w:val="FF0000"/>
                <w:sz w:val="18"/>
                <w:szCs w:val="18"/>
              </w:rPr>
            </w:pPr>
            <w:r w:rsidRPr="00FA34FC">
              <w:rPr>
                <w:rFonts w:asciiTheme="majorHAnsi" w:hAnsiTheme="majorHAnsi" w:cstheme="majorHAnsi"/>
                <w:color w:val="FF0000"/>
                <w:sz w:val="18"/>
                <w:szCs w:val="18"/>
              </w:rPr>
              <w:t>01</w:t>
            </w:r>
            <w:r>
              <w:rPr>
                <w:rFonts w:asciiTheme="majorHAnsi" w:hAnsiTheme="majorHAnsi" w:cstheme="majorHAnsi"/>
                <w:color w:val="FF0000"/>
                <w:sz w:val="18"/>
                <w:szCs w:val="18"/>
              </w:rPr>
              <w:t>b</w:t>
            </w:r>
            <w:r w:rsidR="00892CF7">
              <w:rPr>
                <w:rFonts w:asciiTheme="majorHAnsi" w:hAnsiTheme="majorHAnsi" w:cstheme="majorHAnsi"/>
                <w:color w:val="FF0000"/>
                <w:sz w:val="18"/>
                <w:szCs w:val="18"/>
              </w:rPr>
              <w:t xml:space="preserve"> – </w:t>
            </w:r>
            <w:r>
              <w:rPr>
                <w:rFonts w:asciiTheme="majorHAnsi" w:hAnsiTheme="majorHAnsi" w:cstheme="majorHAnsi"/>
                <w:color w:val="FF0000"/>
                <w:sz w:val="18"/>
                <w:szCs w:val="18"/>
              </w:rPr>
              <w:t>11b</w:t>
            </w:r>
          </w:p>
        </w:tc>
        <w:tc>
          <w:tcPr>
            <w:tcW w:w="1710"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hideMark/>
          </w:tcPr>
          <w:p w14:paraId="49B4F5FD" w14:textId="77777777" w:rsidR="00E40CCE" w:rsidRPr="00FA34FC" w:rsidRDefault="00E40CCE" w:rsidP="00E40CCE">
            <w:pPr>
              <w:rPr>
                <w:rFonts w:asciiTheme="majorHAnsi" w:hAnsiTheme="majorHAnsi" w:cstheme="majorHAnsi"/>
                <w:color w:val="FF0000"/>
                <w:sz w:val="18"/>
                <w:szCs w:val="18"/>
              </w:rPr>
            </w:pPr>
            <w:r>
              <w:rPr>
                <w:rFonts w:asciiTheme="majorHAnsi" w:hAnsiTheme="majorHAnsi" w:cstheme="majorHAnsi"/>
                <w:color w:val="FF0000"/>
                <w:sz w:val="18"/>
                <w:szCs w:val="18"/>
              </w:rPr>
              <w:t>Reserved</w:t>
            </w:r>
          </w:p>
        </w:tc>
        <w:tc>
          <w:tcPr>
            <w:tcW w:w="795"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3E4DBB4F" w14:textId="77777777" w:rsidR="00E40CCE" w:rsidRPr="00FA34FC" w:rsidRDefault="00E40CCE" w:rsidP="00E40CCE">
            <w:pPr>
              <w:rPr>
                <w:rFonts w:asciiTheme="majorHAnsi" w:hAnsiTheme="majorHAnsi" w:cstheme="majorHAnsi"/>
                <w:color w:val="FF0000"/>
                <w:sz w:val="18"/>
                <w:szCs w:val="18"/>
              </w:rPr>
            </w:pPr>
          </w:p>
        </w:tc>
        <w:tc>
          <w:tcPr>
            <w:tcW w:w="825"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4717A72E" w14:textId="77777777" w:rsidR="00E40CCE" w:rsidRPr="00FA34FC" w:rsidRDefault="00E40CCE" w:rsidP="00E40CCE">
            <w:pPr>
              <w:rPr>
                <w:rFonts w:asciiTheme="majorHAnsi" w:hAnsiTheme="majorHAnsi" w:cstheme="majorHAnsi"/>
                <w:color w:val="FF0000"/>
                <w:sz w:val="18"/>
                <w:szCs w:val="18"/>
              </w:rPr>
            </w:pPr>
          </w:p>
        </w:tc>
        <w:tc>
          <w:tcPr>
            <w:tcW w:w="720"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7175759C" w14:textId="77777777" w:rsidR="00E40CCE" w:rsidRPr="00FA34FC" w:rsidRDefault="00E40CCE" w:rsidP="00E40CCE">
            <w:pPr>
              <w:rPr>
                <w:rFonts w:asciiTheme="majorHAnsi" w:hAnsiTheme="majorHAnsi" w:cstheme="majorHAnsi"/>
                <w:color w:val="FF0000"/>
                <w:sz w:val="18"/>
                <w:szCs w:val="18"/>
              </w:rPr>
            </w:pPr>
          </w:p>
        </w:tc>
        <w:tc>
          <w:tcPr>
            <w:tcW w:w="540"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422DE313" w14:textId="77777777" w:rsidR="00E40CCE" w:rsidRPr="00FA34FC" w:rsidRDefault="00E40CCE" w:rsidP="00E40CCE">
            <w:pPr>
              <w:rPr>
                <w:rFonts w:asciiTheme="majorHAnsi" w:hAnsiTheme="majorHAnsi" w:cstheme="majorHAnsi"/>
                <w:color w:val="FF0000"/>
                <w:sz w:val="18"/>
                <w:szCs w:val="18"/>
              </w:rPr>
            </w:pPr>
          </w:p>
        </w:tc>
        <w:tc>
          <w:tcPr>
            <w:tcW w:w="625"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756D1E0D" w14:textId="77777777" w:rsidR="00E40CCE" w:rsidRPr="00FA34FC" w:rsidRDefault="00E40CCE" w:rsidP="00E40CCE">
            <w:pPr>
              <w:rPr>
                <w:rFonts w:asciiTheme="majorHAnsi" w:hAnsiTheme="majorHAnsi" w:cstheme="majorHAnsi"/>
                <w:color w:val="FF0000"/>
                <w:sz w:val="18"/>
                <w:szCs w:val="18"/>
              </w:rPr>
            </w:pPr>
          </w:p>
        </w:tc>
        <w:tc>
          <w:tcPr>
            <w:tcW w:w="815"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7626C3DE" w14:textId="77777777" w:rsidR="00E40CCE" w:rsidRPr="00FA34FC" w:rsidRDefault="00E40CCE" w:rsidP="00E40CCE">
            <w:pPr>
              <w:rPr>
                <w:rFonts w:asciiTheme="majorHAnsi" w:hAnsiTheme="majorHAnsi" w:cstheme="majorHAnsi"/>
                <w:color w:val="FF0000"/>
                <w:sz w:val="18"/>
                <w:szCs w:val="18"/>
              </w:rPr>
            </w:pPr>
          </w:p>
        </w:tc>
        <w:tc>
          <w:tcPr>
            <w:tcW w:w="810"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48351242" w14:textId="77777777" w:rsidR="00E40CCE" w:rsidRPr="00FA34FC" w:rsidRDefault="00E40CCE" w:rsidP="00E40CCE">
            <w:pPr>
              <w:rPr>
                <w:rFonts w:asciiTheme="majorHAnsi" w:hAnsiTheme="majorHAnsi" w:cstheme="majorHAnsi"/>
                <w:color w:val="FF0000"/>
                <w:sz w:val="18"/>
                <w:szCs w:val="18"/>
              </w:rPr>
            </w:pPr>
          </w:p>
        </w:tc>
        <w:tc>
          <w:tcPr>
            <w:tcW w:w="990"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370A5C7F" w14:textId="77777777" w:rsidR="00E40CCE" w:rsidRPr="00FA34FC" w:rsidRDefault="00E40CCE" w:rsidP="00E40CCE">
            <w:pPr>
              <w:rPr>
                <w:rFonts w:asciiTheme="majorHAnsi" w:hAnsiTheme="majorHAnsi" w:cstheme="majorHAnsi"/>
                <w:color w:val="FF0000"/>
                <w:sz w:val="18"/>
                <w:szCs w:val="18"/>
              </w:rPr>
            </w:pPr>
          </w:p>
        </w:tc>
        <w:tc>
          <w:tcPr>
            <w:tcW w:w="990"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238B4AE8" w14:textId="77777777" w:rsidR="00E40CCE" w:rsidRPr="00FA34FC" w:rsidRDefault="00E40CCE" w:rsidP="00E40CCE">
            <w:pPr>
              <w:rPr>
                <w:rFonts w:asciiTheme="majorHAnsi" w:hAnsiTheme="majorHAnsi" w:cstheme="majorHAnsi"/>
                <w:color w:val="FF0000"/>
                <w:sz w:val="18"/>
                <w:szCs w:val="18"/>
              </w:rPr>
            </w:pPr>
          </w:p>
        </w:tc>
      </w:tr>
    </w:tbl>
    <w:p w14:paraId="7D0562A4" w14:textId="77777777" w:rsidR="00E40CCE" w:rsidRPr="00671927" w:rsidRDefault="00E40CCE" w:rsidP="00E40CCE">
      <w:pPr>
        <w:pStyle w:val="Caption"/>
        <w:rPr>
          <w:color w:val="FF0000"/>
        </w:rPr>
      </w:pPr>
      <w:r>
        <w:rPr>
          <w:color w:val="FF0000"/>
        </w:rPr>
        <w:t>Table</w:t>
      </w:r>
      <w:r w:rsidRPr="00671927">
        <w:rPr>
          <w:color w:val="FF0000"/>
        </w:rPr>
        <w:t xml:space="preserve"> </w:t>
      </w:r>
      <w:r>
        <w:rPr>
          <w:color w:val="FF0000"/>
        </w:rPr>
        <w:t>2</w:t>
      </w:r>
      <w:r w:rsidRPr="00671927">
        <w:rPr>
          <w:color w:val="FF0000"/>
        </w:rPr>
        <w:t xml:space="preserve">.X: </w:t>
      </w:r>
      <w:r>
        <w:rPr>
          <w:color w:val="FF0000"/>
        </w:rPr>
        <w:t xml:space="preserve">Common </w:t>
      </w:r>
      <w:r w:rsidR="00AB4767">
        <w:rPr>
          <w:color w:val="FF0000"/>
        </w:rPr>
        <w:t xml:space="preserve">Extended </w:t>
      </w:r>
      <w:r>
        <w:rPr>
          <w:color w:val="FF0000"/>
        </w:rPr>
        <w:t>Advertising Payload Format fields permitted in the AUX</w:t>
      </w:r>
      <w:r w:rsidRPr="00671927">
        <w:rPr>
          <w:color w:val="FF0000"/>
        </w:rPr>
        <w:t>_</w:t>
      </w:r>
      <w:r>
        <w:rPr>
          <w:color w:val="FF0000"/>
        </w:rPr>
        <w:t>SCAN_RSP</w:t>
      </w:r>
      <w:r w:rsidRPr="00671927">
        <w:rPr>
          <w:color w:val="FF0000"/>
        </w:rPr>
        <w:t xml:space="preserve"> </w:t>
      </w:r>
      <w:r>
        <w:rPr>
          <w:color w:val="FF0000"/>
        </w:rPr>
        <w:t>PDU</w:t>
      </w:r>
    </w:p>
    <w:p w14:paraId="4B0F3275" w14:textId="1E04E8EA" w:rsidR="00E40CCE" w:rsidRPr="00F03F8D" w:rsidRDefault="000427B4" w:rsidP="00F03F8D">
      <w:pPr>
        <w:pStyle w:val="Heading3"/>
      </w:pPr>
      <w:bookmarkStart w:id="862" w:name="_Toc432709745"/>
      <w:bookmarkStart w:id="863" w:name="_Toc443590475"/>
      <w:r w:rsidRPr="00B03027">
        <w:t xml:space="preserve"> </w:t>
      </w:r>
      <w:bookmarkStart w:id="864" w:name="_Toc448771459"/>
      <w:r w:rsidR="00E40CCE" w:rsidRPr="00B03027">
        <w:t xml:space="preserve">[Modified Section] </w:t>
      </w:r>
      <w:r w:rsidR="00E40CCE" w:rsidRPr="00F03F8D">
        <w:t>2.3.3 Initiating PDUs</w:t>
      </w:r>
      <w:bookmarkEnd w:id="862"/>
      <w:bookmarkEnd w:id="863"/>
      <w:bookmarkEnd w:id="864"/>
    </w:p>
    <w:p w14:paraId="210F98B5" w14:textId="77777777" w:rsidR="008C649D" w:rsidRPr="00B03027" w:rsidRDefault="008C649D" w:rsidP="00E40CCE">
      <w:pPr>
        <w:autoSpaceDE w:val="0"/>
        <w:autoSpaceDN w:val="0"/>
        <w:adjustRightInd w:val="0"/>
        <w:spacing w:after="0" w:line="240" w:lineRule="auto"/>
        <w:rPr>
          <w:b/>
        </w:rPr>
      </w:pPr>
      <w:r w:rsidRPr="00B03027">
        <w:rPr>
          <w:b/>
        </w:rPr>
        <w:t>2.3.3 Initiating PDUs</w:t>
      </w:r>
    </w:p>
    <w:p w14:paraId="6E62284D" w14:textId="77777777" w:rsidR="008C649D" w:rsidRDefault="008C649D" w:rsidP="00E40CCE">
      <w:pPr>
        <w:autoSpaceDE w:val="0"/>
        <w:autoSpaceDN w:val="0"/>
        <w:adjustRightInd w:val="0"/>
        <w:spacing w:after="0" w:line="240" w:lineRule="auto"/>
        <w:rPr>
          <w:rFonts w:cs="Arial"/>
          <w:sz w:val="24"/>
          <w:szCs w:val="24"/>
        </w:rPr>
      </w:pPr>
    </w:p>
    <w:p w14:paraId="46B0F5ED" w14:textId="77777777" w:rsidR="00E40CCE" w:rsidRDefault="00E40CCE" w:rsidP="00E40CCE">
      <w:pPr>
        <w:autoSpaceDE w:val="0"/>
        <w:autoSpaceDN w:val="0"/>
        <w:adjustRightInd w:val="0"/>
        <w:spacing w:after="0" w:line="240" w:lineRule="auto"/>
        <w:rPr>
          <w:rFonts w:cs="Arial"/>
          <w:sz w:val="24"/>
          <w:szCs w:val="24"/>
        </w:rPr>
      </w:pPr>
      <w:r>
        <w:rPr>
          <w:rFonts w:cs="Arial"/>
          <w:sz w:val="24"/>
          <w:szCs w:val="24"/>
        </w:rPr>
        <w:t>The following advertising channel PDU Type</w:t>
      </w:r>
      <w:r>
        <w:rPr>
          <w:rFonts w:cs="Arial"/>
          <w:color w:val="FF0000"/>
          <w:sz w:val="24"/>
          <w:szCs w:val="24"/>
        </w:rPr>
        <w:t>s</w:t>
      </w:r>
      <w:r>
        <w:rPr>
          <w:rFonts w:cs="Arial"/>
          <w:sz w:val="24"/>
          <w:szCs w:val="24"/>
        </w:rPr>
        <w:t xml:space="preserve"> </w:t>
      </w:r>
      <w:r w:rsidRPr="000A7081">
        <w:rPr>
          <w:rFonts w:cs="Arial"/>
          <w:strike/>
          <w:sz w:val="24"/>
          <w:szCs w:val="24"/>
        </w:rPr>
        <w:t>is</w:t>
      </w:r>
      <w:r>
        <w:rPr>
          <w:rFonts w:cs="Arial"/>
          <w:sz w:val="24"/>
          <w:szCs w:val="24"/>
        </w:rPr>
        <w:t xml:space="preserve">are called </w:t>
      </w:r>
      <w:r w:rsidRPr="000A7081">
        <w:rPr>
          <w:rFonts w:cs="Arial"/>
          <w:strike/>
          <w:sz w:val="24"/>
          <w:szCs w:val="24"/>
        </w:rPr>
        <w:t>the</w:t>
      </w:r>
      <w:r>
        <w:rPr>
          <w:rFonts w:cs="Arial"/>
          <w:sz w:val="24"/>
          <w:szCs w:val="24"/>
        </w:rPr>
        <w:t xml:space="preserve"> initiating PDUs:</w:t>
      </w:r>
    </w:p>
    <w:p w14:paraId="0DD76AEE" w14:textId="77777777" w:rsidR="00E40CCE" w:rsidRDefault="00E40CCE" w:rsidP="00E40CCE">
      <w:pPr>
        <w:autoSpaceDE w:val="0"/>
        <w:autoSpaceDN w:val="0"/>
        <w:adjustRightInd w:val="0"/>
        <w:spacing w:after="0" w:line="240" w:lineRule="auto"/>
        <w:rPr>
          <w:rFonts w:cs="Arial"/>
          <w:sz w:val="24"/>
          <w:szCs w:val="24"/>
        </w:rPr>
      </w:pPr>
    </w:p>
    <w:p w14:paraId="1C2DDA2B" w14:textId="77777777" w:rsidR="00E40CCE" w:rsidRPr="00EF576F" w:rsidRDefault="00E40CCE" w:rsidP="00196165">
      <w:pPr>
        <w:pStyle w:val="ListParagraph"/>
        <w:numPr>
          <w:ilvl w:val="0"/>
          <w:numId w:val="21"/>
        </w:numPr>
        <w:autoSpaceDE w:val="0"/>
        <w:autoSpaceDN w:val="0"/>
        <w:adjustRightInd w:val="0"/>
        <w:spacing w:after="0" w:line="240" w:lineRule="auto"/>
        <w:rPr>
          <w:rFonts w:eastAsiaTheme="minorEastAsia" w:cs="Arial"/>
          <w:sz w:val="24"/>
          <w:szCs w:val="24"/>
        </w:rPr>
      </w:pPr>
      <w:r w:rsidRPr="005C45EA">
        <w:rPr>
          <w:rFonts w:eastAsiaTheme="minorEastAsia" w:cs="Arial"/>
          <w:sz w:val="24"/>
          <w:szCs w:val="24"/>
        </w:rPr>
        <w:t>CONNECT_IND</w:t>
      </w:r>
    </w:p>
    <w:p w14:paraId="261775D2" w14:textId="77777777" w:rsidR="00E40CCE" w:rsidRPr="00CC7CB4" w:rsidRDefault="00E40CCE" w:rsidP="00196165">
      <w:pPr>
        <w:pStyle w:val="ListParagraph"/>
        <w:numPr>
          <w:ilvl w:val="0"/>
          <w:numId w:val="21"/>
        </w:numPr>
        <w:autoSpaceDE w:val="0"/>
        <w:autoSpaceDN w:val="0"/>
        <w:adjustRightInd w:val="0"/>
        <w:spacing w:after="0" w:line="240" w:lineRule="auto"/>
        <w:rPr>
          <w:rFonts w:eastAsiaTheme="minorEastAsia" w:cs="Arial"/>
          <w:color w:val="FF0000"/>
          <w:sz w:val="24"/>
          <w:szCs w:val="24"/>
        </w:rPr>
      </w:pPr>
      <w:r w:rsidRPr="00CC7CB4">
        <w:rPr>
          <w:rFonts w:eastAsiaTheme="minorEastAsia" w:cs="Arial"/>
          <w:color w:val="FF0000"/>
          <w:sz w:val="24"/>
          <w:szCs w:val="24"/>
        </w:rPr>
        <w:t>AUX_CONNECT_REQ</w:t>
      </w:r>
    </w:p>
    <w:p w14:paraId="6D0FB6BA" w14:textId="77777777" w:rsidR="00E40CCE" w:rsidRPr="00CC7CB4" w:rsidRDefault="00E40CCE" w:rsidP="00196165">
      <w:pPr>
        <w:pStyle w:val="ListParagraph"/>
        <w:numPr>
          <w:ilvl w:val="0"/>
          <w:numId w:val="21"/>
        </w:numPr>
        <w:autoSpaceDE w:val="0"/>
        <w:autoSpaceDN w:val="0"/>
        <w:adjustRightInd w:val="0"/>
        <w:spacing w:after="0" w:line="240" w:lineRule="auto"/>
        <w:rPr>
          <w:rFonts w:eastAsiaTheme="minorEastAsia" w:cs="Arial"/>
          <w:color w:val="FF0000"/>
          <w:sz w:val="24"/>
          <w:szCs w:val="24"/>
        </w:rPr>
      </w:pPr>
      <w:r w:rsidRPr="00CC7CB4">
        <w:rPr>
          <w:rFonts w:eastAsiaTheme="minorEastAsia" w:cs="Arial"/>
          <w:color w:val="FF0000"/>
          <w:sz w:val="24"/>
          <w:szCs w:val="24"/>
        </w:rPr>
        <w:t>AUX_CONNECT_RSP</w:t>
      </w:r>
    </w:p>
    <w:p w14:paraId="0EE1FBAE" w14:textId="77777777" w:rsidR="00E40CCE" w:rsidRDefault="00E40CCE" w:rsidP="00E40CCE">
      <w:pPr>
        <w:autoSpaceDE w:val="0"/>
        <w:autoSpaceDN w:val="0"/>
        <w:adjustRightInd w:val="0"/>
        <w:spacing w:after="0" w:line="240" w:lineRule="auto"/>
        <w:rPr>
          <w:rFonts w:cs="Arial"/>
          <w:sz w:val="24"/>
          <w:szCs w:val="24"/>
        </w:rPr>
      </w:pPr>
    </w:p>
    <w:p w14:paraId="0E80EA4D" w14:textId="77777777" w:rsidR="00E40CCE" w:rsidRPr="000A7081" w:rsidRDefault="00E40CCE" w:rsidP="00E40CCE">
      <w:pPr>
        <w:autoSpaceDE w:val="0"/>
        <w:autoSpaceDN w:val="0"/>
        <w:adjustRightInd w:val="0"/>
        <w:spacing w:after="0" w:line="240" w:lineRule="auto"/>
        <w:rPr>
          <w:rFonts w:cs="Arial"/>
          <w:sz w:val="24"/>
          <w:szCs w:val="24"/>
        </w:rPr>
      </w:pPr>
      <w:r>
        <w:rPr>
          <w:rFonts w:cs="Arial"/>
          <w:sz w:val="24"/>
          <w:szCs w:val="24"/>
        </w:rPr>
        <w:t>Th</w:t>
      </w:r>
      <w:r w:rsidRPr="000A7081">
        <w:rPr>
          <w:rFonts w:cs="Arial"/>
          <w:strike/>
          <w:sz w:val="24"/>
          <w:szCs w:val="24"/>
        </w:rPr>
        <w:t>is</w:t>
      </w:r>
      <w:r>
        <w:rPr>
          <w:rFonts w:cs="Arial"/>
          <w:color w:val="FF0000"/>
          <w:sz w:val="24"/>
          <w:szCs w:val="24"/>
        </w:rPr>
        <w:t>ese</w:t>
      </w:r>
      <w:r>
        <w:rPr>
          <w:rFonts w:cs="Arial"/>
          <w:sz w:val="24"/>
          <w:szCs w:val="24"/>
        </w:rPr>
        <w:t xml:space="preserve"> PDUs </w:t>
      </w:r>
      <w:r w:rsidRPr="000A7081">
        <w:rPr>
          <w:rFonts w:cs="Arial"/>
          <w:strike/>
          <w:sz w:val="24"/>
          <w:szCs w:val="24"/>
        </w:rPr>
        <w:t>is</w:t>
      </w:r>
      <w:r>
        <w:rPr>
          <w:rFonts w:cs="Arial"/>
          <w:color w:val="FF0000"/>
          <w:sz w:val="24"/>
          <w:szCs w:val="24"/>
        </w:rPr>
        <w:t>are</w:t>
      </w:r>
      <w:r>
        <w:rPr>
          <w:rFonts w:cs="Arial"/>
          <w:sz w:val="24"/>
          <w:szCs w:val="24"/>
        </w:rPr>
        <w:t xml:space="preserve"> sent by the Link Layer in the Initiating State and received by the </w:t>
      </w:r>
      <w:r w:rsidRPr="000A7081">
        <w:rPr>
          <w:sz w:val="24"/>
          <w:szCs w:val="24"/>
        </w:rPr>
        <w:t>Link Layer in the Advertising State.</w:t>
      </w:r>
    </w:p>
    <w:p w14:paraId="02A94645" w14:textId="77777777" w:rsidR="00EC1902" w:rsidRDefault="00EC1902" w:rsidP="00EC1902">
      <w:pPr>
        <w:rPr>
          <w:color w:val="FF0000"/>
          <w:sz w:val="24"/>
          <w:szCs w:val="24"/>
        </w:rPr>
      </w:pPr>
      <w:bookmarkStart w:id="865" w:name="_Toc432709746"/>
    </w:p>
    <w:p w14:paraId="32F984AF" w14:textId="77777777" w:rsidR="00EC1902" w:rsidRPr="000A7081" w:rsidRDefault="00EC1902" w:rsidP="00770EFE">
      <w:pPr>
        <w:rPr>
          <w:rFonts w:cs="Arial"/>
          <w:sz w:val="24"/>
          <w:szCs w:val="24"/>
        </w:rPr>
      </w:pPr>
      <w:r>
        <w:rPr>
          <w:color w:val="FF0000"/>
          <w:sz w:val="24"/>
          <w:szCs w:val="24"/>
        </w:rPr>
        <w:t>The PHY used for these PDUs shall be the same as the PHY used for the PDU that they reply to.</w:t>
      </w:r>
    </w:p>
    <w:p w14:paraId="2963E939" w14:textId="77777777" w:rsidR="00E40CCE" w:rsidRDefault="00E40CCE" w:rsidP="00F03F8D">
      <w:pPr>
        <w:pStyle w:val="Heading3"/>
      </w:pPr>
      <w:bookmarkStart w:id="866" w:name="_Toc443590476"/>
      <w:bookmarkStart w:id="867" w:name="_Toc448771460"/>
      <w:r w:rsidRPr="006B3756">
        <w:t>[Modified Section]</w:t>
      </w:r>
      <w:r>
        <w:t xml:space="preserve"> </w:t>
      </w:r>
      <w:r w:rsidRPr="00D17F7E">
        <w:t xml:space="preserve">2.3.3.1 </w:t>
      </w:r>
      <w:r w:rsidRPr="00F301D3">
        <w:t xml:space="preserve">CONNECT_IND </w:t>
      </w:r>
      <w:r w:rsidRPr="006B3756">
        <w:t>and AUX_CONNECT_REQ</w:t>
      </w:r>
      <w:bookmarkEnd w:id="865"/>
      <w:bookmarkEnd w:id="866"/>
      <w:bookmarkEnd w:id="867"/>
    </w:p>
    <w:p w14:paraId="78F6EA4C" w14:textId="77777777" w:rsidR="008C649D" w:rsidRPr="00B03027" w:rsidRDefault="008C649D" w:rsidP="00B03027">
      <w:pPr>
        <w:rPr>
          <w:b/>
        </w:rPr>
      </w:pPr>
      <w:r w:rsidRPr="00B03027">
        <w:rPr>
          <w:b/>
        </w:rPr>
        <w:t xml:space="preserve">2.3.3.1 CONNECT_IND </w:t>
      </w:r>
      <w:r w:rsidRPr="00B03027">
        <w:rPr>
          <w:b/>
          <w:color w:val="FF0000"/>
        </w:rPr>
        <w:t>and AUX_CONNECT_REQ</w:t>
      </w:r>
    </w:p>
    <w:p w14:paraId="33876776" w14:textId="77777777" w:rsidR="00E40CCE" w:rsidRDefault="00E40CCE" w:rsidP="00E40CCE">
      <w:pPr>
        <w:autoSpaceDE w:val="0"/>
        <w:autoSpaceDN w:val="0"/>
        <w:adjustRightInd w:val="0"/>
        <w:spacing w:after="0" w:line="240" w:lineRule="auto"/>
        <w:rPr>
          <w:rFonts w:cs="Arial"/>
          <w:color w:val="000000"/>
          <w:sz w:val="24"/>
          <w:szCs w:val="24"/>
        </w:rPr>
      </w:pPr>
      <w:r>
        <w:rPr>
          <w:rFonts w:cs="Arial"/>
          <w:color w:val="000000"/>
          <w:sz w:val="24"/>
          <w:szCs w:val="24"/>
        </w:rPr>
        <w:t xml:space="preserve">The </w:t>
      </w:r>
      <w:r w:rsidRPr="00EF576F">
        <w:rPr>
          <w:rFonts w:cs="Arial"/>
          <w:color w:val="000000"/>
          <w:sz w:val="24"/>
          <w:szCs w:val="24"/>
        </w:rPr>
        <w:t>CONNECT_IND</w:t>
      </w:r>
      <w:r>
        <w:rPr>
          <w:rFonts w:cs="Arial"/>
          <w:color w:val="FF0000"/>
          <w:sz w:val="24"/>
          <w:szCs w:val="24"/>
        </w:rPr>
        <w:t xml:space="preserve"> and AUX_CONNECT_REQ</w:t>
      </w:r>
      <w:r>
        <w:rPr>
          <w:rFonts w:cs="Arial"/>
          <w:color w:val="000000"/>
          <w:sz w:val="24"/>
          <w:szCs w:val="24"/>
        </w:rPr>
        <w:t xml:space="preserve"> PDU</w:t>
      </w:r>
      <w:r>
        <w:rPr>
          <w:rFonts w:cs="Arial"/>
          <w:color w:val="FF0000"/>
          <w:sz w:val="24"/>
          <w:szCs w:val="24"/>
        </w:rPr>
        <w:t>s</w:t>
      </w:r>
      <w:r>
        <w:rPr>
          <w:rFonts w:cs="Arial"/>
          <w:color w:val="000000"/>
          <w:sz w:val="24"/>
          <w:szCs w:val="24"/>
        </w:rPr>
        <w:t xml:space="preserve"> </w:t>
      </w:r>
      <w:r w:rsidRPr="00493704">
        <w:rPr>
          <w:rFonts w:cs="Arial"/>
          <w:strike/>
          <w:color w:val="000000"/>
          <w:sz w:val="24"/>
          <w:szCs w:val="24"/>
        </w:rPr>
        <w:t>has</w:t>
      </w:r>
      <w:r w:rsidRPr="00493704">
        <w:rPr>
          <w:rFonts w:cs="Arial"/>
          <w:color w:val="FF0000"/>
          <w:sz w:val="24"/>
          <w:szCs w:val="24"/>
        </w:rPr>
        <w:t>have</w:t>
      </w:r>
      <w:r>
        <w:rPr>
          <w:rFonts w:cs="Arial"/>
          <w:color w:val="000000"/>
          <w:sz w:val="24"/>
          <w:szCs w:val="24"/>
        </w:rPr>
        <w:t xml:space="preserve"> the Payload as shown in </w:t>
      </w:r>
      <w:r>
        <w:rPr>
          <w:rFonts w:cs="Arial"/>
          <w:color w:val="0000FF"/>
          <w:sz w:val="24"/>
          <w:szCs w:val="24"/>
        </w:rPr>
        <w:t>Figure 2.10</w:t>
      </w:r>
      <w:r>
        <w:rPr>
          <w:rFonts w:cs="Arial"/>
          <w:color w:val="000000"/>
          <w:sz w:val="24"/>
          <w:szCs w:val="24"/>
        </w:rPr>
        <w:t>. TxAdd in the advertising channel PDU header indicates whether the initiator’s device address in the InitA field is public (TxAdd = 0) or random (TxAdd = 1). The RxAdd in the advertising channel PDU header indicates whether the advertiser’s device address in the AdvA field is public (RxAdd = 0) or random (RxAdd = 1).</w:t>
      </w:r>
    </w:p>
    <w:p w14:paraId="6C98EB76" w14:textId="77777777" w:rsidR="00E40CCE" w:rsidRDefault="00E40CCE" w:rsidP="00E40CCE">
      <w:pPr>
        <w:autoSpaceDE w:val="0"/>
        <w:autoSpaceDN w:val="0"/>
        <w:adjustRightInd w:val="0"/>
        <w:spacing w:after="0" w:line="240" w:lineRule="auto"/>
        <w:rPr>
          <w:rFonts w:cs="Arial"/>
          <w:color w:val="000000"/>
          <w:sz w:val="24"/>
          <w:szCs w:val="24"/>
        </w:rPr>
      </w:pPr>
    </w:p>
    <w:tbl>
      <w:tblPr>
        <w:tblStyle w:val="Bluetoothgrid"/>
        <w:tblW w:w="4755" w:type="dxa"/>
        <w:tblInd w:w="113" w:type="dxa"/>
        <w:tblLayout w:type="fixed"/>
        <w:tblLook w:val="04A0" w:firstRow="1" w:lastRow="0" w:firstColumn="1" w:lastColumn="0" w:noHBand="0" w:noVBand="1"/>
      </w:tblPr>
      <w:tblGrid>
        <w:gridCol w:w="1745"/>
        <w:gridCol w:w="1505"/>
        <w:gridCol w:w="1505"/>
      </w:tblGrid>
      <w:tr w:rsidR="00E40CCE" w:rsidRPr="002E47EA" w14:paraId="00A20705" w14:textId="77777777" w:rsidTr="00E40CCE">
        <w:trPr>
          <w:cnfStyle w:val="100000000000" w:firstRow="1" w:lastRow="0" w:firstColumn="0" w:lastColumn="0" w:oddVBand="0" w:evenVBand="0" w:oddHBand="0" w:evenHBand="0" w:firstRowFirstColumn="0" w:firstRowLastColumn="0" w:lastRowFirstColumn="0" w:lastRowLastColumn="0"/>
          <w:trHeight w:val="400"/>
        </w:trPr>
        <w:tc>
          <w:tcPr>
            <w:tcW w:w="4755" w:type="dxa"/>
            <w:gridSpan w:val="3"/>
            <w:shd w:val="clear" w:color="auto" w:fill="BBFAFD"/>
            <w:hideMark/>
          </w:tcPr>
          <w:p w14:paraId="418E06A7" w14:textId="77777777" w:rsidR="00E40CCE" w:rsidRDefault="00E40CCE" w:rsidP="00E40CCE">
            <w:pPr>
              <w:pStyle w:val="Tableheading"/>
              <w:spacing w:before="96"/>
              <w:jc w:val="center"/>
            </w:pPr>
            <w:r>
              <w:t>Payload</w:t>
            </w:r>
          </w:p>
        </w:tc>
      </w:tr>
      <w:tr w:rsidR="00E40CCE" w:rsidRPr="002E47EA" w14:paraId="049C2026" w14:textId="77777777" w:rsidTr="00E40CCE">
        <w:trPr>
          <w:trHeight w:val="666"/>
        </w:trPr>
        <w:tc>
          <w:tcPr>
            <w:tcW w:w="1745" w:type="dxa"/>
            <w:shd w:val="clear" w:color="auto" w:fill="FFFFFF" w:themeFill="background1"/>
          </w:tcPr>
          <w:p w14:paraId="62F3EFD4" w14:textId="77777777" w:rsidR="00E40CCE" w:rsidRPr="009E202F" w:rsidRDefault="00E40CCE" w:rsidP="00E40CCE">
            <w:pPr>
              <w:pStyle w:val="CellBody"/>
              <w:spacing w:before="96"/>
              <w:jc w:val="center"/>
              <w:rPr>
                <w:color w:val="auto"/>
              </w:rPr>
            </w:pPr>
            <w:r>
              <w:rPr>
                <w:color w:val="auto"/>
              </w:rPr>
              <w:t>InitA</w:t>
            </w:r>
            <w:r w:rsidRPr="009E202F">
              <w:rPr>
                <w:color w:val="auto"/>
              </w:rPr>
              <w:br/>
              <w:t xml:space="preserve">(6 </w:t>
            </w:r>
            <w:r>
              <w:rPr>
                <w:color w:val="auto"/>
              </w:rPr>
              <w:t>octets</w:t>
            </w:r>
            <w:r w:rsidRPr="009E202F">
              <w:rPr>
                <w:color w:val="auto"/>
              </w:rPr>
              <w:t>)</w:t>
            </w:r>
          </w:p>
        </w:tc>
        <w:tc>
          <w:tcPr>
            <w:tcW w:w="1505" w:type="dxa"/>
            <w:shd w:val="clear" w:color="auto" w:fill="FFFFFF" w:themeFill="background1"/>
          </w:tcPr>
          <w:p w14:paraId="43448DE1" w14:textId="77777777" w:rsidR="00E40CCE" w:rsidRPr="009E202F" w:rsidRDefault="00E40CCE" w:rsidP="00E40CCE">
            <w:pPr>
              <w:pStyle w:val="CellBody"/>
              <w:spacing w:before="96"/>
              <w:jc w:val="center"/>
              <w:rPr>
                <w:color w:val="auto"/>
              </w:rPr>
            </w:pPr>
            <w:r>
              <w:rPr>
                <w:color w:val="auto"/>
              </w:rPr>
              <w:t>AdvA</w:t>
            </w:r>
            <w:r w:rsidRPr="009E202F">
              <w:rPr>
                <w:color w:val="auto"/>
              </w:rPr>
              <w:br/>
              <w:t>(</w:t>
            </w:r>
            <w:r>
              <w:rPr>
                <w:color w:val="auto"/>
              </w:rPr>
              <w:t>6 octets</w:t>
            </w:r>
            <w:r w:rsidRPr="009E202F">
              <w:rPr>
                <w:color w:val="auto"/>
              </w:rPr>
              <w:t>)</w:t>
            </w:r>
          </w:p>
        </w:tc>
        <w:tc>
          <w:tcPr>
            <w:tcW w:w="1505" w:type="dxa"/>
            <w:shd w:val="clear" w:color="auto" w:fill="FFFFFF" w:themeFill="background1"/>
          </w:tcPr>
          <w:p w14:paraId="3803CB54" w14:textId="77777777" w:rsidR="00E40CCE" w:rsidRDefault="00E40CCE" w:rsidP="00E40CCE">
            <w:pPr>
              <w:pStyle w:val="CellBody"/>
              <w:spacing w:before="96"/>
              <w:jc w:val="center"/>
              <w:rPr>
                <w:color w:val="auto"/>
              </w:rPr>
            </w:pPr>
            <w:r>
              <w:rPr>
                <w:color w:val="auto"/>
              </w:rPr>
              <w:t>LL Data</w:t>
            </w:r>
            <w:r>
              <w:rPr>
                <w:color w:val="auto"/>
              </w:rPr>
              <w:br/>
              <w:t>(22 octets)</w:t>
            </w:r>
          </w:p>
        </w:tc>
      </w:tr>
    </w:tbl>
    <w:p w14:paraId="748A01FB" w14:textId="77777777" w:rsidR="00E40CCE" w:rsidRDefault="00E40CCE" w:rsidP="00E40CCE">
      <w:pPr>
        <w:pStyle w:val="Caption"/>
      </w:pPr>
      <w:r>
        <w:t>Figure 2.10:</w:t>
      </w:r>
      <w:r w:rsidRPr="005C45EA">
        <w:rPr>
          <w:color w:val="auto"/>
        </w:rPr>
        <w:t>CONNECT_IND</w:t>
      </w:r>
      <w:r w:rsidRPr="0025589B">
        <w:rPr>
          <w:color w:val="FF0000"/>
        </w:rPr>
        <w:t xml:space="preserve"> </w:t>
      </w:r>
      <w:r>
        <w:rPr>
          <w:color w:val="FF0000"/>
        </w:rPr>
        <w:t xml:space="preserve">and AUX_CONNECT_REQ </w:t>
      </w:r>
      <w:r>
        <w:t>PDU payload</w:t>
      </w:r>
    </w:p>
    <w:p w14:paraId="6D7AF284" w14:textId="77777777" w:rsidR="00E40CCE" w:rsidRDefault="00E40CCE" w:rsidP="00F03F8D">
      <w:pPr>
        <w:pStyle w:val="Heading3"/>
      </w:pPr>
      <w:bookmarkStart w:id="868" w:name="_Toc432709747"/>
      <w:bookmarkStart w:id="869" w:name="_Toc443590477"/>
      <w:bookmarkStart w:id="870" w:name="_Toc448771461"/>
      <w:r w:rsidRPr="006B3756">
        <w:t>[New Section]</w:t>
      </w:r>
      <w:r>
        <w:t xml:space="preserve"> </w:t>
      </w:r>
      <w:r w:rsidRPr="006B3756">
        <w:t>2.3.3.X AUX_CONNECT_RSP</w:t>
      </w:r>
      <w:bookmarkEnd w:id="868"/>
      <w:bookmarkEnd w:id="869"/>
      <w:bookmarkEnd w:id="870"/>
    </w:p>
    <w:p w14:paraId="20B6A75E" w14:textId="77777777" w:rsidR="008C649D" w:rsidRPr="00B03027" w:rsidRDefault="008C649D" w:rsidP="00B03027">
      <w:pPr>
        <w:rPr>
          <w:b/>
          <w:color w:val="FF0000"/>
        </w:rPr>
      </w:pPr>
      <w:r w:rsidRPr="00B03027">
        <w:rPr>
          <w:b/>
          <w:color w:val="FF0000"/>
        </w:rPr>
        <w:t>2.3.3.X AUX_CONNECT_RSP</w:t>
      </w:r>
    </w:p>
    <w:p w14:paraId="1A3F8CE7" w14:textId="77777777" w:rsidR="00E40CCE" w:rsidRPr="00671927" w:rsidRDefault="00E40CCE" w:rsidP="00E40CCE">
      <w:pPr>
        <w:rPr>
          <w:color w:val="FF0000"/>
        </w:rPr>
      </w:pPr>
      <w:r w:rsidRPr="000A7081">
        <w:rPr>
          <w:color w:val="FF0000"/>
          <w:sz w:val="24"/>
          <w:szCs w:val="24"/>
        </w:rPr>
        <w:t xml:space="preserve">The AUX_CONNECT_RSP </w:t>
      </w:r>
      <w:r w:rsidRPr="006D4E72">
        <w:rPr>
          <w:color w:val="FF0000"/>
          <w:sz w:val="24"/>
          <w:szCs w:val="24"/>
        </w:rPr>
        <w:t xml:space="preserve">PDU uses the Common </w:t>
      </w:r>
      <w:r w:rsidR="00E54679">
        <w:rPr>
          <w:color w:val="FF0000"/>
          <w:sz w:val="24"/>
          <w:szCs w:val="24"/>
        </w:rPr>
        <w:t xml:space="preserve">Extended </w:t>
      </w:r>
      <w:r w:rsidRPr="006D4E72">
        <w:rPr>
          <w:color w:val="FF0000"/>
          <w:sz w:val="24"/>
          <w:szCs w:val="24"/>
        </w:rPr>
        <w:t>Advertising Payload Fo</w:t>
      </w:r>
      <w:r>
        <w:rPr>
          <w:color w:val="FF0000"/>
          <w:sz w:val="24"/>
          <w:szCs w:val="24"/>
        </w:rPr>
        <w:t>rmat described in Section 2.3.X.</w:t>
      </w:r>
    </w:p>
    <w:p w14:paraId="130D45E6" w14:textId="77777777" w:rsidR="00E40CCE" w:rsidRDefault="00E40CCE" w:rsidP="00E40CCE">
      <w:pPr>
        <w:rPr>
          <w:color w:val="FF0000"/>
        </w:rPr>
      </w:pPr>
      <w:r w:rsidRPr="000A7081">
        <w:rPr>
          <w:color w:val="FF0000"/>
          <w:sz w:val="24"/>
          <w:szCs w:val="24"/>
        </w:rPr>
        <w:t xml:space="preserve">The AdvMode </w:t>
      </w:r>
      <w:r w:rsidRPr="00296CCF">
        <w:rPr>
          <w:color w:val="FF0000"/>
          <w:sz w:val="24"/>
          <w:szCs w:val="24"/>
        </w:rPr>
        <w:t xml:space="preserve">field </w:t>
      </w:r>
      <w:r w:rsidRPr="000A7081">
        <w:rPr>
          <w:color w:val="FF0000"/>
          <w:sz w:val="24"/>
          <w:szCs w:val="24"/>
        </w:rPr>
        <w:t>shall be set to 00b.</w:t>
      </w:r>
    </w:p>
    <w:p w14:paraId="7F3F4312" w14:textId="77777777" w:rsidR="00E40CCE" w:rsidRDefault="00E40CCE" w:rsidP="00E40CCE">
      <w:pPr>
        <w:rPr>
          <w:color w:val="FF0000"/>
          <w:sz w:val="24"/>
          <w:szCs w:val="24"/>
        </w:rPr>
      </w:pPr>
      <w:r w:rsidRPr="006D4E72">
        <w:rPr>
          <w:color w:val="FF0000"/>
          <w:sz w:val="24"/>
          <w:szCs w:val="24"/>
        </w:rPr>
        <w:t xml:space="preserve">The </w:t>
      </w:r>
      <w:r>
        <w:rPr>
          <w:color w:val="FF0000"/>
          <w:sz w:val="24"/>
          <w:szCs w:val="24"/>
        </w:rPr>
        <w:t xml:space="preserve">Common </w:t>
      </w:r>
      <w:r w:rsidR="00E54679">
        <w:rPr>
          <w:color w:val="FF0000"/>
          <w:sz w:val="24"/>
          <w:szCs w:val="24"/>
        </w:rPr>
        <w:t xml:space="preserve">Extended </w:t>
      </w:r>
      <w:r>
        <w:rPr>
          <w:color w:val="FF0000"/>
          <w:sz w:val="24"/>
          <w:szCs w:val="24"/>
        </w:rPr>
        <w:t>Advertising Payload Format</w:t>
      </w:r>
      <w:r w:rsidRPr="006D4E72">
        <w:rPr>
          <w:color w:val="FF0000"/>
          <w:sz w:val="24"/>
          <w:szCs w:val="24"/>
        </w:rPr>
        <w:t xml:space="preserve"> fields permitted in the </w:t>
      </w:r>
      <w:r>
        <w:rPr>
          <w:color w:val="FF0000"/>
          <w:sz w:val="24"/>
          <w:szCs w:val="24"/>
        </w:rPr>
        <w:t>AUX</w:t>
      </w:r>
      <w:r w:rsidRPr="006D4E72">
        <w:rPr>
          <w:color w:val="FF0000"/>
          <w:sz w:val="24"/>
          <w:szCs w:val="24"/>
        </w:rPr>
        <w:t>_</w:t>
      </w:r>
      <w:r>
        <w:rPr>
          <w:color w:val="FF0000"/>
          <w:sz w:val="24"/>
          <w:szCs w:val="24"/>
        </w:rPr>
        <w:t>CONNECT_RSP</w:t>
      </w:r>
      <w:r w:rsidRPr="006D4E72">
        <w:rPr>
          <w:color w:val="FF0000"/>
          <w:sz w:val="24"/>
          <w:szCs w:val="24"/>
        </w:rPr>
        <w:t xml:space="preserve"> PDU are shown in Table 2.X.</w:t>
      </w:r>
    </w:p>
    <w:tbl>
      <w:tblPr>
        <w:tblW w:w="9710" w:type="dxa"/>
        <w:tblLayout w:type="fixed"/>
        <w:tblCellMar>
          <w:left w:w="0" w:type="dxa"/>
          <w:right w:w="0" w:type="dxa"/>
        </w:tblCellMar>
        <w:tblLook w:val="0400" w:firstRow="0" w:lastRow="0" w:firstColumn="0" w:lastColumn="0" w:noHBand="0" w:noVBand="1"/>
      </w:tblPr>
      <w:tblGrid>
        <w:gridCol w:w="890"/>
        <w:gridCol w:w="1890"/>
        <w:gridCol w:w="615"/>
        <w:gridCol w:w="825"/>
        <w:gridCol w:w="720"/>
        <w:gridCol w:w="540"/>
        <w:gridCol w:w="625"/>
        <w:gridCol w:w="815"/>
        <w:gridCol w:w="810"/>
        <w:gridCol w:w="990"/>
        <w:gridCol w:w="990"/>
      </w:tblGrid>
      <w:tr w:rsidR="00E40CCE" w:rsidRPr="001C0C10" w14:paraId="05F8F99F" w14:textId="77777777" w:rsidTr="00E40CCE">
        <w:trPr>
          <w:trHeight w:val="88"/>
        </w:trPr>
        <w:tc>
          <w:tcPr>
            <w:tcW w:w="890" w:type="dxa"/>
            <w:vMerge w:val="restart"/>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38FD046C" w14:textId="77777777" w:rsidR="00E40CCE" w:rsidRPr="00FA34FC" w:rsidRDefault="00E40CCE" w:rsidP="00E40CCE">
            <w:pPr>
              <w:jc w:val="center"/>
              <w:rPr>
                <w:rFonts w:asciiTheme="majorHAnsi" w:hAnsiTheme="majorHAnsi" w:cstheme="majorHAnsi"/>
                <w:b/>
                <w:color w:val="FF0000"/>
                <w:sz w:val="18"/>
                <w:szCs w:val="18"/>
              </w:rPr>
            </w:pPr>
            <w:r w:rsidRPr="00FA34FC">
              <w:rPr>
                <w:rFonts w:asciiTheme="majorHAnsi" w:hAnsiTheme="majorHAnsi" w:cstheme="majorHAnsi"/>
                <w:b/>
                <w:color w:val="FF0000"/>
                <w:sz w:val="18"/>
                <w:szCs w:val="18"/>
              </w:rPr>
              <w:t>Adv Mode</w:t>
            </w:r>
          </w:p>
        </w:tc>
        <w:tc>
          <w:tcPr>
            <w:tcW w:w="1890" w:type="dxa"/>
            <w:vMerge w:val="restart"/>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5D9F78E0" w14:textId="77777777" w:rsidR="00E40CCE" w:rsidRPr="00FA34FC" w:rsidRDefault="007E2D91" w:rsidP="00E40CCE">
            <w:pPr>
              <w:jc w:val="center"/>
              <w:rPr>
                <w:rFonts w:asciiTheme="majorHAnsi" w:hAnsiTheme="majorHAnsi" w:cstheme="majorHAnsi"/>
                <w:b/>
                <w:color w:val="FF0000"/>
                <w:sz w:val="18"/>
                <w:szCs w:val="18"/>
              </w:rPr>
            </w:pPr>
            <w:r>
              <w:rPr>
                <w:rFonts w:asciiTheme="majorHAnsi" w:hAnsiTheme="majorHAnsi" w:cstheme="majorHAnsi"/>
                <w:b/>
                <w:color w:val="FF0000"/>
                <w:sz w:val="18"/>
                <w:szCs w:val="18"/>
              </w:rPr>
              <w:t>PDU Type</w:t>
            </w:r>
          </w:p>
        </w:tc>
        <w:tc>
          <w:tcPr>
            <w:tcW w:w="6930" w:type="dxa"/>
            <w:gridSpan w:val="9"/>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49ED1AD1" w14:textId="77777777" w:rsidR="00E40CCE" w:rsidRPr="00FA34FC" w:rsidRDefault="00266FB2" w:rsidP="00E40CCE">
            <w:pPr>
              <w:jc w:val="center"/>
              <w:rPr>
                <w:rFonts w:asciiTheme="majorHAnsi" w:hAnsiTheme="majorHAnsi" w:cstheme="majorHAnsi"/>
                <w:b/>
                <w:color w:val="FF0000"/>
                <w:sz w:val="18"/>
                <w:szCs w:val="18"/>
              </w:rPr>
            </w:pPr>
            <w:r>
              <w:rPr>
                <w:rFonts w:asciiTheme="majorHAnsi" w:hAnsiTheme="majorHAnsi" w:cstheme="majorHAnsi"/>
                <w:b/>
                <w:color w:val="FF0000"/>
                <w:sz w:val="18"/>
                <w:szCs w:val="18"/>
              </w:rPr>
              <w:t xml:space="preserve">Common </w:t>
            </w:r>
            <w:r w:rsidR="00E54679">
              <w:rPr>
                <w:rFonts w:asciiTheme="majorHAnsi" w:hAnsiTheme="majorHAnsi" w:cstheme="majorHAnsi"/>
                <w:b/>
                <w:color w:val="FF0000"/>
                <w:sz w:val="18"/>
                <w:szCs w:val="18"/>
              </w:rPr>
              <w:t xml:space="preserve">Extended </w:t>
            </w:r>
            <w:r>
              <w:rPr>
                <w:rFonts w:asciiTheme="majorHAnsi" w:hAnsiTheme="majorHAnsi" w:cstheme="majorHAnsi"/>
                <w:b/>
                <w:color w:val="FF0000"/>
                <w:sz w:val="18"/>
                <w:szCs w:val="18"/>
              </w:rPr>
              <w:t>Advertising Payload Format fields</w:t>
            </w:r>
          </w:p>
          <w:p w14:paraId="282A9DEB" w14:textId="77777777" w:rsidR="00E40CCE" w:rsidRPr="00FA34FC" w:rsidRDefault="00E40CCE" w:rsidP="00E40CCE">
            <w:pPr>
              <w:rPr>
                <w:rFonts w:asciiTheme="majorHAnsi" w:hAnsiTheme="majorHAnsi" w:cstheme="majorHAnsi"/>
                <w:b/>
                <w:color w:val="FF0000"/>
                <w:sz w:val="18"/>
                <w:szCs w:val="18"/>
              </w:rPr>
            </w:pPr>
          </w:p>
        </w:tc>
      </w:tr>
      <w:tr w:rsidR="00E40CCE" w:rsidRPr="001C0C10" w14:paraId="5DD4265D" w14:textId="77777777" w:rsidTr="00E40CCE">
        <w:trPr>
          <w:trHeight w:val="555"/>
        </w:trPr>
        <w:tc>
          <w:tcPr>
            <w:tcW w:w="890" w:type="dxa"/>
            <w:vMerge/>
            <w:tcBorders>
              <w:top w:val="single" w:sz="8" w:space="0" w:color="3F3F3F"/>
              <w:left w:val="single" w:sz="8" w:space="0" w:color="3F3F3F"/>
              <w:bottom w:val="single" w:sz="8" w:space="0" w:color="3F3F3F"/>
              <w:right w:val="single" w:sz="8" w:space="0" w:color="3F3F3F"/>
            </w:tcBorders>
            <w:vAlign w:val="center"/>
            <w:hideMark/>
          </w:tcPr>
          <w:p w14:paraId="3B8CF38C" w14:textId="77777777" w:rsidR="00E40CCE" w:rsidRPr="00FA34FC" w:rsidRDefault="00E40CCE" w:rsidP="00E40CCE">
            <w:pPr>
              <w:rPr>
                <w:rFonts w:asciiTheme="majorHAnsi" w:hAnsiTheme="majorHAnsi" w:cstheme="majorHAnsi"/>
                <w:color w:val="FF0000"/>
                <w:sz w:val="18"/>
                <w:szCs w:val="18"/>
              </w:rPr>
            </w:pPr>
          </w:p>
        </w:tc>
        <w:tc>
          <w:tcPr>
            <w:tcW w:w="1890" w:type="dxa"/>
            <w:vMerge/>
            <w:tcBorders>
              <w:top w:val="single" w:sz="8" w:space="0" w:color="3F3F3F"/>
              <w:left w:val="single" w:sz="8" w:space="0" w:color="3F3F3F"/>
              <w:bottom w:val="single" w:sz="8" w:space="0" w:color="3F3F3F"/>
              <w:right w:val="single" w:sz="8" w:space="0" w:color="3F3F3F"/>
            </w:tcBorders>
            <w:vAlign w:val="center"/>
            <w:hideMark/>
          </w:tcPr>
          <w:p w14:paraId="296810D6" w14:textId="77777777" w:rsidR="00E40CCE" w:rsidRPr="00FA34FC" w:rsidRDefault="00E40CCE" w:rsidP="00E40CCE">
            <w:pPr>
              <w:rPr>
                <w:rFonts w:asciiTheme="majorHAnsi" w:hAnsiTheme="majorHAnsi" w:cstheme="majorHAnsi"/>
                <w:color w:val="FF0000"/>
                <w:sz w:val="18"/>
                <w:szCs w:val="18"/>
              </w:rPr>
            </w:pPr>
          </w:p>
        </w:tc>
        <w:tc>
          <w:tcPr>
            <w:tcW w:w="615"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185AA674" w14:textId="77777777" w:rsidR="00E40CCE" w:rsidRPr="00FA34FC" w:rsidRDefault="00E40CCE" w:rsidP="00E40CCE">
            <w:pPr>
              <w:rPr>
                <w:rFonts w:asciiTheme="majorHAnsi" w:hAnsiTheme="majorHAnsi" w:cstheme="majorHAnsi"/>
                <w:b/>
                <w:color w:val="FF0000"/>
                <w:sz w:val="18"/>
                <w:szCs w:val="18"/>
              </w:rPr>
            </w:pPr>
            <w:r w:rsidRPr="00FD2CFF">
              <w:rPr>
                <w:rFonts w:asciiTheme="majorHAnsi" w:hAnsiTheme="majorHAnsi" w:cstheme="majorHAnsi"/>
                <w:b/>
                <w:color w:val="FF0000"/>
                <w:sz w:val="18"/>
                <w:szCs w:val="18"/>
              </w:rPr>
              <w:t>AdvA</w:t>
            </w:r>
          </w:p>
        </w:tc>
        <w:tc>
          <w:tcPr>
            <w:tcW w:w="825"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68B07945" w14:textId="77777777" w:rsidR="00E40CCE" w:rsidRPr="00FA34FC" w:rsidRDefault="00E40CCE" w:rsidP="00E40CCE">
            <w:pPr>
              <w:rPr>
                <w:rFonts w:asciiTheme="majorHAnsi" w:hAnsiTheme="majorHAnsi" w:cstheme="majorHAnsi"/>
                <w:b/>
                <w:color w:val="FF0000"/>
                <w:sz w:val="18"/>
                <w:szCs w:val="18"/>
              </w:rPr>
            </w:pPr>
            <w:r w:rsidRPr="001C0C10">
              <w:rPr>
                <w:rFonts w:asciiTheme="majorHAnsi" w:hAnsiTheme="majorHAnsi" w:cstheme="majorHAnsi"/>
                <w:b/>
                <w:color w:val="FF0000"/>
                <w:sz w:val="18"/>
                <w:szCs w:val="18"/>
              </w:rPr>
              <w:t>TargetA</w:t>
            </w:r>
          </w:p>
        </w:tc>
        <w:tc>
          <w:tcPr>
            <w:tcW w:w="720"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552930B2" w14:textId="77777777" w:rsidR="00E40CCE" w:rsidRPr="00FA34FC" w:rsidRDefault="00E40CCE" w:rsidP="00E40CCE">
            <w:pPr>
              <w:rPr>
                <w:rFonts w:asciiTheme="majorHAnsi" w:hAnsiTheme="majorHAnsi" w:cstheme="majorHAnsi"/>
                <w:b/>
                <w:color w:val="FF0000"/>
                <w:sz w:val="18"/>
                <w:szCs w:val="18"/>
              </w:rPr>
            </w:pPr>
            <w:r w:rsidRPr="00FA34FC">
              <w:rPr>
                <w:rFonts w:asciiTheme="majorHAnsi" w:hAnsiTheme="majorHAnsi" w:cstheme="majorHAnsi"/>
                <w:b/>
                <w:color w:val="FF0000"/>
                <w:sz w:val="18"/>
                <w:szCs w:val="18"/>
              </w:rPr>
              <w:t>Supp</w:t>
            </w:r>
            <w:r w:rsidRPr="00FA34FC">
              <w:rPr>
                <w:rFonts w:asciiTheme="majorHAnsi" w:hAnsiTheme="majorHAnsi" w:cstheme="majorHAnsi"/>
                <w:b/>
                <w:color w:val="FF0000"/>
                <w:sz w:val="18"/>
                <w:szCs w:val="18"/>
              </w:rPr>
              <w:br/>
              <w:t>Info</w:t>
            </w:r>
          </w:p>
        </w:tc>
        <w:tc>
          <w:tcPr>
            <w:tcW w:w="540"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283DF455" w14:textId="77777777" w:rsidR="00E40CCE" w:rsidRPr="00FA34FC" w:rsidRDefault="00E40CCE" w:rsidP="00E40CCE">
            <w:pPr>
              <w:rPr>
                <w:rFonts w:asciiTheme="majorHAnsi" w:hAnsiTheme="majorHAnsi" w:cstheme="majorHAnsi"/>
                <w:b/>
                <w:color w:val="FF0000"/>
                <w:sz w:val="18"/>
                <w:szCs w:val="18"/>
              </w:rPr>
            </w:pPr>
            <w:r w:rsidRPr="00FA34FC">
              <w:rPr>
                <w:rFonts w:asciiTheme="majorHAnsi" w:hAnsiTheme="majorHAnsi" w:cstheme="majorHAnsi"/>
                <w:b/>
                <w:color w:val="FF0000"/>
                <w:sz w:val="18"/>
                <w:szCs w:val="18"/>
              </w:rPr>
              <w:t>ADI</w:t>
            </w:r>
          </w:p>
        </w:tc>
        <w:tc>
          <w:tcPr>
            <w:tcW w:w="625"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6BD32849" w14:textId="77777777" w:rsidR="00E40CCE" w:rsidRPr="00FA34FC" w:rsidRDefault="00E40CCE" w:rsidP="00E40CCE">
            <w:pPr>
              <w:rPr>
                <w:rFonts w:asciiTheme="majorHAnsi" w:hAnsiTheme="majorHAnsi" w:cstheme="majorHAnsi"/>
                <w:b/>
                <w:color w:val="FF0000"/>
                <w:sz w:val="18"/>
                <w:szCs w:val="18"/>
              </w:rPr>
            </w:pPr>
            <w:r w:rsidRPr="00FA34FC">
              <w:rPr>
                <w:rFonts w:asciiTheme="majorHAnsi" w:hAnsiTheme="majorHAnsi" w:cstheme="majorHAnsi"/>
                <w:b/>
                <w:color w:val="FF0000"/>
                <w:sz w:val="18"/>
                <w:szCs w:val="18"/>
              </w:rPr>
              <w:t>Aux</w:t>
            </w:r>
            <w:r w:rsidRPr="00FA34FC">
              <w:rPr>
                <w:rFonts w:asciiTheme="majorHAnsi" w:hAnsiTheme="majorHAnsi" w:cstheme="majorHAnsi"/>
                <w:b/>
                <w:color w:val="FF0000"/>
                <w:sz w:val="18"/>
                <w:szCs w:val="18"/>
              </w:rPr>
              <w:br/>
              <w:t>Ptr</w:t>
            </w:r>
          </w:p>
        </w:tc>
        <w:tc>
          <w:tcPr>
            <w:tcW w:w="815"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1EBD5655" w14:textId="77777777" w:rsidR="00E40CCE" w:rsidRPr="00FA34FC" w:rsidRDefault="00E40CCE" w:rsidP="00E40CCE">
            <w:pPr>
              <w:rPr>
                <w:rFonts w:asciiTheme="majorHAnsi" w:hAnsiTheme="majorHAnsi" w:cstheme="majorHAnsi"/>
                <w:b/>
                <w:color w:val="FF0000"/>
                <w:sz w:val="18"/>
                <w:szCs w:val="18"/>
              </w:rPr>
            </w:pPr>
            <w:r w:rsidRPr="00FA34FC">
              <w:rPr>
                <w:rFonts w:asciiTheme="majorHAnsi" w:hAnsiTheme="majorHAnsi" w:cstheme="majorHAnsi"/>
                <w:b/>
                <w:color w:val="FF0000"/>
                <w:sz w:val="18"/>
                <w:szCs w:val="18"/>
              </w:rPr>
              <w:t>Sync</w:t>
            </w:r>
            <w:r w:rsidRPr="00FA34FC">
              <w:rPr>
                <w:rFonts w:asciiTheme="majorHAnsi" w:hAnsiTheme="majorHAnsi" w:cstheme="majorHAnsi"/>
                <w:b/>
                <w:color w:val="FF0000"/>
                <w:sz w:val="18"/>
                <w:szCs w:val="18"/>
              </w:rPr>
              <w:br/>
              <w:t>Info</w:t>
            </w:r>
          </w:p>
        </w:tc>
        <w:tc>
          <w:tcPr>
            <w:tcW w:w="810"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60A5BE3D" w14:textId="77777777" w:rsidR="00E40CCE" w:rsidRPr="00FA34FC" w:rsidRDefault="00E40CCE" w:rsidP="00E40CCE">
            <w:pPr>
              <w:rPr>
                <w:rFonts w:asciiTheme="majorHAnsi" w:hAnsiTheme="majorHAnsi" w:cstheme="majorHAnsi"/>
                <w:b/>
                <w:color w:val="FF0000"/>
                <w:sz w:val="18"/>
                <w:szCs w:val="18"/>
              </w:rPr>
            </w:pPr>
            <w:r w:rsidRPr="00FA34FC">
              <w:rPr>
                <w:rFonts w:asciiTheme="majorHAnsi" w:hAnsiTheme="majorHAnsi" w:cstheme="majorHAnsi"/>
                <w:b/>
                <w:color w:val="FF0000"/>
                <w:sz w:val="18"/>
                <w:szCs w:val="18"/>
              </w:rPr>
              <w:t>Tx Power</w:t>
            </w:r>
          </w:p>
        </w:tc>
        <w:tc>
          <w:tcPr>
            <w:tcW w:w="990"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51800F50" w14:textId="77777777" w:rsidR="00E40CCE" w:rsidRPr="00FA34FC" w:rsidRDefault="00E40CCE" w:rsidP="00E40CCE">
            <w:pPr>
              <w:rPr>
                <w:rFonts w:asciiTheme="majorHAnsi" w:hAnsiTheme="majorHAnsi" w:cstheme="majorHAnsi"/>
                <w:b/>
                <w:color w:val="FF0000"/>
                <w:sz w:val="18"/>
                <w:szCs w:val="18"/>
              </w:rPr>
            </w:pPr>
            <w:r w:rsidRPr="00FA34FC">
              <w:rPr>
                <w:rFonts w:asciiTheme="majorHAnsi" w:hAnsiTheme="majorHAnsi" w:cstheme="majorHAnsi"/>
                <w:b/>
                <w:color w:val="FF0000"/>
                <w:sz w:val="18"/>
                <w:szCs w:val="18"/>
              </w:rPr>
              <w:t>AddCtrlr AdvData</w:t>
            </w:r>
          </w:p>
        </w:tc>
        <w:tc>
          <w:tcPr>
            <w:tcW w:w="990" w:type="dxa"/>
            <w:tcBorders>
              <w:top w:val="single" w:sz="8" w:space="0" w:color="3F3F3F"/>
              <w:left w:val="single" w:sz="8" w:space="0" w:color="3F3F3F"/>
              <w:bottom w:val="single" w:sz="8" w:space="0" w:color="3F3F3F"/>
              <w:right w:val="single" w:sz="8" w:space="0" w:color="3F3F3F"/>
            </w:tcBorders>
            <w:shd w:val="clear" w:color="auto" w:fill="BBFAFD"/>
            <w:vAlign w:val="center"/>
            <w:hideMark/>
          </w:tcPr>
          <w:p w14:paraId="38D85225" w14:textId="77777777" w:rsidR="00E40CCE" w:rsidRPr="00FA34FC" w:rsidRDefault="00E40CCE" w:rsidP="00E40CCE">
            <w:pPr>
              <w:jc w:val="center"/>
              <w:rPr>
                <w:rFonts w:asciiTheme="majorHAnsi" w:hAnsiTheme="majorHAnsi" w:cstheme="majorHAnsi"/>
                <w:color w:val="FF0000"/>
                <w:sz w:val="18"/>
                <w:szCs w:val="18"/>
              </w:rPr>
            </w:pPr>
            <w:r w:rsidRPr="00FA34FC">
              <w:rPr>
                <w:rFonts w:asciiTheme="majorHAnsi" w:hAnsiTheme="majorHAnsi" w:cstheme="majorHAnsi"/>
                <w:b/>
                <w:color w:val="FF0000"/>
                <w:sz w:val="18"/>
                <w:szCs w:val="18"/>
              </w:rPr>
              <w:t>AdvData</w:t>
            </w:r>
          </w:p>
        </w:tc>
      </w:tr>
      <w:tr w:rsidR="00E40CCE" w:rsidRPr="001C0C10" w14:paraId="557268C4" w14:textId="77777777" w:rsidTr="00E40CCE">
        <w:trPr>
          <w:trHeight w:val="494"/>
        </w:trPr>
        <w:tc>
          <w:tcPr>
            <w:tcW w:w="890" w:type="dxa"/>
            <w:tcBorders>
              <w:top w:val="single" w:sz="8" w:space="0" w:color="3F3F3F"/>
              <w:left w:val="single" w:sz="8" w:space="0" w:color="3F3F3F"/>
              <w:bottom w:val="single" w:sz="8" w:space="0" w:color="3F3F3F"/>
              <w:right w:val="single" w:sz="8" w:space="0" w:color="3F3F3F"/>
            </w:tcBorders>
            <w:shd w:val="clear" w:color="auto" w:fill="auto"/>
            <w:tcMar>
              <w:top w:w="72" w:type="dxa"/>
              <w:left w:w="72" w:type="dxa"/>
              <w:bottom w:w="0" w:type="dxa"/>
              <w:right w:w="72" w:type="dxa"/>
            </w:tcMar>
            <w:vAlign w:val="center"/>
            <w:hideMark/>
          </w:tcPr>
          <w:p w14:paraId="2ED09E38" w14:textId="77777777" w:rsidR="00E40CCE" w:rsidRPr="00FA34FC" w:rsidRDefault="00E40CCE" w:rsidP="00E40CCE">
            <w:pPr>
              <w:rPr>
                <w:rFonts w:asciiTheme="majorHAnsi" w:hAnsiTheme="majorHAnsi" w:cstheme="majorHAnsi"/>
                <w:color w:val="FF0000"/>
                <w:sz w:val="18"/>
                <w:szCs w:val="18"/>
              </w:rPr>
            </w:pPr>
            <w:r w:rsidRPr="00FA34FC">
              <w:rPr>
                <w:rFonts w:asciiTheme="majorHAnsi" w:hAnsiTheme="majorHAnsi" w:cstheme="majorHAnsi"/>
                <w:color w:val="FF0000"/>
                <w:sz w:val="18"/>
                <w:szCs w:val="18"/>
              </w:rPr>
              <w:t>00</w:t>
            </w:r>
            <w:r w:rsidR="001E74C3">
              <w:rPr>
                <w:rFonts w:asciiTheme="majorHAnsi" w:hAnsiTheme="majorHAnsi" w:cstheme="majorHAnsi"/>
                <w:color w:val="FF0000"/>
                <w:sz w:val="18"/>
                <w:szCs w:val="18"/>
              </w:rPr>
              <w:t>b</w:t>
            </w:r>
          </w:p>
        </w:tc>
        <w:tc>
          <w:tcPr>
            <w:tcW w:w="1890" w:type="dxa"/>
            <w:tcBorders>
              <w:top w:val="single" w:sz="8" w:space="0" w:color="3F3F3F"/>
              <w:left w:val="single" w:sz="8" w:space="0" w:color="3F3F3F"/>
              <w:bottom w:val="single" w:sz="8" w:space="0" w:color="3F3F3F"/>
              <w:right w:val="single" w:sz="8" w:space="0" w:color="3F3F3F"/>
            </w:tcBorders>
            <w:shd w:val="clear" w:color="auto" w:fill="auto"/>
            <w:tcMar>
              <w:top w:w="72" w:type="dxa"/>
              <w:left w:w="72" w:type="dxa"/>
              <w:bottom w:w="0" w:type="dxa"/>
              <w:right w:w="72" w:type="dxa"/>
            </w:tcMar>
            <w:hideMark/>
          </w:tcPr>
          <w:p w14:paraId="14529B6B" w14:textId="77777777" w:rsidR="00E40CCE" w:rsidRPr="00FA34FC" w:rsidRDefault="00E40CCE" w:rsidP="00E40CCE">
            <w:pPr>
              <w:rPr>
                <w:rFonts w:asciiTheme="majorHAnsi" w:hAnsiTheme="majorHAnsi" w:cstheme="majorHAnsi"/>
                <w:color w:val="FF0000"/>
                <w:sz w:val="18"/>
                <w:szCs w:val="18"/>
              </w:rPr>
            </w:pPr>
            <w:r>
              <w:rPr>
                <w:rFonts w:asciiTheme="majorHAnsi" w:hAnsiTheme="majorHAnsi" w:cstheme="majorHAnsi"/>
                <w:color w:val="FF0000"/>
                <w:sz w:val="18"/>
                <w:szCs w:val="18"/>
              </w:rPr>
              <w:t>Connection response</w:t>
            </w:r>
          </w:p>
        </w:tc>
        <w:tc>
          <w:tcPr>
            <w:tcW w:w="615" w:type="dxa"/>
            <w:tcBorders>
              <w:top w:val="single" w:sz="8" w:space="0" w:color="3F3F3F"/>
              <w:left w:val="single" w:sz="8" w:space="0" w:color="3F3F3F"/>
              <w:bottom w:val="single" w:sz="8" w:space="0" w:color="3F3F3F"/>
              <w:right w:val="single" w:sz="8" w:space="0" w:color="3F3F3F"/>
            </w:tcBorders>
            <w:shd w:val="clear" w:color="auto" w:fill="auto"/>
            <w:tcMar>
              <w:top w:w="72" w:type="dxa"/>
              <w:left w:w="72" w:type="dxa"/>
              <w:bottom w:w="0" w:type="dxa"/>
              <w:right w:w="72" w:type="dxa"/>
            </w:tcMar>
            <w:vAlign w:val="center"/>
            <w:hideMark/>
          </w:tcPr>
          <w:p w14:paraId="40211FE1" w14:textId="77777777" w:rsidR="00E40CCE" w:rsidRPr="00FA34FC" w:rsidRDefault="00E40CCE" w:rsidP="00E40CCE">
            <w:pPr>
              <w:rPr>
                <w:rFonts w:asciiTheme="majorHAnsi" w:hAnsiTheme="majorHAnsi" w:cstheme="majorHAnsi"/>
                <w:color w:val="FF0000"/>
                <w:sz w:val="18"/>
                <w:szCs w:val="18"/>
              </w:rPr>
            </w:pPr>
            <w:r>
              <w:rPr>
                <w:color w:val="FF0000"/>
                <w:sz w:val="18"/>
                <w:szCs w:val="18"/>
              </w:rPr>
              <w:t>M</w:t>
            </w:r>
          </w:p>
        </w:tc>
        <w:tc>
          <w:tcPr>
            <w:tcW w:w="825" w:type="dxa"/>
            <w:tcBorders>
              <w:top w:val="single" w:sz="8" w:space="0" w:color="3F3F3F"/>
              <w:left w:val="single" w:sz="8" w:space="0" w:color="3F3F3F"/>
              <w:bottom w:val="single" w:sz="8" w:space="0" w:color="3F3F3F"/>
              <w:right w:val="single" w:sz="8" w:space="0" w:color="3F3F3F"/>
            </w:tcBorders>
            <w:shd w:val="clear" w:color="auto" w:fill="auto"/>
            <w:tcMar>
              <w:top w:w="72" w:type="dxa"/>
              <w:left w:w="72" w:type="dxa"/>
              <w:bottom w:w="0" w:type="dxa"/>
              <w:right w:w="72" w:type="dxa"/>
            </w:tcMar>
            <w:vAlign w:val="center"/>
            <w:hideMark/>
          </w:tcPr>
          <w:p w14:paraId="51D0C391" w14:textId="77777777" w:rsidR="00E40CCE" w:rsidRPr="00671927" w:rsidRDefault="00E40CCE" w:rsidP="00E40CCE">
            <w:pPr>
              <w:rPr>
                <w:rFonts w:asciiTheme="majorHAnsi" w:hAnsiTheme="majorHAnsi" w:cstheme="majorHAnsi"/>
                <w:color w:val="FF0000"/>
                <w:sz w:val="18"/>
                <w:szCs w:val="18"/>
              </w:rPr>
            </w:pPr>
            <w:r>
              <w:rPr>
                <w:bCs/>
                <w:color w:val="FF0000"/>
                <w:sz w:val="18"/>
                <w:szCs w:val="18"/>
              </w:rPr>
              <w:t>M</w:t>
            </w:r>
          </w:p>
        </w:tc>
        <w:tc>
          <w:tcPr>
            <w:tcW w:w="720" w:type="dxa"/>
            <w:tcBorders>
              <w:top w:val="single" w:sz="8" w:space="0" w:color="3F3F3F"/>
              <w:left w:val="single" w:sz="8" w:space="0" w:color="3F3F3F"/>
              <w:bottom w:val="single" w:sz="8" w:space="0" w:color="3F3F3F"/>
              <w:right w:val="single" w:sz="8" w:space="0" w:color="3F3F3F"/>
            </w:tcBorders>
            <w:shd w:val="clear" w:color="auto" w:fill="auto"/>
            <w:tcMar>
              <w:top w:w="72" w:type="dxa"/>
              <w:left w:w="72" w:type="dxa"/>
              <w:bottom w:w="0" w:type="dxa"/>
              <w:right w:w="72" w:type="dxa"/>
            </w:tcMar>
            <w:vAlign w:val="center"/>
            <w:hideMark/>
          </w:tcPr>
          <w:p w14:paraId="50EB80CB" w14:textId="77777777" w:rsidR="00E40CCE" w:rsidRPr="00FA34FC" w:rsidRDefault="00E40CCE" w:rsidP="00E40CCE">
            <w:pPr>
              <w:rPr>
                <w:rFonts w:asciiTheme="majorHAnsi" w:hAnsiTheme="majorHAnsi" w:cstheme="majorHAnsi"/>
                <w:color w:val="FF0000"/>
                <w:sz w:val="18"/>
                <w:szCs w:val="18"/>
              </w:rPr>
            </w:pPr>
            <w:r>
              <w:rPr>
                <w:color w:val="FF0000"/>
                <w:sz w:val="18"/>
                <w:szCs w:val="18"/>
              </w:rPr>
              <w:t>X</w:t>
            </w:r>
          </w:p>
        </w:tc>
        <w:tc>
          <w:tcPr>
            <w:tcW w:w="540" w:type="dxa"/>
            <w:tcBorders>
              <w:top w:val="single" w:sz="8" w:space="0" w:color="3F3F3F"/>
              <w:left w:val="single" w:sz="8" w:space="0" w:color="3F3F3F"/>
              <w:bottom w:val="single" w:sz="8" w:space="0" w:color="3F3F3F"/>
              <w:right w:val="single" w:sz="8" w:space="0" w:color="3F3F3F"/>
            </w:tcBorders>
            <w:shd w:val="clear" w:color="auto" w:fill="auto"/>
            <w:tcMar>
              <w:top w:w="72" w:type="dxa"/>
              <w:left w:w="72" w:type="dxa"/>
              <w:bottom w:w="0" w:type="dxa"/>
              <w:right w:w="72" w:type="dxa"/>
            </w:tcMar>
            <w:vAlign w:val="center"/>
            <w:hideMark/>
          </w:tcPr>
          <w:p w14:paraId="75B8D3E5" w14:textId="77777777" w:rsidR="00E40CCE" w:rsidRPr="00FA34FC" w:rsidRDefault="00E40CCE" w:rsidP="00E40CCE">
            <w:pPr>
              <w:rPr>
                <w:rFonts w:asciiTheme="majorHAnsi" w:hAnsiTheme="majorHAnsi" w:cstheme="majorHAnsi"/>
                <w:color w:val="FF0000"/>
                <w:sz w:val="18"/>
                <w:szCs w:val="18"/>
              </w:rPr>
            </w:pPr>
            <w:r>
              <w:rPr>
                <w:color w:val="FF0000"/>
                <w:sz w:val="18"/>
                <w:szCs w:val="18"/>
              </w:rPr>
              <w:t>X</w:t>
            </w:r>
          </w:p>
        </w:tc>
        <w:tc>
          <w:tcPr>
            <w:tcW w:w="625" w:type="dxa"/>
            <w:tcBorders>
              <w:top w:val="single" w:sz="8" w:space="0" w:color="3F3F3F"/>
              <w:left w:val="single" w:sz="8" w:space="0" w:color="3F3F3F"/>
              <w:bottom w:val="single" w:sz="8" w:space="0" w:color="3F3F3F"/>
              <w:right w:val="single" w:sz="8" w:space="0" w:color="3F3F3F"/>
            </w:tcBorders>
            <w:shd w:val="clear" w:color="auto" w:fill="auto"/>
            <w:tcMar>
              <w:top w:w="72" w:type="dxa"/>
              <w:left w:w="72" w:type="dxa"/>
              <w:bottom w:w="0" w:type="dxa"/>
              <w:right w:w="72" w:type="dxa"/>
            </w:tcMar>
            <w:vAlign w:val="center"/>
            <w:hideMark/>
          </w:tcPr>
          <w:p w14:paraId="4EA5E476" w14:textId="77777777" w:rsidR="00E40CCE" w:rsidRPr="00FA34FC" w:rsidRDefault="00E40CCE" w:rsidP="00E40CCE">
            <w:pPr>
              <w:rPr>
                <w:rFonts w:asciiTheme="majorHAnsi" w:hAnsiTheme="majorHAnsi" w:cstheme="majorHAnsi"/>
                <w:color w:val="FF0000"/>
                <w:sz w:val="18"/>
                <w:szCs w:val="18"/>
              </w:rPr>
            </w:pPr>
            <w:r>
              <w:rPr>
                <w:color w:val="FF0000"/>
                <w:sz w:val="18"/>
                <w:szCs w:val="18"/>
              </w:rPr>
              <w:t>X</w:t>
            </w:r>
          </w:p>
        </w:tc>
        <w:tc>
          <w:tcPr>
            <w:tcW w:w="815" w:type="dxa"/>
            <w:tcBorders>
              <w:top w:val="single" w:sz="8" w:space="0" w:color="3F3F3F"/>
              <w:left w:val="single" w:sz="8" w:space="0" w:color="3F3F3F"/>
              <w:bottom w:val="single" w:sz="8" w:space="0" w:color="3F3F3F"/>
              <w:right w:val="single" w:sz="8" w:space="0" w:color="3F3F3F"/>
            </w:tcBorders>
            <w:shd w:val="clear" w:color="auto" w:fill="auto"/>
            <w:tcMar>
              <w:top w:w="72" w:type="dxa"/>
              <w:left w:w="72" w:type="dxa"/>
              <w:bottom w:w="0" w:type="dxa"/>
              <w:right w:w="72" w:type="dxa"/>
            </w:tcMar>
            <w:vAlign w:val="center"/>
            <w:hideMark/>
          </w:tcPr>
          <w:p w14:paraId="4D3A6ED7" w14:textId="77777777" w:rsidR="00E40CCE" w:rsidRPr="00FA34FC" w:rsidRDefault="00E40CCE" w:rsidP="00E40CCE">
            <w:pPr>
              <w:rPr>
                <w:rFonts w:asciiTheme="majorHAnsi" w:hAnsiTheme="majorHAnsi" w:cstheme="majorHAnsi"/>
                <w:color w:val="FF0000"/>
                <w:sz w:val="18"/>
                <w:szCs w:val="18"/>
              </w:rPr>
            </w:pPr>
            <w:r>
              <w:rPr>
                <w:color w:val="FF0000"/>
                <w:sz w:val="18"/>
                <w:szCs w:val="18"/>
              </w:rPr>
              <w:t>X</w:t>
            </w:r>
          </w:p>
        </w:tc>
        <w:tc>
          <w:tcPr>
            <w:tcW w:w="810" w:type="dxa"/>
            <w:tcBorders>
              <w:top w:val="single" w:sz="8" w:space="0" w:color="3F3F3F"/>
              <w:left w:val="single" w:sz="8" w:space="0" w:color="3F3F3F"/>
              <w:bottom w:val="single" w:sz="8" w:space="0" w:color="3F3F3F"/>
              <w:right w:val="single" w:sz="8" w:space="0" w:color="3F3F3F"/>
            </w:tcBorders>
            <w:shd w:val="clear" w:color="auto" w:fill="auto"/>
            <w:tcMar>
              <w:top w:w="72" w:type="dxa"/>
              <w:left w:w="72" w:type="dxa"/>
              <w:bottom w:w="0" w:type="dxa"/>
              <w:right w:w="72" w:type="dxa"/>
            </w:tcMar>
            <w:vAlign w:val="center"/>
            <w:hideMark/>
          </w:tcPr>
          <w:p w14:paraId="55BAFE21" w14:textId="77777777" w:rsidR="00E40CCE" w:rsidRPr="00FA34FC" w:rsidRDefault="00E40CCE" w:rsidP="00E40CCE">
            <w:pPr>
              <w:rPr>
                <w:rFonts w:asciiTheme="majorHAnsi" w:hAnsiTheme="majorHAnsi" w:cstheme="majorHAnsi"/>
                <w:color w:val="FF0000"/>
                <w:sz w:val="18"/>
                <w:szCs w:val="18"/>
              </w:rPr>
            </w:pPr>
            <w:r>
              <w:rPr>
                <w:color w:val="FF0000"/>
                <w:sz w:val="18"/>
                <w:szCs w:val="18"/>
              </w:rPr>
              <w:t>X</w:t>
            </w:r>
          </w:p>
        </w:tc>
        <w:tc>
          <w:tcPr>
            <w:tcW w:w="990" w:type="dxa"/>
            <w:tcBorders>
              <w:top w:val="single" w:sz="8" w:space="0" w:color="3F3F3F"/>
              <w:left w:val="single" w:sz="8" w:space="0" w:color="3F3F3F"/>
              <w:bottom w:val="single" w:sz="8" w:space="0" w:color="3F3F3F"/>
              <w:right w:val="single" w:sz="8" w:space="0" w:color="3F3F3F"/>
            </w:tcBorders>
            <w:shd w:val="clear" w:color="auto" w:fill="auto"/>
            <w:tcMar>
              <w:top w:w="72" w:type="dxa"/>
              <w:left w:w="72" w:type="dxa"/>
              <w:bottom w:w="0" w:type="dxa"/>
              <w:right w:w="72" w:type="dxa"/>
            </w:tcMar>
            <w:vAlign w:val="center"/>
            <w:hideMark/>
          </w:tcPr>
          <w:p w14:paraId="01B41188" w14:textId="77777777" w:rsidR="00E40CCE" w:rsidRPr="00FA34FC" w:rsidRDefault="00E40CCE" w:rsidP="00E40CCE">
            <w:pPr>
              <w:rPr>
                <w:rFonts w:asciiTheme="majorHAnsi" w:hAnsiTheme="majorHAnsi" w:cstheme="majorHAnsi"/>
                <w:color w:val="FF0000"/>
                <w:sz w:val="18"/>
                <w:szCs w:val="18"/>
              </w:rPr>
            </w:pPr>
            <w:r>
              <w:rPr>
                <w:color w:val="FF0000"/>
                <w:sz w:val="18"/>
                <w:szCs w:val="18"/>
              </w:rPr>
              <w:t>X</w:t>
            </w:r>
          </w:p>
        </w:tc>
        <w:tc>
          <w:tcPr>
            <w:tcW w:w="990" w:type="dxa"/>
            <w:tcBorders>
              <w:top w:val="single" w:sz="8" w:space="0" w:color="3F3F3F"/>
              <w:left w:val="single" w:sz="8" w:space="0" w:color="3F3F3F"/>
              <w:bottom w:val="single" w:sz="8" w:space="0" w:color="3F3F3F"/>
              <w:right w:val="single" w:sz="8" w:space="0" w:color="3F3F3F"/>
            </w:tcBorders>
            <w:shd w:val="clear" w:color="auto" w:fill="auto"/>
            <w:tcMar>
              <w:top w:w="72" w:type="dxa"/>
              <w:left w:w="72" w:type="dxa"/>
              <w:bottom w:w="0" w:type="dxa"/>
              <w:right w:w="72" w:type="dxa"/>
            </w:tcMar>
            <w:vAlign w:val="center"/>
            <w:hideMark/>
          </w:tcPr>
          <w:p w14:paraId="74114434" w14:textId="77777777" w:rsidR="00E40CCE" w:rsidRPr="00FA34FC" w:rsidRDefault="00E40CCE" w:rsidP="00E40CCE">
            <w:pPr>
              <w:rPr>
                <w:rFonts w:asciiTheme="majorHAnsi" w:hAnsiTheme="majorHAnsi" w:cstheme="majorHAnsi"/>
                <w:color w:val="FF0000"/>
                <w:sz w:val="18"/>
                <w:szCs w:val="18"/>
              </w:rPr>
            </w:pPr>
            <w:r>
              <w:rPr>
                <w:color w:val="FF0000"/>
                <w:sz w:val="18"/>
                <w:szCs w:val="18"/>
              </w:rPr>
              <w:t>X</w:t>
            </w:r>
          </w:p>
        </w:tc>
      </w:tr>
      <w:tr w:rsidR="00E40CCE" w:rsidRPr="001C0C10" w14:paraId="467AC890" w14:textId="77777777" w:rsidTr="00E40CCE">
        <w:trPr>
          <w:trHeight w:val="406"/>
        </w:trPr>
        <w:tc>
          <w:tcPr>
            <w:tcW w:w="890"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212A0AEF" w14:textId="77777777" w:rsidR="00E40CCE" w:rsidRPr="00FA34FC" w:rsidRDefault="00E40CCE" w:rsidP="00E40CCE">
            <w:pPr>
              <w:rPr>
                <w:rFonts w:asciiTheme="majorHAnsi" w:hAnsiTheme="majorHAnsi" w:cstheme="majorHAnsi"/>
                <w:color w:val="FF0000"/>
                <w:sz w:val="18"/>
                <w:szCs w:val="18"/>
              </w:rPr>
            </w:pPr>
            <w:r w:rsidRPr="00FA34FC">
              <w:rPr>
                <w:rFonts w:asciiTheme="majorHAnsi" w:hAnsiTheme="majorHAnsi" w:cstheme="majorHAnsi"/>
                <w:color w:val="FF0000"/>
                <w:sz w:val="18"/>
                <w:szCs w:val="18"/>
              </w:rPr>
              <w:t>01</w:t>
            </w:r>
            <w:r>
              <w:rPr>
                <w:rFonts w:asciiTheme="majorHAnsi" w:hAnsiTheme="majorHAnsi" w:cstheme="majorHAnsi"/>
                <w:color w:val="FF0000"/>
                <w:sz w:val="18"/>
                <w:szCs w:val="18"/>
              </w:rPr>
              <w:t>b</w:t>
            </w:r>
            <w:r w:rsidR="00892CF7">
              <w:rPr>
                <w:rFonts w:asciiTheme="majorHAnsi" w:hAnsiTheme="majorHAnsi" w:cstheme="majorHAnsi"/>
                <w:color w:val="FF0000"/>
                <w:sz w:val="18"/>
                <w:szCs w:val="18"/>
              </w:rPr>
              <w:t xml:space="preserve"> – </w:t>
            </w:r>
            <w:r>
              <w:rPr>
                <w:rFonts w:asciiTheme="majorHAnsi" w:hAnsiTheme="majorHAnsi" w:cstheme="majorHAnsi"/>
                <w:color w:val="FF0000"/>
                <w:sz w:val="18"/>
                <w:szCs w:val="18"/>
              </w:rPr>
              <w:t>11b</w:t>
            </w:r>
          </w:p>
        </w:tc>
        <w:tc>
          <w:tcPr>
            <w:tcW w:w="1890"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hideMark/>
          </w:tcPr>
          <w:p w14:paraId="64F24398" w14:textId="77777777" w:rsidR="00E40CCE" w:rsidRPr="00FA34FC" w:rsidRDefault="00E40CCE" w:rsidP="00E40CCE">
            <w:pPr>
              <w:rPr>
                <w:rFonts w:asciiTheme="majorHAnsi" w:hAnsiTheme="majorHAnsi" w:cstheme="majorHAnsi"/>
                <w:color w:val="FF0000"/>
                <w:sz w:val="18"/>
                <w:szCs w:val="18"/>
              </w:rPr>
            </w:pPr>
            <w:r>
              <w:rPr>
                <w:rFonts w:asciiTheme="majorHAnsi" w:hAnsiTheme="majorHAnsi" w:cstheme="majorHAnsi"/>
                <w:color w:val="FF0000"/>
                <w:sz w:val="18"/>
                <w:szCs w:val="18"/>
              </w:rPr>
              <w:t>Reserved</w:t>
            </w:r>
          </w:p>
        </w:tc>
        <w:tc>
          <w:tcPr>
            <w:tcW w:w="615"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3D181714" w14:textId="77777777" w:rsidR="00E40CCE" w:rsidRPr="00FA34FC" w:rsidRDefault="00E40CCE" w:rsidP="00E40CCE">
            <w:pPr>
              <w:rPr>
                <w:rFonts w:asciiTheme="majorHAnsi" w:hAnsiTheme="majorHAnsi" w:cstheme="majorHAnsi"/>
                <w:color w:val="FF0000"/>
                <w:sz w:val="18"/>
                <w:szCs w:val="18"/>
              </w:rPr>
            </w:pPr>
          </w:p>
        </w:tc>
        <w:tc>
          <w:tcPr>
            <w:tcW w:w="825"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603A3394" w14:textId="77777777" w:rsidR="00E40CCE" w:rsidRPr="00FA34FC" w:rsidRDefault="00E40CCE" w:rsidP="00E40CCE">
            <w:pPr>
              <w:rPr>
                <w:rFonts w:asciiTheme="majorHAnsi" w:hAnsiTheme="majorHAnsi" w:cstheme="majorHAnsi"/>
                <w:color w:val="FF0000"/>
                <w:sz w:val="18"/>
                <w:szCs w:val="18"/>
              </w:rPr>
            </w:pPr>
          </w:p>
        </w:tc>
        <w:tc>
          <w:tcPr>
            <w:tcW w:w="720"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33D9A263" w14:textId="77777777" w:rsidR="00E40CCE" w:rsidRPr="00FA34FC" w:rsidRDefault="00E40CCE" w:rsidP="00E40CCE">
            <w:pPr>
              <w:rPr>
                <w:rFonts w:asciiTheme="majorHAnsi" w:hAnsiTheme="majorHAnsi" w:cstheme="majorHAnsi"/>
                <w:color w:val="FF0000"/>
                <w:sz w:val="18"/>
                <w:szCs w:val="18"/>
              </w:rPr>
            </w:pPr>
          </w:p>
        </w:tc>
        <w:tc>
          <w:tcPr>
            <w:tcW w:w="540"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3F377FD7" w14:textId="77777777" w:rsidR="00E40CCE" w:rsidRPr="00FA34FC" w:rsidRDefault="00E40CCE" w:rsidP="00E40CCE">
            <w:pPr>
              <w:rPr>
                <w:rFonts w:asciiTheme="majorHAnsi" w:hAnsiTheme="majorHAnsi" w:cstheme="majorHAnsi"/>
                <w:color w:val="FF0000"/>
                <w:sz w:val="18"/>
                <w:szCs w:val="18"/>
              </w:rPr>
            </w:pPr>
          </w:p>
        </w:tc>
        <w:tc>
          <w:tcPr>
            <w:tcW w:w="625"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4F3026B5" w14:textId="77777777" w:rsidR="00E40CCE" w:rsidRPr="00FA34FC" w:rsidRDefault="00E40CCE" w:rsidP="00E40CCE">
            <w:pPr>
              <w:rPr>
                <w:rFonts w:asciiTheme="majorHAnsi" w:hAnsiTheme="majorHAnsi" w:cstheme="majorHAnsi"/>
                <w:color w:val="FF0000"/>
                <w:sz w:val="18"/>
                <w:szCs w:val="18"/>
              </w:rPr>
            </w:pPr>
          </w:p>
        </w:tc>
        <w:tc>
          <w:tcPr>
            <w:tcW w:w="815"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0549D229" w14:textId="77777777" w:rsidR="00E40CCE" w:rsidRPr="00FA34FC" w:rsidRDefault="00E40CCE" w:rsidP="00E40CCE">
            <w:pPr>
              <w:rPr>
                <w:rFonts w:asciiTheme="majorHAnsi" w:hAnsiTheme="majorHAnsi" w:cstheme="majorHAnsi"/>
                <w:color w:val="FF0000"/>
                <w:sz w:val="18"/>
                <w:szCs w:val="18"/>
              </w:rPr>
            </w:pPr>
          </w:p>
        </w:tc>
        <w:tc>
          <w:tcPr>
            <w:tcW w:w="810"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7C1031A7" w14:textId="77777777" w:rsidR="00E40CCE" w:rsidRPr="00FA34FC" w:rsidRDefault="00E40CCE" w:rsidP="00E40CCE">
            <w:pPr>
              <w:rPr>
                <w:rFonts w:asciiTheme="majorHAnsi" w:hAnsiTheme="majorHAnsi" w:cstheme="majorHAnsi"/>
                <w:color w:val="FF0000"/>
                <w:sz w:val="18"/>
                <w:szCs w:val="18"/>
              </w:rPr>
            </w:pPr>
          </w:p>
        </w:tc>
        <w:tc>
          <w:tcPr>
            <w:tcW w:w="990"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144DCDCE" w14:textId="77777777" w:rsidR="00E40CCE" w:rsidRPr="00FA34FC" w:rsidRDefault="00E40CCE" w:rsidP="00E40CCE">
            <w:pPr>
              <w:rPr>
                <w:rFonts w:asciiTheme="majorHAnsi" w:hAnsiTheme="majorHAnsi" w:cstheme="majorHAnsi"/>
                <w:color w:val="FF0000"/>
                <w:sz w:val="18"/>
                <w:szCs w:val="18"/>
              </w:rPr>
            </w:pPr>
          </w:p>
        </w:tc>
        <w:tc>
          <w:tcPr>
            <w:tcW w:w="990" w:type="dxa"/>
            <w:tcBorders>
              <w:top w:val="single" w:sz="8" w:space="0" w:color="3F3F3F"/>
              <w:left w:val="single" w:sz="8" w:space="0" w:color="3F3F3F"/>
              <w:bottom w:val="single" w:sz="8" w:space="0" w:color="3F3F3F"/>
              <w:right w:val="single" w:sz="8" w:space="0" w:color="3F3F3F"/>
            </w:tcBorders>
            <w:shd w:val="clear" w:color="auto" w:fill="BBFAFD"/>
            <w:tcMar>
              <w:top w:w="72" w:type="dxa"/>
              <w:left w:w="72" w:type="dxa"/>
              <w:bottom w:w="0" w:type="dxa"/>
              <w:right w:w="72" w:type="dxa"/>
            </w:tcMar>
            <w:vAlign w:val="center"/>
            <w:hideMark/>
          </w:tcPr>
          <w:p w14:paraId="07DD0E50" w14:textId="77777777" w:rsidR="00E40CCE" w:rsidRPr="00FA34FC" w:rsidRDefault="00E40CCE" w:rsidP="00E40CCE">
            <w:pPr>
              <w:rPr>
                <w:rFonts w:asciiTheme="majorHAnsi" w:hAnsiTheme="majorHAnsi" w:cstheme="majorHAnsi"/>
                <w:color w:val="FF0000"/>
                <w:sz w:val="18"/>
                <w:szCs w:val="18"/>
              </w:rPr>
            </w:pPr>
          </w:p>
        </w:tc>
      </w:tr>
    </w:tbl>
    <w:p w14:paraId="6F6D0A4F" w14:textId="77777777" w:rsidR="00E40CCE" w:rsidRPr="00671927" w:rsidRDefault="00E40CCE" w:rsidP="00E40CCE">
      <w:pPr>
        <w:pStyle w:val="Caption"/>
        <w:rPr>
          <w:color w:val="FF0000"/>
        </w:rPr>
      </w:pPr>
      <w:r>
        <w:rPr>
          <w:color w:val="FF0000"/>
        </w:rPr>
        <w:t>Table</w:t>
      </w:r>
      <w:r w:rsidRPr="00671927">
        <w:rPr>
          <w:color w:val="FF0000"/>
        </w:rPr>
        <w:t xml:space="preserve"> </w:t>
      </w:r>
      <w:r>
        <w:rPr>
          <w:color w:val="FF0000"/>
        </w:rPr>
        <w:t>2</w:t>
      </w:r>
      <w:r w:rsidRPr="00671927">
        <w:rPr>
          <w:color w:val="FF0000"/>
        </w:rPr>
        <w:t xml:space="preserve">.X: </w:t>
      </w:r>
      <w:r>
        <w:rPr>
          <w:color w:val="FF0000"/>
        </w:rPr>
        <w:t xml:space="preserve">Common </w:t>
      </w:r>
      <w:r w:rsidR="00E54679">
        <w:rPr>
          <w:color w:val="FF0000"/>
        </w:rPr>
        <w:t xml:space="preserve">Extended </w:t>
      </w:r>
      <w:r>
        <w:rPr>
          <w:color w:val="FF0000"/>
        </w:rPr>
        <w:t>Advertising Payload Format fields permitted in the AUX</w:t>
      </w:r>
      <w:r w:rsidRPr="00671927">
        <w:rPr>
          <w:color w:val="FF0000"/>
        </w:rPr>
        <w:t>_</w:t>
      </w:r>
      <w:r>
        <w:rPr>
          <w:color w:val="FF0000"/>
        </w:rPr>
        <w:t>CONNECT_RSP</w:t>
      </w:r>
      <w:r w:rsidRPr="00671927">
        <w:rPr>
          <w:color w:val="FF0000"/>
        </w:rPr>
        <w:t xml:space="preserve"> </w:t>
      </w:r>
      <w:r>
        <w:rPr>
          <w:color w:val="FF0000"/>
        </w:rPr>
        <w:t>PDU</w:t>
      </w:r>
    </w:p>
    <w:p w14:paraId="45317C46" w14:textId="77777777" w:rsidR="00E40CCE" w:rsidRPr="00F03F8D" w:rsidRDefault="00E40CCE" w:rsidP="00F03F8D">
      <w:pPr>
        <w:pStyle w:val="Heading3"/>
      </w:pPr>
      <w:bookmarkStart w:id="871" w:name="_Toc432709748"/>
      <w:bookmarkStart w:id="872" w:name="_Toc443590478"/>
      <w:bookmarkStart w:id="873" w:name="_Toc448771462"/>
      <w:r w:rsidRPr="00B03027">
        <w:t xml:space="preserve">[Modified Section] </w:t>
      </w:r>
      <w:r w:rsidRPr="00F03F8D">
        <w:t>3.1.1 CRC Generation</w:t>
      </w:r>
      <w:bookmarkEnd w:id="871"/>
      <w:bookmarkEnd w:id="872"/>
      <w:bookmarkEnd w:id="873"/>
    </w:p>
    <w:p w14:paraId="167961C6" w14:textId="77777777" w:rsidR="008C649D" w:rsidRPr="00B03027" w:rsidRDefault="008C649D" w:rsidP="00B03027">
      <w:pPr>
        <w:rPr>
          <w:b/>
        </w:rPr>
      </w:pPr>
      <w:r w:rsidRPr="00B03027">
        <w:rPr>
          <w:b/>
        </w:rPr>
        <w:t>3.1.1 CRC Generation</w:t>
      </w:r>
    </w:p>
    <w:p w14:paraId="49A8A253" w14:textId="77777777" w:rsidR="00E40CCE" w:rsidRPr="00CE6835" w:rsidRDefault="00E40CCE" w:rsidP="00E40CCE">
      <w:pPr>
        <w:rPr>
          <w:rFonts w:cs="Arial"/>
          <w:color w:val="000000"/>
          <w:sz w:val="24"/>
          <w:szCs w:val="24"/>
        </w:rPr>
      </w:pPr>
      <w:r w:rsidRPr="00CE6835">
        <w:rPr>
          <w:rFonts w:cs="Arial"/>
          <w:color w:val="000000"/>
          <w:sz w:val="24"/>
          <w:szCs w:val="24"/>
        </w:rPr>
        <w:t>The CRC shall be calculated on the PDU field in all Link Layer packets. If the</w:t>
      </w:r>
      <w:r>
        <w:rPr>
          <w:rFonts w:cs="Arial"/>
          <w:color w:val="000000"/>
          <w:sz w:val="24"/>
          <w:szCs w:val="24"/>
        </w:rPr>
        <w:t xml:space="preserve"> </w:t>
      </w:r>
      <w:r w:rsidRPr="00CE6835">
        <w:rPr>
          <w:rFonts w:cs="Arial"/>
          <w:color w:val="000000"/>
          <w:sz w:val="24"/>
          <w:szCs w:val="24"/>
        </w:rPr>
        <w:t>PDU is encrypted, then the CRC shall be calculated after encryption of the</w:t>
      </w:r>
      <w:r>
        <w:rPr>
          <w:rFonts w:cs="Arial"/>
          <w:color w:val="000000"/>
          <w:sz w:val="24"/>
          <w:szCs w:val="24"/>
        </w:rPr>
        <w:t xml:space="preserve"> </w:t>
      </w:r>
      <w:r w:rsidRPr="00CE6835">
        <w:rPr>
          <w:rFonts w:cs="Arial"/>
          <w:color w:val="000000"/>
          <w:sz w:val="24"/>
          <w:szCs w:val="24"/>
        </w:rPr>
        <w:t>PDU has been performed.</w:t>
      </w:r>
    </w:p>
    <w:p w14:paraId="6568293C" w14:textId="423CECEA" w:rsidR="00E40CCE" w:rsidRPr="000A7081" w:rsidRDefault="00E40CCE" w:rsidP="00E40CCE">
      <w:pPr>
        <w:rPr>
          <w:rFonts w:cs="Arial"/>
          <w:color w:val="FF0000"/>
          <w:sz w:val="24"/>
          <w:szCs w:val="24"/>
        </w:rPr>
      </w:pPr>
      <w:r w:rsidRPr="00CE6835">
        <w:rPr>
          <w:rFonts w:cs="Arial"/>
          <w:color w:val="000000"/>
          <w:sz w:val="24"/>
          <w:szCs w:val="24"/>
        </w:rPr>
        <w:t>The CRC polynomial is a 24-bit CRC and all bits in the PDU shall be processed</w:t>
      </w:r>
      <w:r>
        <w:rPr>
          <w:rFonts w:cs="Arial"/>
          <w:color w:val="000000"/>
          <w:sz w:val="24"/>
          <w:szCs w:val="24"/>
        </w:rPr>
        <w:t xml:space="preserve"> </w:t>
      </w:r>
      <w:r w:rsidRPr="00CE6835">
        <w:rPr>
          <w:rFonts w:cs="Arial"/>
          <w:color w:val="000000"/>
          <w:sz w:val="24"/>
          <w:szCs w:val="24"/>
        </w:rPr>
        <w:t>in transmitted order starting from the least significant bit. The polynomial has</w:t>
      </w:r>
      <w:r>
        <w:rPr>
          <w:rFonts w:cs="Arial"/>
          <w:color w:val="000000"/>
          <w:sz w:val="24"/>
          <w:szCs w:val="24"/>
        </w:rPr>
        <w:t xml:space="preserve"> </w:t>
      </w:r>
      <w:r w:rsidRPr="00CE6835">
        <w:rPr>
          <w:rFonts w:cs="Arial"/>
          <w:color w:val="000000"/>
          <w:sz w:val="24"/>
          <w:szCs w:val="24"/>
        </w:rPr>
        <w:t>the form of x24 + x10 + x9 + x6 + x4 + x3 + x + 1. For every Data Channel PDU,</w:t>
      </w:r>
      <w:r>
        <w:rPr>
          <w:rFonts w:cs="Arial"/>
          <w:color w:val="000000"/>
          <w:sz w:val="24"/>
          <w:szCs w:val="24"/>
        </w:rPr>
        <w:t xml:space="preserve"> </w:t>
      </w:r>
      <w:r w:rsidRPr="00CE6835">
        <w:rPr>
          <w:rFonts w:cs="Arial"/>
          <w:color w:val="000000"/>
          <w:sz w:val="24"/>
          <w:szCs w:val="24"/>
        </w:rPr>
        <w:t>the shift register shall be preset with the CRC initialization value set for the Link</w:t>
      </w:r>
      <w:r>
        <w:rPr>
          <w:rFonts w:cs="Arial"/>
          <w:color w:val="000000"/>
          <w:sz w:val="24"/>
          <w:szCs w:val="24"/>
        </w:rPr>
        <w:t xml:space="preserve"> </w:t>
      </w:r>
      <w:r w:rsidRPr="00CE6835">
        <w:rPr>
          <w:rFonts w:cs="Arial"/>
          <w:color w:val="000000"/>
          <w:sz w:val="24"/>
          <w:szCs w:val="24"/>
        </w:rPr>
        <w:t xml:space="preserve">Layer connection and </w:t>
      </w:r>
      <w:commentRangeStart w:id="874"/>
      <w:r w:rsidRPr="00CE6835">
        <w:rPr>
          <w:rFonts w:cs="Arial"/>
          <w:color w:val="000000"/>
          <w:sz w:val="24"/>
          <w:szCs w:val="24"/>
        </w:rPr>
        <w:t xml:space="preserve">communicated in the </w:t>
      </w:r>
      <w:r w:rsidRPr="005C45EA">
        <w:rPr>
          <w:rFonts w:cs="Arial"/>
          <w:sz w:val="24"/>
          <w:szCs w:val="24"/>
        </w:rPr>
        <w:t>CONNECT_IND</w:t>
      </w:r>
      <w:r w:rsidRPr="0025589B">
        <w:rPr>
          <w:rFonts w:cs="Arial"/>
          <w:color w:val="FF0000"/>
          <w:sz w:val="24"/>
          <w:szCs w:val="24"/>
        </w:rPr>
        <w:t xml:space="preserve"> </w:t>
      </w:r>
      <w:r w:rsidRPr="00CE6835">
        <w:rPr>
          <w:rFonts w:cs="Arial"/>
          <w:color w:val="000000"/>
          <w:sz w:val="24"/>
          <w:szCs w:val="24"/>
        </w:rPr>
        <w:t xml:space="preserve">PDU. </w:t>
      </w:r>
      <w:del w:id="875" w:author="Redding, Brian" w:date="2016-04-18T17:28:00Z">
        <w:r w:rsidRPr="00CE6835" w:rsidDel="00DA3116">
          <w:rPr>
            <w:rFonts w:cs="Arial"/>
            <w:color w:val="000000"/>
            <w:sz w:val="24"/>
            <w:szCs w:val="24"/>
          </w:rPr>
          <w:delText xml:space="preserve">For </w:delText>
        </w:r>
        <w:r w:rsidRPr="007D65E4" w:rsidDel="00DA3116">
          <w:rPr>
            <w:rFonts w:cs="Arial"/>
            <w:strike/>
            <w:color w:val="000000"/>
            <w:sz w:val="24"/>
            <w:szCs w:val="24"/>
            <w:rPrChange w:id="876" w:author="Redding, Brian" w:date="2016-04-18T17:27:00Z">
              <w:rPr>
                <w:rFonts w:cs="Arial"/>
                <w:color w:val="000000"/>
                <w:sz w:val="24"/>
                <w:szCs w:val="24"/>
              </w:rPr>
            </w:rPrChange>
          </w:rPr>
          <w:delText>every</w:delText>
        </w:r>
        <w:r w:rsidDel="00DA3116">
          <w:rPr>
            <w:rFonts w:cs="Arial"/>
            <w:color w:val="000000"/>
            <w:sz w:val="24"/>
            <w:szCs w:val="24"/>
          </w:rPr>
          <w:delText xml:space="preserve"> </w:delText>
        </w:r>
        <w:r w:rsidRPr="00CE6835" w:rsidDel="00DA3116">
          <w:rPr>
            <w:rFonts w:cs="Arial"/>
            <w:color w:val="000000"/>
            <w:sz w:val="24"/>
            <w:szCs w:val="24"/>
          </w:rPr>
          <w:delText>Advertising Channel PDU</w:delText>
        </w:r>
        <w:r w:rsidDel="00DA3116">
          <w:rPr>
            <w:rFonts w:cs="Arial"/>
            <w:color w:val="FF0000"/>
            <w:sz w:val="24"/>
            <w:szCs w:val="24"/>
          </w:rPr>
          <w:delText xml:space="preserve"> </w:delText>
        </w:r>
      </w:del>
      <w:del w:id="877" w:author="Redding, Brian" w:date="2016-04-18T17:26:00Z">
        <w:r w:rsidDel="007D65E4">
          <w:rPr>
            <w:rFonts w:cs="Arial"/>
            <w:color w:val="FF0000"/>
            <w:sz w:val="24"/>
            <w:szCs w:val="24"/>
          </w:rPr>
          <w:delText>except the AUX_SYNC_IND PDU,</w:delText>
        </w:r>
        <w:r w:rsidRPr="00CE6835" w:rsidDel="007D65E4">
          <w:rPr>
            <w:rFonts w:cs="Arial"/>
            <w:color w:val="000000"/>
            <w:sz w:val="24"/>
            <w:szCs w:val="24"/>
          </w:rPr>
          <w:delText xml:space="preserve"> </w:delText>
        </w:r>
      </w:del>
      <w:del w:id="878" w:author="Redding, Brian" w:date="2016-04-18T17:28:00Z">
        <w:r w:rsidRPr="00CE6835" w:rsidDel="00DA3116">
          <w:rPr>
            <w:rFonts w:cs="Arial"/>
            <w:color w:val="000000"/>
            <w:sz w:val="24"/>
            <w:szCs w:val="24"/>
          </w:rPr>
          <w:delText>the shift register shall be preset with 0x555555.</w:delText>
        </w:r>
        <w:r w:rsidDel="00DA3116">
          <w:rPr>
            <w:rFonts w:cs="Arial"/>
            <w:color w:val="FF0000"/>
            <w:sz w:val="24"/>
            <w:szCs w:val="24"/>
          </w:rPr>
          <w:delText xml:space="preserve"> </w:delText>
        </w:r>
      </w:del>
      <w:r>
        <w:rPr>
          <w:rFonts w:cs="Arial"/>
          <w:color w:val="FF0000"/>
          <w:sz w:val="24"/>
          <w:szCs w:val="24"/>
        </w:rPr>
        <w:t>For the AUX_SYNC_IND PDU</w:t>
      </w:r>
      <w:ins w:id="879" w:author="Redding, Brian" w:date="2016-04-18T17:28:00Z">
        <w:r w:rsidR="00DA3116">
          <w:rPr>
            <w:rFonts w:cs="Arial"/>
            <w:color w:val="FF0000"/>
            <w:sz w:val="24"/>
            <w:szCs w:val="24"/>
          </w:rPr>
          <w:t xml:space="preserve"> and any AUX_CHAIN_IND PDUs connected to it</w:t>
        </w:r>
      </w:ins>
      <w:r w:rsidR="00C622B4">
        <w:rPr>
          <w:rFonts w:cs="Arial"/>
          <w:color w:val="FF0000"/>
          <w:sz w:val="24"/>
          <w:szCs w:val="24"/>
        </w:rPr>
        <w:t>,</w:t>
      </w:r>
      <w:r>
        <w:rPr>
          <w:rFonts w:cs="Arial"/>
          <w:color w:val="FF0000"/>
          <w:sz w:val="24"/>
          <w:szCs w:val="24"/>
        </w:rPr>
        <w:t xml:space="preserve"> the shift register shall be preset with the CRCInit value set in the SyncInfo field (see Section 2.3.X.6) contained in the AUX_ADV_IND PDU that describes the periodic advertising</w:t>
      </w:r>
      <w:r w:rsidRPr="000A7081">
        <w:rPr>
          <w:rFonts w:cs="Arial"/>
          <w:color w:val="FF0000"/>
          <w:sz w:val="24"/>
          <w:szCs w:val="24"/>
        </w:rPr>
        <w:t>.</w:t>
      </w:r>
      <w:commentRangeEnd w:id="874"/>
      <w:r w:rsidR="007F2CF0">
        <w:rPr>
          <w:rStyle w:val="CommentReference"/>
        </w:rPr>
        <w:commentReference w:id="874"/>
      </w:r>
      <w:ins w:id="880" w:author="Redding, Brian" w:date="2016-04-18T17:28:00Z">
        <w:r w:rsidR="00DA3116" w:rsidRPr="00DA3116">
          <w:rPr>
            <w:rFonts w:cs="Arial"/>
            <w:color w:val="000000"/>
            <w:sz w:val="24"/>
            <w:szCs w:val="24"/>
          </w:rPr>
          <w:t xml:space="preserve"> </w:t>
        </w:r>
        <w:r w:rsidR="00DA3116" w:rsidRPr="00CE6835">
          <w:rPr>
            <w:rFonts w:cs="Arial"/>
            <w:color w:val="000000"/>
            <w:sz w:val="24"/>
            <w:szCs w:val="24"/>
          </w:rPr>
          <w:t xml:space="preserve">For </w:t>
        </w:r>
        <w:r w:rsidR="00DA3116" w:rsidRPr="00682C01">
          <w:rPr>
            <w:rFonts w:cs="Arial"/>
            <w:strike/>
            <w:color w:val="000000"/>
            <w:sz w:val="24"/>
            <w:szCs w:val="24"/>
          </w:rPr>
          <w:t>every</w:t>
        </w:r>
        <w:r w:rsidR="00DA3116">
          <w:rPr>
            <w:rFonts w:cs="Arial"/>
            <w:color w:val="FF0000"/>
            <w:sz w:val="24"/>
            <w:szCs w:val="24"/>
          </w:rPr>
          <w:t>all other</w:t>
        </w:r>
        <w:r w:rsidR="00DA3116">
          <w:rPr>
            <w:rFonts w:cs="Arial"/>
            <w:color w:val="000000"/>
            <w:sz w:val="24"/>
            <w:szCs w:val="24"/>
          </w:rPr>
          <w:t xml:space="preserve"> </w:t>
        </w:r>
        <w:r w:rsidR="00DA3116" w:rsidRPr="00CE6835">
          <w:rPr>
            <w:rFonts w:cs="Arial"/>
            <w:color w:val="000000"/>
            <w:sz w:val="24"/>
            <w:szCs w:val="24"/>
          </w:rPr>
          <w:t>Advertising Channel PDU</w:t>
        </w:r>
      </w:ins>
      <w:ins w:id="881" w:author="Redding, Brian" w:date="2016-04-18T17:29:00Z">
        <w:r w:rsidR="00DA3116">
          <w:rPr>
            <w:rFonts w:cs="Arial"/>
            <w:color w:val="FF0000"/>
            <w:sz w:val="24"/>
            <w:szCs w:val="24"/>
          </w:rPr>
          <w:t>s,</w:t>
        </w:r>
      </w:ins>
      <w:ins w:id="882" w:author="Redding, Brian" w:date="2016-04-18T17:28:00Z">
        <w:r w:rsidR="00DA3116">
          <w:rPr>
            <w:rFonts w:cs="Arial"/>
            <w:color w:val="FF0000"/>
            <w:sz w:val="24"/>
            <w:szCs w:val="24"/>
          </w:rPr>
          <w:t xml:space="preserve"> </w:t>
        </w:r>
        <w:r w:rsidR="00DA3116" w:rsidRPr="00CE6835">
          <w:rPr>
            <w:rFonts w:cs="Arial"/>
            <w:color w:val="000000"/>
            <w:sz w:val="24"/>
            <w:szCs w:val="24"/>
          </w:rPr>
          <w:t>the shift register shall be preset with 0x555555.</w:t>
        </w:r>
      </w:ins>
    </w:p>
    <w:p w14:paraId="6802CFE4" w14:textId="77777777" w:rsidR="00E40CCE" w:rsidRPr="00CE6835" w:rsidRDefault="00E40CCE" w:rsidP="00E40CCE">
      <w:pPr>
        <w:rPr>
          <w:rFonts w:cs="Arial"/>
          <w:color w:val="000000"/>
          <w:sz w:val="24"/>
          <w:szCs w:val="24"/>
        </w:rPr>
      </w:pPr>
      <w:r w:rsidRPr="00CE6835">
        <w:rPr>
          <w:rFonts w:cs="Arial"/>
          <w:color w:val="000000"/>
          <w:sz w:val="24"/>
          <w:szCs w:val="24"/>
        </w:rPr>
        <w:t>Position 0 shall be set as the least significant bit and position 23 shall be set as</w:t>
      </w:r>
      <w:r>
        <w:rPr>
          <w:rFonts w:cs="Arial"/>
          <w:color w:val="000000"/>
          <w:sz w:val="24"/>
          <w:szCs w:val="24"/>
        </w:rPr>
        <w:t xml:space="preserve"> </w:t>
      </w:r>
      <w:r w:rsidRPr="00CE6835">
        <w:rPr>
          <w:rFonts w:cs="Arial"/>
          <w:color w:val="000000"/>
          <w:sz w:val="24"/>
          <w:szCs w:val="24"/>
        </w:rPr>
        <w:t>the most significant bit of the initialization value. The CRC is transmitted most</w:t>
      </w:r>
      <w:r>
        <w:rPr>
          <w:rFonts w:cs="Arial"/>
          <w:color w:val="000000"/>
          <w:sz w:val="24"/>
          <w:szCs w:val="24"/>
        </w:rPr>
        <w:t xml:space="preserve"> </w:t>
      </w:r>
      <w:r w:rsidRPr="00CE6835">
        <w:rPr>
          <w:rFonts w:cs="Arial"/>
          <w:color w:val="000000"/>
          <w:sz w:val="24"/>
          <w:szCs w:val="24"/>
        </w:rPr>
        <w:t>significant bit first, i.e. from position 23 to position 0 (see Section 1.2).</w:t>
      </w:r>
    </w:p>
    <w:p w14:paraId="4EEE49A6" w14:textId="77777777" w:rsidR="00E40CCE" w:rsidRDefault="00E40CCE" w:rsidP="00E40CCE">
      <w:pPr>
        <w:rPr>
          <w:rFonts w:cs="Arial"/>
          <w:color w:val="000000"/>
          <w:sz w:val="24"/>
          <w:szCs w:val="24"/>
        </w:rPr>
      </w:pPr>
      <w:r w:rsidRPr="00CE6835">
        <w:rPr>
          <w:rFonts w:cs="Arial"/>
          <w:color w:val="000000"/>
          <w:sz w:val="24"/>
          <w:szCs w:val="24"/>
        </w:rPr>
        <w:t>Figure 3.2 shows an example linear feedback shift register (LFSR) to generate</w:t>
      </w:r>
      <w:r>
        <w:rPr>
          <w:rFonts w:cs="Arial"/>
          <w:color w:val="000000"/>
          <w:sz w:val="24"/>
          <w:szCs w:val="24"/>
        </w:rPr>
        <w:t xml:space="preserve"> </w:t>
      </w:r>
      <w:r w:rsidRPr="00CE6835">
        <w:rPr>
          <w:rFonts w:cs="Arial"/>
          <w:color w:val="000000"/>
          <w:sz w:val="24"/>
          <w:szCs w:val="24"/>
        </w:rPr>
        <w:t>the CRC.</w:t>
      </w:r>
    </w:p>
    <w:p w14:paraId="268C4DC2" w14:textId="77777777" w:rsidR="00E40CCE" w:rsidRDefault="00E40CCE" w:rsidP="00E40CCE">
      <w:pPr>
        <w:rPr>
          <w:rFonts w:cs="Arial"/>
          <w:color w:val="00B050"/>
          <w:sz w:val="24"/>
          <w:szCs w:val="24"/>
        </w:rPr>
      </w:pPr>
      <w:r w:rsidRPr="00D60BD1">
        <w:rPr>
          <w:rFonts w:cs="Arial"/>
          <w:color w:val="00B050"/>
          <w:sz w:val="24"/>
          <w:szCs w:val="24"/>
        </w:rPr>
        <w:t>[Figure omitted from this document.]</w:t>
      </w:r>
    </w:p>
    <w:p w14:paraId="6F8FC6E4" w14:textId="77777777" w:rsidR="00E40CCE" w:rsidRPr="00F03F8D" w:rsidRDefault="00E40CCE" w:rsidP="00F03F8D">
      <w:pPr>
        <w:pStyle w:val="Heading3"/>
      </w:pPr>
      <w:bookmarkStart w:id="883" w:name="_Toc432709749"/>
      <w:bookmarkStart w:id="884" w:name="_Toc443590479"/>
      <w:bookmarkStart w:id="885" w:name="_Toc448771463"/>
      <w:r w:rsidRPr="00B03027">
        <w:t>[</w:t>
      </w:r>
      <w:r w:rsidR="007B4805">
        <w:t>New</w:t>
      </w:r>
      <w:r w:rsidR="007B4805" w:rsidRPr="00B03027">
        <w:t xml:space="preserve"> </w:t>
      </w:r>
      <w:r w:rsidRPr="00B03027">
        <w:t xml:space="preserve">Section] </w:t>
      </w:r>
      <w:r w:rsidRPr="00F03F8D">
        <w:t>4</w:t>
      </w:r>
      <w:r w:rsidR="002130C5" w:rsidRPr="00F03F8D">
        <w:t xml:space="preserve">.1 </w:t>
      </w:r>
      <w:r w:rsidRPr="00F03F8D">
        <w:t>F</w:t>
      </w:r>
      <w:bookmarkEnd w:id="883"/>
      <w:bookmarkEnd w:id="884"/>
      <w:r w:rsidR="007B4805">
        <w:t>rame Space</w:t>
      </w:r>
      <w:bookmarkEnd w:id="885"/>
    </w:p>
    <w:p w14:paraId="79CE1A9A" w14:textId="77777777" w:rsidR="00E40CCE" w:rsidRDefault="00E40CCE" w:rsidP="00E40CCE">
      <w:pPr>
        <w:rPr>
          <w:b/>
          <w:color w:val="FF0000"/>
        </w:rPr>
      </w:pPr>
      <w:r w:rsidRPr="00760353">
        <w:rPr>
          <w:b/>
          <w:color w:val="FF0000"/>
        </w:rPr>
        <w:t>4.1 F</w:t>
      </w:r>
      <w:r>
        <w:rPr>
          <w:b/>
          <w:color w:val="FF0000"/>
        </w:rPr>
        <w:t>RAME SPACE</w:t>
      </w:r>
    </w:p>
    <w:p w14:paraId="72DF76DC" w14:textId="77777777" w:rsidR="007B4805" w:rsidRPr="00F03F8D" w:rsidRDefault="007B4805" w:rsidP="00B03027">
      <w:pPr>
        <w:pStyle w:val="Heading3"/>
      </w:pPr>
      <w:bookmarkStart w:id="886" w:name="_Toc448771464"/>
      <w:r w:rsidRPr="00C600FF">
        <w:t>[</w:t>
      </w:r>
      <w:r>
        <w:t>Modified</w:t>
      </w:r>
      <w:r w:rsidRPr="00C600FF">
        <w:t xml:space="preserve"> Section] 4.1</w:t>
      </w:r>
      <w:r>
        <w:t>.1</w:t>
      </w:r>
      <w:r w:rsidRPr="00C600FF">
        <w:t xml:space="preserve"> </w:t>
      </w:r>
      <w:r>
        <w:t>Inter Frame</w:t>
      </w:r>
      <w:r w:rsidRPr="00C600FF">
        <w:t xml:space="preserve"> S</w:t>
      </w:r>
      <w:r>
        <w:t>pace</w:t>
      </w:r>
      <w:bookmarkEnd w:id="886"/>
    </w:p>
    <w:p w14:paraId="01DFCBF0" w14:textId="77777777" w:rsidR="00E40CCE" w:rsidRPr="002314C2" w:rsidRDefault="00E40CCE" w:rsidP="00E40CCE">
      <w:r w:rsidRPr="00760353">
        <w:rPr>
          <w:b/>
        </w:rPr>
        <w:t>4.1</w:t>
      </w:r>
      <w:r w:rsidRPr="00760353">
        <w:rPr>
          <w:b/>
          <w:color w:val="FF0000"/>
        </w:rPr>
        <w:t>.1</w:t>
      </w:r>
      <w:r w:rsidRPr="00760353">
        <w:rPr>
          <w:b/>
        </w:rPr>
        <w:t xml:space="preserve"> INTER FRAME SPACE</w:t>
      </w:r>
    </w:p>
    <w:p w14:paraId="019F6CF7" w14:textId="77777777" w:rsidR="00E40CCE" w:rsidRDefault="00E40CCE" w:rsidP="00E40CCE">
      <w:pPr>
        <w:autoSpaceDE w:val="0"/>
        <w:autoSpaceDN w:val="0"/>
        <w:adjustRightInd w:val="0"/>
        <w:spacing w:after="0" w:line="240" w:lineRule="auto"/>
        <w:rPr>
          <w:rFonts w:cs="Arial"/>
          <w:sz w:val="24"/>
          <w:szCs w:val="24"/>
        </w:rPr>
      </w:pPr>
      <w:r>
        <w:rPr>
          <w:rFonts w:cs="Arial"/>
          <w:sz w:val="24"/>
          <w:szCs w:val="24"/>
        </w:rPr>
        <w:t>The time interval between two consecutive packets on the same channel index</w:t>
      </w:r>
    </w:p>
    <w:p w14:paraId="5C23EABE" w14:textId="77777777" w:rsidR="00E40CCE" w:rsidRDefault="00E40CCE" w:rsidP="00E40CCE">
      <w:pPr>
        <w:autoSpaceDE w:val="0"/>
        <w:autoSpaceDN w:val="0"/>
        <w:adjustRightInd w:val="0"/>
        <w:spacing w:after="0" w:line="240" w:lineRule="auto"/>
        <w:rPr>
          <w:rFonts w:cs="Arial"/>
          <w:sz w:val="24"/>
          <w:szCs w:val="24"/>
        </w:rPr>
      </w:pPr>
      <w:r>
        <w:rPr>
          <w:rFonts w:cs="Arial"/>
          <w:sz w:val="24"/>
          <w:szCs w:val="24"/>
        </w:rPr>
        <w:t>is called the Inter Frame Space. It is defined as the time from the end of the last</w:t>
      </w:r>
    </w:p>
    <w:p w14:paraId="68F14F89" w14:textId="77777777" w:rsidR="00E40CCE" w:rsidRDefault="00E40CCE" w:rsidP="00E40CCE">
      <w:pPr>
        <w:autoSpaceDE w:val="0"/>
        <w:autoSpaceDN w:val="0"/>
        <w:adjustRightInd w:val="0"/>
        <w:spacing w:after="0" w:line="240" w:lineRule="auto"/>
        <w:rPr>
          <w:rFonts w:cs="Arial"/>
          <w:sz w:val="24"/>
          <w:szCs w:val="24"/>
        </w:rPr>
      </w:pPr>
      <w:r>
        <w:rPr>
          <w:rFonts w:cs="Arial"/>
          <w:sz w:val="24"/>
          <w:szCs w:val="24"/>
        </w:rPr>
        <w:t>bit of the previous packet to the start of the first bit of the subsequent packet.</w:t>
      </w:r>
    </w:p>
    <w:p w14:paraId="0C8523AC" w14:textId="77777777" w:rsidR="00E40CCE" w:rsidRDefault="00E40CCE" w:rsidP="00E40CCE">
      <w:pPr>
        <w:rPr>
          <w:rFonts w:cs="Arial"/>
          <w:szCs w:val="24"/>
        </w:rPr>
      </w:pPr>
      <w:r>
        <w:rPr>
          <w:rFonts w:cs="Arial"/>
          <w:sz w:val="24"/>
          <w:szCs w:val="24"/>
        </w:rPr>
        <w:t>The Inter Frame Space is designated “T_IFS” and shall be 150 μs.</w:t>
      </w:r>
    </w:p>
    <w:p w14:paraId="6AB63C59" w14:textId="77777777" w:rsidR="00E40CCE" w:rsidRDefault="00D01062" w:rsidP="00F03F8D">
      <w:pPr>
        <w:pStyle w:val="Heading3"/>
      </w:pPr>
      <w:bookmarkStart w:id="887" w:name="_Toc448771465"/>
      <w:r w:rsidRPr="006B3756">
        <w:t>[New Section]</w:t>
      </w:r>
      <w:r>
        <w:t xml:space="preserve"> </w:t>
      </w:r>
      <w:r w:rsidR="00E40CCE" w:rsidRPr="006B3756">
        <w:t>4.1.2 M</w:t>
      </w:r>
      <w:r w:rsidR="007B4805">
        <w:t>inimum AUX Frame Space</w:t>
      </w:r>
      <w:bookmarkEnd w:id="887"/>
    </w:p>
    <w:p w14:paraId="6C360B61" w14:textId="77777777" w:rsidR="002130C5" w:rsidRPr="00B03027" w:rsidRDefault="002130C5" w:rsidP="00B03027">
      <w:pPr>
        <w:rPr>
          <w:b/>
          <w:color w:val="FF0000"/>
        </w:rPr>
      </w:pPr>
      <w:r w:rsidRPr="00B03027">
        <w:rPr>
          <w:b/>
          <w:color w:val="FF0000"/>
        </w:rPr>
        <w:t>4.1.2 MINIMUM AUX FRAME SPACE</w:t>
      </w:r>
    </w:p>
    <w:p w14:paraId="705F7B67" w14:textId="77777777" w:rsidR="00E40CCE" w:rsidRDefault="00E40CCE" w:rsidP="00E40CCE">
      <w:pPr>
        <w:rPr>
          <w:color w:val="FF0000"/>
        </w:rPr>
      </w:pPr>
      <w:r w:rsidRPr="00760353">
        <w:rPr>
          <w:color w:val="FF0000"/>
        </w:rPr>
        <w:t xml:space="preserve">The minimum time interval between </w:t>
      </w:r>
      <w:r>
        <w:rPr>
          <w:color w:val="FF0000"/>
        </w:rPr>
        <w:t xml:space="preserve">a packet containing an AuxPtr and the packet indicated by the AuxPtr </w:t>
      </w:r>
      <w:r w:rsidRPr="00760353">
        <w:rPr>
          <w:color w:val="FF0000"/>
        </w:rPr>
        <w:t>is called the Minimum</w:t>
      </w:r>
      <w:r>
        <w:rPr>
          <w:color w:val="FF0000"/>
        </w:rPr>
        <w:t xml:space="preserve"> </w:t>
      </w:r>
      <w:r w:rsidRPr="00760353">
        <w:rPr>
          <w:color w:val="FF0000"/>
        </w:rPr>
        <w:t xml:space="preserve">AUX </w:t>
      </w:r>
      <w:r>
        <w:rPr>
          <w:color w:val="FF0000"/>
        </w:rPr>
        <w:t>Frame Space</w:t>
      </w:r>
      <w:r w:rsidRPr="00760353">
        <w:rPr>
          <w:color w:val="FF0000"/>
        </w:rPr>
        <w:t xml:space="preserve">. It is defined as the </w:t>
      </w:r>
      <w:r w:rsidR="000112D0">
        <w:rPr>
          <w:color w:val="FF0000"/>
        </w:rPr>
        <w:t xml:space="preserve">minimum </w:t>
      </w:r>
      <w:r w:rsidRPr="00760353">
        <w:rPr>
          <w:color w:val="FF0000"/>
        </w:rPr>
        <w:t xml:space="preserve">time from the end of the last bit of the </w:t>
      </w:r>
      <w:r>
        <w:rPr>
          <w:color w:val="FF0000"/>
        </w:rPr>
        <w:t>packet containing the AuxPtr</w:t>
      </w:r>
      <w:r w:rsidRPr="00760353">
        <w:rPr>
          <w:color w:val="FF0000"/>
        </w:rPr>
        <w:t xml:space="preserve"> </w:t>
      </w:r>
      <w:r>
        <w:rPr>
          <w:color w:val="FF0000"/>
        </w:rPr>
        <w:t>to</w:t>
      </w:r>
      <w:r w:rsidRPr="00760353">
        <w:rPr>
          <w:color w:val="FF0000"/>
        </w:rPr>
        <w:t xml:space="preserve"> the start of the </w:t>
      </w:r>
      <w:r>
        <w:rPr>
          <w:color w:val="FF0000"/>
        </w:rPr>
        <w:t>packet indicated by the AuxPtr</w:t>
      </w:r>
      <w:r w:rsidRPr="00760353">
        <w:rPr>
          <w:color w:val="FF0000"/>
        </w:rPr>
        <w:t xml:space="preserve">. The </w:t>
      </w:r>
      <w:r w:rsidR="000112D0">
        <w:rPr>
          <w:color w:val="FF0000"/>
        </w:rPr>
        <w:t>M</w:t>
      </w:r>
      <w:r w:rsidRPr="00760353">
        <w:rPr>
          <w:color w:val="FF0000"/>
        </w:rPr>
        <w:t>inimum A</w:t>
      </w:r>
      <w:r>
        <w:rPr>
          <w:color w:val="FF0000"/>
        </w:rPr>
        <w:t>UX</w:t>
      </w:r>
      <w:r w:rsidRPr="00760353">
        <w:rPr>
          <w:color w:val="FF0000"/>
        </w:rPr>
        <w:t xml:space="preserve"> </w:t>
      </w:r>
      <w:r w:rsidR="000112D0">
        <w:rPr>
          <w:color w:val="FF0000"/>
        </w:rPr>
        <w:t>F</w:t>
      </w:r>
      <w:r>
        <w:rPr>
          <w:color w:val="FF0000"/>
        </w:rPr>
        <w:t xml:space="preserve">rame </w:t>
      </w:r>
      <w:r w:rsidR="000112D0">
        <w:rPr>
          <w:color w:val="FF0000"/>
        </w:rPr>
        <w:t>S</w:t>
      </w:r>
      <w:r>
        <w:rPr>
          <w:color w:val="FF0000"/>
        </w:rPr>
        <w:t>pace</w:t>
      </w:r>
      <w:r w:rsidRPr="00760353">
        <w:rPr>
          <w:color w:val="FF0000"/>
        </w:rPr>
        <w:t xml:space="preserve"> is designated “T_MA</w:t>
      </w:r>
      <w:r>
        <w:rPr>
          <w:color w:val="FF0000"/>
        </w:rPr>
        <w:t>FS</w:t>
      </w:r>
      <w:r w:rsidRPr="00760353">
        <w:rPr>
          <w:color w:val="FF0000"/>
        </w:rPr>
        <w:t>” and shall be 300</w:t>
      </w:r>
      <w:r w:rsidR="00D90D61" w:rsidRPr="00D90D61">
        <w:rPr>
          <w:color w:val="FF0000"/>
        </w:rPr>
        <w:t xml:space="preserve"> </w:t>
      </w:r>
      <w:r w:rsidR="00D90D61" w:rsidRPr="00B14A1B">
        <w:rPr>
          <w:color w:val="FF0000"/>
        </w:rPr>
        <w:t>µ</w:t>
      </w:r>
      <w:r w:rsidRPr="00760353">
        <w:rPr>
          <w:color w:val="FF0000"/>
        </w:rPr>
        <w:t>s.</w:t>
      </w:r>
    </w:p>
    <w:p w14:paraId="1A0DFF4E" w14:textId="77777777" w:rsidR="00E40CCE" w:rsidRDefault="00E40CCE" w:rsidP="00E40CCE">
      <w:pPr>
        <w:rPr>
          <w:color w:val="FF0000"/>
        </w:rPr>
      </w:pPr>
      <w:r>
        <w:rPr>
          <w:color w:val="FF0000"/>
        </w:rPr>
        <w:t xml:space="preserve">Figure 4.X illustrates an example </w:t>
      </w:r>
      <w:r w:rsidR="000112D0">
        <w:rPr>
          <w:color w:val="FF0000"/>
        </w:rPr>
        <w:t>where the M</w:t>
      </w:r>
      <w:r>
        <w:rPr>
          <w:color w:val="FF0000"/>
        </w:rPr>
        <w:t xml:space="preserve">inimum AUX </w:t>
      </w:r>
      <w:r w:rsidR="000112D0">
        <w:rPr>
          <w:color w:val="FF0000"/>
        </w:rPr>
        <w:t>F</w:t>
      </w:r>
      <w:r>
        <w:rPr>
          <w:color w:val="FF0000"/>
        </w:rPr>
        <w:t xml:space="preserve">rame </w:t>
      </w:r>
      <w:r w:rsidR="000112D0">
        <w:rPr>
          <w:color w:val="FF0000"/>
        </w:rPr>
        <w:t>S</w:t>
      </w:r>
      <w:r>
        <w:rPr>
          <w:color w:val="FF0000"/>
        </w:rPr>
        <w:t>pace</w:t>
      </w:r>
      <w:r w:rsidR="000112D0">
        <w:rPr>
          <w:color w:val="FF0000"/>
        </w:rPr>
        <w:t xml:space="preserve"> applies</w:t>
      </w:r>
      <w:r>
        <w:rPr>
          <w:color w:val="FF0000"/>
        </w:rPr>
        <w:t>.</w:t>
      </w:r>
    </w:p>
    <w:p w14:paraId="26080192" w14:textId="77777777" w:rsidR="00E40CCE" w:rsidRDefault="005961E1" w:rsidP="00E40CCE">
      <w:pPr>
        <w:rPr>
          <w:rFonts w:cs="Arial"/>
          <w:color w:val="000000"/>
          <w:szCs w:val="24"/>
        </w:rPr>
      </w:pPr>
      <w:r w:rsidRPr="00082694">
        <w:rPr>
          <w:rFonts w:cs="Arial"/>
          <w:color w:val="000000"/>
          <w:szCs w:val="24"/>
        </w:rPr>
        <w:object w:dxaOrig="8179" w:dyaOrig="2099" w14:anchorId="23B2EC4D">
          <v:shape id="_x0000_i1027" type="#_x0000_t75" style="width:410.7pt;height:100.8pt" o:ole="">
            <v:imagedata r:id="rId18" o:title=""/>
          </v:shape>
          <o:OLEObject Type="Embed" ProgID="Visio.Drawing.11" ShapeID="_x0000_i1027" DrawAspect="Content" ObjectID="_1522518077" r:id="rId19"/>
        </w:object>
      </w:r>
    </w:p>
    <w:p w14:paraId="1C30F44A" w14:textId="77777777" w:rsidR="00E40CCE" w:rsidRDefault="00E40CCE" w:rsidP="00E40CCE">
      <w:pPr>
        <w:rPr>
          <w:rFonts w:cs="Arial"/>
          <w:i/>
          <w:color w:val="FF0000"/>
          <w:szCs w:val="24"/>
        </w:rPr>
      </w:pPr>
      <w:r w:rsidRPr="002E1619">
        <w:rPr>
          <w:rFonts w:cs="Arial"/>
          <w:i/>
          <w:color w:val="FF0000"/>
          <w:szCs w:val="24"/>
        </w:rPr>
        <w:t xml:space="preserve">Figure 4.X: Example </w:t>
      </w:r>
      <w:r w:rsidR="000112D0">
        <w:rPr>
          <w:rFonts w:cs="Arial"/>
          <w:i/>
          <w:color w:val="FF0000"/>
          <w:szCs w:val="24"/>
        </w:rPr>
        <w:t>where the</w:t>
      </w:r>
      <w:r w:rsidR="000112D0" w:rsidRPr="002E1619">
        <w:rPr>
          <w:rFonts w:cs="Arial"/>
          <w:i/>
          <w:color w:val="FF0000"/>
          <w:szCs w:val="24"/>
        </w:rPr>
        <w:t xml:space="preserve"> </w:t>
      </w:r>
      <w:r w:rsidR="000112D0">
        <w:rPr>
          <w:rFonts w:cs="Arial"/>
          <w:i/>
          <w:color w:val="FF0000"/>
          <w:szCs w:val="24"/>
        </w:rPr>
        <w:t>M</w:t>
      </w:r>
      <w:r w:rsidRPr="002E1619">
        <w:rPr>
          <w:rFonts w:cs="Arial"/>
          <w:i/>
          <w:color w:val="FF0000"/>
          <w:szCs w:val="24"/>
        </w:rPr>
        <w:t xml:space="preserve">inimum AUX </w:t>
      </w:r>
      <w:r w:rsidR="000112D0">
        <w:rPr>
          <w:rFonts w:cs="Arial"/>
          <w:i/>
          <w:color w:val="FF0000"/>
          <w:szCs w:val="24"/>
        </w:rPr>
        <w:t>F</w:t>
      </w:r>
      <w:r w:rsidRPr="002E1619">
        <w:rPr>
          <w:rFonts w:cs="Arial"/>
          <w:i/>
          <w:color w:val="FF0000"/>
          <w:szCs w:val="24"/>
        </w:rPr>
        <w:t xml:space="preserve">rame </w:t>
      </w:r>
      <w:r w:rsidR="000112D0">
        <w:rPr>
          <w:rFonts w:cs="Arial"/>
          <w:i/>
          <w:color w:val="FF0000"/>
          <w:szCs w:val="24"/>
        </w:rPr>
        <w:t>S</w:t>
      </w:r>
      <w:r w:rsidRPr="002E1619">
        <w:rPr>
          <w:rFonts w:cs="Arial"/>
          <w:i/>
          <w:color w:val="FF0000"/>
          <w:szCs w:val="24"/>
        </w:rPr>
        <w:t>pace</w:t>
      </w:r>
      <w:r w:rsidR="000112D0">
        <w:rPr>
          <w:rFonts w:cs="Arial"/>
          <w:i/>
          <w:color w:val="FF0000"/>
          <w:szCs w:val="24"/>
        </w:rPr>
        <w:t xml:space="preserve"> applies</w:t>
      </w:r>
    </w:p>
    <w:p w14:paraId="1D1881D8" w14:textId="77777777" w:rsidR="000141D2" w:rsidRDefault="000141D2" w:rsidP="000141D2">
      <w:pPr>
        <w:autoSpaceDE w:val="0"/>
        <w:autoSpaceDN w:val="0"/>
        <w:adjustRightInd w:val="0"/>
        <w:spacing w:after="0" w:line="240" w:lineRule="auto"/>
        <w:rPr>
          <w:rFonts w:cs="Arial"/>
          <w:sz w:val="24"/>
          <w:szCs w:val="24"/>
          <w:lang w:val="en-GB"/>
        </w:rPr>
      </w:pPr>
      <w:bookmarkStart w:id="888" w:name="_Toc432709750"/>
    </w:p>
    <w:p w14:paraId="5039EF78" w14:textId="77777777" w:rsidR="00E40CCE" w:rsidRPr="00F03F8D" w:rsidRDefault="00E40CCE" w:rsidP="00F03F8D">
      <w:pPr>
        <w:pStyle w:val="Heading3"/>
      </w:pPr>
      <w:bookmarkStart w:id="889" w:name="_Toc443590480"/>
      <w:bookmarkStart w:id="890" w:name="_Toc448771466"/>
      <w:r w:rsidRPr="00B03027">
        <w:t xml:space="preserve">[Modified Section] </w:t>
      </w:r>
      <w:r w:rsidRPr="00F03F8D">
        <w:t>4.4.2 Advertising State</w:t>
      </w:r>
      <w:bookmarkEnd w:id="888"/>
      <w:bookmarkEnd w:id="889"/>
      <w:bookmarkEnd w:id="890"/>
    </w:p>
    <w:p w14:paraId="59A4AAAE" w14:textId="77777777" w:rsidR="002130C5" w:rsidRPr="00B03027" w:rsidRDefault="002130C5" w:rsidP="00E40CCE">
      <w:pPr>
        <w:rPr>
          <w:rFonts w:cs="Arial"/>
          <w:b/>
          <w:color w:val="000000"/>
          <w:sz w:val="24"/>
          <w:szCs w:val="24"/>
        </w:rPr>
      </w:pPr>
      <w:r w:rsidRPr="00B03027">
        <w:rPr>
          <w:b/>
        </w:rPr>
        <w:t>4.4.2 Advertising State</w:t>
      </w:r>
    </w:p>
    <w:p w14:paraId="1D34B81E" w14:textId="77777777" w:rsidR="00E40CCE" w:rsidRDefault="00E40CCE" w:rsidP="00E40CCE">
      <w:pPr>
        <w:rPr>
          <w:rFonts w:cs="Arial"/>
          <w:color w:val="000000"/>
          <w:sz w:val="24"/>
          <w:szCs w:val="24"/>
        </w:rPr>
      </w:pPr>
      <w:r>
        <w:rPr>
          <w:rFonts w:cs="Arial"/>
          <w:color w:val="000000"/>
          <w:sz w:val="24"/>
          <w:szCs w:val="24"/>
        </w:rPr>
        <w:t xml:space="preserve">The Link Layer shall enter the Advertising State when directed by the Host. When placed in the Advertising State, the Link Layer shall send advertising PDUs (see </w:t>
      </w:r>
      <w:r>
        <w:rPr>
          <w:rFonts w:cs="Arial"/>
          <w:color w:val="0000FF"/>
          <w:sz w:val="24"/>
          <w:szCs w:val="24"/>
        </w:rPr>
        <w:t>Section 2.3.1</w:t>
      </w:r>
      <w:r>
        <w:rPr>
          <w:rFonts w:cs="Arial"/>
          <w:color w:val="000000"/>
          <w:sz w:val="24"/>
          <w:szCs w:val="24"/>
        </w:rPr>
        <w:t>) in advertising events.</w:t>
      </w:r>
    </w:p>
    <w:p w14:paraId="0A8827C0" w14:textId="77777777" w:rsidR="00E40CCE" w:rsidRDefault="00E40CCE" w:rsidP="00E40CCE">
      <w:pPr>
        <w:autoSpaceDE w:val="0"/>
        <w:autoSpaceDN w:val="0"/>
        <w:adjustRightInd w:val="0"/>
        <w:spacing w:after="0" w:line="240" w:lineRule="auto"/>
        <w:rPr>
          <w:rFonts w:cs="Arial"/>
          <w:color w:val="000000"/>
          <w:sz w:val="24"/>
          <w:szCs w:val="24"/>
        </w:rPr>
      </w:pPr>
    </w:p>
    <w:p w14:paraId="2469A3DA" w14:textId="77777777" w:rsidR="00E40CCE" w:rsidRDefault="00E40CCE" w:rsidP="00E40CCE">
      <w:pPr>
        <w:autoSpaceDE w:val="0"/>
        <w:autoSpaceDN w:val="0"/>
        <w:adjustRightInd w:val="0"/>
        <w:spacing w:after="0" w:line="240" w:lineRule="auto"/>
        <w:rPr>
          <w:rFonts w:cs="Arial"/>
          <w:color w:val="000000"/>
          <w:sz w:val="24"/>
          <w:szCs w:val="24"/>
        </w:rPr>
      </w:pPr>
      <w:r>
        <w:rPr>
          <w:rFonts w:cs="Arial"/>
          <w:color w:val="000000"/>
          <w:sz w:val="24"/>
          <w:szCs w:val="24"/>
        </w:rPr>
        <w:t xml:space="preserve">Each advertising event is composed of one or more advertising PDUs sent on used </w:t>
      </w:r>
      <w:r w:rsidRPr="00EE1FF6">
        <w:rPr>
          <w:rFonts w:cs="Arial"/>
          <w:color w:val="FF0000"/>
          <w:sz w:val="24"/>
          <w:szCs w:val="24"/>
        </w:rPr>
        <w:t xml:space="preserve">primary </w:t>
      </w:r>
      <w:r>
        <w:rPr>
          <w:rFonts w:cs="Arial"/>
          <w:color w:val="000000"/>
          <w:sz w:val="24"/>
          <w:szCs w:val="24"/>
        </w:rPr>
        <w:t xml:space="preserve">advertising channel indices. The advertising event shall be closed after one advertising PDU has been sent on each of the used </w:t>
      </w:r>
      <w:r>
        <w:rPr>
          <w:rFonts w:cs="Arial"/>
          <w:color w:val="FF0000"/>
          <w:sz w:val="24"/>
          <w:szCs w:val="24"/>
        </w:rPr>
        <w:t xml:space="preserve">primary </w:t>
      </w:r>
      <w:r>
        <w:rPr>
          <w:rFonts w:cs="Arial"/>
          <w:color w:val="000000"/>
          <w:sz w:val="24"/>
          <w:szCs w:val="24"/>
        </w:rPr>
        <w:t xml:space="preserve">advertising channel indices (see </w:t>
      </w:r>
      <w:r>
        <w:rPr>
          <w:rFonts w:cs="Arial"/>
          <w:color w:val="0000FF"/>
          <w:sz w:val="24"/>
          <w:szCs w:val="24"/>
        </w:rPr>
        <w:t>Section 4.4.2.1</w:t>
      </w:r>
      <w:r>
        <w:rPr>
          <w:rFonts w:cs="Arial"/>
          <w:color w:val="000000"/>
          <w:sz w:val="24"/>
          <w:szCs w:val="24"/>
        </w:rPr>
        <w:t>) or the advertiser may close an advertising event earlier to accommodate other functionality.</w:t>
      </w:r>
    </w:p>
    <w:p w14:paraId="03BFB765" w14:textId="77777777" w:rsidR="00E40CCE" w:rsidRDefault="00E40CCE" w:rsidP="00E40CCE">
      <w:pPr>
        <w:autoSpaceDE w:val="0"/>
        <w:autoSpaceDN w:val="0"/>
        <w:adjustRightInd w:val="0"/>
        <w:spacing w:after="0" w:line="240" w:lineRule="auto"/>
        <w:rPr>
          <w:rFonts w:cs="Arial"/>
          <w:color w:val="000000"/>
          <w:sz w:val="24"/>
          <w:szCs w:val="24"/>
        </w:rPr>
      </w:pPr>
    </w:p>
    <w:p w14:paraId="6CEB3EF5" w14:textId="77777777" w:rsidR="00E40CCE" w:rsidRDefault="00E40CCE" w:rsidP="00E40CCE">
      <w:pPr>
        <w:autoSpaceDE w:val="0"/>
        <w:autoSpaceDN w:val="0"/>
        <w:adjustRightInd w:val="0"/>
        <w:spacing w:after="0" w:line="240" w:lineRule="auto"/>
        <w:rPr>
          <w:rFonts w:cs="Arial"/>
          <w:color w:val="0000FF"/>
          <w:sz w:val="24"/>
          <w:szCs w:val="24"/>
        </w:rPr>
      </w:pPr>
      <w:r>
        <w:rPr>
          <w:rFonts w:cs="Arial"/>
          <w:color w:val="000000"/>
          <w:sz w:val="24"/>
          <w:szCs w:val="24"/>
        </w:rPr>
        <w:t xml:space="preserve">The time between two consecutive advertising events is defined in </w:t>
      </w:r>
      <w:r>
        <w:rPr>
          <w:rFonts w:cs="Arial"/>
          <w:color w:val="0000FF"/>
          <w:sz w:val="24"/>
          <w:szCs w:val="24"/>
        </w:rPr>
        <w:t>Section</w:t>
      </w:r>
    </w:p>
    <w:p w14:paraId="17DB2FB9" w14:textId="77777777" w:rsidR="00E40CCE" w:rsidRDefault="00E40CCE" w:rsidP="00E40CCE">
      <w:pPr>
        <w:autoSpaceDE w:val="0"/>
        <w:autoSpaceDN w:val="0"/>
        <w:adjustRightInd w:val="0"/>
        <w:spacing w:after="0" w:line="240" w:lineRule="auto"/>
        <w:rPr>
          <w:rFonts w:cs="Arial"/>
          <w:color w:val="000000"/>
          <w:sz w:val="24"/>
          <w:szCs w:val="24"/>
        </w:rPr>
      </w:pPr>
      <w:r>
        <w:rPr>
          <w:rFonts w:cs="Arial"/>
          <w:color w:val="0000FF"/>
          <w:sz w:val="24"/>
          <w:szCs w:val="24"/>
        </w:rPr>
        <w:t>4.4.2.2</w:t>
      </w:r>
      <w:r>
        <w:rPr>
          <w:rFonts w:cs="Arial"/>
          <w:color w:val="000000"/>
          <w:sz w:val="24"/>
          <w:szCs w:val="24"/>
        </w:rPr>
        <w:t>.</w:t>
      </w:r>
    </w:p>
    <w:p w14:paraId="4EC28347" w14:textId="77777777" w:rsidR="00E40CCE" w:rsidRDefault="00E40CCE" w:rsidP="00E40CCE">
      <w:pPr>
        <w:autoSpaceDE w:val="0"/>
        <w:autoSpaceDN w:val="0"/>
        <w:adjustRightInd w:val="0"/>
        <w:spacing w:after="0" w:line="240" w:lineRule="auto"/>
        <w:rPr>
          <w:rFonts w:cs="Arial"/>
          <w:color w:val="000000"/>
          <w:sz w:val="24"/>
          <w:szCs w:val="24"/>
        </w:rPr>
      </w:pPr>
    </w:p>
    <w:p w14:paraId="1733280B" w14:textId="77777777" w:rsidR="00E40CCE" w:rsidRDefault="00E40CCE" w:rsidP="00E40CCE">
      <w:pPr>
        <w:autoSpaceDE w:val="0"/>
        <w:autoSpaceDN w:val="0"/>
        <w:adjustRightInd w:val="0"/>
        <w:spacing w:after="0" w:line="240" w:lineRule="auto"/>
        <w:rPr>
          <w:rFonts w:cs="Arial"/>
          <w:color w:val="000000"/>
          <w:sz w:val="24"/>
          <w:szCs w:val="24"/>
        </w:rPr>
      </w:pPr>
      <w:r>
        <w:rPr>
          <w:rFonts w:cs="Arial"/>
          <w:color w:val="000000"/>
          <w:sz w:val="24"/>
          <w:szCs w:val="24"/>
        </w:rPr>
        <w:t>An advertising event can be one of the following types:</w:t>
      </w:r>
    </w:p>
    <w:p w14:paraId="2093DB08" w14:textId="77777777" w:rsidR="00E40CCE" w:rsidRDefault="00E40CCE" w:rsidP="00E40CCE">
      <w:pPr>
        <w:autoSpaceDE w:val="0"/>
        <w:autoSpaceDN w:val="0"/>
        <w:adjustRightInd w:val="0"/>
        <w:spacing w:after="0" w:line="240" w:lineRule="auto"/>
        <w:rPr>
          <w:rFonts w:cs="Arial"/>
          <w:color w:val="000000"/>
          <w:sz w:val="24"/>
          <w:szCs w:val="24"/>
        </w:rPr>
      </w:pPr>
    </w:p>
    <w:p w14:paraId="63467BC0" w14:textId="77777777" w:rsidR="00E40CCE" w:rsidRPr="002E6F92" w:rsidRDefault="00E40CCE" w:rsidP="00196165">
      <w:pPr>
        <w:pStyle w:val="ListParagraph"/>
        <w:numPr>
          <w:ilvl w:val="0"/>
          <w:numId w:val="18"/>
        </w:numPr>
        <w:autoSpaceDE w:val="0"/>
        <w:autoSpaceDN w:val="0"/>
        <w:adjustRightInd w:val="0"/>
        <w:spacing w:after="0" w:line="240" w:lineRule="auto"/>
        <w:rPr>
          <w:rFonts w:eastAsiaTheme="minorEastAsia" w:cs="Arial"/>
          <w:color w:val="FF0000"/>
          <w:sz w:val="24"/>
          <w:szCs w:val="24"/>
        </w:rPr>
      </w:pPr>
      <w:r w:rsidRPr="002E6F92">
        <w:rPr>
          <w:rFonts w:eastAsiaTheme="minorEastAsia" w:cs="Arial"/>
          <w:color w:val="FF0000"/>
          <w:sz w:val="24"/>
          <w:szCs w:val="24"/>
        </w:rPr>
        <w:t>a connectable and scannable undirected event</w:t>
      </w:r>
    </w:p>
    <w:p w14:paraId="22065748" w14:textId="77777777" w:rsidR="00E40CCE" w:rsidRDefault="00E40CCE" w:rsidP="00196165">
      <w:pPr>
        <w:pStyle w:val="ListParagraph"/>
        <w:numPr>
          <w:ilvl w:val="0"/>
          <w:numId w:val="18"/>
        </w:numPr>
        <w:autoSpaceDE w:val="0"/>
        <w:autoSpaceDN w:val="0"/>
        <w:adjustRightInd w:val="0"/>
        <w:spacing w:after="0" w:line="240" w:lineRule="auto"/>
        <w:rPr>
          <w:rFonts w:eastAsiaTheme="minorEastAsia" w:cs="Arial"/>
          <w:color w:val="000000"/>
          <w:sz w:val="24"/>
          <w:szCs w:val="24"/>
        </w:rPr>
      </w:pPr>
      <w:r w:rsidRPr="00EE1FF6">
        <w:rPr>
          <w:rFonts w:eastAsiaTheme="minorEastAsia" w:cs="Arial"/>
          <w:color w:val="000000"/>
          <w:sz w:val="24"/>
          <w:szCs w:val="24"/>
        </w:rPr>
        <w:t>a connectable undirected event</w:t>
      </w:r>
    </w:p>
    <w:p w14:paraId="684F3986" w14:textId="77777777" w:rsidR="00E40CCE" w:rsidRPr="00EE1FF6" w:rsidRDefault="00E40CCE" w:rsidP="00196165">
      <w:pPr>
        <w:pStyle w:val="ListParagraph"/>
        <w:numPr>
          <w:ilvl w:val="0"/>
          <w:numId w:val="18"/>
        </w:numPr>
        <w:autoSpaceDE w:val="0"/>
        <w:autoSpaceDN w:val="0"/>
        <w:adjustRightInd w:val="0"/>
        <w:spacing w:after="0" w:line="240" w:lineRule="auto"/>
        <w:rPr>
          <w:rFonts w:eastAsiaTheme="minorEastAsia" w:cs="Arial"/>
          <w:color w:val="000000"/>
          <w:sz w:val="24"/>
          <w:szCs w:val="24"/>
        </w:rPr>
      </w:pPr>
      <w:r w:rsidRPr="00EE1FF6">
        <w:rPr>
          <w:rFonts w:eastAsiaTheme="minorEastAsia" w:cs="Arial"/>
          <w:color w:val="000000"/>
          <w:sz w:val="24"/>
          <w:szCs w:val="24"/>
        </w:rPr>
        <w:t>a connectable directed event</w:t>
      </w:r>
    </w:p>
    <w:p w14:paraId="425EB7C0" w14:textId="77777777" w:rsidR="00E40CCE" w:rsidRDefault="00E40CCE" w:rsidP="00196165">
      <w:pPr>
        <w:pStyle w:val="ListParagraph"/>
        <w:numPr>
          <w:ilvl w:val="0"/>
          <w:numId w:val="18"/>
        </w:numPr>
        <w:autoSpaceDE w:val="0"/>
        <w:autoSpaceDN w:val="0"/>
        <w:adjustRightInd w:val="0"/>
        <w:spacing w:after="0" w:line="240" w:lineRule="auto"/>
        <w:rPr>
          <w:rFonts w:eastAsiaTheme="minorEastAsia" w:cs="Arial"/>
          <w:color w:val="000000"/>
          <w:sz w:val="24"/>
          <w:szCs w:val="24"/>
        </w:rPr>
      </w:pPr>
      <w:r w:rsidRPr="00EE1FF6">
        <w:rPr>
          <w:rFonts w:eastAsiaTheme="minorEastAsia" w:cs="Arial"/>
          <w:color w:val="000000"/>
          <w:sz w:val="24"/>
          <w:szCs w:val="24"/>
        </w:rPr>
        <w:t>a non-connectable undirected event</w:t>
      </w:r>
    </w:p>
    <w:p w14:paraId="46BC1412" w14:textId="77777777" w:rsidR="00E40CCE" w:rsidRPr="00493704" w:rsidRDefault="00E40CCE" w:rsidP="00196165">
      <w:pPr>
        <w:pStyle w:val="ListParagraph"/>
        <w:numPr>
          <w:ilvl w:val="0"/>
          <w:numId w:val="18"/>
        </w:numPr>
        <w:autoSpaceDE w:val="0"/>
        <w:autoSpaceDN w:val="0"/>
        <w:adjustRightInd w:val="0"/>
        <w:spacing w:after="0" w:line="240" w:lineRule="auto"/>
        <w:rPr>
          <w:rFonts w:eastAsiaTheme="minorEastAsia" w:cs="Arial"/>
          <w:color w:val="FF0000"/>
          <w:sz w:val="24"/>
          <w:szCs w:val="24"/>
        </w:rPr>
      </w:pPr>
      <w:r>
        <w:rPr>
          <w:rFonts w:eastAsiaTheme="minorEastAsia" w:cs="Arial"/>
          <w:color w:val="FF0000"/>
          <w:sz w:val="24"/>
          <w:szCs w:val="24"/>
        </w:rPr>
        <w:t>a non-connectable directed event</w:t>
      </w:r>
    </w:p>
    <w:p w14:paraId="385ACFC8" w14:textId="77777777" w:rsidR="00E40CCE" w:rsidRDefault="00E40CCE" w:rsidP="00196165">
      <w:pPr>
        <w:pStyle w:val="ListParagraph"/>
        <w:numPr>
          <w:ilvl w:val="0"/>
          <w:numId w:val="18"/>
        </w:numPr>
        <w:autoSpaceDE w:val="0"/>
        <w:autoSpaceDN w:val="0"/>
        <w:adjustRightInd w:val="0"/>
        <w:spacing w:after="0" w:line="240" w:lineRule="auto"/>
        <w:rPr>
          <w:rFonts w:eastAsiaTheme="minorEastAsia" w:cs="Arial"/>
          <w:color w:val="000000"/>
          <w:sz w:val="24"/>
          <w:szCs w:val="24"/>
        </w:rPr>
      </w:pPr>
      <w:r w:rsidRPr="00EE1FF6">
        <w:rPr>
          <w:rFonts w:eastAsiaTheme="minorEastAsia" w:cs="Arial"/>
          <w:color w:val="000000"/>
          <w:sz w:val="24"/>
          <w:szCs w:val="24"/>
        </w:rPr>
        <w:t>a scannable undirected event</w:t>
      </w:r>
    </w:p>
    <w:p w14:paraId="0EE1EBF3" w14:textId="77777777" w:rsidR="00E40CCE" w:rsidRPr="00493704" w:rsidRDefault="00E40CCE" w:rsidP="00196165">
      <w:pPr>
        <w:pStyle w:val="ListParagraph"/>
        <w:numPr>
          <w:ilvl w:val="0"/>
          <w:numId w:val="18"/>
        </w:numPr>
        <w:autoSpaceDE w:val="0"/>
        <w:autoSpaceDN w:val="0"/>
        <w:adjustRightInd w:val="0"/>
        <w:spacing w:after="0" w:line="240" w:lineRule="auto"/>
        <w:rPr>
          <w:rFonts w:eastAsiaTheme="minorEastAsia" w:cs="Arial"/>
          <w:color w:val="FF0000"/>
          <w:sz w:val="24"/>
          <w:szCs w:val="24"/>
        </w:rPr>
      </w:pPr>
      <w:r>
        <w:rPr>
          <w:rFonts w:eastAsiaTheme="minorEastAsia" w:cs="Arial"/>
          <w:color w:val="FF0000"/>
          <w:sz w:val="24"/>
          <w:szCs w:val="24"/>
        </w:rPr>
        <w:t>a scannable directed event</w:t>
      </w:r>
    </w:p>
    <w:p w14:paraId="0C2576EA" w14:textId="77777777" w:rsidR="00E40CCE" w:rsidRDefault="00E40CCE" w:rsidP="00E40CCE">
      <w:pPr>
        <w:autoSpaceDE w:val="0"/>
        <w:autoSpaceDN w:val="0"/>
        <w:adjustRightInd w:val="0"/>
        <w:spacing w:after="0" w:line="240" w:lineRule="auto"/>
        <w:rPr>
          <w:rFonts w:cs="Arial"/>
          <w:color w:val="000000"/>
          <w:sz w:val="24"/>
          <w:szCs w:val="24"/>
        </w:rPr>
      </w:pPr>
    </w:p>
    <w:p w14:paraId="144F93E0" w14:textId="77777777" w:rsidR="00E40CCE" w:rsidRDefault="00E40CCE" w:rsidP="00E40CCE">
      <w:pPr>
        <w:autoSpaceDE w:val="0"/>
        <w:autoSpaceDN w:val="0"/>
        <w:adjustRightInd w:val="0"/>
        <w:spacing w:after="0" w:line="240" w:lineRule="auto"/>
        <w:rPr>
          <w:rFonts w:cs="Arial"/>
          <w:color w:val="000000"/>
          <w:sz w:val="24"/>
          <w:szCs w:val="24"/>
        </w:rPr>
      </w:pPr>
    </w:p>
    <w:p w14:paraId="4BE8B9F0" w14:textId="77777777" w:rsidR="00E40CCE" w:rsidRDefault="00E40CCE" w:rsidP="00E40CCE">
      <w:pPr>
        <w:autoSpaceDE w:val="0"/>
        <w:autoSpaceDN w:val="0"/>
        <w:adjustRightInd w:val="0"/>
        <w:spacing w:after="0" w:line="240" w:lineRule="auto"/>
        <w:rPr>
          <w:rFonts w:cs="Arial"/>
          <w:color w:val="000000"/>
          <w:szCs w:val="24"/>
        </w:rPr>
      </w:pPr>
      <w:r>
        <w:rPr>
          <w:rFonts w:cs="Arial"/>
          <w:color w:val="000000"/>
          <w:sz w:val="24"/>
          <w:szCs w:val="24"/>
        </w:rPr>
        <w:t xml:space="preserve">The first PDU of each advertising event shall be transmitted in the used </w:t>
      </w:r>
      <w:r>
        <w:rPr>
          <w:rFonts w:cs="Arial"/>
          <w:color w:val="FF0000"/>
          <w:sz w:val="24"/>
          <w:szCs w:val="24"/>
        </w:rPr>
        <w:t xml:space="preserve">primary </w:t>
      </w:r>
      <w:r>
        <w:rPr>
          <w:rFonts w:cs="Arial"/>
          <w:color w:val="000000"/>
          <w:sz w:val="24"/>
          <w:szCs w:val="24"/>
        </w:rPr>
        <w:t xml:space="preserve">advertising channel with the lowest advertising channel index. </w:t>
      </w:r>
    </w:p>
    <w:p w14:paraId="3A32038E" w14:textId="77777777" w:rsidR="00E40CCE" w:rsidRDefault="00E40CCE" w:rsidP="00E40CCE">
      <w:pPr>
        <w:autoSpaceDE w:val="0"/>
        <w:autoSpaceDN w:val="0"/>
        <w:adjustRightInd w:val="0"/>
        <w:spacing w:after="0" w:line="240" w:lineRule="auto"/>
        <w:rPr>
          <w:rFonts w:cs="Arial"/>
          <w:color w:val="000000"/>
          <w:szCs w:val="24"/>
        </w:rPr>
      </w:pPr>
    </w:p>
    <w:p w14:paraId="2BBF307C" w14:textId="77777777" w:rsidR="00E40CCE" w:rsidRDefault="00E40CCE" w:rsidP="00E40CCE">
      <w:pPr>
        <w:autoSpaceDE w:val="0"/>
        <w:autoSpaceDN w:val="0"/>
        <w:adjustRightInd w:val="0"/>
        <w:spacing w:after="0" w:line="240" w:lineRule="auto"/>
        <w:rPr>
          <w:rFonts w:cs="Arial"/>
          <w:color w:val="000000"/>
          <w:szCs w:val="24"/>
        </w:rPr>
      </w:pPr>
      <w:r>
        <w:rPr>
          <w:rFonts w:cs="Arial"/>
          <w:color w:val="000000"/>
          <w:sz w:val="24"/>
          <w:szCs w:val="24"/>
        </w:rPr>
        <w:t>The advertising event type determines the allowable response PDUs. The table below specifies the allowable responses for each advertising event.</w:t>
      </w:r>
    </w:p>
    <w:p w14:paraId="60B3CCFA" w14:textId="77777777" w:rsidR="00E40CCE" w:rsidRDefault="00E40CCE" w:rsidP="00E40CCE">
      <w:pPr>
        <w:autoSpaceDE w:val="0"/>
        <w:autoSpaceDN w:val="0"/>
        <w:adjustRightInd w:val="0"/>
        <w:spacing w:after="0" w:line="240" w:lineRule="auto"/>
        <w:rPr>
          <w:rFonts w:cs="Arial"/>
          <w:color w:val="000000"/>
          <w:szCs w:val="24"/>
        </w:rPr>
      </w:pPr>
    </w:p>
    <w:p w14:paraId="6CCB7B0B" w14:textId="77777777" w:rsidR="00C70BBA" w:rsidRPr="00245457" w:rsidRDefault="00C70BBA" w:rsidP="00E40CCE">
      <w:pPr>
        <w:autoSpaceDE w:val="0"/>
        <w:autoSpaceDN w:val="0"/>
        <w:adjustRightInd w:val="0"/>
        <w:spacing w:after="0" w:line="240" w:lineRule="auto"/>
        <w:rPr>
          <w:rFonts w:cs="Arial"/>
          <w:color w:val="FF0000"/>
          <w:sz w:val="24"/>
          <w:szCs w:val="24"/>
          <w:rPrChange w:id="891" w:author="Clive D.W. Feather" w:date="2016-04-12T15:21:00Z">
            <w:rPr>
              <w:rFonts w:cs="Arial"/>
              <w:color w:val="FF0000"/>
              <w:szCs w:val="24"/>
            </w:rPr>
          </w:rPrChange>
        </w:rPr>
      </w:pPr>
      <w:r w:rsidRPr="00245457">
        <w:rPr>
          <w:rFonts w:cs="Arial"/>
          <w:color w:val="FF0000"/>
          <w:sz w:val="24"/>
          <w:szCs w:val="24"/>
          <w:rPrChange w:id="892" w:author="Clive D.W. Feather" w:date="2016-04-12T15:21:00Z">
            <w:rPr>
              <w:rFonts w:cs="Arial"/>
              <w:color w:val="FF0000"/>
              <w:szCs w:val="24"/>
            </w:rPr>
          </w:rPrChange>
        </w:rPr>
        <w:t>Connectable and scannable undirected, connectable undirected</w:t>
      </w:r>
      <w:r w:rsidR="00DA1DEE" w:rsidRPr="00245457">
        <w:rPr>
          <w:rFonts w:cs="Arial"/>
          <w:color w:val="FF0000"/>
          <w:sz w:val="24"/>
          <w:szCs w:val="24"/>
          <w:rPrChange w:id="893" w:author="Clive D.W. Feather" w:date="2016-04-12T15:21:00Z">
            <w:rPr>
              <w:rFonts w:cs="Arial"/>
              <w:color w:val="FF0000"/>
              <w:szCs w:val="24"/>
            </w:rPr>
          </w:rPrChange>
        </w:rPr>
        <w:t>,</w:t>
      </w:r>
      <w:r w:rsidRPr="00245457">
        <w:rPr>
          <w:rFonts w:cs="Arial"/>
          <w:color w:val="FF0000"/>
          <w:sz w:val="24"/>
          <w:szCs w:val="24"/>
          <w:rPrChange w:id="894" w:author="Clive D.W. Feather" w:date="2016-04-12T15:21:00Z">
            <w:rPr>
              <w:rFonts w:cs="Arial"/>
              <w:color w:val="FF0000"/>
              <w:szCs w:val="24"/>
            </w:rPr>
          </w:rPrChange>
        </w:rPr>
        <w:t xml:space="preserve"> and connectable directed events are collectively referred to as connectable events</w:t>
      </w:r>
      <w:r w:rsidR="00DA1DEE" w:rsidRPr="00245457">
        <w:rPr>
          <w:rFonts w:cs="Arial"/>
          <w:color w:val="FF0000"/>
          <w:sz w:val="24"/>
          <w:szCs w:val="24"/>
          <w:rPrChange w:id="895" w:author="Clive D.W. Feather" w:date="2016-04-12T15:21:00Z">
            <w:rPr>
              <w:rFonts w:cs="Arial"/>
              <w:color w:val="FF0000"/>
              <w:szCs w:val="24"/>
            </w:rPr>
          </w:rPrChange>
        </w:rPr>
        <w:t>; the remaining events (n</w:t>
      </w:r>
      <w:r w:rsidRPr="00245457">
        <w:rPr>
          <w:rFonts w:cs="Arial"/>
          <w:color w:val="FF0000"/>
          <w:sz w:val="24"/>
          <w:szCs w:val="24"/>
          <w:rPrChange w:id="896" w:author="Clive D.W. Feather" w:date="2016-04-12T15:21:00Z">
            <w:rPr>
              <w:rFonts w:cs="Arial"/>
              <w:color w:val="FF0000"/>
              <w:szCs w:val="24"/>
            </w:rPr>
          </w:rPrChange>
        </w:rPr>
        <w:t>on-connectable undirected</w:t>
      </w:r>
      <w:r w:rsidR="00344233" w:rsidRPr="00245457">
        <w:rPr>
          <w:rFonts w:cs="Arial"/>
          <w:color w:val="FF0000"/>
          <w:sz w:val="24"/>
          <w:szCs w:val="24"/>
          <w:rPrChange w:id="897" w:author="Clive D.W. Feather" w:date="2016-04-12T15:21:00Z">
            <w:rPr>
              <w:rFonts w:cs="Arial"/>
              <w:color w:val="FF0000"/>
              <w:szCs w:val="24"/>
            </w:rPr>
          </w:rPrChange>
        </w:rPr>
        <w:t xml:space="preserve">, </w:t>
      </w:r>
      <w:r w:rsidRPr="00245457">
        <w:rPr>
          <w:rFonts w:cs="Arial"/>
          <w:color w:val="FF0000"/>
          <w:sz w:val="24"/>
          <w:szCs w:val="24"/>
          <w:rPrChange w:id="898" w:author="Clive D.W. Feather" w:date="2016-04-12T15:21:00Z">
            <w:rPr>
              <w:rFonts w:cs="Arial"/>
              <w:color w:val="FF0000"/>
              <w:szCs w:val="24"/>
            </w:rPr>
          </w:rPrChange>
        </w:rPr>
        <w:t>non-connectable directed</w:t>
      </w:r>
      <w:r w:rsidR="00344233" w:rsidRPr="00245457">
        <w:rPr>
          <w:rFonts w:cs="Arial"/>
          <w:color w:val="FF0000"/>
          <w:sz w:val="24"/>
          <w:szCs w:val="24"/>
          <w:rPrChange w:id="899" w:author="Clive D.W. Feather" w:date="2016-04-12T15:21:00Z">
            <w:rPr>
              <w:rFonts w:cs="Arial"/>
              <w:color w:val="FF0000"/>
              <w:szCs w:val="24"/>
            </w:rPr>
          </w:rPrChange>
        </w:rPr>
        <w:t>, scannable undirected</w:t>
      </w:r>
      <w:r w:rsidR="00DA1DEE" w:rsidRPr="00245457">
        <w:rPr>
          <w:rFonts w:cs="Arial"/>
          <w:color w:val="FF0000"/>
          <w:sz w:val="24"/>
          <w:szCs w:val="24"/>
          <w:rPrChange w:id="900" w:author="Clive D.W. Feather" w:date="2016-04-12T15:21:00Z">
            <w:rPr>
              <w:rFonts w:cs="Arial"/>
              <w:color w:val="FF0000"/>
              <w:szCs w:val="24"/>
            </w:rPr>
          </w:rPrChange>
        </w:rPr>
        <w:t>,</w:t>
      </w:r>
      <w:r w:rsidR="00344233" w:rsidRPr="00245457">
        <w:rPr>
          <w:rFonts w:cs="Arial"/>
          <w:color w:val="FF0000"/>
          <w:sz w:val="24"/>
          <w:szCs w:val="24"/>
          <w:rPrChange w:id="901" w:author="Clive D.W. Feather" w:date="2016-04-12T15:21:00Z">
            <w:rPr>
              <w:rFonts w:cs="Arial"/>
              <w:color w:val="FF0000"/>
              <w:szCs w:val="24"/>
            </w:rPr>
          </w:rPrChange>
        </w:rPr>
        <w:t xml:space="preserve"> and scannable directed</w:t>
      </w:r>
      <w:r w:rsidR="00DA1DEE" w:rsidRPr="00245457">
        <w:rPr>
          <w:rFonts w:cs="Arial"/>
          <w:color w:val="FF0000"/>
          <w:sz w:val="24"/>
          <w:szCs w:val="24"/>
          <w:rPrChange w:id="902" w:author="Clive D.W. Feather" w:date="2016-04-12T15:21:00Z">
            <w:rPr>
              <w:rFonts w:cs="Arial"/>
              <w:color w:val="FF0000"/>
              <w:szCs w:val="24"/>
            </w:rPr>
          </w:rPrChange>
        </w:rPr>
        <w:t>)</w:t>
      </w:r>
      <w:r w:rsidRPr="00245457">
        <w:rPr>
          <w:rFonts w:cs="Arial"/>
          <w:color w:val="FF0000"/>
          <w:sz w:val="24"/>
          <w:szCs w:val="24"/>
          <w:rPrChange w:id="903" w:author="Clive D.W. Feather" w:date="2016-04-12T15:21:00Z">
            <w:rPr>
              <w:rFonts w:cs="Arial"/>
              <w:color w:val="FF0000"/>
              <w:szCs w:val="24"/>
            </w:rPr>
          </w:rPrChange>
        </w:rPr>
        <w:t xml:space="preserve"> are collectively referred to as non-connectable events.  Connectable and scannable undirected, scannable undirected</w:t>
      </w:r>
      <w:r w:rsidR="00DA1DEE" w:rsidRPr="00245457">
        <w:rPr>
          <w:rFonts w:cs="Arial"/>
          <w:color w:val="FF0000"/>
          <w:sz w:val="24"/>
          <w:szCs w:val="24"/>
          <w:rPrChange w:id="904" w:author="Clive D.W. Feather" w:date="2016-04-12T15:21:00Z">
            <w:rPr>
              <w:rFonts w:cs="Arial"/>
              <w:color w:val="FF0000"/>
              <w:szCs w:val="24"/>
            </w:rPr>
          </w:rPrChange>
        </w:rPr>
        <w:t>,</w:t>
      </w:r>
      <w:r w:rsidRPr="00245457">
        <w:rPr>
          <w:rFonts w:cs="Arial"/>
          <w:color w:val="FF0000"/>
          <w:sz w:val="24"/>
          <w:szCs w:val="24"/>
          <w:rPrChange w:id="905" w:author="Clive D.W. Feather" w:date="2016-04-12T15:21:00Z">
            <w:rPr>
              <w:rFonts w:cs="Arial"/>
              <w:color w:val="FF0000"/>
              <w:szCs w:val="24"/>
            </w:rPr>
          </w:rPrChange>
        </w:rPr>
        <w:t xml:space="preserve"> and scannable directed </w:t>
      </w:r>
      <w:r w:rsidR="00344233" w:rsidRPr="00245457">
        <w:rPr>
          <w:rFonts w:cs="Arial"/>
          <w:color w:val="FF0000"/>
          <w:sz w:val="24"/>
          <w:szCs w:val="24"/>
          <w:rPrChange w:id="906" w:author="Clive D.W. Feather" w:date="2016-04-12T15:21:00Z">
            <w:rPr>
              <w:rFonts w:cs="Arial"/>
              <w:color w:val="FF0000"/>
              <w:szCs w:val="24"/>
            </w:rPr>
          </w:rPrChange>
        </w:rPr>
        <w:t xml:space="preserve">events </w:t>
      </w:r>
      <w:r w:rsidRPr="00245457">
        <w:rPr>
          <w:rFonts w:cs="Arial"/>
          <w:color w:val="FF0000"/>
          <w:sz w:val="24"/>
          <w:szCs w:val="24"/>
          <w:rPrChange w:id="907" w:author="Clive D.W. Feather" w:date="2016-04-12T15:21:00Z">
            <w:rPr>
              <w:rFonts w:cs="Arial"/>
              <w:color w:val="FF0000"/>
              <w:szCs w:val="24"/>
            </w:rPr>
          </w:rPrChange>
        </w:rPr>
        <w:t>are collectively referred to as scannable events</w:t>
      </w:r>
      <w:r w:rsidR="00DA1DEE" w:rsidRPr="00245457">
        <w:rPr>
          <w:rFonts w:cs="Arial"/>
          <w:color w:val="FF0000"/>
          <w:sz w:val="24"/>
          <w:szCs w:val="24"/>
          <w:rPrChange w:id="908" w:author="Clive D.W. Feather" w:date="2016-04-12T15:21:00Z">
            <w:rPr>
              <w:rFonts w:cs="Arial"/>
              <w:color w:val="FF0000"/>
              <w:szCs w:val="24"/>
            </w:rPr>
          </w:rPrChange>
        </w:rPr>
        <w:t>; the remaining events (n</w:t>
      </w:r>
      <w:r w:rsidR="00344233" w:rsidRPr="00245457">
        <w:rPr>
          <w:rFonts w:cs="Arial"/>
          <w:color w:val="FF0000"/>
          <w:sz w:val="24"/>
          <w:szCs w:val="24"/>
          <w:rPrChange w:id="909" w:author="Clive D.W. Feather" w:date="2016-04-12T15:21:00Z">
            <w:rPr>
              <w:rFonts w:cs="Arial"/>
              <w:color w:val="FF0000"/>
              <w:szCs w:val="24"/>
            </w:rPr>
          </w:rPrChange>
        </w:rPr>
        <w:t>on-connectable undirected, non-connected directed, connectable undirected</w:t>
      </w:r>
      <w:r w:rsidR="00DA1DEE" w:rsidRPr="00245457">
        <w:rPr>
          <w:rFonts w:cs="Arial"/>
          <w:color w:val="FF0000"/>
          <w:sz w:val="24"/>
          <w:szCs w:val="24"/>
          <w:rPrChange w:id="910" w:author="Clive D.W. Feather" w:date="2016-04-12T15:21:00Z">
            <w:rPr>
              <w:rFonts w:cs="Arial"/>
              <w:color w:val="FF0000"/>
              <w:szCs w:val="24"/>
            </w:rPr>
          </w:rPrChange>
        </w:rPr>
        <w:t>,</w:t>
      </w:r>
      <w:r w:rsidR="00344233" w:rsidRPr="00245457">
        <w:rPr>
          <w:rFonts w:cs="Arial"/>
          <w:color w:val="FF0000"/>
          <w:sz w:val="24"/>
          <w:szCs w:val="24"/>
          <w:rPrChange w:id="911" w:author="Clive D.W. Feather" w:date="2016-04-12T15:21:00Z">
            <w:rPr>
              <w:rFonts w:cs="Arial"/>
              <w:color w:val="FF0000"/>
              <w:szCs w:val="24"/>
            </w:rPr>
          </w:rPrChange>
        </w:rPr>
        <w:t xml:space="preserve"> and connectable directed</w:t>
      </w:r>
      <w:r w:rsidR="00DA1DEE" w:rsidRPr="00245457">
        <w:rPr>
          <w:rFonts w:cs="Arial"/>
          <w:color w:val="FF0000"/>
          <w:sz w:val="24"/>
          <w:szCs w:val="24"/>
          <w:rPrChange w:id="912" w:author="Clive D.W. Feather" w:date="2016-04-12T15:21:00Z">
            <w:rPr>
              <w:rFonts w:cs="Arial"/>
              <w:color w:val="FF0000"/>
              <w:szCs w:val="24"/>
            </w:rPr>
          </w:rPrChange>
        </w:rPr>
        <w:t>)</w:t>
      </w:r>
      <w:r w:rsidR="00344233" w:rsidRPr="00245457">
        <w:rPr>
          <w:rFonts w:cs="Arial"/>
          <w:color w:val="FF0000"/>
          <w:sz w:val="24"/>
          <w:szCs w:val="24"/>
          <w:rPrChange w:id="913" w:author="Clive D.W. Feather" w:date="2016-04-12T15:21:00Z">
            <w:rPr>
              <w:rFonts w:cs="Arial"/>
              <w:color w:val="FF0000"/>
              <w:szCs w:val="24"/>
            </w:rPr>
          </w:rPrChange>
        </w:rPr>
        <w:t xml:space="preserve"> are collectively referred to as non-scannable events.</w:t>
      </w:r>
    </w:p>
    <w:p w14:paraId="553C483C" w14:textId="77777777" w:rsidR="00C70BBA" w:rsidRDefault="00C70BBA" w:rsidP="00E40CCE">
      <w:pPr>
        <w:autoSpaceDE w:val="0"/>
        <w:autoSpaceDN w:val="0"/>
        <w:adjustRightInd w:val="0"/>
        <w:spacing w:after="0" w:line="240" w:lineRule="auto"/>
        <w:rPr>
          <w:rFonts w:cs="Arial"/>
          <w:color w:val="000000"/>
          <w:szCs w:val="24"/>
        </w:rPr>
      </w:pPr>
    </w:p>
    <w:tbl>
      <w:tblPr>
        <w:tblStyle w:val="Bluetoothgrid"/>
        <w:tblW w:w="10435" w:type="dxa"/>
        <w:tblInd w:w="0" w:type="dxa"/>
        <w:tblLayout w:type="fixed"/>
        <w:tblCellMar>
          <w:left w:w="115" w:type="dxa"/>
          <w:right w:w="115" w:type="dxa"/>
        </w:tblCellMar>
        <w:tblLook w:val="04A0" w:firstRow="1" w:lastRow="0" w:firstColumn="1" w:lastColumn="0" w:noHBand="0" w:noVBand="1"/>
      </w:tblPr>
      <w:tblGrid>
        <w:gridCol w:w="2515"/>
        <w:gridCol w:w="2520"/>
        <w:gridCol w:w="1440"/>
        <w:gridCol w:w="1170"/>
        <w:gridCol w:w="1350"/>
        <w:gridCol w:w="1440"/>
      </w:tblGrid>
      <w:tr w:rsidR="00BE476E" w:rsidRPr="0005317C" w14:paraId="10A477E8" w14:textId="77777777" w:rsidTr="005C45EA">
        <w:trPr>
          <w:cnfStyle w:val="100000000000" w:firstRow="1" w:lastRow="0" w:firstColumn="0" w:lastColumn="0" w:oddVBand="0" w:evenVBand="0" w:oddHBand="0" w:evenHBand="0" w:firstRowFirstColumn="0" w:firstRowLastColumn="0" w:lastRowFirstColumn="0" w:lastRowLastColumn="0"/>
          <w:cantSplit/>
          <w:trHeight w:val="579"/>
          <w:tblHeader/>
        </w:trPr>
        <w:tc>
          <w:tcPr>
            <w:tcW w:w="2515" w:type="dxa"/>
            <w:vMerge w:val="restart"/>
            <w:shd w:val="clear" w:color="auto" w:fill="BBFAFD"/>
            <w:hideMark/>
          </w:tcPr>
          <w:p w14:paraId="04AC0DBA" w14:textId="77777777" w:rsidR="00BE476E" w:rsidRPr="00EE1FF6" w:rsidRDefault="00BE476E" w:rsidP="00E40CCE">
            <w:pPr>
              <w:pStyle w:val="Tableheading"/>
              <w:spacing w:before="96"/>
            </w:pPr>
            <w:r w:rsidRPr="00EE1FF6">
              <w:t>Advertising Event Type</w:t>
            </w:r>
          </w:p>
        </w:tc>
        <w:tc>
          <w:tcPr>
            <w:tcW w:w="2520" w:type="dxa"/>
            <w:vMerge w:val="restart"/>
            <w:shd w:val="clear" w:color="auto" w:fill="BBFAFD"/>
          </w:tcPr>
          <w:p w14:paraId="57974993" w14:textId="77777777" w:rsidR="00BE476E" w:rsidRPr="00EE1FF6" w:rsidRDefault="00473631" w:rsidP="00DD3584">
            <w:pPr>
              <w:pStyle w:val="Tableheading"/>
              <w:spacing w:before="96"/>
            </w:pPr>
            <w:r>
              <w:t xml:space="preserve">Type of </w:t>
            </w:r>
            <w:r w:rsidR="00BE476E" w:rsidRPr="00EE1FF6">
              <w:t xml:space="preserve">PDU </w:t>
            </w:r>
            <w:r>
              <w:t>being responded to</w:t>
            </w:r>
          </w:p>
        </w:tc>
        <w:tc>
          <w:tcPr>
            <w:tcW w:w="5400" w:type="dxa"/>
            <w:gridSpan w:val="4"/>
            <w:shd w:val="clear" w:color="auto" w:fill="BBFAFD"/>
          </w:tcPr>
          <w:p w14:paraId="61EE5E4C" w14:textId="77777777" w:rsidR="00BE476E" w:rsidRPr="00EE1FF6" w:rsidRDefault="00BE476E" w:rsidP="00F049D5">
            <w:pPr>
              <w:pStyle w:val="Tableheading"/>
              <w:spacing w:before="96"/>
              <w:jc w:val="center"/>
            </w:pPr>
            <w:r w:rsidRPr="00EE1FF6">
              <w:t xml:space="preserve">Allowable response PDUs </w:t>
            </w:r>
          </w:p>
        </w:tc>
      </w:tr>
      <w:tr w:rsidR="00BE476E" w:rsidRPr="0005317C" w14:paraId="22543B00" w14:textId="77777777" w:rsidTr="004138C9">
        <w:trPr>
          <w:cnfStyle w:val="100000000000" w:firstRow="1" w:lastRow="0" w:firstColumn="0" w:lastColumn="0" w:oddVBand="0" w:evenVBand="0" w:oddHBand="0" w:evenHBand="0" w:firstRowFirstColumn="0" w:firstRowLastColumn="0" w:lastRowFirstColumn="0" w:lastRowLastColumn="0"/>
          <w:cantSplit/>
          <w:trHeight w:val="579"/>
          <w:tblHeader/>
        </w:trPr>
        <w:tc>
          <w:tcPr>
            <w:tcW w:w="2515" w:type="dxa"/>
            <w:vMerge/>
            <w:shd w:val="clear" w:color="auto" w:fill="BBFAFD"/>
          </w:tcPr>
          <w:p w14:paraId="1098C125" w14:textId="77777777" w:rsidR="00BE476E" w:rsidRPr="00EE1FF6" w:rsidRDefault="00BE476E" w:rsidP="00E40CCE">
            <w:pPr>
              <w:pStyle w:val="Tableheading"/>
              <w:spacing w:before="96"/>
            </w:pPr>
          </w:p>
        </w:tc>
        <w:tc>
          <w:tcPr>
            <w:tcW w:w="2520" w:type="dxa"/>
            <w:vMerge/>
            <w:shd w:val="clear" w:color="auto" w:fill="BBFAFD"/>
          </w:tcPr>
          <w:p w14:paraId="4F367551" w14:textId="77777777" w:rsidR="00BE476E" w:rsidRPr="00EE1FF6" w:rsidRDefault="00BE476E" w:rsidP="00E40CCE">
            <w:pPr>
              <w:pStyle w:val="Tableheading"/>
              <w:spacing w:before="96"/>
            </w:pPr>
          </w:p>
        </w:tc>
        <w:tc>
          <w:tcPr>
            <w:tcW w:w="1440" w:type="dxa"/>
            <w:shd w:val="clear" w:color="auto" w:fill="BBFAFD"/>
          </w:tcPr>
          <w:p w14:paraId="773F8C33" w14:textId="77777777" w:rsidR="00BE476E" w:rsidRPr="004138C9" w:rsidRDefault="00BE476E" w:rsidP="00E40CCE">
            <w:pPr>
              <w:pStyle w:val="Tableheading"/>
              <w:spacing w:before="96"/>
              <w:rPr>
                <w:color w:val="FF0000"/>
                <w:vertAlign w:val="superscript"/>
              </w:rPr>
            </w:pPr>
            <w:r w:rsidRPr="00EE1FF6">
              <w:t>SCAN_REQ</w:t>
            </w:r>
            <w:r w:rsidR="0062534B">
              <w:rPr>
                <w:color w:val="FF0000"/>
                <w:vertAlign w:val="superscript"/>
              </w:rPr>
              <w:t>3</w:t>
            </w:r>
          </w:p>
        </w:tc>
        <w:tc>
          <w:tcPr>
            <w:tcW w:w="1170" w:type="dxa"/>
            <w:shd w:val="clear" w:color="auto" w:fill="BBFAFD"/>
          </w:tcPr>
          <w:p w14:paraId="5BF27052" w14:textId="77777777" w:rsidR="00BE476E" w:rsidRPr="004138C9" w:rsidRDefault="00BE476E" w:rsidP="00E40CCE">
            <w:pPr>
              <w:pStyle w:val="Tableheading"/>
              <w:spacing w:before="96"/>
              <w:rPr>
                <w:color w:val="FF0000"/>
                <w:vertAlign w:val="superscript"/>
              </w:rPr>
            </w:pPr>
            <w:r w:rsidRPr="006B3756">
              <w:t>CONNECT_IND</w:t>
            </w:r>
            <w:r w:rsidR="0062534B">
              <w:rPr>
                <w:color w:val="FF0000"/>
                <w:vertAlign w:val="superscript"/>
              </w:rPr>
              <w:t>3</w:t>
            </w:r>
          </w:p>
        </w:tc>
        <w:tc>
          <w:tcPr>
            <w:tcW w:w="1350" w:type="dxa"/>
            <w:shd w:val="clear" w:color="auto" w:fill="BBFAFD"/>
          </w:tcPr>
          <w:p w14:paraId="7ECBD3ED" w14:textId="77777777" w:rsidR="00BE476E" w:rsidRPr="00BE476E" w:rsidRDefault="00BE476E" w:rsidP="00E40CCE">
            <w:pPr>
              <w:pStyle w:val="Tableheading"/>
              <w:spacing w:before="96"/>
              <w:rPr>
                <w:color w:val="FF0000"/>
              </w:rPr>
            </w:pPr>
            <w:r>
              <w:rPr>
                <w:color w:val="FF0000"/>
              </w:rPr>
              <w:t>AUX_SCAN_REQ</w:t>
            </w:r>
          </w:p>
        </w:tc>
        <w:tc>
          <w:tcPr>
            <w:tcW w:w="1440" w:type="dxa"/>
            <w:shd w:val="clear" w:color="auto" w:fill="BBFAFD"/>
          </w:tcPr>
          <w:p w14:paraId="6C8E18A4" w14:textId="77777777" w:rsidR="00BE476E" w:rsidRPr="00353694" w:rsidRDefault="00BE476E" w:rsidP="00E40CCE">
            <w:pPr>
              <w:pStyle w:val="Tableheading"/>
              <w:spacing w:before="96"/>
            </w:pPr>
            <w:r w:rsidRPr="00353694">
              <w:rPr>
                <w:color w:val="FF0000"/>
              </w:rPr>
              <w:t>AUX_CONN</w:t>
            </w:r>
            <w:r>
              <w:rPr>
                <w:color w:val="FF0000"/>
              </w:rPr>
              <w:t>ECT</w:t>
            </w:r>
            <w:r w:rsidRPr="00353694">
              <w:rPr>
                <w:color w:val="FF0000"/>
              </w:rPr>
              <w:t>_REQ</w:t>
            </w:r>
          </w:p>
        </w:tc>
      </w:tr>
      <w:tr w:rsidR="00BE476E" w:rsidRPr="0005317C" w14:paraId="6AE6DE64" w14:textId="77777777" w:rsidTr="004138C9">
        <w:trPr>
          <w:trHeight w:val="184"/>
        </w:trPr>
        <w:tc>
          <w:tcPr>
            <w:tcW w:w="2515" w:type="dxa"/>
            <w:shd w:val="clear" w:color="auto" w:fill="FFFFFF" w:themeFill="background1"/>
          </w:tcPr>
          <w:p w14:paraId="14682660" w14:textId="77777777" w:rsidR="00BE476E" w:rsidRPr="00EE1FF6" w:rsidRDefault="00BE476E" w:rsidP="00E40CCE">
            <w:pPr>
              <w:pStyle w:val="CellBody"/>
              <w:spacing w:before="96"/>
              <w:rPr>
                <w:color w:val="auto"/>
              </w:rPr>
            </w:pPr>
            <w:r w:rsidRPr="00EE1FF6">
              <w:rPr>
                <w:color w:val="auto"/>
              </w:rPr>
              <w:t xml:space="preserve">Connectable </w:t>
            </w:r>
            <w:r>
              <w:rPr>
                <w:color w:val="FF0000"/>
              </w:rPr>
              <w:t xml:space="preserve">and Scannable </w:t>
            </w:r>
            <w:r w:rsidRPr="00EE1FF6">
              <w:rPr>
                <w:color w:val="auto"/>
              </w:rPr>
              <w:t>Undirected Event</w:t>
            </w:r>
          </w:p>
        </w:tc>
        <w:tc>
          <w:tcPr>
            <w:tcW w:w="2520" w:type="dxa"/>
            <w:shd w:val="clear" w:color="auto" w:fill="FFFFFF" w:themeFill="background1"/>
          </w:tcPr>
          <w:p w14:paraId="7A94ED44" w14:textId="77777777" w:rsidR="00BE476E" w:rsidRPr="00520C42" w:rsidRDefault="00BE476E" w:rsidP="00E40CCE">
            <w:pPr>
              <w:autoSpaceDE w:val="0"/>
              <w:autoSpaceDN w:val="0"/>
              <w:adjustRightInd w:val="0"/>
              <w:spacing w:before="96"/>
              <w:rPr>
                <w:rFonts w:cs="Arial"/>
                <w:szCs w:val="20"/>
              </w:rPr>
            </w:pPr>
            <w:r w:rsidRPr="00520C42">
              <w:rPr>
                <w:rFonts w:cs="Arial"/>
                <w:szCs w:val="20"/>
              </w:rPr>
              <w:t>ADV_IND</w:t>
            </w:r>
          </w:p>
        </w:tc>
        <w:tc>
          <w:tcPr>
            <w:tcW w:w="1440" w:type="dxa"/>
            <w:shd w:val="clear" w:color="auto" w:fill="FFFFFF" w:themeFill="background1"/>
          </w:tcPr>
          <w:p w14:paraId="3E5F32FA" w14:textId="77777777" w:rsidR="00BE476E" w:rsidRPr="00EE1FF6" w:rsidRDefault="00BE476E" w:rsidP="00E40CCE">
            <w:pPr>
              <w:autoSpaceDE w:val="0"/>
              <w:autoSpaceDN w:val="0"/>
              <w:adjustRightInd w:val="0"/>
              <w:spacing w:before="96"/>
              <w:rPr>
                <w:rFonts w:cs="Arial"/>
                <w:szCs w:val="20"/>
              </w:rPr>
            </w:pPr>
            <w:r>
              <w:rPr>
                <w:rFonts w:cs="Arial"/>
                <w:szCs w:val="20"/>
              </w:rPr>
              <w:t>YES</w:t>
            </w:r>
          </w:p>
        </w:tc>
        <w:tc>
          <w:tcPr>
            <w:tcW w:w="1170" w:type="dxa"/>
            <w:shd w:val="clear" w:color="auto" w:fill="FFFFFF" w:themeFill="background1"/>
          </w:tcPr>
          <w:p w14:paraId="6533829A" w14:textId="77777777" w:rsidR="00BE476E" w:rsidRPr="00EE1FF6" w:rsidRDefault="00BE476E" w:rsidP="00E40CCE">
            <w:pPr>
              <w:autoSpaceDE w:val="0"/>
              <w:autoSpaceDN w:val="0"/>
              <w:adjustRightInd w:val="0"/>
              <w:spacing w:before="96"/>
              <w:rPr>
                <w:rFonts w:cs="Arial"/>
                <w:szCs w:val="20"/>
              </w:rPr>
            </w:pPr>
            <w:r>
              <w:rPr>
                <w:rFonts w:cs="Arial"/>
                <w:szCs w:val="20"/>
              </w:rPr>
              <w:t>YES</w:t>
            </w:r>
          </w:p>
        </w:tc>
        <w:tc>
          <w:tcPr>
            <w:tcW w:w="1350" w:type="dxa"/>
            <w:shd w:val="clear" w:color="auto" w:fill="FFFFFF" w:themeFill="background1"/>
          </w:tcPr>
          <w:p w14:paraId="0426295D" w14:textId="77777777" w:rsidR="00BE476E" w:rsidRPr="00BE476E" w:rsidRDefault="00BE476E" w:rsidP="00E40CCE">
            <w:pPr>
              <w:autoSpaceDE w:val="0"/>
              <w:autoSpaceDN w:val="0"/>
              <w:adjustRightInd w:val="0"/>
              <w:spacing w:before="96"/>
              <w:rPr>
                <w:rFonts w:cs="Arial"/>
                <w:color w:val="FF0000"/>
                <w:szCs w:val="20"/>
              </w:rPr>
            </w:pPr>
            <w:r>
              <w:rPr>
                <w:rFonts w:cs="Arial"/>
                <w:color w:val="FF0000"/>
                <w:szCs w:val="20"/>
              </w:rPr>
              <w:t>NO</w:t>
            </w:r>
          </w:p>
        </w:tc>
        <w:tc>
          <w:tcPr>
            <w:tcW w:w="1440" w:type="dxa"/>
            <w:shd w:val="clear" w:color="auto" w:fill="FFFFFF" w:themeFill="background1"/>
          </w:tcPr>
          <w:p w14:paraId="470D78FA" w14:textId="77777777" w:rsidR="00BE476E" w:rsidRPr="00353694" w:rsidRDefault="00BE476E" w:rsidP="00E40CCE">
            <w:pPr>
              <w:autoSpaceDE w:val="0"/>
              <w:autoSpaceDN w:val="0"/>
              <w:adjustRightInd w:val="0"/>
              <w:spacing w:before="96"/>
              <w:rPr>
                <w:rFonts w:cs="Arial"/>
                <w:color w:val="FF0000"/>
                <w:szCs w:val="20"/>
              </w:rPr>
            </w:pPr>
            <w:r w:rsidRPr="00353694">
              <w:rPr>
                <w:rFonts w:cs="Arial"/>
                <w:color w:val="FF0000"/>
                <w:szCs w:val="20"/>
              </w:rPr>
              <w:t>NO</w:t>
            </w:r>
          </w:p>
        </w:tc>
      </w:tr>
      <w:tr w:rsidR="0019663E" w:rsidRPr="0005317C" w14:paraId="6335E273" w14:textId="77777777" w:rsidTr="004138C9">
        <w:trPr>
          <w:trHeight w:val="184"/>
        </w:trPr>
        <w:tc>
          <w:tcPr>
            <w:tcW w:w="2515" w:type="dxa"/>
            <w:vMerge w:val="restart"/>
            <w:shd w:val="clear" w:color="auto" w:fill="BBFAFD"/>
          </w:tcPr>
          <w:p w14:paraId="35EE9EC9" w14:textId="77777777" w:rsidR="0019663E" w:rsidRPr="00EE1FF6" w:rsidRDefault="0019663E" w:rsidP="00E40CCE">
            <w:pPr>
              <w:pStyle w:val="CellBody"/>
              <w:spacing w:before="96"/>
              <w:rPr>
                <w:color w:val="FF0000"/>
              </w:rPr>
            </w:pPr>
            <w:r w:rsidRPr="00EE1FF6">
              <w:rPr>
                <w:color w:val="FF0000"/>
              </w:rPr>
              <w:t>Connectable Undirected Event</w:t>
            </w:r>
          </w:p>
        </w:tc>
        <w:tc>
          <w:tcPr>
            <w:tcW w:w="2520" w:type="dxa"/>
            <w:shd w:val="clear" w:color="auto" w:fill="BBFAFD"/>
          </w:tcPr>
          <w:p w14:paraId="1E4E539F" w14:textId="77777777" w:rsidR="0019663E" w:rsidRPr="00EE1FF6" w:rsidRDefault="0019663E" w:rsidP="00E40CCE">
            <w:pPr>
              <w:autoSpaceDE w:val="0"/>
              <w:autoSpaceDN w:val="0"/>
              <w:adjustRightInd w:val="0"/>
              <w:spacing w:before="96"/>
              <w:rPr>
                <w:rFonts w:cs="Arial"/>
                <w:color w:val="FF0000"/>
                <w:szCs w:val="20"/>
              </w:rPr>
            </w:pPr>
            <w:r>
              <w:rPr>
                <w:rFonts w:cs="Arial"/>
                <w:color w:val="FF0000"/>
                <w:szCs w:val="20"/>
              </w:rPr>
              <w:t>ADV_EXT_IND</w:t>
            </w:r>
          </w:p>
        </w:tc>
        <w:tc>
          <w:tcPr>
            <w:tcW w:w="1440" w:type="dxa"/>
            <w:shd w:val="clear" w:color="auto" w:fill="BBFAFD"/>
          </w:tcPr>
          <w:p w14:paraId="3DEAC2FE" w14:textId="77777777" w:rsidR="0019663E" w:rsidRPr="00EE1FF6" w:rsidRDefault="0019663E" w:rsidP="00E40CCE">
            <w:pPr>
              <w:autoSpaceDE w:val="0"/>
              <w:autoSpaceDN w:val="0"/>
              <w:adjustRightInd w:val="0"/>
              <w:spacing w:before="96"/>
              <w:rPr>
                <w:rFonts w:cs="Arial"/>
                <w:color w:val="FF0000"/>
                <w:szCs w:val="20"/>
              </w:rPr>
            </w:pPr>
            <w:r w:rsidRPr="00EE1FF6">
              <w:rPr>
                <w:rFonts w:cs="Arial"/>
                <w:color w:val="FF0000"/>
                <w:szCs w:val="20"/>
              </w:rPr>
              <w:t>NO</w:t>
            </w:r>
          </w:p>
        </w:tc>
        <w:tc>
          <w:tcPr>
            <w:tcW w:w="1170" w:type="dxa"/>
            <w:shd w:val="clear" w:color="auto" w:fill="BBFAFD"/>
          </w:tcPr>
          <w:p w14:paraId="72476802" w14:textId="77777777" w:rsidR="0019663E" w:rsidRPr="00EE1FF6" w:rsidRDefault="00A16009" w:rsidP="00E40CCE">
            <w:pPr>
              <w:autoSpaceDE w:val="0"/>
              <w:autoSpaceDN w:val="0"/>
              <w:adjustRightInd w:val="0"/>
              <w:spacing w:before="96"/>
              <w:rPr>
                <w:rFonts w:cs="Arial"/>
                <w:color w:val="FF0000"/>
                <w:szCs w:val="20"/>
              </w:rPr>
            </w:pPr>
            <w:r>
              <w:rPr>
                <w:rFonts w:cs="Arial"/>
                <w:color w:val="FF0000"/>
                <w:szCs w:val="20"/>
              </w:rPr>
              <w:t>NO</w:t>
            </w:r>
          </w:p>
        </w:tc>
        <w:tc>
          <w:tcPr>
            <w:tcW w:w="1350" w:type="dxa"/>
            <w:shd w:val="clear" w:color="auto" w:fill="BBFAFD"/>
          </w:tcPr>
          <w:p w14:paraId="386DF77C" w14:textId="77777777" w:rsidR="0019663E" w:rsidRDefault="0019663E" w:rsidP="00E40CCE">
            <w:pPr>
              <w:autoSpaceDE w:val="0"/>
              <w:autoSpaceDN w:val="0"/>
              <w:adjustRightInd w:val="0"/>
              <w:spacing w:before="96"/>
              <w:rPr>
                <w:rFonts w:cs="Arial"/>
                <w:color w:val="FF0000"/>
                <w:szCs w:val="20"/>
              </w:rPr>
            </w:pPr>
            <w:r>
              <w:rPr>
                <w:rFonts w:cs="Arial"/>
                <w:color w:val="FF0000"/>
                <w:szCs w:val="20"/>
              </w:rPr>
              <w:t>NO</w:t>
            </w:r>
          </w:p>
        </w:tc>
        <w:tc>
          <w:tcPr>
            <w:tcW w:w="1440" w:type="dxa"/>
            <w:shd w:val="clear" w:color="auto" w:fill="BBFAFD"/>
          </w:tcPr>
          <w:p w14:paraId="6DBC131B" w14:textId="77777777" w:rsidR="0019663E" w:rsidRPr="00BE476E" w:rsidRDefault="0019663E" w:rsidP="00E40CCE">
            <w:pPr>
              <w:autoSpaceDE w:val="0"/>
              <w:autoSpaceDN w:val="0"/>
              <w:adjustRightInd w:val="0"/>
              <w:spacing w:before="96"/>
              <w:rPr>
                <w:rFonts w:cs="Arial"/>
                <w:color w:val="FF0000"/>
                <w:szCs w:val="20"/>
              </w:rPr>
            </w:pPr>
            <w:r>
              <w:rPr>
                <w:rFonts w:cs="Arial"/>
                <w:color w:val="FF0000"/>
                <w:szCs w:val="20"/>
              </w:rPr>
              <w:t>NO</w:t>
            </w:r>
          </w:p>
        </w:tc>
      </w:tr>
      <w:tr w:rsidR="0019663E" w:rsidRPr="0005317C" w14:paraId="497C41F4" w14:textId="77777777" w:rsidTr="004138C9">
        <w:trPr>
          <w:trHeight w:val="184"/>
        </w:trPr>
        <w:tc>
          <w:tcPr>
            <w:tcW w:w="2515" w:type="dxa"/>
            <w:vMerge/>
            <w:shd w:val="clear" w:color="auto" w:fill="BBFAFD"/>
          </w:tcPr>
          <w:p w14:paraId="253D487F" w14:textId="77777777" w:rsidR="0019663E" w:rsidRPr="00EE1FF6" w:rsidRDefault="0019663E" w:rsidP="00E40CCE">
            <w:pPr>
              <w:pStyle w:val="CellBody"/>
              <w:spacing w:before="96"/>
              <w:rPr>
                <w:color w:val="FF0000"/>
              </w:rPr>
            </w:pPr>
          </w:p>
        </w:tc>
        <w:tc>
          <w:tcPr>
            <w:tcW w:w="2520" w:type="dxa"/>
            <w:shd w:val="clear" w:color="auto" w:fill="BBFAFD"/>
          </w:tcPr>
          <w:p w14:paraId="3B12E722" w14:textId="77777777" w:rsidR="0019663E" w:rsidRDefault="0019663E" w:rsidP="00E40CCE">
            <w:pPr>
              <w:autoSpaceDE w:val="0"/>
              <w:autoSpaceDN w:val="0"/>
              <w:adjustRightInd w:val="0"/>
              <w:spacing w:before="96"/>
              <w:rPr>
                <w:rFonts w:cs="Arial"/>
                <w:color w:val="FF0000"/>
                <w:szCs w:val="20"/>
              </w:rPr>
            </w:pPr>
            <w:r>
              <w:rPr>
                <w:rFonts w:cs="Arial"/>
                <w:color w:val="FF0000"/>
                <w:szCs w:val="20"/>
              </w:rPr>
              <w:t>AUX_ADV_IND</w:t>
            </w:r>
          </w:p>
        </w:tc>
        <w:tc>
          <w:tcPr>
            <w:tcW w:w="1440" w:type="dxa"/>
            <w:shd w:val="clear" w:color="auto" w:fill="BBFAFD"/>
          </w:tcPr>
          <w:p w14:paraId="5F39E9A1" w14:textId="77777777" w:rsidR="0019663E" w:rsidRPr="00EE1FF6" w:rsidRDefault="0019663E" w:rsidP="00E40CCE">
            <w:pPr>
              <w:autoSpaceDE w:val="0"/>
              <w:autoSpaceDN w:val="0"/>
              <w:adjustRightInd w:val="0"/>
              <w:spacing w:before="96"/>
              <w:rPr>
                <w:rFonts w:cs="Arial"/>
                <w:color w:val="FF0000"/>
                <w:szCs w:val="20"/>
              </w:rPr>
            </w:pPr>
            <w:r>
              <w:rPr>
                <w:rFonts w:cs="Arial"/>
                <w:color w:val="FF0000"/>
                <w:szCs w:val="20"/>
              </w:rPr>
              <w:t>NO</w:t>
            </w:r>
          </w:p>
        </w:tc>
        <w:tc>
          <w:tcPr>
            <w:tcW w:w="1170" w:type="dxa"/>
            <w:shd w:val="clear" w:color="auto" w:fill="BBFAFD"/>
          </w:tcPr>
          <w:p w14:paraId="4BC49D01" w14:textId="77777777" w:rsidR="0019663E" w:rsidRPr="00EE1FF6" w:rsidRDefault="0019663E" w:rsidP="00E40CCE">
            <w:pPr>
              <w:autoSpaceDE w:val="0"/>
              <w:autoSpaceDN w:val="0"/>
              <w:adjustRightInd w:val="0"/>
              <w:spacing w:before="96"/>
              <w:rPr>
                <w:rFonts w:cs="Arial"/>
                <w:color w:val="FF0000"/>
                <w:szCs w:val="20"/>
              </w:rPr>
            </w:pPr>
            <w:r>
              <w:rPr>
                <w:rFonts w:cs="Arial"/>
                <w:color w:val="FF0000"/>
                <w:szCs w:val="20"/>
              </w:rPr>
              <w:t>NO</w:t>
            </w:r>
          </w:p>
        </w:tc>
        <w:tc>
          <w:tcPr>
            <w:tcW w:w="1350" w:type="dxa"/>
            <w:shd w:val="clear" w:color="auto" w:fill="BBFAFD"/>
          </w:tcPr>
          <w:p w14:paraId="50C80F32" w14:textId="77777777" w:rsidR="0019663E" w:rsidRDefault="0019663E" w:rsidP="00E40CCE">
            <w:pPr>
              <w:autoSpaceDE w:val="0"/>
              <w:autoSpaceDN w:val="0"/>
              <w:adjustRightInd w:val="0"/>
              <w:spacing w:before="96"/>
              <w:rPr>
                <w:rFonts w:cs="Arial"/>
                <w:color w:val="FF0000"/>
                <w:szCs w:val="20"/>
              </w:rPr>
            </w:pPr>
            <w:r>
              <w:rPr>
                <w:rFonts w:cs="Arial"/>
                <w:color w:val="FF0000"/>
                <w:szCs w:val="20"/>
              </w:rPr>
              <w:t>NO</w:t>
            </w:r>
          </w:p>
        </w:tc>
        <w:tc>
          <w:tcPr>
            <w:tcW w:w="1440" w:type="dxa"/>
            <w:shd w:val="clear" w:color="auto" w:fill="BBFAFD"/>
          </w:tcPr>
          <w:p w14:paraId="25FBD738" w14:textId="77777777" w:rsidR="0019663E" w:rsidRDefault="0019663E" w:rsidP="00E40CCE">
            <w:pPr>
              <w:autoSpaceDE w:val="0"/>
              <w:autoSpaceDN w:val="0"/>
              <w:adjustRightInd w:val="0"/>
              <w:spacing w:before="96"/>
              <w:rPr>
                <w:rFonts w:cs="Arial"/>
                <w:color w:val="FF0000"/>
                <w:szCs w:val="20"/>
              </w:rPr>
            </w:pPr>
            <w:r>
              <w:rPr>
                <w:rFonts w:cs="Arial"/>
                <w:color w:val="FF0000"/>
                <w:szCs w:val="20"/>
              </w:rPr>
              <w:t>YES</w:t>
            </w:r>
          </w:p>
        </w:tc>
      </w:tr>
      <w:tr w:rsidR="0019663E" w:rsidRPr="0005317C" w14:paraId="7A2D9919" w14:textId="77777777" w:rsidTr="004138C9">
        <w:trPr>
          <w:trHeight w:val="184"/>
        </w:trPr>
        <w:tc>
          <w:tcPr>
            <w:tcW w:w="2515" w:type="dxa"/>
            <w:vMerge w:val="restart"/>
            <w:shd w:val="clear" w:color="auto" w:fill="FFFFFF" w:themeFill="background1"/>
          </w:tcPr>
          <w:p w14:paraId="3EFB19D6" w14:textId="77777777" w:rsidR="0019663E" w:rsidRPr="00EE1FF6" w:rsidRDefault="0019663E" w:rsidP="00E40CCE">
            <w:pPr>
              <w:pStyle w:val="CellBody"/>
              <w:spacing w:before="96"/>
              <w:rPr>
                <w:rFonts w:ascii="Arial" w:hAnsi="Arial"/>
                <w:color w:val="auto"/>
              </w:rPr>
            </w:pPr>
            <w:r>
              <w:rPr>
                <w:rFonts w:ascii="Arial" w:hAnsi="Arial"/>
                <w:color w:val="auto"/>
              </w:rPr>
              <w:t>Connectable Directed Event</w:t>
            </w:r>
          </w:p>
        </w:tc>
        <w:tc>
          <w:tcPr>
            <w:tcW w:w="2520" w:type="dxa"/>
            <w:shd w:val="clear" w:color="auto" w:fill="FFFFFF" w:themeFill="background1"/>
          </w:tcPr>
          <w:p w14:paraId="421B0BAC" w14:textId="77777777" w:rsidR="0019663E" w:rsidRPr="00EE1FF6" w:rsidRDefault="0019663E" w:rsidP="00E40CCE">
            <w:pPr>
              <w:pStyle w:val="CellBody"/>
              <w:spacing w:before="96"/>
              <w:rPr>
                <w:rFonts w:ascii="Arial" w:hAnsi="Arial"/>
                <w:color w:val="auto"/>
              </w:rPr>
            </w:pPr>
            <w:r>
              <w:rPr>
                <w:rFonts w:ascii="Arial" w:hAnsi="Arial"/>
                <w:color w:val="auto"/>
              </w:rPr>
              <w:t>ADV_DIRECT_IND</w:t>
            </w:r>
          </w:p>
        </w:tc>
        <w:tc>
          <w:tcPr>
            <w:tcW w:w="1440" w:type="dxa"/>
            <w:shd w:val="clear" w:color="auto" w:fill="FFFFFF" w:themeFill="background1"/>
          </w:tcPr>
          <w:p w14:paraId="229B92AA" w14:textId="77777777" w:rsidR="0019663E" w:rsidRPr="00EE1FF6" w:rsidRDefault="0019663E" w:rsidP="00E40CCE">
            <w:pPr>
              <w:pStyle w:val="CellBody"/>
              <w:spacing w:before="96"/>
              <w:rPr>
                <w:rFonts w:ascii="Arial" w:hAnsi="Arial" w:cs="Arial"/>
                <w:color w:val="auto"/>
                <w:szCs w:val="20"/>
              </w:rPr>
            </w:pPr>
            <w:r>
              <w:rPr>
                <w:rFonts w:ascii="Arial" w:hAnsi="Arial" w:cs="Arial"/>
                <w:color w:val="auto"/>
                <w:szCs w:val="20"/>
              </w:rPr>
              <w:t>NO</w:t>
            </w:r>
          </w:p>
        </w:tc>
        <w:tc>
          <w:tcPr>
            <w:tcW w:w="1170" w:type="dxa"/>
            <w:shd w:val="clear" w:color="auto" w:fill="FFFFFF" w:themeFill="background1"/>
          </w:tcPr>
          <w:p w14:paraId="45563AAE" w14:textId="77777777" w:rsidR="0019663E" w:rsidRPr="0043751C" w:rsidRDefault="0019663E" w:rsidP="00E40CCE">
            <w:pPr>
              <w:pStyle w:val="CellBody"/>
              <w:spacing w:before="96"/>
              <w:rPr>
                <w:rFonts w:ascii="Arial" w:hAnsi="Arial" w:cs="Arial"/>
                <w:color w:val="FF0000"/>
                <w:szCs w:val="20"/>
              </w:rPr>
            </w:pPr>
            <w:r>
              <w:rPr>
                <w:rFonts w:ascii="Arial" w:hAnsi="Arial" w:cs="Arial"/>
                <w:color w:val="auto"/>
                <w:szCs w:val="20"/>
              </w:rPr>
              <w:t>YES</w:t>
            </w:r>
            <w:r w:rsidRPr="0043751C">
              <w:rPr>
                <w:rFonts w:ascii="Arial" w:hAnsi="Arial" w:cs="Arial"/>
                <w:strike/>
                <w:color w:val="auto"/>
                <w:szCs w:val="20"/>
              </w:rPr>
              <w:t>*</w:t>
            </w:r>
            <w:r w:rsidRPr="00353694">
              <w:rPr>
                <w:rFonts w:ascii="Arial" w:hAnsi="Arial" w:cs="Arial"/>
                <w:color w:val="FF0000"/>
                <w:szCs w:val="20"/>
                <w:vertAlign w:val="superscript"/>
              </w:rPr>
              <w:t>1</w:t>
            </w:r>
          </w:p>
        </w:tc>
        <w:tc>
          <w:tcPr>
            <w:tcW w:w="1350" w:type="dxa"/>
            <w:shd w:val="clear" w:color="auto" w:fill="FFFFFF" w:themeFill="background1"/>
          </w:tcPr>
          <w:p w14:paraId="18160486" w14:textId="77777777" w:rsidR="0019663E" w:rsidRPr="00BE476E" w:rsidRDefault="0019663E" w:rsidP="00E40CCE">
            <w:pPr>
              <w:pStyle w:val="CellBody"/>
              <w:spacing w:before="96"/>
              <w:rPr>
                <w:rFonts w:ascii="Arial" w:hAnsi="Arial" w:cs="Arial"/>
                <w:color w:val="FF0000"/>
                <w:szCs w:val="20"/>
              </w:rPr>
            </w:pPr>
            <w:r>
              <w:rPr>
                <w:rFonts w:ascii="Arial" w:hAnsi="Arial" w:cs="Arial"/>
                <w:color w:val="FF0000"/>
                <w:szCs w:val="20"/>
              </w:rPr>
              <w:t>NO</w:t>
            </w:r>
          </w:p>
        </w:tc>
        <w:tc>
          <w:tcPr>
            <w:tcW w:w="1440" w:type="dxa"/>
            <w:shd w:val="clear" w:color="auto" w:fill="FFFFFF" w:themeFill="background1"/>
          </w:tcPr>
          <w:p w14:paraId="1FB83DF5" w14:textId="77777777" w:rsidR="0019663E" w:rsidRPr="00353694" w:rsidRDefault="0019663E" w:rsidP="00E40CCE">
            <w:pPr>
              <w:pStyle w:val="CellBody"/>
              <w:spacing w:before="96"/>
              <w:rPr>
                <w:rFonts w:ascii="Arial" w:hAnsi="Arial" w:cs="Arial"/>
                <w:color w:val="FF0000"/>
                <w:szCs w:val="20"/>
              </w:rPr>
            </w:pPr>
            <w:r>
              <w:rPr>
                <w:rFonts w:ascii="Arial" w:hAnsi="Arial" w:cs="Arial"/>
                <w:color w:val="FF0000"/>
                <w:szCs w:val="20"/>
              </w:rPr>
              <w:t>NO</w:t>
            </w:r>
          </w:p>
        </w:tc>
      </w:tr>
      <w:tr w:rsidR="0019663E" w:rsidRPr="0005317C" w14:paraId="26AE27A3" w14:textId="77777777" w:rsidTr="004138C9">
        <w:trPr>
          <w:trHeight w:val="184"/>
        </w:trPr>
        <w:tc>
          <w:tcPr>
            <w:tcW w:w="2515" w:type="dxa"/>
            <w:vMerge/>
            <w:shd w:val="clear" w:color="auto" w:fill="FFFFFF" w:themeFill="background1"/>
          </w:tcPr>
          <w:p w14:paraId="42573DA8" w14:textId="77777777" w:rsidR="0019663E" w:rsidRPr="00353694" w:rsidRDefault="0019663E" w:rsidP="00E40CCE">
            <w:pPr>
              <w:pStyle w:val="CellBody"/>
              <w:spacing w:before="96"/>
              <w:rPr>
                <w:rFonts w:ascii="Arial" w:hAnsi="Arial"/>
                <w:color w:val="FF0000"/>
              </w:rPr>
            </w:pPr>
          </w:p>
        </w:tc>
        <w:tc>
          <w:tcPr>
            <w:tcW w:w="2520" w:type="dxa"/>
            <w:shd w:val="clear" w:color="auto" w:fill="FFFFFF" w:themeFill="background1"/>
          </w:tcPr>
          <w:p w14:paraId="27E52D53" w14:textId="77777777" w:rsidR="0019663E" w:rsidRPr="00353694" w:rsidRDefault="0019663E" w:rsidP="00E40CCE">
            <w:pPr>
              <w:pStyle w:val="CellBody"/>
              <w:spacing w:before="96"/>
              <w:rPr>
                <w:rFonts w:ascii="Arial" w:hAnsi="Arial"/>
                <w:color w:val="FF0000"/>
              </w:rPr>
            </w:pPr>
            <w:r w:rsidRPr="00353694">
              <w:rPr>
                <w:rFonts w:ascii="Arial" w:hAnsi="Arial"/>
                <w:color w:val="FF0000"/>
              </w:rPr>
              <w:t>ADV_EXT_IND</w:t>
            </w:r>
          </w:p>
        </w:tc>
        <w:tc>
          <w:tcPr>
            <w:tcW w:w="1440" w:type="dxa"/>
            <w:shd w:val="clear" w:color="auto" w:fill="FFFFFF" w:themeFill="background1"/>
          </w:tcPr>
          <w:p w14:paraId="1E089415" w14:textId="77777777" w:rsidR="0019663E" w:rsidRPr="00353694" w:rsidRDefault="0019663E" w:rsidP="00E40CCE">
            <w:pPr>
              <w:pStyle w:val="CellBody"/>
              <w:spacing w:before="96"/>
              <w:rPr>
                <w:rFonts w:ascii="Arial" w:hAnsi="Arial" w:cs="Arial"/>
                <w:color w:val="FF0000"/>
                <w:szCs w:val="20"/>
              </w:rPr>
            </w:pPr>
            <w:r w:rsidRPr="00353694">
              <w:rPr>
                <w:rFonts w:ascii="Arial" w:hAnsi="Arial" w:cs="Arial"/>
                <w:color w:val="FF0000"/>
                <w:szCs w:val="20"/>
              </w:rPr>
              <w:t>NO</w:t>
            </w:r>
          </w:p>
        </w:tc>
        <w:tc>
          <w:tcPr>
            <w:tcW w:w="1170" w:type="dxa"/>
            <w:shd w:val="clear" w:color="auto" w:fill="FFFFFF" w:themeFill="background1"/>
          </w:tcPr>
          <w:p w14:paraId="4A25B5AE" w14:textId="77777777" w:rsidR="0019663E" w:rsidRPr="00353694" w:rsidRDefault="00A16009" w:rsidP="00E40CCE">
            <w:pPr>
              <w:pStyle w:val="CellBody"/>
              <w:spacing w:before="96"/>
              <w:rPr>
                <w:rFonts w:ascii="Arial" w:hAnsi="Arial" w:cs="Arial"/>
                <w:color w:val="FF0000"/>
                <w:szCs w:val="20"/>
              </w:rPr>
            </w:pPr>
            <w:r>
              <w:rPr>
                <w:rFonts w:ascii="Arial" w:hAnsi="Arial" w:cs="Arial"/>
                <w:color w:val="FF0000"/>
                <w:szCs w:val="20"/>
              </w:rPr>
              <w:t>NO</w:t>
            </w:r>
          </w:p>
        </w:tc>
        <w:tc>
          <w:tcPr>
            <w:tcW w:w="1350" w:type="dxa"/>
            <w:shd w:val="clear" w:color="auto" w:fill="FFFFFF" w:themeFill="background1"/>
          </w:tcPr>
          <w:p w14:paraId="23B7BC10" w14:textId="77777777" w:rsidR="0019663E" w:rsidRPr="00BE476E" w:rsidRDefault="0019663E" w:rsidP="00E40CCE">
            <w:pPr>
              <w:pStyle w:val="CellBody"/>
              <w:spacing w:before="96"/>
              <w:rPr>
                <w:rFonts w:ascii="Arial" w:hAnsi="Arial" w:cs="Arial"/>
                <w:color w:val="FF0000"/>
                <w:szCs w:val="20"/>
              </w:rPr>
            </w:pPr>
            <w:r>
              <w:rPr>
                <w:rFonts w:ascii="Arial" w:hAnsi="Arial" w:cs="Arial"/>
                <w:color w:val="FF0000"/>
                <w:szCs w:val="20"/>
              </w:rPr>
              <w:t>NO</w:t>
            </w:r>
          </w:p>
        </w:tc>
        <w:tc>
          <w:tcPr>
            <w:tcW w:w="1440" w:type="dxa"/>
            <w:shd w:val="clear" w:color="auto" w:fill="FFFFFF" w:themeFill="background1"/>
          </w:tcPr>
          <w:p w14:paraId="5AB68236" w14:textId="77777777" w:rsidR="0019663E" w:rsidRPr="00BE476E" w:rsidRDefault="0019663E" w:rsidP="00E40CCE">
            <w:pPr>
              <w:pStyle w:val="CellBody"/>
              <w:spacing w:before="96"/>
              <w:rPr>
                <w:rFonts w:ascii="Arial" w:hAnsi="Arial" w:cs="Arial"/>
                <w:color w:val="FF0000"/>
                <w:szCs w:val="20"/>
              </w:rPr>
            </w:pPr>
            <w:r>
              <w:rPr>
                <w:rFonts w:ascii="Arial" w:hAnsi="Arial" w:cs="Arial"/>
                <w:color w:val="FF0000"/>
                <w:szCs w:val="20"/>
              </w:rPr>
              <w:t>NO</w:t>
            </w:r>
          </w:p>
        </w:tc>
      </w:tr>
      <w:tr w:rsidR="0019663E" w:rsidRPr="0005317C" w14:paraId="43C3A271" w14:textId="77777777" w:rsidTr="004138C9">
        <w:trPr>
          <w:trHeight w:val="184"/>
        </w:trPr>
        <w:tc>
          <w:tcPr>
            <w:tcW w:w="2515" w:type="dxa"/>
            <w:vMerge/>
            <w:shd w:val="clear" w:color="auto" w:fill="FFFFFF" w:themeFill="background1"/>
          </w:tcPr>
          <w:p w14:paraId="02335FC7" w14:textId="77777777" w:rsidR="0019663E" w:rsidRPr="00BE476E" w:rsidRDefault="0019663E" w:rsidP="00E40CCE">
            <w:pPr>
              <w:pStyle w:val="CellBody"/>
              <w:spacing w:before="96"/>
              <w:rPr>
                <w:rFonts w:ascii="Arial" w:hAnsi="Arial"/>
                <w:color w:val="FF0000"/>
              </w:rPr>
            </w:pPr>
          </w:p>
        </w:tc>
        <w:tc>
          <w:tcPr>
            <w:tcW w:w="2520" w:type="dxa"/>
            <w:shd w:val="clear" w:color="auto" w:fill="FFFFFF" w:themeFill="background1"/>
          </w:tcPr>
          <w:p w14:paraId="07EDF451" w14:textId="77777777" w:rsidR="0019663E" w:rsidRPr="00BE476E" w:rsidRDefault="0019663E" w:rsidP="00E40CCE">
            <w:pPr>
              <w:pStyle w:val="CellBody"/>
              <w:spacing w:before="96"/>
              <w:rPr>
                <w:rFonts w:ascii="Arial" w:hAnsi="Arial"/>
                <w:color w:val="FF0000"/>
              </w:rPr>
            </w:pPr>
            <w:r>
              <w:rPr>
                <w:rFonts w:ascii="Arial" w:hAnsi="Arial"/>
                <w:color w:val="FF0000"/>
              </w:rPr>
              <w:t>AUX_ADV_IND</w:t>
            </w:r>
          </w:p>
        </w:tc>
        <w:tc>
          <w:tcPr>
            <w:tcW w:w="1440" w:type="dxa"/>
            <w:shd w:val="clear" w:color="auto" w:fill="FFFFFF" w:themeFill="background1"/>
          </w:tcPr>
          <w:p w14:paraId="4EC2828C" w14:textId="77777777" w:rsidR="0019663E" w:rsidRPr="00BE476E" w:rsidRDefault="0019663E" w:rsidP="00E40CCE">
            <w:pPr>
              <w:pStyle w:val="CellBody"/>
              <w:spacing w:before="96"/>
              <w:rPr>
                <w:rFonts w:ascii="Arial" w:hAnsi="Arial" w:cs="Arial"/>
                <w:color w:val="FF0000"/>
                <w:szCs w:val="20"/>
              </w:rPr>
            </w:pPr>
            <w:r>
              <w:rPr>
                <w:rFonts w:ascii="Arial" w:hAnsi="Arial" w:cs="Arial"/>
                <w:color w:val="FF0000"/>
                <w:szCs w:val="20"/>
              </w:rPr>
              <w:t>NO</w:t>
            </w:r>
          </w:p>
        </w:tc>
        <w:tc>
          <w:tcPr>
            <w:tcW w:w="1170" w:type="dxa"/>
            <w:shd w:val="clear" w:color="auto" w:fill="FFFFFF" w:themeFill="background1"/>
          </w:tcPr>
          <w:p w14:paraId="17170B65" w14:textId="77777777" w:rsidR="0019663E" w:rsidRPr="00BE476E" w:rsidRDefault="0019663E" w:rsidP="00E40CCE">
            <w:pPr>
              <w:pStyle w:val="CellBody"/>
              <w:spacing w:before="96"/>
              <w:rPr>
                <w:rFonts w:ascii="Arial" w:hAnsi="Arial" w:cs="Arial"/>
                <w:color w:val="FF0000"/>
                <w:szCs w:val="20"/>
              </w:rPr>
            </w:pPr>
            <w:r>
              <w:rPr>
                <w:rFonts w:ascii="Arial" w:hAnsi="Arial" w:cs="Arial"/>
                <w:color w:val="FF0000"/>
                <w:szCs w:val="20"/>
              </w:rPr>
              <w:t>NO</w:t>
            </w:r>
          </w:p>
        </w:tc>
        <w:tc>
          <w:tcPr>
            <w:tcW w:w="1350" w:type="dxa"/>
            <w:shd w:val="clear" w:color="auto" w:fill="FFFFFF" w:themeFill="background1"/>
          </w:tcPr>
          <w:p w14:paraId="6A1CE460" w14:textId="77777777" w:rsidR="0019663E" w:rsidRPr="00BE476E" w:rsidRDefault="0019663E" w:rsidP="00E40CCE">
            <w:pPr>
              <w:pStyle w:val="CellBody"/>
              <w:spacing w:before="96"/>
              <w:rPr>
                <w:rFonts w:ascii="Arial" w:hAnsi="Arial" w:cs="Arial"/>
                <w:color w:val="FF0000"/>
                <w:szCs w:val="20"/>
              </w:rPr>
            </w:pPr>
            <w:r>
              <w:rPr>
                <w:rFonts w:ascii="Arial" w:hAnsi="Arial" w:cs="Arial"/>
                <w:color w:val="FF0000"/>
                <w:szCs w:val="20"/>
              </w:rPr>
              <w:t>NO</w:t>
            </w:r>
          </w:p>
        </w:tc>
        <w:tc>
          <w:tcPr>
            <w:tcW w:w="1440" w:type="dxa"/>
            <w:shd w:val="clear" w:color="auto" w:fill="FFFFFF" w:themeFill="background1"/>
          </w:tcPr>
          <w:p w14:paraId="71722A09" w14:textId="77777777" w:rsidR="0019663E" w:rsidRPr="00BE476E" w:rsidRDefault="0019663E" w:rsidP="00E40CCE">
            <w:pPr>
              <w:pStyle w:val="CellBody"/>
              <w:spacing w:before="96"/>
              <w:rPr>
                <w:rFonts w:ascii="Arial" w:hAnsi="Arial" w:cs="Arial"/>
                <w:color w:val="FF0000"/>
                <w:szCs w:val="20"/>
              </w:rPr>
            </w:pPr>
            <w:r w:rsidRPr="005368E7">
              <w:rPr>
                <w:rFonts w:ascii="Arial" w:hAnsi="Arial" w:cs="Arial"/>
                <w:color w:val="FF0000"/>
                <w:szCs w:val="20"/>
              </w:rPr>
              <w:t>YES</w:t>
            </w:r>
            <w:r w:rsidRPr="005368E7">
              <w:rPr>
                <w:rFonts w:ascii="Arial" w:hAnsi="Arial" w:cs="Arial"/>
                <w:color w:val="FF0000"/>
                <w:szCs w:val="20"/>
                <w:vertAlign w:val="superscript"/>
              </w:rPr>
              <w:t>1</w:t>
            </w:r>
          </w:p>
        </w:tc>
      </w:tr>
      <w:tr w:rsidR="00473631" w:rsidRPr="0005317C" w14:paraId="28281755" w14:textId="77777777" w:rsidTr="004138C9">
        <w:trPr>
          <w:trHeight w:val="184"/>
        </w:trPr>
        <w:tc>
          <w:tcPr>
            <w:tcW w:w="2515" w:type="dxa"/>
            <w:vMerge w:val="restart"/>
            <w:shd w:val="clear" w:color="auto" w:fill="BBFAFD"/>
          </w:tcPr>
          <w:p w14:paraId="433B969A" w14:textId="77777777" w:rsidR="00473631" w:rsidRPr="00EE1FF6" w:rsidRDefault="00473631" w:rsidP="00E40CCE">
            <w:pPr>
              <w:pStyle w:val="CellBody"/>
              <w:spacing w:before="96"/>
              <w:rPr>
                <w:color w:val="auto"/>
              </w:rPr>
            </w:pPr>
            <w:r>
              <w:rPr>
                <w:color w:val="auto"/>
              </w:rPr>
              <w:t>Non-connectable Undirected Event</w:t>
            </w:r>
          </w:p>
        </w:tc>
        <w:tc>
          <w:tcPr>
            <w:tcW w:w="2520" w:type="dxa"/>
            <w:shd w:val="clear" w:color="auto" w:fill="BBFAFD"/>
          </w:tcPr>
          <w:p w14:paraId="600D6BB5" w14:textId="77777777" w:rsidR="00473631" w:rsidRPr="00EE1FF6" w:rsidRDefault="00473631" w:rsidP="00BE476E">
            <w:pPr>
              <w:pStyle w:val="CellBody"/>
              <w:spacing w:before="96"/>
              <w:rPr>
                <w:color w:val="auto"/>
              </w:rPr>
            </w:pPr>
            <w:r>
              <w:rPr>
                <w:color w:val="auto"/>
              </w:rPr>
              <w:t>ADV_NONCONN_IND</w:t>
            </w:r>
            <w:r w:rsidRPr="00EE1FF6">
              <w:rPr>
                <w:color w:val="FF0000"/>
              </w:rPr>
              <w:t xml:space="preserve"> </w:t>
            </w:r>
          </w:p>
        </w:tc>
        <w:tc>
          <w:tcPr>
            <w:tcW w:w="1440" w:type="dxa"/>
            <w:shd w:val="clear" w:color="auto" w:fill="BBFAFD"/>
          </w:tcPr>
          <w:p w14:paraId="7DE9EFD1" w14:textId="77777777" w:rsidR="00473631" w:rsidRPr="00EE1FF6" w:rsidRDefault="00473631" w:rsidP="00E40CCE">
            <w:pPr>
              <w:pStyle w:val="CellBody"/>
              <w:spacing w:before="96"/>
              <w:rPr>
                <w:rFonts w:ascii="Arial" w:hAnsi="Arial" w:cs="Arial"/>
                <w:color w:val="auto"/>
                <w:szCs w:val="20"/>
              </w:rPr>
            </w:pPr>
            <w:r>
              <w:rPr>
                <w:rFonts w:ascii="Arial" w:hAnsi="Arial" w:cs="Arial"/>
                <w:color w:val="auto"/>
                <w:szCs w:val="20"/>
              </w:rPr>
              <w:t>NO</w:t>
            </w:r>
          </w:p>
        </w:tc>
        <w:tc>
          <w:tcPr>
            <w:tcW w:w="1170" w:type="dxa"/>
            <w:shd w:val="clear" w:color="auto" w:fill="BBFAFD"/>
          </w:tcPr>
          <w:p w14:paraId="12A228CD" w14:textId="77777777" w:rsidR="00473631" w:rsidRPr="00EE1FF6" w:rsidRDefault="00473631" w:rsidP="00E40CCE">
            <w:pPr>
              <w:pStyle w:val="CellBody"/>
              <w:spacing w:before="96"/>
              <w:rPr>
                <w:rFonts w:ascii="Arial" w:hAnsi="Arial" w:cs="Arial"/>
                <w:color w:val="auto"/>
                <w:szCs w:val="20"/>
              </w:rPr>
            </w:pPr>
            <w:r>
              <w:rPr>
                <w:rFonts w:ascii="Arial" w:hAnsi="Arial" w:cs="Arial"/>
                <w:color w:val="auto"/>
                <w:szCs w:val="20"/>
              </w:rPr>
              <w:t>NO</w:t>
            </w:r>
          </w:p>
        </w:tc>
        <w:tc>
          <w:tcPr>
            <w:tcW w:w="1350" w:type="dxa"/>
            <w:shd w:val="clear" w:color="auto" w:fill="BBFAFD"/>
          </w:tcPr>
          <w:p w14:paraId="72040E52" w14:textId="77777777" w:rsidR="00473631" w:rsidRPr="00BE476E" w:rsidRDefault="00473631" w:rsidP="00E40CCE">
            <w:pPr>
              <w:pStyle w:val="CellBody"/>
              <w:spacing w:before="96"/>
              <w:rPr>
                <w:rFonts w:ascii="Arial" w:hAnsi="Arial" w:cs="Arial"/>
                <w:color w:val="FF0000"/>
                <w:szCs w:val="20"/>
              </w:rPr>
            </w:pPr>
            <w:r>
              <w:rPr>
                <w:rFonts w:ascii="Arial" w:hAnsi="Arial" w:cs="Arial"/>
                <w:color w:val="FF0000"/>
                <w:szCs w:val="20"/>
              </w:rPr>
              <w:t>NO</w:t>
            </w:r>
          </w:p>
        </w:tc>
        <w:tc>
          <w:tcPr>
            <w:tcW w:w="1440" w:type="dxa"/>
            <w:shd w:val="clear" w:color="auto" w:fill="BBFAFD"/>
          </w:tcPr>
          <w:p w14:paraId="20A6556E" w14:textId="77777777" w:rsidR="00473631" w:rsidRPr="00353694" w:rsidRDefault="00473631" w:rsidP="00E40CCE">
            <w:pPr>
              <w:pStyle w:val="CellBody"/>
              <w:spacing w:before="96"/>
              <w:rPr>
                <w:rFonts w:ascii="Arial" w:hAnsi="Arial" w:cs="Arial"/>
                <w:color w:val="FF0000"/>
                <w:szCs w:val="20"/>
              </w:rPr>
            </w:pPr>
            <w:r>
              <w:rPr>
                <w:rFonts w:ascii="Arial" w:hAnsi="Arial" w:cs="Arial"/>
                <w:color w:val="FF0000"/>
                <w:szCs w:val="20"/>
              </w:rPr>
              <w:t>NO</w:t>
            </w:r>
          </w:p>
        </w:tc>
      </w:tr>
      <w:tr w:rsidR="00473631" w:rsidRPr="0005317C" w14:paraId="23EE3B85" w14:textId="77777777" w:rsidTr="004138C9">
        <w:trPr>
          <w:trHeight w:val="184"/>
        </w:trPr>
        <w:tc>
          <w:tcPr>
            <w:tcW w:w="2515" w:type="dxa"/>
            <w:vMerge/>
            <w:shd w:val="clear" w:color="auto" w:fill="BBFAFD"/>
          </w:tcPr>
          <w:p w14:paraId="2513DE77" w14:textId="77777777" w:rsidR="00473631" w:rsidRPr="00353694" w:rsidRDefault="00473631" w:rsidP="00E40CCE">
            <w:pPr>
              <w:pStyle w:val="CellBody"/>
              <w:spacing w:before="96"/>
              <w:rPr>
                <w:color w:val="FF0000"/>
              </w:rPr>
            </w:pPr>
          </w:p>
        </w:tc>
        <w:tc>
          <w:tcPr>
            <w:tcW w:w="2520" w:type="dxa"/>
            <w:shd w:val="clear" w:color="auto" w:fill="BBFAFD"/>
          </w:tcPr>
          <w:p w14:paraId="064A32C2" w14:textId="77777777" w:rsidR="00473631" w:rsidRPr="00353694" w:rsidRDefault="00473631" w:rsidP="00E40CCE">
            <w:pPr>
              <w:pStyle w:val="CellBody"/>
              <w:spacing w:before="96"/>
              <w:rPr>
                <w:color w:val="FF0000"/>
              </w:rPr>
            </w:pPr>
            <w:r w:rsidRPr="00353694">
              <w:rPr>
                <w:color w:val="FF0000"/>
              </w:rPr>
              <w:t>ADV_EXT_IND</w:t>
            </w:r>
          </w:p>
        </w:tc>
        <w:tc>
          <w:tcPr>
            <w:tcW w:w="1440" w:type="dxa"/>
            <w:shd w:val="clear" w:color="auto" w:fill="BBFAFD"/>
          </w:tcPr>
          <w:p w14:paraId="6789E071" w14:textId="77777777" w:rsidR="00473631" w:rsidRPr="00353694" w:rsidRDefault="00473631" w:rsidP="00E40CCE">
            <w:pPr>
              <w:pStyle w:val="CellBody"/>
              <w:spacing w:before="96"/>
              <w:rPr>
                <w:rFonts w:ascii="Arial" w:hAnsi="Arial" w:cs="Arial"/>
                <w:color w:val="FF0000"/>
                <w:szCs w:val="20"/>
              </w:rPr>
            </w:pPr>
            <w:r w:rsidRPr="00353694">
              <w:rPr>
                <w:rFonts w:ascii="Arial" w:hAnsi="Arial" w:cs="Arial"/>
                <w:color w:val="FF0000"/>
                <w:szCs w:val="20"/>
              </w:rPr>
              <w:t>NO</w:t>
            </w:r>
          </w:p>
        </w:tc>
        <w:tc>
          <w:tcPr>
            <w:tcW w:w="1170" w:type="dxa"/>
            <w:shd w:val="clear" w:color="auto" w:fill="BBFAFD"/>
          </w:tcPr>
          <w:p w14:paraId="2F743016" w14:textId="77777777" w:rsidR="00473631" w:rsidRPr="00353694" w:rsidRDefault="00473631" w:rsidP="00E40CCE">
            <w:pPr>
              <w:pStyle w:val="CellBody"/>
              <w:spacing w:before="96"/>
              <w:rPr>
                <w:rFonts w:ascii="Arial" w:hAnsi="Arial" w:cs="Arial"/>
                <w:color w:val="FF0000"/>
                <w:szCs w:val="20"/>
              </w:rPr>
            </w:pPr>
            <w:r w:rsidRPr="00353694">
              <w:rPr>
                <w:rFonts w:ascii="Arial" w:hAnsi="Arial" w:cs="Arial"/>
                <w:color w:val="FF0000"/>
                <w:szCs w:val="20"/>
              </w:rPr>
              <w:t>NO</w:t>
            </w:r>
          </w:p>
        </w:tc>
        <w:tc>
          <w:tcPr>
            <w:tcW w:w="1350" w:type="dxa"/>
            <w:shd w:val="clear" w:color="auto" w:fill="BBFAFD"/>
          </w:tcPr>
          <w:p w14:paraId="17657816" w14:textId="77777777" w:rsidR="00473631" w:rsidRPr="00BE476E" w:rsidRDefault="00473631" w:rsidP="00E40CCE">
            <w:pPr>
              <w:pStyle w:val="CellBody"/>
              <w:spacing w:before="96"/>
              <w:rPr>
                <w:rFonts w:ascii="Arial" w:hAnsi="Arial" w:cs="Arial"/>
                <w:color w:val="FF0000"/>
                <w:szCs w:val="20"/>
              </w:rPr>
            </w:pPr>
            <w:r>
              <w:rPr>
                <w:rFonts w:ascii="Arial" w:hAnsi="Arial" w:cs="Arial"/>
                <w:color w:val="FF0000"/>
                <w:szCs w:val="20"/>
              </w:rPr>
              <w:t>NO</w:t>
            </w:r>
          </w:p>
        </w:tc>
        <w:tc>
          <w:tcPr>
            <w:tcW w:w="1440" w:type="dxa"/>
            <w:shd w:val="clear" w:color="auto" w:fill="BBFAFD"/>
          </w:tcPr>
          <w:p w14:paraId="2ABCB165" w14:textId="77777777" w:rsidR="00473631" w:rsidRPr="00BE476E" w:rsidRDefault="00473631" w:rsidP="00E40CCE">
            <w:pPr>
              <w:pStyle w:val="CellBody"/>
              <w:spacing w:before="96"/>
              <w:rPr>
                <w:rFonts w:ascii="Arial" w:hAnsi="Arial" w:cs="Arial"/>
                <w:color w:val="FF0000"/>
                <w:szCs w:val="20"/>
              </w:rPr>
            </w:pPr>
            <w:r>
              <w:rPr>
                <w:rFonts w:ascii="Arial" w:hAnsi="Arial" w:cs="Arial"/>
                <w:color w:val="FF0000"/>
                <w:szCs w:val="20"/>
              </w:rPr>
              <w:t>NO</w:t>
            </w:r>
          </w:p>
        </w:tc>
      </w:tr>
      <w:tr w:rsidR="00BE476E" w:rsidRPr="0005317C" w14:paraId="10062D26" w14:textId="77777777" w:rsidTr="004138C9">
        <w:trPr>
          <w:trHeight w:val="184"/>
        </w:trPr>
        <w:tc>
          <w:tcPr>
            <w:tcW w:w="2515" w:type="dxa"/>
            <w:shd w:val="clear" w:color="auto" w:fill="FFFFFF" w:themeFill="background1"/>
          </w:tcPr>
          <w:p w14:paraId="056E3044" w14:textId="77777777" w:rsidR="00BE476E" w:rsidRPr="00CC7CB4" w:rsidRDefault="00BE476E" w:rsidP="00E40CCE">
            <w:pPr>
              <w:pStyle w:val="CellBody"/>
              <w:spacing w:before="96"/>
              <w:rPr>
                <w:color w:val="FF0000"/>
              </w:rPr>
            </w:pPr>
            <w:r w:rsidRPr="00CC7CB4">
              <w:rPr>
                <w:color w:val="FF0000"/>
              </w:rPr>
              <w:t>Non-connectable Directed Event</w:t>
            </w:r>
          </w:p>
        </w:tc>
        <w:tc>
          <w:tcPr>
            <w:tcW w:w="2520" w:type="dxa"/>
            <w:shd w:val="clear" w:color="auto" w:fill="FFFFFF" w:themeFill="background1"/>
          </w:tcPr>
          <w:p w14:paraId="6F3E5719" w14:textId="77777777" w:rsidR="00BE476E" w:rsidRPr="00CC7CB4" w:rsidRDefault="00BE476E" w:rsidP="00E40CCE">
            <w:pPr>
              <w:pStyle w:val="CellBody"/>
              <w:spacing w:before="96"/>
              <w:rPr>
                <w:color w:val="FF0000"/>
              </w:rPr>
            </w:pPr>
            <w:r>
              <w:rPr>
                <w:color w:val="FF0000"/>
              </w:rPr>
              <w:t>ADV_EXT_IND</w:t>
            </w:r>
          </w:p>
        </w:tc>
        <w:tc>
          <w:tcPr>
            <w:tcW w:w="1440" w:type="dxa"/>
            <w:shd w:val="clear" w:color="auto" w:fill="FFFFFF" w:themeFill="background1"/>
          </w:tcPr>
          <w:p w14:paraId="45A05557" w14:textId="77777777" w:rsidR="00BE476E" w:rsidRPr="00CC7CB4" w:rsidRDefault="00BE476E" w:rsidP="00E40CCE">
            <w:pPr>
              <w:pStyle w:val="CellBody"/>
              <w:spacing w:before="96"/>
              <w:rPr>
                <w:rFonts w:ascii="Arial" w:hAnsi="Arial" w:cs="Arial"/>
                <w:color w:val="FF0000"/>
                <w:szCs w:val="20"/>
              </w:rPr>
            </w:pPr>
            <w:r w:rsidRPr="00CC7CB4">
              <w:rPr>
                <w:rFonts w:ascii="Arial" w:hAnsi="Arial" w:cs="Arial"/>
                <w:color w:val="FF0000"/>
                <w:szCs w:val="20"/>
              </w:rPr>
              <w:t>NO</w:t>
            </w:r>
          </w:p>
        </w:tc>
        <w:tc>
          <w:tcPr>
            <w:tcW w:w="1170" w:type="dxa"/>
            <w:shd w:val="clear" w:color="auto" w:fill="FFFFFF" w:themeFill="background1"/>
          </w:tcPr>
          <w:p w14:paraId="32F6BCCE" w14:textId="77777777" w:rsidR="00BE476E" w:rsidRPr="00CC7CB4" w:rsidRDefault="00BE476E" w:rsidP="00E40CCE">
            <w:pPr>
              <w:pStyle w:val="CellBody"/>
              <w:spacing w:before="96"/>
              <w:rPr>
                <w:rFonts w:ascii="Arial" w:hAnsi="Arial" w:cs="Arial"/>
                <w:color w:val="FF0000"/>
                <w:szCs w:val="20"/>
              </w:rPr>
            </w:pPr>
            <w:r w:rsidRPr="00CC7CB4">
              <w:rPr>
                <w:rFonts w:ascii="Arial" w:hAnsi="Arial" w:cs="Arial"/>
                <w:color w:val="FF0000"/>
                <w:szCs w:val="20"/>
              </w:rPr>
              <w:t>NO</w:t>
            </w:r>
          </w:p>
        </w:tc>
        <w:tc>
          <w:tcPr>
            <w:tcW w:w="1350" w:type="dxa"/>
            <w:shd w:val="clear" w:color="auto" w:fill="FFFFFF" w:themeFill="background1"/>
          </w:tcPr>
          <w:p w14:paraId="3EB5E847" w14:textId="77777777" w:rsidR="00BE476E" w:rsidRPr="00BE476E" w:rsidRDefault="00BE476E" w:rsidP="00E40CCE">
            <w:pPr>
              <w:pStyle w:val="CellBody"/>
              <w:spacing w:before="96"/>
              <w:rPr>
                <w:rFonts w:ascii="Arial" w:hAnsi="Arial" w:cs="Arial"/>
                <w:color w:val="FF0000"/>
                <w:szCs w:val="20"/>
              </w:rPr>
            </w:pPr>
            <w:r>
              <w:rPr>
                <w:rFonts w:ascii="Arial" w:hAnsi="Arial" w:cs="Arial"/>
                <w:color w:val="FF0000"/>
                <w:szCs w:val="20"/>
              </w:rPr>
              <w:t>NO</w:t>
            </w:r>
          </w:p>
        </w:tc>
        <w:tc>
          <w:tcPr>
            <w:tcW w:w="1440" w:type="dxa"/>
            <w:shd w:val="clear" w:color="auto" w:fill="FFFFFF" w:themeFill="background1"/>
          </w:tcPr>
          <w:p w14:paraId="639CC388" w14:textId="77777777" w:rsidR="00BE476E" w:rsidRPr="00BE476E" w:rsidRDefault="00BE476E" w:rsidP="00E40CCE">
            <w:pPr>
              <w:pStyle w:val="CellBody"/>
              <w:spacing w:before="96"/>
              <w:rPr>
                <w:rFonts w:ascii="Arial" w:hAnsi="Arial" w:cs="Arial"/>
                <w:color w:val="FF0000"/>
                <w:szCs w:val="20"/>
              </w:rPr>
            </w:pPr>
            <w:r>
              <w:rPr>
                <w:rFonts w:ascii="Arial" w:hAnsi="Arial" w:cs="Arial"/>
                <w:color w:val="FF0000"/>
                <w:szCs w:val="20"/>
              </w:rPr>
              <w:t>NO</w:t>
            </w:r>
          </w:p>
        </w:tc>
      </w:tr>
      <w:tr w:rsidR="00473631" w:rsidRPr="0005317C" w14:paraId="06FF1545" w14:textId="77777777" w:rsidTr="004138C9">
        <w:trPr>
          <w:trHeight w:val="191"/>
        </w:trPr>
        <w:tc>
          <w:tcPr>
            <w:tcW w:w="2515" w:type="dxa"/>
            <w:vMerge w:val="restart"/>
            <w:shd w:val="clear" w:color="auto" w:fill="BBFAFD"/>
          </w:tcPr>
          <w:p w14:paraId="57FEBE21" w14:textId="77777777" w:rsidR="00473631" w:rsidRPr="00EE1FF6" w:rsidRDefault="00473631" w:rsidP="005C45EA">
            <w:pPr>
              <w:pStyle w:val="CellBody"/>
              <w:spacing w:before="96"/>
              <w:rPr>
                <w:color w:val="auto"/>
              </w:rPr>
            </w:pPr>
            <w:r>
              <w:rPr>
                <w:color w:val="auto"/>
              </w:rPr>
              <w:t>Scannable Undirected Event</w:t>
            </w:r>
          </w:p>
        </w:tc>
        <w:tc>
          <w:tcPr>
            <w:tcW w:w="2520" w:type="dxa"/>
            <w:shd w:val="clear" w:color="auto" w:fill="BBFAFD"/>
          </w:tcPr>
          <w:p w14:paraId="62D0E216" w14:textId="77777777" w:rsidR="00473631" w:rsidRPr="00EE1FF6" w:rsidRDefault="00473631" w:rsidP="00BE476E">
            <w:pPr>
              <w:pStyle w:val="CellBody"/>
              <w:spacing w:before="96"/>
              <w:rPr>
                <w:color w:val="auto"/>
              </w:rPr>
            </w:pPr>
            <w:r>
              <w:rPr>
                <w:color w:val="auto"/>
              </w:rPr>
              <w:t>ADV_SCAN_IND</w:t>
            </w:r>
          </w:p>
        </w:tc>
        <w:tc>
          <w:tcPr>
            <w:tcW w:w="1440" w:type="dxa"/>
            <w:shd w:val="clear" w:color="auto" w:fill="BBFAFD"/>
          </w:tcPr>
          <w:p w14:paraId="027E47A1" w14:textId="77777777" w:rsidR="00473631" w:rsidRPr="00EE1FF6" w:rsidRDefault="00473631" w:rsidP="00E40CCE">
            <w:pPr>
              <w:pStyle w:val="CellBody"/>
              <w:spacing w:before="96"/>
              <w:rPr>
                <w:rFonts w:ascii="Arial" w:hAnsi="Arial" w:cs="Arial"/>
                <w:color w:val="auto"/>
                <w:szCs w:val="20"/>
              </w:rPr>
            </w:pPr>
            <w:r>
              <w:rPr>
                <w:rFonts w:ascii="Arial" w:hAnsi="Arial" w:cs="Arial"/>
                <w:color w:val="auto"/>
                <w:szCs w:val="20"/>
              </w:rPr>
              <w:t>YES</w:t>
            </w:r>
          </w:p>
        </w:tc>
        <w:tc>
          <w:tcPr>
            <w:tcW w:w="1170" w:type="dxa"/>
            <w:shd w:val="clear" w:color="auto" w:fill="BBFAFD"/>
          </w:tcPr>
          <w:p w14:paraId="418E929A" w14:textId="77777777" w:rsidR="00473631" w:rsidRPr="00EE1FF6" w:rsidRDefault="00473631" w:rsidP="00E40CCE">
            <w:pPr>
              <w:pStyle w:val="CellBody"/>
              <w:spacing w:before="96"/>
              <w:rPr>
                <w:rFonts w:ascii="Arial" w:hAnsi="Arial" w:cs="Arial"/>
                <w:color w:val="auto"/>
                <w:szCs w:val="20"/>
              </w:rPr>
            </w:pPr>
            <w:r>
              <w:rPr>
                <w:rFonts w:ascii="Arial" w:hAnsi="Arial" w:cs="Arial"/>
                <w:color w:val="auto"/>
                <w:szCs w:val="20"/>
              </w:rPr>
              <w:t>NO</w:t>
            </w:r>
          </w:p>
        </w:tc>
        <w:tc>
          <w:tcPr>
            <w:tcW w:w="1350" w:type="dxa"/>
            <w:shd w:val="clear" w:color="auto" w:fill="BBFAFD"/>
          </w:tcPr>
          <w:p w14:paraId="159AF0BF" w14:textId="77777777" w:rsidR="00473631" w:rsidRPr="00BE476E" w:rsidRDefault="00473631" w:rsidP="00E40CCE">
            <w:pPr>
              <w:pStyle w:val="CellBody"/>
              <w:spacing w:before="96"/>
              <w:rPr>
                <w:rFonts w:ascii="Arial" w:hAnsi="Arial" w:cs="Arial"/>
                <w:color w:val="FF0000"/>
                <w:szCs w:val="20"/>
              </w:rPr>
            </w:pPr>
            <w:r>
              <w:rPr>
                <w:rFonts w:ascii="Arial" w:hAnsi="Arial" w:cs="Arial"/>
                <w:color w:val="FF0000"/>
                <w:szCs w:val="20"/>
              </w:rPr>
              <w:t>NO</w:t>
            </w:r>
          </w:p>
        </w:tc>
        <w:tc>
          <w:tcPr>
            <w:tcW w:w="1440" w:type="dxa"/>
            <w:shd w:val="clear" w:color="auto" w:fill="BBFAFD"/>
          </w:tcPr>
          <w:p w14:paraId="74128ED9" w14:textId="77777777" w:rsidR="00473631" w:rsidRPr="00353694" w:rsidRDefault="00473631" w:rsidP="00E40CCE">
            <w:pPr>
              <w:pStyle w:val="CellBody"/>
              <w:spacing w:before="96"/>
              <w:rPr>
                <w:rFonts w:ascii="Arial" w:hAnsi="Arial" w:cs="Arial"/>
                <w:color w:val="FF0000"/>
                <w:szCs w:val="20"/>
              </w:rPr>
            </w:pPr>
            <w:r>
              <w:rPr>
                <w:rFonts w:ascii="Arial" w:hAnsi="Arial" w:cs="Arial"/>
                <w:color w:val="FF0000"/>
                <w:szCs w:val="20"/>
              </w:rPr>
              <w:t>NO</w:t>
            </w:r>
          </w:p>
        </w:tc>
      </w:tr>
      <w:tr w:rsidR="00473631" w:rsidRPr="0005317C" w14:paraId="72ABD79F" w14:textId="77777777" w:rsidTr="004138C9">
        <w:trPr>
          <w:trHeight w:val="191"/>
        </w:trPr>
        <w:tc>
          <w:tcPr>
            <w:tcW w:w="2515" w:type="dxa"/>
            <w:vMerge/>
            <w:shd w:val="clear" w:color="auto" w:fill="BBFAFD"/>
          </w:tcPr>
          <w:p w14:paraId="02DFA40E" w14:textId="77777777" w:rsidR="00473631" w:rsidRPr="00353694" w:rsidRDefault="00473631" w:rsidP="00BE476E">
            <w:pPr>
              <w:pStyle w:val="CellBody"/>
              <w:spacing w:before="96"/>
              <w:rPr>
                <w:color w:val="FF0000"/>
              </w:rPr>
            </w:pPr>
          </w:p>
        </w:tc>
        <w:tc>
          <w:tcPr>
            <w:tcW w:w="2520" w:type="dxa"/>
            <w:shd w:val="clear" w:color="auto" w:fill="BBFAFD"/>
          </w:tcPr>
          <w:p w14:paraId="58A55219" w14:textId="77777777" w:rsidR="00473631" w:rsidRPr="00353694" w:rsidRDefault="00473631" w:rsidP="00BE476E">
            <w:pPr>
              <w:pStyle w:val="CellBody"/>
              <w:spacing w:before="96"/>
              <w:rPr>
                <w:color w:val="FF0000"/>
              </w:rPr>
            </w:pPr>
            <w:r w:rsidRPr="00BE476E">
              <w:rPr>
                <w:color w:val="FF0000"/>
              </w:rPr>
              <w:t>ADV_EXT_IND</w:t>
            </w:r>
          </w:p>
        </w:tc>
        <w:tc>
          <w:tcPr>
            <w:tcW w:w="1440" w:type="dxa"/>
            <w:shd w:val="clear" w:color="auto" w:fill="BBFAFD"/>
          </w:tcPr>
          <w:p w14:paraId="594B7EF2" w14:textId="77777777" w:rsidR="00473631" w:rsidRPr="004138C9" w:rsidRDefault="00473631" w:rsidP="00BE476E">
            <w:pPr>
              <w:pStyle w:val="CellBody"/>
              <w:spacing w:before="96"/>
              <w:rPr>
                <w:rFonts w:ascii="Arial" w:hAnsi="Arial" w:cs="Arial"/>
                <w:color w:val="FF0000"/>
                <w:szCs w:val="20"/>
                <w:vertAlign w:val="superscript"/>
              </w:rPr>
            </w:pPr>
            <w:r>
              <w:rPr>
                <w:rFonts w:ascii="Arial" w:hAnsi="Arial" w:cs="Arial"/>
                <w:color w:val="FF0000"/>
                <w:szCs w:val="20"/>
              </w:rPr>
              <w:t>YES</w:t>
            </w:r>
          </w:p>
        </w:tc>
        <w:tc>
          <w:tcPr>
            <w:tcW w:w="1170" w:type="dxa"/>
            <w:shd w:val="clear" w:color="auto" w:fill="BBFAFD"/>
          </w:tcPr>
          <w:p w14:paraId="4051F00B" w14:textId="77777777" w:rsidR="00473631" w:rsidRPr="00353694" w:rsidRDefault="00473631" w:rsidP="00BE476E">
            <w:pPr>
              <w:pStyle w:val="CellBody"/>
              <w:spacing w:before="96"/>
              <w:rPr>
                <w:rFonts w:ascii="Arial" w:hAnsi="Arial" w:cs="Arial"/>
                <w:color w:val="FF0000"/>
                <w:szCs w:val="20"/>
              </w:rPr>
            </w:pPr>
            <w:r w:rsidRPr="00353694">
              <w:rPr>
                <w:rFonts w:ascii="Arial" w:hAnsi="Arial" w:cs="Arial"/>
                <w:color w:val="FF0000"/>
                <w:szCs w:val="20"/>
              </w:rPr>
              <w:t>NO</w:t>
            </w:r>
          </w:p>
        </w:tc>
        <w:tc>
          <w:tcPr>
            <w:tcW w:w="1350" w:type="dxa"/>
            <w:shd w:val="clear" w:color="auto" w:fill="BBFAFD"/>
          </w:tcPr>
          <w:p w14:paraId="22729F94" w14:textId="77777777" w:rsidR="00473631" w:rsidRPr="00BE476E" w:rsidRDefault="00473631" w:rsidP="00BE476E">
            <w:pPr>
              <w:pStyle w:val="CellBody"/>
              <w:spacing w:before="96"/>
              <w:rPr>
                <w:rFonts w:ascii="Arial" w:hAnsi="Arial" w:cs="Arial"/>
                <w:color w:val="FF0000"/>
                <w:szCs w:val="20"/>
              </w:rPr>
            </w:pPr>
            <w:r>
              <w:rPr>
                <w:rFonts w:ascii="Arial" w:hAnsi="Arial" w:cs="Arial"/>
                <w:color w:val="FF0000"/>
                <w:szCs w:val="20"/>
              </w:rPr>
              <w:t>NO</w:t>
            </w:r>
          </w:p>
        </w:tc>
        <w:tc>
          <w:tcPr>
            <w:tcW w:w="1440" w:type="dxa"/>
            <w:shd w:val="clear" w:color="auto" w:fill="BBFAFD"/>
          </w:tcPr>
          <w:p w14:paraId="2260B27B" w14:textId="77777777" w:rsidR="00473631" w:rsidRPr="00BE476E" w:rsidRDefault="00473631" w:rsidP="00BE476E">
            <w:pPr>
              <w:pStyle w:val="CellBody"/>
              <w:spacing w:before="96"/>
              <w:rPr>
                <w:rFonts w:ascii="Arial" w:hAnsi="Arial" w:cs="Arial"/>
                <w:color w:val="FF0000"/>
                <w:szCs w:val="20"/>
              </w:rPr>
            </w:pPr>
            <w:r>
              <w:rPr>
                <w:rFonts w:ascii="Arial" w:hAnsi="Arial" w:cs="Arial"/>
                <w:color w:val="FF0000"/>
                <w:szCs w:val="20"/>
              </w:rPr>
              <w:t>NO</w:t>
            </w:r>
          </w:p>
        </w:tc>
      </w:tr>
      <w:tr w:rsidR="00473631" w:rsidRPr="0005317C" w14:paraId="7E9399CC" w14:textId="77777777" w:rsidTr="004138C9">
        <w:trPr>
          <w:trHeight w:val="191"/>
        </w:trPr>
        <w:tc>
          <w:tcPr>
            <w:tcW w:w="2515" w:type="dxa"/>
            <w:vMerge/>
            <w:shd w:val="clear" w:color="auto" w:fill="BBFAFD"/>
          </w:tcPr>
          <w:p w14:paraId="457BDEC8" w14:textId="77777777" w:rsidR="00473631" w:rsidRPr="00BE476E" w:rsidRDefault="00473631" w:rsidP="00BE476E">
            <w:pPr>
              <w:pStyle w:val="CellBody"/>
              <w:spacing w:before="96"/>
              <w:rPr>
                <w:color w:val="FF0000"/>
              </w:rPr>
            </w:pPr>
          </w:p>
        </w:tc>
        <w:tc>
          <w:tcPr>
            <w:tcW w:w="2520" w:type="dxa"/>
            <w:shd w:val="clear" w:color="auto" w:fill="BBFAFD"/>
          </w:tcPr>
          <w:p w14:paraId="3C1E676A" w14:textId="77777777" w:rsidR="00473631" w:rsidRPr="00BE476E" w:rsidRDefault="00473631" w:rsidP="00BE476E">
            <w:pPr>
              <w:pStyle w:val="CellBody"/>
              <w:spacing w:before="96"/>
              <w:rPr>
                <w:color w:val="FF0000"/>
              </w:rPr>
            </w:pPr>
            <w:r>
              <w:rPr>
                <w:color w:val="FF0000"/>
              </w:rPr>
              <w:t>AUX_ADV_IND</w:t>
            </w:r>
          </w:p>
        </w:tc>
        <w:tc>
          <w:tcPr>
            <w:tcW w:w="1440" w:type="dxa"/>
            <w:shd w:val="clear" w:color="auto" w:fill="BBFAFD"/>
          </w:tcPr>
          <w:p w14:paraId="75720F4B" w14:textId="77777777" w:rsidR="00473631" w:rsidRPr="00BE476E" w:rsidRDefault="00473631" w:rsidP="00BE476E">
            <w:pPr>
              <w:pStyle w:val="CellBody"/>
              <w:spacing w:before="96"/>
              <w:rPr>
                <w:rFonts w:ascii="Arial" w:hAnsi="Arial" w:cs="Arial"/>
                <w:color w:val="FF0000"/>
                <w:szCs w:val="20"/>
              </w:rPr>
            </w:pPr>
            <w:r w:rsidRPr="005368E7">
              <w:rPr>
                <w:rFonts w:ascii="Arial" w:hAnsi="Arial" w:cs="Arial"/>
                <w:color w:val="FF0000"/>
                <w:szCs w:val="20"/>
              </w:rPr>
              <w:t>NO</w:t>
            </w:r>
          </w:p>
        </w:tc>
        <w:tc>
          <w:tcPr>
            <w:tcW w:w="1170" w:type="dxa"/>
            <w:shd w:val="clear" w:color="auto" w:fill="BBFAFD"/>
          </w:tcPr>
          <w:p w14:paraId="33C19C85" w14:textId="77777777" w:rsidR="00473631" w:rsidRPr="00BE476E" w:rsidRDefault="00473631" w:rsidP="00BE476E">
            <w:pPr>
              <w:pStyle w:val="CellBody"/>
              <w:spacing w:before="96"/>
              <w:rPr>
                <w:rFonts w:ascii="Arial" w:hAnsi="Arial" w:cs="Arial"/>
                <w:color w:val="FF0000"/>
                <w:szCs w:val="20"/>
              </w:rPr>
            </w:pPr>
            <w:r w:rsidRPr="005368E7">
              <w:rPr>
                <w:rFonts w:ascii="Arial" w:hAnsi="Arial" w:cs="Arial"/>
                <w:color w:val="FF0000"/>
                <w:szCs w:val="20"/>
              </w:rPr>
              <w:t>NO</w:t>
            </w:r>
          </w:p>
        </w:tc>
        <w:tc>
          <w:tcPr>
            <w:tcW w:w="1350" w:type="dxa"/>
            <w:shd w:val="clear" w:color="auto" w:fill="BBFAFD"/>
          </w:tcPr>
          <w:p w14:paraId="259E5FED" w14:textId="77777777" w:rsidR="00473631" w:rsidRDefault="00473631" w:rsidP="00BE476E">
            <w:pPr>
              <w:pStyle w:val="CellBody"/>
              <w:spacing w:before="96"/>
              <w:rPr>
                <w:rFonts w:ascii="Arial" w:hAnsi="Arial" w:cs="Arial"/>
                <w:color w:val="FF0000"/>
                <w:szCs w:val="20"/>
              </w:rPr>
            </w:pPr>
            <w:r>
              <w:rPr>
                <w:rFonts w:ascii="Arial" w:hAnsi="Arial" w:cs="Arial"/>
                <w:color w:val="FF0000"/>
                <w:szCs w:val="20"/>
              </w:rPr>
              <w:t>YES</w:t>
            </w:r>
          </w:p>
        </w:tc>
        <w:tc>
          <w:tcPr>
            <w:tcW w:w="1440" w:type="dxa"/>
            <w:shd w:val="clear" w:color="auto" w:fill="BBFAFD"/>
          </w:tcPr>
          <w:p w14:paraId="47D2D71F" w14:textId="77777777" w:rsidR="00473631" w:rsidRDefault="00473631" w:rsidP="00BE476E">
            <w:pPr>
              <w:pStyle w:val="CellBody"/>
              <w:spacing w:before="96"/>
              <w:rPr>
                <w:rFonts w:ascii="Arial" w:hAnsi="Arial" w:cs="Arial"/>
                <w:color w:val="FF0000"/>
                <w:szCs w:val="20"/>
              </w:rPr>
            </w:pPr>
            <w:r>
              <w:rPr>
                <w:rFonts w:ascii="Arial" w:hAnsi="Arial" w:cs="Arial"/>
                <w:color w:val="FF0000"/>
                <w:szCs w:val="20"/>
              </w:rPr>
              <w:t>NO</w:t>
            </w:r>
          </w:p>
        </w:tc>
      </w:tr>
      <w:tr w:rsidR="00473631" w:rsidRPr="0005317C" w14:paraId="6E14D13A" w14:textId="77777777" w:rsidTr="004138C9">
        <w:trPr>
          <w:trHeight w:val="191"/>
        </w:trPr>
        <w:tc>
          <w:tcPr>
            <w:tcW w:w="2515" w:type="dxa"/>
            <w:vMerge w:val="restart"/>
            <w:shd w:val="clear" w:color="auto" w:fill="FFFFFF" w:themeFill="background1"/>
          </w:tcPr>
          <w:p w14:paraId="7F8029A2" w14:textId="77777777" w:rsidR="00473631" w:rsidRPr="00CC7CB4" w:rsidRDefault="00473631" w:rsidP="00DD3584">
            <w:pPr>
              <w:pStyle w:val="CellBody"/>
              <w:spacing w:before="96"/>
              <w:rPr>
                <w:color w:val="FF0000"/>
              </w:rPr>
            </w:pPr>
            <w:r>
              <w:rPr>
                <w:color w:val="FF0000"/>
              </w:rPr>
              <w:t>Scannable Directed Event</w:t>
            </w:r>
          </w:p>
        </w:tc>
        <w:tc>
          <w:tcPr>
            <w:tcW w:w="2520" w:type="dxa"/>
            <w:shd w:val="clear" w:color="auto" w:fill="FFFFFF" w:themeFill="background1"/>
          </w:tcPr>
          <w:p w14:paraId="72CA15DF" w14:textId="77777777" w:rsidR="00473631" w:rsidRPr="00CC7CB4" w:rsidRDefault="00473631" w:rsidP="00BE476E">
            <w:pPr>
              <w:pStyle w:val="CellBody"/>
              <w:spacing w:before="96"/>
              <w:rPr>
                <w:color w:val="FF0000"/>
              </w:rPr>
            </w:pPr>
            <w:r>
              <w:rPr>
                <w:color w:val="FF0000"/>
              </w:rPr>
              <w:t>ADV_EXT_IND</w:t>
            </w:r>
          </w:p>
        </w:tc>
        <w:tc>
          <w:tcPr>
            <w:tcW w:w="1440" w:type="dxa"/>
            <w:shd w:val="clear" w:color="auto" w:fill="FFFFFF" w:themeFill="background1"/>
          </w:tcPr>
          <w:p w14:paraId="4DB60D1D" w14:textId="77777777" w:rsidR="00473631" w:rsidRPr="00CC7CB4" w:rsidRDefault="00473631" w:rsidP="00BE476E">
            <w:pPr>
              <w:pStyle w:val="CellBody"/>
              <w:spacing w:before="96"/>
              <w:rPr>
                <w:rFonts w:ascii="Arial" w:hAnsi="Arial" w:cs="Arial"/>
                <w:color w:val="FF0000"/>
                <w:szCs w:val="20"/>
              </w:rPr>
            </w:pPr>
            <w:r w:rsidRPr="005368E7">
              <w:rPr>
                <w:rFonts w:ascii="Arial" w:hAnsi="Arial" w:cs="Arial"/>
                <w:color w:val="FF0000"/>
                <w:szCs w:val="20"/>
              </w:rPr>
              <w:t>YES</w:t>
            </w:r>
            <w:r>
              <w:rPr>
                <w:rFonts w:ascii="Arial" w:hAnsi="Arial" w:cs="Arial"/>
                <w:color w:val="FF0000"/>
                <w:szCs w:val="20"/>
                <w:vertAlign w:val="superscript"/>
              </w:rPr>
              <w:t>2</w:t>
            </w:r>
          </w:p>
        </w:tc>
        <w:tc>
          <w:tcPr>
            <w:tcW w:w="1170" w:type="dxa"/>
            <w:shd w:val="clear" w:color="auto" w:fill="FFFFFF" w:themeFill="background1"/>
          </w:tcPr>
          <w:p w14:paraId="5C21EA2D" w14:textId="77777777" w:rsidR="00473631" w:rsidRDefault="00473631" w:rsidP="00BE476E">
            <w:pPr>
              <w:pStyle w:val="CellBody"/>
              <w:spacing w:before="96"/>
              <w:rPr>
                <w:rFonts w:ascii="Arial" w:hAnsi="Arial" w:cs="Arial"/>
                <w:color w:val="auto"/>
                <w:szCs w:val="20"/>
              </w:rPr>
            </w:pPr>
            <w:r w:rsidRPr="00CC7CB4">
              <w:rPr>
                <w:rFonts w:ascii="Arial" w:hAnsi="Arial" w:cs="Arial"/>
                <w:color w:val="FF0000"/>
                <w:szCs w:val="20"/>
              </w:rPr>
              <w:t>NO</w:t>
            </w:r>
          </w:p>
        </w:tc>
        <w:tc>
          <w:tcPr>
            <w:tcW w:w="1350" w:type="dxa"/>
            <w:shd w:val="clear" w:color="auto" w:fill="FFFFFF" w:themeFill="background1"/>
          </w:tcPr>
          <w:p w14:paraId="1C21959E" w14:textId="77777777" w:rsidR="00473631" w:rsidRPr="00BE476E" w:rsidRDefault="00473631" w:rsidP="00BE476E">
            <w:pPr>
              <w:pStyle w:val="CellBody"/>
              <w:spacing w:before="96"/>
              <w:rPr>
                <w:rFonts w:ascii="Arial" w:hAnsi="Arial" w:cs="Arial"/>
                <w:color w:val="FF0000"/>
                <w:szCs w:val="20"/>
              </w:rPr>
            </w:pPr>
            <w:r>
              <w:rPr>
                <w:rFonts w:ascii="Arial" w:hAnsi="Arial" w:cs="Arial"/>
                <w:color w:val="FF0000"/>
                <w:szCs w:val="20"/>
              </w:rPr>
              <w:t>NO</w:t>
            </w:r>
          </w:p>
        </w:tc>
        <w:tc>
          <w:tcPr>
            <w:tcW w:w="1440" w:type="dxa"/>
            <w:shd w:val="clear" w:color="auto" w:fill="FFFFFF" w:themeFill="background1"/>
          </w:tcPr>
          <w:p w14:paraId="4F759CFF" w14:textId="77777777" w:rsidR="00473631" w:rsidRPr="00BE476E" w:rsidRDefault="00473631" w:rsidP="00BE476E">
            <w:pPr>
              <w:pStyle w:val="CellBody"/>
              <w:spacing w:before="96"/>
              <w:rPr>
                <w:rFonts w:ascii="Arial" w:hAnsi="Arial" w:cs="Arial"/>
                <w:color w:val="FF0000"/>
                <w:szCs w:val="20"/>
              </w:rPr>
            </w:pPr>
            <w:r>
              <w:rPr>
                <w:rFonts w:ascii="Arial" w:hAnsi="Arial" w:cs="Arial"/>
                <w:color w:val="FF0000"/>
                <w:szCs w:val="20"/>
              </w:rPr>
              <w:t>NO</w:t>
            </w:r>
          </w:p>
        </w:tc>
      </w:tr>
      <w:tr w:rsidR="00473631" w:rsidRPr="0005317C" w14:paraId="0F29A819" w14:textId="77777777" w:rsidTr="004138C9">
        <w:trPr>
          <w:trHeight w:val="191"/>
        </w:trPr>
        <w:tc>
          <w:tcPr>
            <w:tcW w:w="2515" w:type="dxa"/>
            <w:vMerge/>
            <w:shd w:val="clear" w:color="auto" w:fill="FFFFFF" w:themeFill="background1"/>
          </w:tcPr>
          <w:p w14:paraId="2FABA22C" w14:textId="77777777" w:rsidR="00473631" w:rsidRDefault="00473631" w:rsidP="00BE476E">
            <w:pPr>
              <w:pStyle w:val="CellBody"/>
              <w:spacing w:before="96"/>
              <w:rPr>
                <w:color w:val="FF0000"/>
              </w:rPr>
            </w:pPr>
          </w:p>
        </w:tc>
        <w:tc>
          <w:tcPr>
            <w:tcW w:w="2520" w:type="dxa"/>
            <w:shd w:val="clear" w:color="auto" w:fill="FFFFFF" w:themeFill="background1"/>
          </w:tcPr>
          <w:p w14:paraId="66792E73" w14:textId="77777777" w:rsidR="00473631" w:rsidRDefault="00473631" w:rsidP="00BE476E">
            <w:pPr>
              <w:pStyle w:val="CellBody"/>
              <w:spacing w:before="96"/>
              <w:rPr>
                <w:color w:val="FF0000"/>
              </w:rPr>
            </w:pPr>
            <w:r>
              <w:rPr>
                <w:color w:val="FF0000"/>
              </w:rPr>
              <w:t>AUX_ADV_IND</w:t>
            </w:r>
          </w:p>
        </w:tc>
        <w:tc>
          <w:tcPr>
            <w:tcW w:w="1440" w:type="dxa"/>
            <w:shd w:val="clear" w:color="auto" w:fill="FFFFFF" w:themeFill="background1"/>
          </w:tcPr>
          <w:p w14:paraId="51F7E205" w14:textId="77777777" w:rsidR="00473631" w:rsidRDefault="00473631" w:rsidP="00BE476E">
            <w:pPr>
              <w:pStyle w:val="CellBody"/>
              <w:spacing w:before="96"/>
              <w:rPr>
                <w:rFonts w:ascii="Arial" w:hAnsi="Arial" w:cs="Arial"/>
                <w:color w:val="FF0000"/>
                <w:szCs w:val="20"/>
              </w:rPr>
            </w:pPr>
            <w:r>
              <w:rPr>
                <w:rFonts w:ascii="Arial" w:hAnsi="Arial" w:cs="Arial"/>
                <w:color w:val="FF0000"/>
                <w:szCs w:val="20"/>
              </w:rPr>
              <w:t>NO</w:t>
            </w:r>
          </w:p>
        </w:tc>
        <w:tc>
          <w:tcPr>
            <w:tcW w:w="1170" w:type="dxa"/>
            <w:shd w:val="clear" w:color="auto" w:fill="FFFFFF" w:themeFill="background1"/>
          </w:tcPr>
          <w:p w14:paraId="2DA6B767" w14:textId="77777777" w:rsidR="00473631" w:rsidRPr="00CC7CB4" w:rsidRDefault="00473631" w:rsidP="00BE476E">
            <w:pPr>
              <w:pStyle w:val="CellBody"/>
              <w:spacing w:before="96"/>
              <w:rPr>
                <w:rFonts w:ascii="Arial" w:hAnsi="Arial" w:cs="Arial"/>
                <w:color w:val="FF0000"/>
                <w:szCs w:val="20"/>
              </w:rPr>
            </w:pPr>
            <w:r w:rsidRPr="00CC7CB4">
              <w:rPr>
                <w:rFonts w:ascii="Arial" w:hAnsi="Arial" w:cs="Arial"/>
                <w:color w:val="FF0000"/>
                <w:szCs w:val="20"/>
              </w:rPr>
              <w:t>NO</w:t>
            </w:r>
          </w:p>
        </w:tc>
        <w:tc>
          <w:tcPr>
            <w:tcW w:w="1350" w:type="dxa"/>
            <w:shd w:val="clear" w:color="auto" w:fill="FFFFFF" w:themeFill="background1"/>
          </w:tcPr>
          <w:p w14:paraId="6FD6BF3C" w14:textId="77777777" w:rsidR="00473631" w:rsidRPr="00BE476E" w:rsidRDefault="00473631" w:rsidP="00BE476E">
            <w:pPr>
              <w:pStyle w:val="CellBody"/>
              <w:spacing w:before="96"/>
              <w:rPr>
                <w:rFonts w:ascii="Arial" w:hAnsi="Arial" w:cs="Arial"/>
                <w:color w:val="FF0000"/>
                <w:szCs w:val="20"/>
              </w:rPr>
            </w:pPr>
            <w:r w:rsidRPr="005368E7">
              <w:rPr>
                <w:rFonts w:ascii="Arial" w:hAnsi="Arial" w:cs="Arial"/>
                <w:color w:val="FF0000"/>
                <w:szCs w:val="20"/>
              </w:rPr>
              <w:t>YES</w:t>
            </w:r>
            <w:r>
              <w:rPr>
                <w:rFonts w:ascii="Arial" w:hAnsi="Arial" w:cs="Arial"/>
                <w:color w:val="FF0000"/>
                <w:szCs w:val="20"/>
                <w:vertAlign w:val="superscript"/>
              </w:rPr>
              <w:t>2</w:t>
            </w:r>
          </w:p>
        </w:tc>
        <w:tc>
          <w:tcPr>
            <w:tcW w:w="1440" w:type="dxa"/>
            <w:shd w:val="clear" w:color="auto" w:fill="FFFFFF" w:themeFill="background1"/>
          </w:tcPr>
          <w:p w14:paraId="1C735251" w14:textId="77777777" w:rsidR="00473631" w:rsidRPr="00BE476E" w:rsidRDefault="00473631" w:rsidP="00BE476E">
            <w:pPr>
              <w:pStyle w:val="CellBody"/>
              <w:spacing w:before="96"/>
              <w:rPr>
                <w:rFonts w:ascii="Arial" w:hAnsi="Arial" w:cs="Arial"/>
                <w:color w:val="FF0000"/>
                <w:szCs w:val="20"/>
              </w:rPr>
            </w:pPr>
            <w:r>
              <w:rPr>
                <w:rFonts w:ascii="Arial" w:hAnsi="Arial" w:cs="Arial"/>
                <w:color w:val="FF0000"/>
                <w:szCs w:val="20"/>
              </w:rPr>
              <w:t>NO</w:t>
            </w:r>
          </w:p>
        </w:tc>
      </w:tr>
      <w:tr w:rsidR="008660A2" w:rsidRPr="0005317C" w14:paraId="096841B8" w14:textId="77777777" w:rsidTr="004138C9">
        <w:trPr>
          <w:trHeight w:val="191"/>
        </w:trPr>
        <w:tc>
          <w:tcPr>
            <w:tcW w:w="2515" w:type="dxa"/>
            <w:shd w:val="clear" w:color="auto" w:fill="FFFFFF" w:themeFill="background1"/>
          </w:tcPr>
          <w:p w14:paraId="4C22832D" w14:textId="77777777" w:rsidR="008660A2" w:rsidRDefault="008660A2" w:rsidP="00BE476E">
            <w:pPr>
              <w:pStyle w:val="CellBody"/>
              <w:spacing w:before="96"/>
              <w:rPr>
                <w:color w:val="FF0000"/>
              </w:rPr>
            </w:pPr>
            <w:r>
              <w:rPr>
                <w:color w:val="FF0000"/>
              </w:rPr>
              <w:t xml:space="preserve">All </w:t>
            </w:r>
            <w:r w:rsidR="00CA1865">
              <w:rPr>
                <w:color w:val="FF0000"/>
              </w:rPr>
              <w:t xml:space="preserve">other </w:t>
            </w:r>
            <w:r>
              <w:rPr>
                <w:color w:val="FF0000"/>
              </w:rPr>
              <w:t>event types</w:t>
            </w:r>
          </w:p>
        </w:tc>
        <w:tc>
          <w:tcPr>
            <w:tcW w:w="2520" w:type="dxa"/>
            <w:shd w:val="clear" w:color="auto" w:fill="FFFFFF" w:themeFill="background1"/>
          </w:tcPr>
          <w:p w14:paraId="630F22BF" w14:textId="77777777" w:rsidR="008660A2" w:rsidRDefault="008660A2" w:rsidP="00BE476E">
            <w:pPr>
              <w:pStyle w:val="CellBody"/>
              <w:spacing w:before="96"/>
              <w:rPr>
                <w:color w:val="FF0000"/>
              </w:rPr>
            </w:pPr>
            <w:r>
              <w:rPr>
                <w:color w:val="FF0000"/>
              </w:rPr>
              <w:t>All other PDU types</w:t>
            </w:r>
          </w:p>
        </w:tc>
        <w:tc>
          <w:tcPr>
            <w:tcW w:w="1440" w:type="dxa"/>
            <w:shd w:val="clear" w:color="auto" w:fill="FFFFFF" w:themeFill="background1"/>
          </w:tcPr>
          <w:p w14:paraId="56B4EB94" w14:textId="77777777" w:rsidR="008660A2" w:rsidRDefault="008660A2" w:rsidP="00BE476E">
            <w:pPr>
              <w:pStyle w:val="CellBody"/>
              <w:spacing w:before="96"/>
              <w:rPr>
                <w:rFonts w:ascii="Arial" w:hAnsi="Arial" w:cs="Arial"/>
                <w:color w:val="FF0000"/>
                <w:szCs w:val="20"/>
              </w:rPr>
            </w:pPr>
            <w:r>
              <w:rPr>
                <w:rFonts w:ascii="Arial" w:hAnsi="Arial" w:cs="Arial"/>
                <w:color w:val="FF0000"/>
                <w:szCs w:val="20"/>
              </w:rPr>
              <w:t>NO</w:t>
            </w:r>
          </w:p>
        </w:tc>
        <w:tc>
          <w:tcPr>
            <w:tcW w:w="1170" w:type="dxa"/>
            <w:shd w:val="clear" w:color="auto" w:fill="FFFFFF" w:themeFill="background1"/>
          </w:tcPr>
          <w:p w14:paraId="75BE5FB5" w14:textId="77777777" w:rsidR="008660A2" w:rsidRPr="00CC7CB4" w:rsidRDefault="008660A2" w:rsidP="00BE476E">
            <w:pPr>
              <w:pStyle w:val="CellBody"/>
              <w:spacing w:before="96"/>
              <w:rPr>
                <w:rFonts w:ascii="Arial" w:hAnsi="Arial" w:cs="Arial"/>
                <w:color w:val="FF0000"/>
                <w:szCs w:val="20"/>
              </w:rPr>
            </w:pPr>
            <w:r>
              <w:rPr>
                <w:rFonts w:ascii="Arial" w:hAnsi="Arial" w:cs="Arial"/>
                <w:color w:val="FF0000"/>
                <w:szCs w:val="20"/>
              </w:rPr>
              <w:t>NO</w:t>
            </w:r>
          </w:p>
        </w:tc>
        <w:tc>
          <w:tcPr>
            <w:tcW w:w="1350" w:type="dxa"/>
            <w:shd w:val="clear" w:color="auto" w:fill="FFFFFF" w:themeFill="background1"/>
          </w:tcPr>
          <w:p w14:paraId="236AA5E1" w14:textId="77777777" w:rsidR="008660A2" w:rsidRPr="005368E7" w:rsidRDefault="008660A2" w:rsidP="00BE476E">
            <w:pPr>
              <w:pStyle w:val="CellBody"/>
              <w:spacing w:before="96"/>
              <w:rPr>
                <w:rFonts w:ascii="Arial" w:hAnsi="Arial" w:cs="Arial"/>
                <w:color w:val="FF0000"/>
                <w:szCs w:val="20"/>
              </w:rPr>
            </w:pPr>
            <w:r>
              <w:rPr>
                <w:rFonts w:ascii="Arial" w:hAnsi="Arial" w:cs="Arial"/>
                <w:color w:val="FF0000"/>
                <w:szCs w:val="20"/>
              </w:rPr>
              <w:t>NO</w:t>
            </w:r>
          </w:p>
        </w:tc>
        <w:tc>
          <w:tcPr>
            <w:tcW w:w="1440" w:type="dxa"/>
            <w:shd w:val="clear" w:color="auto" w:fill="FFFFFF" w:themeFill="background1"/>
          </w:tcPr>
          <w:p w14:paraId="4D6A7DC8" w14:textId="77777777" w:rsidR="008660A2" w:rsidRDefault="008660A2" w:rsidP="00BE476E">
            <w:pPr>
              <w:pStyle w:val="CellBody"/>
              <w:spacing w:before="96"/>
              <w:rPr>
                <w:rFonts w:ascii="Arial" w:hAnsi="Arial" w:cs="Arial"/>
                <w:color w:val="FF0000"/>
                <w:szCs w:val="20"/>
              </w:rPr>
            </w:pPr>
            <w:r>
              <w:rPr>
                <w:rFonts w:ascii="Arial" w:hAnsi="Arial" w:cs="Arial"/>
                <w:color w:val="FF0000"/>
                <w:szCs w:val="20"/>
              </w:rPr>
              <w:t>NO</w:t>
            </w:r>
          </w:p>
        </w:tc>
      </w:tr>
    </w:tbl>
    <w:p w14:paraId="7FADDE12" w14:textId="77777777" w:rsidR="00E40CCE" w:rsidRDefault="00E40CCE" w:rsidP="00E40CCE">
      <w:pPr>
        <w:autoSpaceDE w:val="0"/>
        <w:autoSpaceDN w:val="0"/>
        <w:adjustRightInd w:val="0"/>
        <w:spacing w:after="0" w:line="240" w:lineRule="auto"/>
        <w:rPr>
          <w:rFonts w:ascii="Arial,Italic" w:hAnsi="Arial,Italic" w:cs="Arial,Italic"/>
          <w:i/>
          <w:iCs/>
          <w:sz w:val="20"/>
          <w:szCs w:val="20"/>
        </w:rPr>
      </w:pPr>
      <w:r w:rsidRPr="00EE1FF6">
        <w:rPr>
          <w:rFonts w:cs="Arial"/>
          <w:i/>
          <w:color w:val="000000"/>
          <w:sz w:val="20"/>
          <w:szCs w:val="24"/>
        </w:rPr>
        <w:t>Table 4.1:</w:t>
      </w:r>
      <w:r w:rsidRPr="00EE1FF6">
        <w:rPr>
          <w:rFonts w:cs="Arial"/>
          <w:color w:val="000000"/>
          <w:szCs w:val="24"/>
        </w:rPr>
        <w:t xml:space="preserve"> </w:t>
      </w:r>
      <w:r>
        <w:rPr>
          <w:rFonts w:ascii="Arial,Italic" w:hAnsi="Arial,Italic" w:cs="Arial,Italic"/>
          <w:i/>
          <w:iCs/>
          <w:sz w:val="20"/>
          <w:szCs w:val="20"/>
        </w:rPr>
        <w:t>Advertising event types, PDUs used and allowable response PDUs</w:t>
      </w:r>
    </w:p>
    <w:p w14:paraId="4C2D5B83" w14:textId="77777777" w:rsidR="00E40CCE" w:rsidRDefault="00E40CCE" w:rsidP="00E40CCE">
      <w:pPr>
        <w:autoSpaceDE w:val="0"/>
        <w:autoSpaceDN w:val="0"/>
        <w:adjustRightInd w:val="0"/>
        <w:spacing w:after="0" w:line="240" w:lineRule="auto"/>
        <w:rPr>
          <w:rFonts w:ascii="Arial,Italic" w:hAnsi="Arial,Italic" w:cs="Arial,Italic"/>
          <w:i/>
          <w:iCs/>
          <w:sz w:val="20"/>
          <w:szCs w:val="20"/>
        </w:rPr>
      </w:pPr>
    </w:p>
    <w:p w14:paraId="031C9DEA" w14:textId="77777777" w:rsidR="00E40CCE" w:rsidRPr="004138C9" w:rsidRDefault="00E40CCE" w:rsidP="00E40CCE">
      <w:pPr>
        <w:autoSpaceDE w:val="0"/>
        <w:autoSpaceDN w:val="0"/>
        <w:adjustRightInd w:val="0"/>
        <w:spacing w:after="0" w:line="240" w:lineRule="auto"/>
        <w:rPr>
          <w:rFonts w:cs="Arial"/>
          <w:color w:val="FF0000"/>
          <w:sz w:val="20"/>
          <w:szCs w:val="20"/>
        </w:rPr>
      </w:pPr>
      <w:r w:rsidRPr="0043751C">
        <w:rPr>
          <w:rFonts w:cs="Arial"/>
          <w:strike/>
          <w:sz w:val="20"/>
          <w:szCs w:val="20"/>
        </w:rPr>
        <w:t>*</w:t>
      </w:r>
      <w:r w:rsidRPr="0043751C">
        <w:rPr>
          <w:rFonts w:cs="Arial"/>
          <w:color w:val="FF0000"/>
          <w:sz w:val="20"/>
          <w:szCs w:val="20"/>
          <w:vertAlign w:val="superscript"/>
        </w:rPr>
        <w:t>1</w:t>
      </w:r>
      <w:r>
        <w:rPr>
          <w:rFonts w:cs="Arial"/>
          <w:sz w:val="20"/>
          <w:szCs w:val="20"/>
        </w:rPr>
        <w:t xml:space="preserve"> </w:t>
      </w:r>
      <w:r w:rsidRPr="004138C9">
        <w:rPr>
          <w:rFonts w:cs="Arial"/>
          <w:strike/>
          <w:sz w:val="20"/>
          <w:szCs w:val="20"/>
        </w:rPr>
        <w:t>Only the correctly addressed initiator may respond.</w:t>
      </w:r>
      <w:r w:rsidR="006E7C0F" w:rsidRPr="004138C9">
        <w:rPr>
          <w:rFonts w:cs="Arial"/>
          <w:color w:val="FF0000"/>
          <w:sz w:val="18"/>
          <w:szCs w:val="20"/>
        </w:rPr>
        <w:t>Initiators other than the correctly addressed initiator shall not respond.</w:t>
      </w:r>
    </w:p>
    <w:p w14:paraId="7BE2CE01" w14:textId="77777777" w:rsidR="00FF61C8" w:rsidRPr="00245457" w:rsidRDefault="00E40CCE" w:rsidP="00E40CCE">
      <w:pPr>
        <w:autoSpaceDE w:val="0"/>
        <w:autoSpaceDN w:val="0"/>
        <w:adjustRightInd w:val="0"/>
        <w:spacing w:after="0" w:line="240" w:lineRule="auto"/>
        <w:rPr>
          <w:rFonts w:cs="Arial"/>
          <w:iCs/>
          <w:color w:val="FF0000"/>
          <w:sz w:val="20"/>
          <w:szCs w:val="20"/>
          <w:rPrChange w:id="914" w:author="Clive D.W. Feather" w:date="2016-04-12T15:22:00Z">
            <w:rPr>
              <w:rFonts w:ascii="Arial,Italic" w:hAnsi="Arial,Italic" w:cs="Arial,Italic"/>
              <w:iCs/>
              <w:color w:val="FF0000"/>
              <w:sz w:val="20"/>
              <w:szCs w:val="20"/>
            </w:rPr>
          </w:rPrChange>
        </w:rPr>
      </w:pPr>
      <w:r>
        <w:rPr>
          <w:rFonts w:ascii="Arial,Italic" w:hAnsi="Arial,Italic" w:cs="Arial,Italic"/>
          <w:iCs/>
          <w:color w:val="FF0000"/>
          <w:sz w:val="20"/>
          <w:szCs w:val="20"/>
          <w:vertAlign w:val="superscript"/>
        </w:rPr>
        <w:t xml:space="preserve">2 </w:t>
      </w:r>
      <w:r w:rsidR="006E7C0F" w:rsidRPr="00245457">
        <w:rPr>
          <w:rFonts w:cs="Arial"/>
          <w:iCs/>
          <w:color w:val="FF0000"/>
          <w:sz w:val="20"/>
          <w:szCs w:val="20"/>
          <w:rPrChange w:id="915" w:author="Clive D.W. Feather" w:date="2016-04-12T15:22:00Z">
            <w:rPr>
              <w:rFonts w:ascii="Arial,Italic" w:hAnsi="Arial,Italic" w:cs="Arial,Italic"/>
              <w:iCs/>
              <w:color w:val="FF0000"/>
              <w:sz w:val="20"/>
              <w:szCs w:val="20"/>
            </w:rPr>
          </w:rPrChange>
        </w:rPr>
        <w:t>Scanners other than the correctly address</w:t>
      </w:r>
      <w:ins w:id="916" w:author="Clive D.W. Feather" w:date="2016-04-12T15:22:00Z">
        <w:r w:rsidR="00A84D99">
          <w:rPr>
            <w:rFonts w:cs="Arial"/>
            <w:iCs/>
            <w:color w:val="FF0000"/>
            <w:sz w:val="20"/>
            <w:szCs w:val="20"/>
          </w:rPr>
          <w:t>ed</w:t>
        </w:r>
      </w:ins>
      <w:r w:rsidR="006E7C0F" w:rsidRPr="00245457">
        <w:rPr>
          <w:rFonts w:cs="Arial"/>
          <w:iCs/>
          <w:color w:val="FF0000"/>
          <w:sz w:val="20"/>
          <w:szCs w:val="20"/>
          <w:rPrChange w:id="917" w:author="Clive D.W. Feather" w:date="2016-04-12T15:22:00Z">
            <w:rPr>
              <w:rFonts w:ascii="Arial,Italic" w:hAnsi="Arial,Italic" w:cs="Arial,Italic"/>
              <w:iCs/>
              <w:color w:val="FF0000"/>
              <w:sz w:val="20"/>
              <w:szCs w:val="20"/>
            </w:rPr>
          </w:rPrChange>
        </w:rPr>
        <w:t xml:space="preserve"> scanner shall not respond</w:t>
      </w:r>
      <w:r w:rsidR="00774831" w:rsidRPr="00245457">
        <w:rPr>
          <w:rFonts w:cs="Arial"/>
          <w:iCs/>
          <w:color w:val="FF0000"/>
          <w:sz w:val="20"/>
          <w:szCs w:val="20"/>
          <w:rPrChange w:id="918" w:author="Clive D.W. Feather" w:date="2016-04-12T15:22:00Z">
            <w:rPr>
              <w:rFonts w:ascii="Arial,Italic" w:hAnsi="Arial,Italic" w:cs="Arial,Italic"/>
              <w:iCs/>
              <w:color w:val="FF0000"/>
              <w:sz w:val="20"/>
              <w:szCs w:val="20"/>
            </w:rPr>
          </w:rPrChange>
        </w:rPr>
        <w:t>.</w:t>
      </w:r>
    </w:p>
    <w:p w14:paraId="4705FED1" w14:textId="77777777" w:rsidR="00FF61C8" w:rsidRPr="00245457" w:rsidRDefault="00FF61C8" w:rsidP="00E40CCE">
      <w:pPr>
        <w:autoSpaceDE w:val="0"/>
        <w:autoSpaceDN w:val="0"/>
        <w:adjustRightInd w:val="0"/>
        <w:spacing w:after="0" w:line="240" w:lineRule="auto"/>
        <w:rPr>
          <w:rFonts w:cs="Arial"/>
          <w:iCs/>
          <w:color w:val="FF0000"/>
          <w:sz w:val="20"/>
          <w:szCs w:val="20"/>
          <w:rPrChange w:id="919" w:author="Clive D.W. Feather" w:date="2016-04-12T15:22:00Z">
            <w:rPr>
              <w:rFonts w:ascii="Arial,Italic" w:hAnsi="Arial,Italic" w:cs="Arial,Italic"/>
              <w:iCs/>
              <w:color w:val="FF0000"/>
              <w:sz w:val="20"/>
              <w:szCs w:val="20"/>
            </w:rPr>
          </w:rPrChange>
        </w:rPr>
      </w:pPr>
      <w:r w:rsidRPr="00245457">
        <w:rPr>
          <w:rFonts w:cs="Arial"/>
          <w:iCs/>
          <w:color w:val="FF0000"/>
          <w:sz w:val="20"/>
          <w:szCs w:val="20"/>
          <w:vertAlign w:val="superscript"/>
          <w:rPrChange w:id="920" w:author="Clive D.W. Feather" w:date="2016-04-12T15:22:00Z">
            <w:rPr>
              <w:rFonts w:ascii="Arial,Italic" w:hAnsi="Arial,Italic" w:cs="Arial,Italic"/>
              <w:iCs/>
              <w:color w:val="FF0000"/>
              <w:sz w:val="20"/>
              <w:szCs w:val="20"/>
              <w:vertAlign w:val="superscript"/>
            </w:rPr>
          </w:rPrChange>
        </w:rPr>
        <w:t>3</w:t>
      </w:r>
      <w:r w:rsidRPr="00245457">
        <w:rPr>
          <w:rFonts w:cs="Arial"/>
          <w:iCs/>
          <w:color w:val="FF0000"/>
          <w:sz w:val="20"/>
          <w:szCs w:val="20"/>
          <w:rPrChange w:id="921" w:author="Clive D.W. Feather" w:date="2016-04-12T15:22:00Z">
            <w:rPr>
              <w:rFonts w:ascii="Arial,Italic" w:hAnsi="Arial,Italic" w:cs="Arial,Italic"/>
              <w:iCs/>
              <w:color w:val="FF0000"/>
              <w:sz w:val="20"/>
              <w:szCs w:val="20"/>
            </w:rPr>
          </w:rPrChange>
        </w:rPr>
        <w:t xml:space="preserve"> Not permitted on the LE Coded PHY</w:t>
      </w:r>
    </w:p>
    <w:p w14:paraId="4C0D6B78" w14:textId="77777777" w:rsidR="00E40CCE" w:rsidRDefault="00E40CCE" w:rsidP="00E40CCE">
      <w:pPr>
        <w:autoSpaceDE w:val="0"/>
        <w:autoSpaceDN w:val="0"/>
        <w:adjustRightInd w:val="0"/>
        <w:spacing w:after="0" w:line="240" w:lineRule="auto"/>
        <w:rPr>
          <w:rFonts w:cs="Arial"/>
          <w:sz w:val="20"/>
          <w:szCs w:val="20"/>
        </w:rPr>
      </w:pPr>
    </w:p>
    <w:p w14:paraId="39E0C8BD" w14:textId="77777777" w:rsidR="00E40CCE" w:rsidRDefault="00E40CCE" w:rsidP="00E40CCE">
      <w:pPr>
        <w:autoSpaceDE w:val="0"/>
        <w:autoSpaceDN w:val="0"/>
        <w:adjustRightInd w:val="0"/>
        <w:spacing w:after="0" w:line="240" w:lineRule="auto"/>
        <w:rPr>
          <w:rFonts w:cs="Arial"/>
          <w:sz w:val="24"/>
          <w:szCs w:val="24"/>
        </w:rPr>
      </w:pPr>
      <w:r>
        <w:rPr>
          <w:rFonts w:cs="Arial"/>
          <w:sz w:val="24"/>
          <w:szCs w:val="24"/>
        </w:rPr>
        <w:t xml:space="preserve">If the advertiser receives a PDU for the advertising event that is not explicitly allowed it shall be ignored. If no PDU is received or the received PDU was ignored, the advertiser shall either send an advertising PDU on the next used </w:t>
      </w:r>
      <w:r>
        <w:rPr>
          <w:rFonts w:cs="Arial"/>
          <w:color w:val="FF0000"/>
          <w:sz w:val="24"/>
          <w:szCs w:val="24"/>
        </w:rPr>
        <w:t xml:space="preserve">primary </w:t>
      </w:r>
      <w:r>
        <w:rPr>
          <w:rFonts w:cs="Arial"/>
          <w:sz w:val="24"/>
          <w:szCs w:val="24"/>
        </w:rPr>
        <w:t>advertising channel index or close the advertising event.</w:t>
      </w:r>
    </w:p>
    <w:p w14:paraId="7F81D4F2" w14:textId="77777777" w:rsidR="00E40CCE" w:rsidRDefault="00E40CCE" w:rsidP="00E40CCE">
      <w:pPr>
        <w:autoSpaceDE w:val="0"/>
        <w:autoSpaceDN w:val="0"/>
        <w:adjustRightInd w:val="0"/>
        <w:spacing w:after="0" w:line="240" w:lineRule="auto"/>
        <w:rPr>
          <w:rFonts w:cs="Arial"/>
          <w:szCs w:val="24"/>
        </w:rPr>
      </w:pPr>
    </w:p>
    <w:p w14:paraId="32D34366" w14:textId="77777777" w:rsidR="00E40CCE" w:rsidRPr="00F03F8D" w:rsidRDefault="0083055F" w:rsidP="00F03F8D">
      <w:pPr>
        <w:pStyle w:val="Heading3"/>
      </w:pPr>
      <w:bookmarkStart w:id="922" w:name="_Toc443590481"/>
      <w:bookmarkStart w:id="923" w:name="_Toc448771467"/>
      <w:r w:rsidRPr="00B03027">
        <w:t>[Modified Section]</w:t>
      </w:r>
      <w:r w:rsidR="00C86FDD" w:rsidRPr="00B03027">
        <w:t xml:space="preserve"> </w:t>
      </w:r>
      <w:r w:rsidR="00E40CCE" w:rsidRPr="00F03F8D">
        <w:t xml:space="preserve">4.4.2.1 Advertising Channel </w:t>
      </w:r>
      <w:r w:rsidR="00CE7EB2" w:rsidRPr="00B03027">
        <w:t xml:space="preserve">Index </w:t>
      </w:r>
      <w:r w:rsidR="00E40CCE" w:rsidRPr="00F03F8D">
        <w:t>Selection</w:t>
      </w:r>
      <w:bookmarkEnd w:id="922"/>
      <w:bookmarkEnd w:id="923"/>
    </w:p>
    <w:p w14:paraId="6DCD60B7" w14:textId="77777777" w:rsidR="00E40CCE" w:rsidRPr="00B03027" w:rsidRDefault="002130C5" w:rsidP="00E40CCE">
      <w:pPr>
        <w:autoSpaceDE w:val="0"/>
        <w:autoSpaceDN w:val="0"/>
        <w:adjustRightInd w:val="0"/>
        <w:spacing w:after="0" w:line="240" w:lineRule="auto"/>
        <w:rPr>
          <w:b/>
        </w:rPr>
      </w:pPr>
      <w:r w:rsidRPr="00B03027">
        <w:rPr>
          <w:b/>
        </w:rPr>
        <w:t xml:space="preserve">4.4.2.1 Advertising Channel </w:t>
      </w:r>
      <w:r w:rsidRPr="00B03027">
        <w:rPr>
          <w:b/>
          <w:color w:val="FF0000"/>
        </w:rPr>
        <w:t xml:space="preserve">Index </w:t>
      </w:r>
      <w:r w:rsidRPr="00B03027">
        <w:rPr>
          <w:b/>
        </w:rPr>
        <w:t>Selection</w:t>
      </w:r>
    </w:p>
    <w:p w14:paraId="7B044350" w14:textId="77777777" w:rsidR="002130C5" w:rsidRDefault="002130C5" w:rsidP="00E40CCE">
      <w:pPr>
        <w:autoSpaceDE w:val="0"/>
        <w:autoSpaceDN w:val="0"/>
        <w:adjustRightInd w:val="0"/>
        <w:spacing w:after="0" w:line="240" w:lineRule="auto"/>
        <w:rPr>
          <w:rFonts w:cs="Arial"/>
          <w:b/>
          <w:bCs/>
          <w:i/>
          <w:iCs/>
          <w:sz w:val="24"/>
          <w:szCs w:val="24"/>
        </w:rPr>
      </w:pPr>
    </w:p>
    <w:p w14:paraId="6D97578F" w14:textId="77777777" w:rsidR="00F355A1" w:rsidRDefault="00E40CCE" w:rsidP="00E40CCE">
      <w:pPr>
        <w:autoSpaceDE w:val="0"/>
        <w:autoSpaceDN w:val="0"/>
        <w:adjustRightInd w:val="0"/>
        <w:spacing w:after="0" w:line="240" w:lineRule="auto"/>
        <w:rPr>
          <w:rFonts w:cs="Arial"/>
          <w:color w:val="FF0000"/>
          <w:sz w:val="24"/>
          <w:szCs w:val="24"/>
        </w:rPr>
      </w:pPr>
      <w:r>
        <w:rPr>
          <w:rFonts w:cs="Arial"/>
          <w:sz w:val="24"/>
          <w:szCs w:val="24"/>
        </w:rPr>
        <w:t xml:space="preserve">Advertising events use three predefined </w:t>
      </w:r>
      <w:r>
        <w:rPr>
          <w:rFonts w:cs="Arial"/>
          <w:color w:val="FF0000"/>
          <w:sz w:val="24"/>
          <w:szCs w:val="24"/>
        </w:rPr>
        <w:t xml:space="preserve">primary </w:t>
      </w:r>
      <w:r>
        <w:rPr>
          <w:rFonts w:cs="Arial"/>
          <w:sz w:val="24"/>
          <w:szCs w:val="24"/>
        </w:rPr>
        <w:t xml:space="preserve">advertising channels. </w:t>
      </w:r>
      <w:r>
        <w:rPr>
          <w:rFonts w:cs="Arial"/>
          <w:color w:val="FF0000"/>
          <w:sz w:val="24"/>
          <w:szCs w:val="24"/>
        </w:rPr>
        <w:t xml:space="preserve">Primary </w:t>
      </w:r>
      <w:r w:rsidRPr="00EE1FF6">
        <w:rPr>
          <w:rFonts w:cs="Arial"/>
          <w:strike/>
          <w:sz w:val="24"/>
          <w:szCs w:val="24"/>
        </w:rPr>
        <w:t>A</w:t>
      </w:r>
      <w:r>
        <w:rPr>
          <w:rFonts w:cs="Arial"/>
          <w:color w:val="FF0000"/>
          <w:sz w:val="24"/>
          <w:szCs w:val="24"/>
        </w:rPr>
        <w:t>a</w:t>
      </w:r>
      <w:r>
        <w:rPr>
          <w:rFonts w:cs="Arial"/>
          <w:sz w:val="24"/>
          <w:szCs w:val="24"/>
        </w:rPr>
        <w:t>dvertising channel indices are either used or unused.</w:t>
      </w:r>
      <w:r w:rsidR="0024007F">
        <w:rPr>
          <w:rFonts w:cs="Arial"/>
          <w:color w:val="FF0000"/>
          <w:sz w:val="24"/>
          <w:szCs w:val="24"/>
        </w:rPr>
        <w:t xml:space="preserve">  </w:t>
      </w:r>
    </w:p>
    <w:p w14:paraId="620700C2" w14:textId="77777777" w:rsidR="00F355A1" w:rsidRDefault="00F355A1" w:rsidP="00E40CCE">
      <w:pPr>
        <w:autoSpaceDE w:val="0"/>
        <w:autoSpaceDN w:val="0"/>
        <w:adjustRightInd w:val="0"/>
        <w:spacing w:after="0" w:line="240" w:lineRule="auto"/>
        <w:rPr>
          <w:rFonts w:cs="Arial"/>
          <w:color w:val="FF0000"/>
          <w:sz w:val="24"/>
          <w:szCs w:val="24"/>
        </w:rPr>
      </w:pPr>
    </w:p>
    <w:p w14:paraId="41B4FD66" w14:textId="77777777" w:rsidR="00F355A1" w:rsidRDefault="0024007F" w:rsidP="00E40CCE">
      <w:pPr>
        <w:autoSpaceDE w:val="0"/>
        <w:autoSpaceDN w:val="0"/>
        <w:adjustRightInd w:val="0"/>
        <w:spacing w:after="0" w:line="240" w:lineRule="auto"/>
        <w:rPr>
          <w:rFonts w:cs="Arial"/>
          <w:color w:val="FF0000"/>
          <w:sz w:val="24"/>
          <w:szCs w:val="24"/>
        </w:rPr>
      </w:pPr>
      <w:r>
        <w:rPr>
          <w:rFonts w:cs="Arial"/>
          <w:color w:val="FF0000"/>
          <w:sz w:val="24"/>
          <w:szCs w:val="24"/>
        </w:rPr>
        <w:t>For AUX_ADV_IND, AUX_CHAIN_IND and initial AUX_SYNC</w:t>
      </w:r>
      <w:r w:rsidR="00CE7EB2">
        <w:rPr>
          <w:rFonts w:cs="Arial"/>
          <w:color w:val="FF0000"/>
          <w:sz w:val="24"/>
          <w:szCs w:val="24"/>
        </w:rPr>
        <w:t>_</w:t>
      </w:r>
      <w:r>
        <w:rPr>
          <w:rFonts w:cs="Arial"/>
          <w:color w:val="FF0000"/>
          <w:sz w:val="24"/>
          <w:szCs w:val="24"/>
        </w:rPr>
        <w:t xml:space="preserve">IND PDUs on the secondary channel, </w:t>
      </w:r>
      <w:r w:rsidR="00F355A1">
        <w:rPr>
          <w:rFonts w:cs="Arial"/>
          <w:color w:val="FF0000"/>
          <w:sz w:val="24"/>
          <w:szCs w:val="24"/>
        </w:rPr>
        <w:t>the secondary advertising channel index used in the Channel Index subfield of the AuxPtr or SyncInfo fields</w:t>
      </w:r>
      <w:r>
        <w:rPr>
          <w:rFonts w:cs="Arial"/>
          <w:color w:val="FF0000"/>
          <w:sz w:val="24"/>
          <w:szCs w:val="24"/>
        </w:rPr>
        <w:t xml:space="preserve"> is implementation specific</w:t>
      </w:r>
      <w:r w:rsidR="00CE7EB2">
        <w:rPr>
          <w:rFonts w:cs="Arial"/>
          <w:color w:val="FF0000"/>
          <w:sz w:val="24"/>
          <w:szCs w:val="24"/>
        </w:rPr>
        <w:t xml:space="preserve">.  It is recommended that sufficient channel diversity is used to avoid collisions.  </w:t>
      </w:r>
    </w:p>
    <w:p w14:paraId="576A139C" w14:textId="77777777" w:rsidR="00F355A1" w:rsidRDefault="00F355A1" w:rsidP="00E40CCE">
      <w:pPr>
        <w:autoSpaceDE w:val="0"/>
        <w:autoSpaceDN w:val="0"/>
        <w:adjustRightInd w:val="0"/>
        <w:spacing w:after="0" w:line="240" w:lineRule="auto"/>
        <w:rPr>
          <w:rFonts w:cs="Arial"/>
          <w:color w:val="FF0000"/>
          <w:sz w:val="24"/>
          <w:szCs w:val="24"/>
        </w:rPr>
      </w:pPr>
    </w:p>
    <w:p w14:paraId="1B7F348C" w14:textId="77777777" w:rsidR="00E40CCE" w:rsidRPr="00F301D3" w:rsidRDefault="00CE7EB2" w:rsidP="00E40CCE">
      <w:pPr>
        <w:autoSpaceDE w:val="0"/>
        <w:autoSpaceDN w:val="0"/>
        <w:adjustRightInd w:val="0"/>
        <w:spacing w:after="0" w:line="240" w:lineRule="auto"/>
        <w:rPr>
          <w:rFonts w:cs="Arial"/>
          <w:color w:val="FF0000"/>
          <w:sz w:val="24"/>
          <w:szCs w:val="24"/>
        </w:rPr>
      </w:pPr>
      <w:r>
        <w:rPr>
          <w:rFonts w:cs="Arial"/>
          <w:color w:val="FF0000"/>
          <w:sz w:val="24"/>
          <w:szCs w:val="24"/>
        </w:rPr>
        <w:t xml:space="preserve">Subsequent AUX_SYNC_IND PDUs shall use the same channel selection </w:t>
      </w:r>
      <w:r w:rsidR="00C13868">
        <w:rPr>
          <w:rFonts w:cs="Arial"/>
          <w:color w:val="FF0000"/>
          <w:sz w:val="24"/>
          <w:szCs w:val="24"/>
        </w:rPr>
        <w:t xml:space="preserve">algorithm used by the Connection State defined in Section 4.5.8.2.  The </w:t>
      </w:r>
      <w:r w:rsidR="00C13868" w:rsidRPr="00F301D3">
        <w:rPr>
          <w:rFonts w:cs="Arial"/>
          <w:i/>
          <w:color w:val="FF0000"/>
          <w:sz w:val="24"/>
          <w:szCs w:val="24"/>
        </w:rPr>
        <w:t>lastUnmappedChannel</w:t>
      </w:r>
      <w:r w:rsidR="00C13868">
        <w:rPr>
          <w:rFonts w:cs="Arial"/>
          <w:color w:val="FF0000"/>
          <w:sz w:val="24"/>
          <w:szCs w:val="24"/>
        </w:rPr>
        <w:t xml:space="preserve"> shall be the current AUX_SYNC_IND PDU secondary advertising channel index and </w:t>
      </w:r>
      <w:r w:rsidR="00C13868" w:rsidRPr="00F301D3">
        <w:rPr>
          <w:rFonts w:cs="Arial"/>
          <w:i/>
          <w:color w:val="FF0000"/>
          <w:sz w:val="24"/>
          <w:szCs w:val="24"/>
        </w:rPr>
        <w:t>hopIncrement</w:t>
      </w:r>
      <w:r w:rsidR="00C13868">
        <w:rPr>
          <w:rFonts w:cs="Arial"/>
          <w:color w:val="FF0000"/>
          <w:sz w:val="24"/>
          <w:szCs w:val="24"/>
        </w:rPr>
        <w:t xml:space="preserve"> shall be the hop subfield in the SyncInfo field</w:t>
      </w:r>
      <w:r w:rsidR="00F355A1">
        <w:rPr>
          <w:rFonts w:cs="Arial"/>
          <w:color w:val="FF0000"/>
          <w:sz w:val="24"/>
          <w:szCs w:val="24"/>
        </w:rPr>
        <w:t xml:space="preserve"> in the AUX_SYNC_IND PDU</w:t>
      </w:r>
      <w:r w:rsidR="00C13868">
        <w:rPr>
          <w:rFonts w:cs="Arial"/>
          <w:color w:val="FF0000"/>
          <w:sz w:val="24"/>
          <w:szCs w:val="24"/>
        </w:rPr>
        <w:t>.</w:t>
      </w:r>
    </w:p>
    <w:p w14:paraId="7A0F8F69" w14:textId="77777777" w:rsidR="00E40CCE" w:rsidRDefault="00E40CCE" w:rsidP="00E40CCE">
      <w:pPr>
        <w:autoSpaceDE w:val="0"/>
        <w:autoSpaceDN w:val="0"/>
        <w:adjustRightInd w:val="0"/>
        <w:spacing w:after="0" w:line="240" w:lineRule="auto"/>
        <w:rPr>
          <w:rFonts w:cs="Arial"/>
          <w:sz w:val="24"/>
          <w:szCs w:val="24"/>
        </w:rPr>
      </w:pPr>
    </w:p>
    <w:p w14:paraId="41FDA3F5" w14:textId="77777777" w:rsidR="00E40CCE" w:rsidRDefault="00E40CCE" w:rsidP="00E40CCE">
      <w:pPr>
        <w:autoSpaceDE w:val="0"/>
        <w:autoSpaceDN w:val="0"/>
        <w:adjustRightInd w:val="0"/>
        <w:spacing w:after="0" w:line="240" w:lineRule="auto"/>
        <w:rPr>
          <w:rFonts w:cs="Arial"/>
          <w:szCs w:val="24"/>
        </w:rPr>
      </w:pPr>
      <w:r>
        <w:rPr>
          <w:rFonts w:cs="Arial"/>
          <w:sz w:val="24"/>
          <w:szCs w:val="24"/>
        </w:rPr>
        <w:t xml:space="preserve">The Link Layer shall use the </w:t>
      </w:r>
      <w:r>
        <w:rPr>
          <w:rFonts w:cs="Arial"/>
          <w:color w:val="FF0000"/>
          <w:sz w:val="24"/>
          <w:szCs w:val="24"/>
        </w:rPr>
        <w:t xml:space="preserve">primary and secondary </w:t>
      </w:r>
      <w:r>
        <w:rPr>
          <w:rFonts w:cs="Arial"/>
          <w:sz w:val="24"/>
          <w:szCs w:val="24"/>
        </w:rPr>
        <w:t xml:space="preserve">advertising channel indices as specified by the Host, and the used </w:t>
      </w:r>
      <w:r>
        <w:rPr>
          <w:rFonts w:cs="Arial"/>
          <w:color w:val="FF0000"/>
          <w:sz w:val="24"/>
          <w:szCs w:val="24"/>
        </w:rPr>
        <w:t xml:space="preserve">primary and secondary </w:t>
      </w:r>
      <w:r>
        <w:rPr>
          <w:rFonts w:cs="Arial"/>
          <w:sz w:val="24"/>
          <w:szCs w:val="24"/>
        </w:rPr>
        <w:t>advertising channel indices shall take effect when the Advertising State is entered.</w:t>
      </w:r>
    </w:p>
    <w:p w14:paraId="3A87CEBD" w14:textId="77777777" w:rsidR="00E40CCE" w:rsidRDefault="00E40CCE" w:rsidP="00E40CCE">
      <w:pPr>
        <w:autoSpaceDE w:val="0"/>
        <w:autoSpaceDN w:val="0"/>
        <w:adjustRightInd w:val="0"/>
        <w:spacing w:after="0" w:line="240" w:lineRule="auto"/>
        <w:rPr>
          <w:rFonts w:cs="Arial"/>
          <w:szCs w:val="24"/>
        </w:rPr>
      </w:pPr>
    </w:p>
    <w:p w14:paraId="0712EF3F" w14:textId="77777777" w:rsidR="00E40CCE" w:rsidRPr="00F03F8D" w:rsidRDefault="0083055F" w:rsidP="00F03F8D">
      <w:pPr>
        <w:pStyle w:val="Heading3"/>
      </w:pPr>
      <w:bookmarkStart w:id="924" w:name="_Toc443590482"/>
      <w:bookmarkStart w:id="925" w:name="_Toc448771468"/>
      <w:r w:rsidRPr="00B03027">
        <w:t>[Modified Section]</w:t>
      </w:r>
      <w:r w:rsidR="00C86FDD" w:rsidRPr="00B03027">
        <w:t xml:space="preserve"> </w:t>
      </w:r>
      <w:r w:rsidR="00E40CCE" w:rsidRPr="00F03F8D">
        <w:t xml:space="preserve">4.4.2.2 Advertising </w:t>
      </w:r>
      <w:r w:rsidR="00E40CCE" w:rsidRPr="00B03027">
        <w:t>Events</w:t>
      </w:r>
      <w:bookmarkEnd w:id="924"/>
      <w:bookmarkEnd w:id="925"/>
    </w:p>
    <w:p w14:paraId="7C70FB68" w14:textId="77777777" w:rsidR="00E40CCE" w:rsidRDefault="00DA794A" w:rsidP="00E40CCE">
      <w:pPr>
        <w:autoSpaceDE w:val="0"/>
        <w:autoSpaceDN w:val="0"/>
        <w:adjustRightInd w:val="0"/>
        <w:spacing w:after="0" w:line="240" w:lineRule="auto"/>
        <w:rPr>
          <w:b/>
          <w:color w:val="FF0000"/>
        </w:rPr>
      </w:pPr>
      <w:r w:rsidRPr="00B03027">
        <w:rPr>
          <w:b/>
        </w:rPr>
        <w:t xml:space="preserve">4.4.2.2 Advertising </w:t>
      </w:r>
      <w:r w:rsidRPr="00B03027">
        <w:rPr>
          <w:b/>
          <w:strike/>
        </w:rPr>
        <w:t>Interval</w:t>
      </w:r>
      <w:r w:rsidRPr="00B03027">
        <w:rPr>
          <w:b/>
        </w:rPr>
        <w:t xml:space="preserve"> </w:t>
      </w:r>
      <w:r w:rsidRPr="00B03027">
        <w:rPr>
          <w:b/>
          <w:color w:val="FF0000"/>
        </w:rPr>
        <w:t>Events</w:t>
      </w:r>
    </w:p>
    <w:p w14:paraId="1569B57A" w14:textId="77777777" w:rsidR="00DA794A" w:rsidRPr="00B03027" w:rsidRDefault="00DA794A" w:rsidP="00E40CCE">
      <w:pPr>
        <w:autoSpaceDE w:val="0"/>
        <w:autoSpaceDN w:val="0"/>
        <w:adjustRightInd w:val="0"/>
        <w:spacing w:after="0" w:line="240" w:lineRule="auto"/>
        <w:rPr>
          <w:rFonts w:cs="Arial"/>
          <w:b/>
          <w:bCs/>
          <w:iCs/>
          <w:color w:val="FF0000"/>
          <w:sz w:val="24"/>
          <w:szCs w:val="24"/>
        </w:rPr>
      </w:pPr>
    </w:p>
    <w:p w14:paraId="1363C3FE" w14:textId="6612BD05" w:rsidR="00E40CCE" w:rsidRPr="002E1619" w:rsidRDefault="00E40CCE" w:rsidP="00E40CCE">
      <w:pPr>
        <w:autoSpaceDE w:val="0"/>
        <w:autoSpaceDN w:val="0"/>
        <w:adjustRightInd w:val="0"/>
        <w:spacing w:after="0" w:line="240" w:lineRule="auto"/>
        <w:rPr>
          <w:rFonts w:cs="Arial"/>
          <w:bCs/>
          <w:iCs/>
          <w:color w:val="FF0000"/>
          <w:sz w:val="24"/>
          <w:szCs w:val="24"/>
        </w:rPr>
      </w:pPr>
      <w:r>
        <w:rPr>
          <w:rFonts w:cs="Arial"/>
          <w:bCs/>
          <w:iCs/>
          <w:color w:val="FF0000"/>
          <w:sz w:val="24"/>
          <w:szCs w:val="24"/>
        </w:rPr>
        <w:t>Advertising events are defined as one or more advertising PDUs sent on the primary advertising channel beginning with the first used advertising channel index and ending with the last used advertising channel</w:t>
      </w:r>
      <w:r w:rsidR="00330C6F">
        <w:rPr>
          <w:rFonts w:cs="Arial"/>
          <w:bCs/>
          <w:iCs/>
          <w:color w:val="FF0000"/>
          <w:sz w:val="24"/>
          <w:szCs w:val="24"/>
        </w:rPr>
        <w:t xml:space="preserve"> index</w:t>
      </w:r>
      <w:r>
        <w:rPr>
          <w:rFonts w:cs="Arial"/>
          <w:bCs/>
          <w:iCs/>
          <w:color w:val="FF0000"/>
          <w:sz w:val="24"/>
          <w:szCs w:val="24"/>
        </w:rPr>
        <w:t>. The advertising event can be closed early after a CONNECT_IND is received or when a SCAN_RSP is sent. The time between advertising events is the advertising interval. Advertising packets sent on the secondary advertising channel are not part of the advertising event. Advertising events that use the ADV_EXT_IND PDU may also be part of an extended advertising event.</w:t>
      </w:r>
    </w:p>
    <w:p w14:paraId="7562A35D" w14:textId="77777777" w:rsidR="00E40CCE" w:rsidRDefault="00E40CCE" w:rsidP="00E40CCE">
      <w:pPr>
        <w:autoSpaceDE w:val="0"/>
        <w:autoSpaceDN w:val="0"/>
        <w:adjustRightInd w:val="0"/>
        <w:spacing w:after="0" w:line="240" w:lineRule="auto"/>
        <w:rPr>
          <w:rFonts w:cs="Arial"/>
          <w:b/>
          <w:bCs/>
          <w:i/>
          <w:iCs/>
          <w:color w:val="FF0000"/>
          <w:sz w:val="24"/>
          <w:szCs w:val="24"/>
        </w:rPr>
      </w:pPr>
    </w:p>
    <w:p w14:paraId="64221A8C" w14:textId="77777777" w:rsidR="002130C5" w:rsidRPr="00C600FF" w:rsidRDefault="002130C5" w:rsidP="002130C5">
      <w:pPr>
        <w:autoSpaceDE w:val="0"/>
        <w:autoSpaceDN w:val="0"/>
        <w:adjustRightInd w:val="0"/>
        <w:spacing w:after="0" w:line="240" w:lineRule="auto"/>
        <w:rPr>
          <w:rFonts w:cs="Arial"/>
          <w:b/>
          <w:bCs/>
          <w:iCs/>
          <w:color w:val="00B050"/>
          <w:sz w:val="24"/>
          <w:szCs w:val="24"/>
        </w:rPr>
      </w:pPr>
      <w:r>
        <w:rPr>
          <w:rFonts w:cs="Arial"/>
          <w:b/>
          <w:bCs/>
          <w:iCs/>
          <w:color w:val="00B050"/>
          <w:sz w:val="24"/>
          <w:szCs w:val="24"/>
        </w:rPr>
        <w:t>[Note to editor: Existing text in this section is moved to a new section 4.4.2.2.1]</w:t>
      </w:r>
    </w:p>
    <w:p w14:paraId="0B615F21" w14:textId="77777777" w:rsidR="002130C5" w:rsidRDefault="002130C5" w:rsidP="00E40CCE">
      <w:pPr>
        <w:autoSpaceDE w:val="0"/>
        <w:autoSpaceDN w:val="0"/>
        <w:adjustRightInd w:val="0"/>
        <w:spacing w:after="0" w:line="240" w:lineRule="auto"/>
        <w:rPr>
          <w:rFonts w:cs="Arial"/>
          <w:b/>
          <w:bCs/>
          <w:i/>
          <w:iCs/>
          <w:color w:val="FF0000"/>
          <w:sz w:val="24"/>
          <w:szCs w:val="24"/>
        </w:rPr>
      </w:pPr>
    </w:p>
    <w:p w14:paraId="318B288A" w14:textId="77777777" w:rsidR="00E40CCE" w:rsidRPr="00AA7EAA" w:rsidRDefault="0083055F" w:rsidP="00F03F8D">
      <w:pPr>
        <w:pStyle w:val="Heading3"/>
      </w:pPr>
      <w:bookmarkStart w:id="926" w:name="_Toc443590483"/>
      <w:bookmarkStart w:id="927" w:name="_Toc448771469"/>
      <w:r w:rsidRPr="006B3756">
        <w:t>[New Section]</w:t>
      </w:r>
      <w:r w:rsidRPr="0054476D">
        <w:t xml:space="preserve"> </w:t>
      </w:r>
      <w:r w:rsidR="00E40CCE" w:rsidRPr="006B3756">
        <w:t>4.4.2.2.1 Advertising Interval</w:t>
      </w:r>
      <w:bookmarkEnd w:id="926"/>
      <w:bookmarkEnd w:id="927"/>
    </w:p>
    <w:p w14:paraId="429F0EC6" w14:textId="77777777" w:rsidR="00E40CCE" w:rsidRDefault="006876A7" w:rsidP="00E40CCE">
      <w:pPr>
        <w:autoSpaceDE w:val="0"/>
        <w:autoSpaceDN w:val="0"/>
        <w:adjustRightInd w:val="0"/>
        <w:spacing w:after="0" w:line="240" w:lineRule="auto"/>
        <w:rPr>
          <w:b/>
          <w:color w:val="FF0000"/>
        </w:rPr>
      </w:pPr>
      <w:r w:rsidRPr="00B03027">
        <w:rPr>
          <w:b/>
          <w:color w:val="FF0000"/>
        </w:rPr>
        <w:t>4.4.2.2.1 Advertising Interval</w:t>
      </w:r>
    </w:p>
    <w:p w14:paraId="6B069732" w14:textId="77777777" w:rsidR="002130C5" w:rsidRPr="00B03027" w:rsidRDefault="002130C5" w:rsidP="00E40CCE">
      <w:pPr>
        <w:autoSpaceDE w:val="0"/>
        <w:autoSpaceDN w:val="0"/>
        <w:adjustRightInd w:val="0"/>
        <w:spacing w:after="0" w:line="240" w:lineRule="auto"/>
        <w:rPr>
          <w:b/>
          <w:color w:val="FF0000"/>
        </w:rPr>
      </w:pPr>
    </w:p>
    <w:p w14:paraId="76E34E20" w14:textId="77777777" w:rsidR="00E40CCE" w:rsidRDefault="00E40CCE" w:rsidP="00E40CCE">
      <w:pPr>
        <w:autoSpaceDE w:val="0"/>
        <w:autoSpaceDN w:val="0"/>
        <w:adjustRightInd w:val="0"/>
        <w:spacing w:after="0" w:line="240" w:lineRule="auto"/>
        <w:rPr>
          <w:rFonts w:cs="Arial"/>
          <w:color w:val="000000"/>
          <w:sz w:val="24"/>
          <w:szCs w:val="24"/>
        </w:rPr>
      </w:pPr>
      <w:r>
        <w:rPr>
          <w:rFonts w:cs="Arial"/>
          <w:color w:val="000000"/>
          <w:sz w:val="24"/>
          <w:szCs w:val="24"/>
        </w:rPr>
        <w:t>For all undirected advertising events or connectable directed advertising events used in a low duty cycle mode, the time between the start of two consecutive advertising events (</w:t>
      </w:r>
      <w:r>
        <w:rPr>
          <w:rFonts w:ascii="Arial,Italic" w:hAnsi="Arial,Italic" w:cs="Arial,Italic"/>
          <w:i/>
          <w:iCs/>
          <w:color w:val="000000"/>
          <w:sz w:val="24"/>
          <w:szCs w:val="24"/>
        </w:rPr>
        <w:t>T_advEvent</w:t>
      </w:r>
      <w:r>
        <w:rPr>
          <w:rFonts w:cs="Arial"/>
          <w:color w:val="000000"/>
          <w:sz w:val="24"/>
          <w:szCs w:val="24"/>
        </w:rPr>
        <w:t>) is computed as follows for each advertising event:</w:t>
      </w:r>
    </w:p>
    <w:p w14:paraId="0939104C" w14:textId="77777777" w:rsidR="00E40CCE" w:rsidRDefault="00E40CCE" w:rsidP="00E40CCE">
      <w:pPr>
        <w:autoSpaceDE w:val="0"/>
        <w:autoSpaceDN w:val="0"/>
        <w:adjustRightInd w:val="0"/>
        <w:spacing w:after="0" w:line="240" w:lineRule="auto"/>
        <w:rPr>
          <w:rFonts w:cs="Arial"/>
          <w:color w:val="000000"/>
          <w:sz w:val="24"/>
          <w:szCs w:val="24"/>
        </w:rPr>
      </w:pPr>
    </w:p>
    <w:p w14:paraId="6D32F206" w14:textId="77777777" w:rsidR="00E40CCE" w:rsidRDefault="00E40CCE" w:rsidP="00E40CCE">
      <w:pPr>
        <w:autoSpaceDE w:val="0"/>
        <w:autoSpaceDN w:val="0"/>
        <w:adjustRightInd w:val="0"/>
        <w:spacing w:after="0" w:line="240" w:lineRule="auto"/>
        <w:rPr>
          <w:rFonts w:ascii="Arial,Italic" w:hAnsi="Arial,Italic" w:cs="Arial,Italic"/>
          <w:i/>
          <w:iCs/>
          <w:color w:val="000000"/>
          <w:sz w:val="24"/>
          <w:szCs w:val="24"/>
        </w:rPr>
      </w:pPr>
      <w:r>
        <w:rPr>
          <w:rFonts w:ascii="Arial,Italic" w:hAnsi="Arial,Italic" w:cs="Arial,Italic"/>
          <w:i/>
          <w:iCs/>
          <w:color w:val="000000"/>
          <w:sz w:val="24"/>
          <w:szCs w:val="24"/>
        </w:rPr>
        <w:t xml:space="preserve">T_advEvent = advInterval </w:t>
      </w:r>
      <w:r>
        <w:rPr>
          <w:rFonts w:cs="Arial"/>
          <w:color w:val="000000"/>
          <w:sz w:val="24"/>
          <w:szCs w:val="24"/>
        </w:rPr>
        <w:t xml:space="preserve">+ </w:t>
      </w:r>
      <w:r>
        <w:rPr>
          <w:rFonts w:ascii="Arial,Italic" w:hAnsi="Arial,Italic" w:cs="Arial,Italic"/>
          <w:i/>
          <w:iCs/>
          <w:color w:val="000000"/>
          <w:sz w:val="24"/>
          <w:szCs w:val="24"/>
        </w:rPr>
        <w:t>advDelay</w:t>
      </w:r>
    </w:p>
    <w:p w14:paraId="567BB5C8" w14:textId="77777777" w:rsidR="00E40CCE" w:rsidRDefault="00E40CCE" w:rsidP="00E40CCE">
      <w:pPr>
        <w:autoSpaceDE w:val="0"/>
        <w:autoSpaceDN w:val="0"/>
        <w:adjustRightInd w:val="0"/>
        <w:spacing w:after="0" w:line="240" w:lineRule="auto"/>
        <w:rPr>
          <w:rFonts w:ascii="Arial,Italic" w:hAnsi="Arial,Italic" w:cs="Arial,Italic"/>
          <w:i/>
          <w:iCs/>
          <w:color w:val="000000"/>
          <w:sz w:val="24"/>
          <w:szCs w:val="24"/>
        </w:rPr>
      </w:pPr>
    </w:p>
    <w:p w14:paraId="62F99F2F" w14:textId="77777777" w:rsidR="00E40CCE" w:rsidRDefault="00E40CCE" w:rsidP="00E40CCE">
      <w:pPr>
        <w:autoSpaceDE w:val="0"/>
        <w:autoSpaceDN w:val="0"/>
        <w:adjustRightInd w:val="0"/>
        <w:spacing w:after="0" w:line="240" w:lineRule="auto"/>
        <w:rPr>
          <w:rFonts w:cs="Arial"/>
          <w:color w:val="000000"/>
          <w:sz w:val="24"/>
          <w:szCs w:val="24"/>
        </w:rPr>
      </w:pPr>
      <w:r>
        <w:rPr>
          <w:rFonts w:cs="Arial"/>
          <w:color w:val="000000"/>
          <w:sz w:val="24"/>
          <w:szCs w:val="24"/>
        </w:rPr>
        <w:t xml:space="preserve">The </w:t>
      </w:r>
      <w:r>
        <w:rPr>
          <w:rFonts w:ascii="Arial,Italic" w:hAnsi="Arial,Italic" w:cs="Arial,Italic"/>
          <w:i/>
          <w:iCs/>
          <w:color w:val="000000"/>
          <w:sz w:val="24"/>
          <w:szCs w:val="24"/>
        </w:rPr>
        <w:t xml:space="preserve">advInterval </w:t>
      </w:r>
      <w:r>
        <w:rPr>
          <w:rFonts w:cs="Arial"/>
          <w:color w:val="000000"/>
          <w:sz w:val="24"/>
          <w:szCs w:val="24"/>
        </w:rPr>
        <w:t xml:space="preserve">shall be an integer multiple of 0.625 ms in the range of 20 ms to 10.24s. If the advertising event type is either a scannable undirected event type or a non-connectable undirected event type, the </w:t>
      </w:r>
      <w:r>
        <w:rPr>
          <w:rFonts w:ascii="Arial,Italic" w:hAnsi="Arial,Italic" w:cs="Arial,Italic"/>
          <w:i/>
          <w:iCs/>
          <w:color w:val="000000"/>
          <w:sz w:val="24"/>
          <w:szCs w:val="24"/>
        </w:rPr>
        <w:t xml:space="preserve">advInterval </w:t>
      </w:r>
      <w:r>
        <w:rPr>
          <w:rFonts w:cs="Arial"/>
          <w:color w:val="000000"/>
          <w:sz w:val="24"/>
          <w:szCs w:val="24"/>
        </w:rPr>
        <w:t xml:space="preserve">shall not be less than 100 ms. If the advertising event type is a </w:t>
      </w:r>
      <w:r w:rsidRPr="004138C9">
        <w:rPr>
          <w:rFonts w:cs="Arial"/>
          <w:strike/>
          <w:color w:val="000000"/>
          <w:sz w:val="24"/>
          <w:szCs w:val="24"/>
        </w:rPr>
        <w:t>connectable undirected event type or connectable directed</w:t>
      </w:r>
      <w:r w:rsidR="00360CE4">
        <w:rPr>
          <w:rFonts w:cs="Arial"/>
          <w:color w:val="FF0000"/>
          <w:sz w:val="24"/>
          <w:szCs w:val="24"/>
        </w:rPr>
        <w:t>connectable</w:t>
      </w:r>
      <w:r>
        <w:rPr>
          <w:rFonts w:cs="Arial"/>
          <w:color w:val="000000"/>
          <w:sz w:val="24"/>
          <w:szCs w:val="24"/>
        </w:rPr>
        <w:t xml:space="preserve"> event type used in a low duty cycle mode, the </w:t>
      </w:r>
      <w:r>
        <w:rPr>
          <w:rFonts w:ascii="Arial,Italic" w:hAnsi="Arial,Italic" w:cs="Arial,Italic"/>
          <w:i/>
          <w:iCs/>
          <w:color w:val="000000"/>
          <w:sz w:val="24"/>
          <w:szCs w:val="24"/>
        </w:rPr>
        <w:t xml:space="preserve">advInterval </w:t>
      </w:r>
      <w:r>
        <w:rPr>
          <w:rFonts w:cs="Arial"/>
          <w:color w:val="000000"/>
          <w:sz w:val="24"/>
          <w:szCs w:val="24"/>
        </w:rPr>
        <w:t>can be 20 ms or greater.</w:t>
      </w:r>
    </w:p>
    <w:p w14:paraId="1D5CACA3" w14:textId="77777777" w:rsidR="00E40CCE" w:rsidRDefault="00E40CCE" w:rsidP="00E40CCE">
      <w:pPr>
        <w:autoSpaceDE w:val="0"/>
        <w:autoSpaceDN w:val="0"/>
        <w:adjustRightInd w:val="0"/>
        <w:spacing w:after="0" w:line="240" w:lineRule="auto"/>
        <w:rPr>
          <w:rFonts w:cs="Arial"/>
          <w:color w:val="000000"/>
          <w:sz w:val="24"/>
          <w:szCs w:val="24"/>
        </w:rPr>
      </w:pPr>
    </w:p>
    <w:p w14:paraId="0757A589" w14:textId="77777777" w:rsidR="00E40CCE" w:rsidRDefault="00E40CCE" w:rsidP="00E40CCE">
      <w:pPr>
        <w:autoSpaceDE w:val="0"/>
        <w:autoSpaceDN w:val="0"/>
        <w:adjustRightInd w:val="0"/>
        <w:spacing w:after="0" w:line="240" w:lineRule="auto"/>
        <w:rPr>
          <w:rFonts w:cs="Arial"/>
          <w:color w:val="000000"/>
          <w:sz w:val="24"/>
          <w:szCs w:val="24"/>
        </w:rPr>
      </w:pPr>
      <w:r>
        <w:rPr>
          <w:rFonts w:cs="Arial"/>
          <w:color w:val="000000"/>
          <w:sz w:val="24"/>
          <w:szCs w:val="24"/>
        </w:rPr>
        <w:t xml:space="preserve">The </w:t>
      </w:r>
      <w:r>
        <w:rPr>
          <w:rFonts w:ascii="Arial,Italic" w:hAnsi="Arial,Italic" w:cs="Arial,Italic"/>
          <w:i/>
          <w:iCs/>
          <w:color w:val="000000"/>
          <w:sz w:val="24"/>
          <w:szCs w:val="24"/>
        </w:rPr>
        <w:t xml:space="preserve">advDelay </w:t>
      </w:r>
      <w:r>
        <w:rPr>
          <w:rFonts w:cs="Arial"/>
          <w:color w:val="000000"/>
          <w:sz w:val="24"/>
          <w:szCs w:val="24"/>
        </w:rPr>
        <w:t>is a pseudo-random value with a range of 0 ms to 10 ms generated by the Link Layer for each advertising event.</w:t>
      </w:r>
    </w:p>
    <w:p w14:paraId="487634B6" w14:textId="77777777" w:rsidR="00E40CCE" w:rsidRDefault="00E40CCE" w:rsidP="00E40CCE">
      <w:pPr>
        <w:autoSpaceDE w:val="0"/>
        <w:autoSpaceDN w:val="0"/>
        <w:adjustRightInd w:val="0"/>
        <w:spacing w:after="0" w:line="240" w:lineRule="auto"/>
        <w:rPr>
          <w:rFonts w:cs="Arial"/>
          <w:color w:val="000000"/>
          <w:sz w:val="24"/>
          <w:szCs w:val="24"/>
        </w:rPr>
      </w:pPr>
    </w:p>
    <w:p w14:paraId="79D10FF1" w14:textId="77777777" w:rsidR="00E40CCE" w:rsidRDefault="00E40CCE" w:rsidP="00E40CCE">
      <w:pPr>
        <w:autoSpaceDE w:val="0"/>
        <w:autoSpaceDN w:val="0"/>
        <w:adjustRightInd w:val="0"/>
        <w:spacing w:after="0" w:line="240" w:lineRule="auto"/>
        <w:rPr>
          <w:rFonts w:cs="Arial"/>
          <w:color w:val="000000"/>
          <w:szCs w:val="24"/>
        </w:rPr>
      </w:pPr>
      <w:r>
        <w:rPr>
          <w:rFonts w:cs="Arial"/>
          <w:color w:val="000000"/>
          <w:sz w:val="24"/>
          <w:szCs w:val="24"/>
        </w:rPr>
        <w:t xml:space="preserve">As illustrated in </w:t>
      </w:r>
      <w:r>
        <w:rPr>
          <w:rFonts w:cs="Arial"/>
          <w:color w:val="0000FF"/>
          <w:sz w:val="24"/>
          <w:szCs w:val="24"/>
        </w:rPr>
        <w:t>Figure 4.1</w:t>
      </w:r>
      <w:r>
        <w:rPr>
          <w:rFonts w:cs="Arial"/>
          <w:color w:val="000000"/>
          <w:sz w:val="24"/>
          <w:szCs w:val="24"/>
        </w:rPr>
        <w:t>, the advertising events are perturbed in time using the advDelay.</w:t>
      </w:r>
    </w:p>
    <w:p w14:paraId="645D8AFB" w14:textId="77777777" w:rsidR="00E40CCE" w:rsidRDefault="00E40CCE" w:rsidP="00E40CCE">
      <w:pPr>
        <w:autoSpaceDE w:val="0"/>
        <w:autoSpaceDN w:val="0"/>
        <w:adjustRightInd w:val="0"/>
        <w:spacing w:after="0" w:line="240" w:lineRule="auto"/>
        <w:rPr>
          <w:rFonts w:cs="Arial"/>
          <w:color w:val="000000"/>
          <w:szCs w:val="24"/>
        </w:rPr>
      </w:pPr>
      <w:r w:rsidRPr="00F3495A">
        <w:rPr>
          <w:rFonts w:cs="Arial"/>
          <w:noProof/>
          <w:color w:val="000000"/>
          <w:sz w:val="24"/>
          <w:szCs w:val="24"/>
        </w:rPr>
        <w:drawing>
          <wp:inline distT="0" distB="0" distL="0" distR="0" wp14:anchorId="22200211" wp14:editId="40FC1394">
            <wp:extent cx="5943600" cy="2128511"/>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128511"/>
                    </a:xfrm>
                    <a:prstGeom prst="rect">
                      <a:avLst/>
                    </a:prstGeom>
                    <a:noFill/>
                    <a:ln>
                      <a:noFill/>
                    </a:ln>
                  </pic:spPr>
                </pic:pic>
              </a:graphicData>
            </a:graphic>
          </wp:inline>
        </w:drawing>
      </w:r>
    </w:p>
    <w:p w14:paraId="73A9B7E4" w14:textId="77777777" w:rsidR="00E40CCE" w:rsidRDefault="00E40CCE" w:rsidP="00E40CCE">
      <w:pPr>
        <w:autoSpaceDE w:val="0"/>
        <w:autoSpaceDN w:val="0"/>
        <w:adjustRightInd w:val="0"/>
        <w:spacing w:after="0" w:line="240" w:lineRule="auto"/>
        <w:rPr>
          <w:rFonts w:cs="Arial"/>
          <w:color w:val="000000"/>
          <w:szCs w:val="24"/>
        </w:rPr>
      </w:pPr>
    </w:p>
    <w:p w14:paraId="51009792" w14:textId="77777777" w:rsidR="00E40CCE" w:rsidRPr="00AA7EAA" w:rsidRDefault="00810E49" w:rsidP="00F03F8D">
      <w:pPr>
        <w:pStyle w:val="Heading3"/>
      </w:pPr>
      <w:bookmarkStart w:id="928" w:name="_Toc443590484"/>
      <w:bookmarkStart w:id="929" w:name="_Toc448771470"/>
      <w:r w:rsidRPr="006B3756">
        <w:t>[New Section</w:t>
      </w:r>
      <w:r w:rsidR="0083055F" w:rsidRPr="006B3756">
        <w:t>]</w:t>
      </w:r>
      <w:r w:rsidR="0083055F" w:rsidRPr="00AA7EAA">
        <w:rPr>
          <w:color w:val="auto"/>
        </w:rPr>
        <w:t xml:space="preserve"> </w:t>
      </w:r>
      <w:r w:rsidR="00E40CCE" w:rsidRPr="006B3756">
        <w:t>4.4.2.2.2 Extended Advertising Event</w:t>
      </w:r>
      <w:bookmarkEnd w:id="928"/>
      <w:bookmarkEnd w:id="929"/>
    </w:p>
    <w:p w14:paraId="1EC38BB1" w14:textId="77777777" w:rsidR="00E40CCE" w:rsidRPr="00B03027" w:rsidRDefault="006876A7" w:rsidP="00E40CCE">
      <w:pPr>
        <w:autoSpaceDE w:val="0"/>
        <w:autoSpaceDN w:val="0"/>
        <w:adjustRightInd w:val="0"/>
        <w:spacing w:after="0" w:line="240" w:lineRule="auto"/>
        <w:rPr>
          <w:b/>
          <w:color w:val="FF0000"/>
        </w:rPr>
      </w:pPr>
      <w:r w:rsidRPr="00B03027">
        <w:rPr>
          <w:b/>
          <w:color w:val="FF0000"/>
        </w:rPr>
        <w:t>4.4.2.2.2 Extended Advertising Event</w:t>
      </w:r>
    </w:p>
    <w:p w14:paraId="4ED2BBFF" w14:textId="77777777" w:rsidR="006876A7" w:rsidRDefault="006876A7" w:rsidP="00E40CCE">
      <w:pPr>
        <w:autoSpaceDE w:val="0"/>
        <w:autoSpaceDN w:val="0"/>
        <w:adjustRightInd w:val="0"/>
        <w:spacing w:after="0" w:line="240" w:lineRule="auto"/>
        <w:rPr>
          <w:rFonts w:cs="Arial"/>
          <w:b/>
          <w:bCs/>
          <w:i/>
          <w:iCs/>
          <w:color w:val="FF0000"/>
          <w:sz w:val="24"/>
          <w:szCs w:val="24"/>
        </w:rPr>
      </w:pPr>
    </w:p>
    <w:p w14:paraId="05831668" w14:textId="77777777" w:rsidR="00E40CCE" w:rsidRDefault="00EE0CEF" w:rsidP="00E40CCE">
      <w:pPr>
        <w:autoSpaceDE w:val="0"/>
        <w:autoSpaceDN w:val="0"/>
        <w:adjustRightInd w:val="0"/>
        <w:spacing w:after="0" w:line="240" w:lineRule="auto"/>
        <w:rPr>
          <w:rFonts w:cs="Arial"/>
          <w:bCs/>
          <w:iCs/>
          <w:color w:val="FF0000"/>
          <w:sz w:val="24"/>
          <w:szCs w:val="24"/>
        </w:rPr>
      </w:pPr>
      <w:r>
        <w:rPr>
          <w:rFonts w:cs="Arial"/>
          <w:bCs/>
          <w:iCs/>
          <w:color w:val="FF0000"/>
          <w:sz w:val="24"/>
          <w:szCs w:val="24"/>
        </w:rPr>
        <w:t>An e</w:t>
      </w:r>
      <w:r w:rsidR="00E40CCE">
        <w:rPr>
          <w:rFonts w:cs="Arial"/>
          <w:bCs/>
          <w:iCs/>
          <w:color w:val="FF0000"/>
          <w:sz w:val="24"/>
          <w:szCs w:val="24"/>
        </w:rPr>
        <w:t xml:space="preserve">xtended advertising event </w:t>
      </w:r>
      <w:r w:rsidR="00A1067E">
        <w:rPr>
          <w:rFonts w:cs="Arial"/>
          <w:bCs/>
          <w:iCs/>
          <w:color w:val="FF0000"/>
          <w:sz w:val="24"/>
          <w:szCs w:val="24"/>
        </w:rPr>
        <w:t>begins at</w:t>
      </w:r>
      <w:r w:rsidR="00E40CCE">
        <w:rPr>
          <w:rFonts w:cs="Arial"/>
          <w:bCs/>
          <w:iCs/>
          <w:color w:val="FF0000"/>
          <w:sz w:val="24"/>
          <w:szCs w:val="24"/>
        </w:rPr>
        <w:t xml:space="preserve"> the start of an advertising event containing an ADV_EXT_IND PDU on the primary advertising channel and </w:t>
      </w:r>
      <w:r w:rsidR="00F049D5">
        <w:rPr>
          <w:rFonts w:cs="Arial"/>
          <w:bCs/>
          <w:iCs/>
          <w:color w:val="FF0000"/>
          <w:sz w:val="24"/>
          <w:szCs w:val="24"/>
        </w:rPr>
        <w:t xml:space="preserve">ends </w:t>
      </w:r>
      <w:r w:rsidR="00E40CCE">
        <w:rPr>
          <w:rFonts w:cs="Arial"/>
          <w:bCs/>
          <w:iCs/>
          <w:color w:val="FF0000"/>
          <w:sz w:val="24"/>
          <w:szCs w:val="24"/>
        </w:rPr>
        <w:t xml:space="preserve">with the last PDU associated with the ADV_EXT_IND PDU </w:t>
      </w:r>
      <w:r w:rsidR="00F049D5">
        <w:rPr>
          <w:rFonts w:cs="Arial"/>
          <w:bCs/>
          <w:iCs/>
          <w:color w:val="FF0000"/>
          <w:sz w:val="24"/>
          <w:szCs w:val="24"/>
        </w:rPr>
        <w:t xml:space="preserve">sent </w:t>
      </w:r>
      <w:r w:rsidR="00E40CCE">
        <w:rPr>
          <w:rFonts w:cs="Arial"/>
          <w:bCs/>
          <w:iCs/>
          <w:color w:val="FF0000"/>
          <w:sz w:val="24"/>
          <w:szCs w:val="24"/>
        </w:rPr>
        <w:t>on either the primary or secondary advertising channel. All ADV_EXT_IND PDUs containing an AuxPtr field in the same advertising event shall point to the same AUX_ADV_IND packet.</w:t>
      </w:r>
    </w:p>
    <w:p w14:paraId="10FF556C" w14:textId="77777777" w:rsidR="00E40CCE" w:rsidRDefault="00E40CCE" w:rsidP="00E40CCE">
      <w:pPr>
        <w:autoSpaceDE w:val="0"/>
        <w:autoSpaceDN w:val="0"/>
        <w:adjustRightInd w:val="0"/>
        <w:spacing w:after="0" w:line="240" w:lineRule="auto"/>
        <w:rPr>
          <w:rFonts w:cs="Arial"/>
          <w:bCs/>
          <w:iCs/>
          <w:color w:val="FF0000"/>
          <w:sz w:val="24"/>
          <w:szCs w:val="24"/>
        </w:rPr>
      </w:pPr>
    </w:p>
    <w:p w14:paraId="2E7CC835" w14:textId="77777777" w:rsidR="00E40CCE" w:rsidRDefault="00E40CCE" w:rsidP="00E40CCE">
      <w:pPr>
        <w:autoSpaceDE w:val="0"/>
        <w:autoSpaceDN w:val="0"/>
        <w:adjustRightInd w:val="0"/>
        <w:spacing w:after="0" w:line="240" w:lineRule="auto"/>
        <w:rPr>
          <w:rFonts w:cs="Arial"/>
          <w:bCs/>
          <w:iCs/>
          <w:color w:val="FF0000"/>
          <w:sz w:val="24"/>
          <w:szCs w:val="24"/>
        </w:rPr>
      </w:pPr>
      <w:r>
        <w:rPr>
          <w:rFonts w:cs="Arial"/>
          <w:bCs/>
          <w:iCs/>
          <w:color w:val="FF0000"/>
          <w:sz w:val="24"/>
          <w:szCs w:val="24"/>
        </w:rPr>
        <w:t xml:space="preserve">Multiple extended advertising events may overlap with each other. This </w:t>
      </w:r>
      <w:r w:rsidR="00F049D5">
        <w:rPr>
          <w:rFonts w:cs="Arial"/>
          <w:bCs/>
          <w:iCs/>
          <w:color w:val="FF0000"/>
          <w:sz w:val="24"/>
          <w:szCs w:val="24"/>
        </w:rPr>
        <w:t xml:space="preserve">can </w:t>
      </w:r>
      <w:r>
        <w:rPr>
          <w:rFonts w:cs="Arial"/>
          <w:bCs/>
          <w:iCs/>
          <w:color w:val="FF0000"/>
          <w:sz w:val="24"/>
          <w:szCs w:val="24"/>
        </w:rPr>
        <w:t xml:space="preserve">occur when ADV_EXT_IND PDUs containing an AuxPtr field in multiple advertising events </w:t>
      </w:r>
      <w:r w:rsidR="00F049D5">
        <w:rPr>
          <w:rFonts w:cs="Arial"/>
          <w:bCs/>
          <w:iCs/>
          <w:color w:val="FF0000"/>
          <w:sz w:val="24"/>
          <w:szCs w:val="24"/>
        </w:rPr>
        <w:t>point to the same AUX_ADV_IND packet, or when a different advertising event is interposed between the ADV_EXT_IND PDUs and the AUX_ADV_IND PDU</w:t>
      </w:r>
      <w:r>
        <w:rPr>
          <w:rFonts w:cs="Arial"/>
          <w:bCs/>
          <w:iCs/>
          <w:color w:val="FF0000"/>
          <w:sz w:val="24"/>
          <w:szCs w:val="24"/>
        </w:rPr>
        <w:t>.</w:t>
      </w:r>
    </w:p>
    <w:p w14:paraId="04196709" w14:textId="77777777" w:rsidR="00E40CCE" w:rsidRDefault="00E40CCE" w:rsidP="00E40CCE">
      <w:pPr>
        <w:autoSpaceDE w:val="0"/>
        <w:autoSpaceDN w:val="0"/>
        <w:adjustRightInd w:val="0"/>
        <w:spacing w:after="0" w:line="240" w:lineRule="auto"/>
        <w:rPr>
          <w:rFonts w:cs="Arial"/>
          <w:bCs/>
          <w:iCs/>
          <w:color w:val="FF0000"/>
          <w:sz w:val="24"/>
          <w:szCs w:val="24"/>
        </w:rPr>
      </w:pPr>
    </w:p>
    <w:p w14:paraId="5D926636" w14:textId="77777777" w:rsidR="00E40CCE" w:rsidRDefault="00E40CCE" w:rsidP="00E40CCE">
      <w:pPr>
        <w:autoSpaceDE w:val="0"/>
        <w:autoSpaceDN w:val="0"/>
        <w:adjustRightInd w:val="0"/>
        <w:spacing w:after="0" w:line="240" w:lineRule="auto"/>
        <w:rPr>
          <w:rFonts w:cs="Arial"/>
          <w:bCs/>
          <w:iCs/>
          <w:color w:val="FF0000"/>
          <w:sz w:val="24"/>
          <w:szCs w:val="24"/>
        </w:rPr>
      </w:pPr>
      <w:r>
        <w:rPr>
          <w:rFonts w:cs="Arial"/>
          <w:bCs/>
          <w:iCs/>
          <w:color w:val="FF0000"/>
          <w:sz w:val="24"/>
          <w:szCs w:val="24"/>
        </w:rPr>
        <w:t>advDelay is not used between extended advertising events.</w:t>
      </w:r>
    </w:p>
    <w:p w14:paraId="54680A52" w14:textId="77777777" w:rsidR="00245DD0" w:rsidRDefault="00245DD0" w:rsidP="00E40CCE">
      <w:pPr>
        <w:autoSpaceDE w:val="0"/>
        <w:autoSpaceDN w:val="0"/>
        <w:adjustRightInd w:val="0"/>
        <w:spacing w:after="0" w:line="240" w:lineRule="auto"/>
        <w:rPr>
          <w:rFonts w:cs="Arial"/>
          <w:bCs/>
          <w:iCs/>
          <w:color w:val="FF0000"/>
          <w:sz w:val="24"/>
          <w:szCs w:val="24"/>
        </w:rPr>
      </w:pPr>
    </w:p>
    <w:p w14:paraId="3660CA6D" w14:textId="77777777" w:rsidR="00245DD0" w:rsidRDefault="00245DD0" w:rsidP="00E40CCE">
      <w:pPr>
        <w:autoSpaceDE w:val="0"/>
        <w:autoSpaceDN w:val="0"/>
        <w:adjustRightInd w:val="0"/>
        <w:spacing w:after="0" w:line="240" w:lineRule="auto"/>
        <w:rPr>
          <w:rFonts w:cs="Arial"/>
          <w:bCs/>
          <w:iCs/>
          <w:color w:val="FF0000"/>
          <w:sz w:val="24"/>
          <w:szCs w:val="24"/>
        </w:rPr>
      </w:pPr>
      <w:r>
        <w:rPr>
          <w:rFonts w:cs="Arial"/>
          <w:bCs/>
          <w:iCs/>
          <w:color w:val="FF0000"/>
          <w:sz w:val="24"/>
          <w:szCs w:val="24"/>
        </w:rPr>
        <w:t>T_advEvent, advInterval and advDelay have the same meaning as in Section 4.4.2.2.1</w:t>
      </w:r>
      <w:r w:rsidR="00AB3AFD">
        <w:rPr>
          <w:rFonts w:cs="Arial"/>
          <w:bCs/>
          <w:iCs/>
          <w:color w:val="FF0000"/>
          <w:sz w:val="24"/>
          <w:szCs w:val="24"/>
        </w:rPr>
        <w:t>.</w:t>
      </w:r>
    </w:p>
    <w:p w14:paraId="3A427AE2" w14:textId="77777777" w:rsidR="00E40CCE" w:rsidRDefault="00E40CCE" w:rsidP="00E40CCE">
      <w:pPr>
        <w:autoSpaceDE w:val="0"/>
        <w:autoSpaceDN w:val="0"/>
        <w:adjustRightInd w:val="0"/>
        <w:spacing w:after="0" w:line="240" w:lineRule="auto"/>
        <w:rPr>
          <w:rFonts w:cs="Arial"/>
          <w:bCs/>
          <w:iCs/>
          <w:color w:val="FF0000"/>
          <w:sz w:val="24"/>
          <w:szCs w:val="24"/>
        </w:rPr>
      </w:pPr>
    </w:p>
    <w:p w14:paraId="23710E4A" w14:textId="77777777" w:rsidR="00E40CCE" w:rsidRDefault="00E40CCE" w:rsidP="00E40CCE">
      <w:pPr>
        <w:autoSpaceDE w:val="0"/>
        <w:autoSpaceDN w:val="0"/>
        <w:adjustRightInd w:val="0"/>
        <w:spacing w:after="0" w:line="240" w:lineRule="auto"/>
        <w:rPr>
          <w:rFonts w:cs="Arial"/>
          <w:bCs/>
          <w:iCs/>
          <w:color w:val="FF0000"/>
          <w:sz w:val="24"/>
          <w:szCs w:val="24"/>
        </w:rPr>
      </w:pPr>
      <w:r>
        <w:rPr>
          <w:rFonts w:cs="Arial"/>
          <w:bCs/>
          <w:iCs/>
          <w:color w:val="FF0000"/>
          <w:sz w:val="24"/>
          <w:szCs w:val="24"/>
        </w:rPr>
        <w:t>Figure 4.X illustrates an example of overlapping extended advertising events.</w:t>
      </w:r>
    </w:p>
    <w:p w14:paraId="433DECB9" w14:textId="77777777" w:rsidR="00E40CCE" w:rsidRDefault="00E40CCE" w:rsidP="00E40CCE">
      <w:pPr>
        <w:autoSpaceDE w:val="0"/>
        <w:autoSpaceDN w:val="0"/>
        <w:adjustRightInd w:val="0"/>
        <w:spacing w:after="0" w:line="240" w:lineRule="auto"/>
        <w:rPr>
          <w:rFonts w:cs="Arial"/>
          <w:bCs/>
          <w:iCs/>
          <w:color w:val="FF0000"/>
          <w:sz w:val="24"/>
          <w:szCs w:val="24"/>
        </w:rPr>
      </w:pPr>
    </w:p>
    <w:p w14:paraId="39AF45C1" w14:textId="77777777" w:rsidR="00E40CCE" w:rsidRDefault="00AA32E7" w:rsidP="00E40CCE">
      <w:pPr>
        <w:autoSpaceDE w:val="0"/>
        <w:autoSpaceDN w:val="0"/>
        <w:adjustRightInd w:val="0"/>
        <w:spacing w:after="0" w:line="240" w:lineRule="auto"/>
        <w:rPr>
          <w:rFonts w:cs="Arial"/>
          <w:color w:val="000000"/>
          <w:szCs w:val="24"/>
        </w:rPr>
      </w:pPr>
      <w:r w:rsidRPr="00082694">
        <w:rPr>
          <w:rFonts w:cs="Arial"/>
          <w:color w:val="000000"/>
          <w:szCs w:val="24"/>
        </w:rPr>
        <w:object w:dxaOrig="7869" w:dyaOrig="4180" w14:anchorId="2187E098">
          <v:shape id="_x0000_i1028" type="#_x0000_t75" style="width:395.7pt;height:201.6pt" o:ole="">
            <v:imagedata r:id="rId21" o:title=""/>
          </v:shape>
          <o:OLEObject Type="Embed" ProgID="Visio.Drawing.11" ShapeID="_x0000_i1028" DrawAspect="Content" ObjectID="_1522518078" r:id="rId22"/>
        </w:object>
      </w:r>
    </w:p>
    <w:p w14:paraId="1413E112" w14:textId="77777777" w:rsidR="00E40CCE" w:rsidRPr="002E1619" w:rsidRDefault="00E40CCE" w:rsidP="00E40CCE">
      <w:pPr>
        <w:autoSpaceDE w:val="0"/>
        <w:autoSpaceDN w:val="0"/>
        <w:adjustRightInd w:val="0"/>
        <w:spacing w:after="0" w:line="240" w:lineRule="auto"/>
        <w:rPr>
          <w:rFonts w:cs="Arial"/>
          <w:bCs/>
          <w:i/>
          <w:iCs/>
          <w:color w:val="FF0000"/>
          <w:sz w:val="24"/>
          <w:szCs w:val="24"/>
        </w:rPr>
      </w:pPr>
      <w:r>
        <w:rPr>
          <w:rFonts w:cs="Arial"/>
          <w:i/>
          <w:color w:val="FF0000"/>
          <w:szCs w:val="24"/>
        </w:rPr>
        <w:t>Figure 4.X: Example of Overlapping Extended Advertising Events</w:t>
      </w:r>
    </w:p>
    <w:p w14:paraId="59AE2EDA" w14:textId="77777777" w:rsidR="00E40CCE" w:rsidRPr="002E1619" w:rsidRDefault="00E40CCE" w:rsidP="00E40CCE">
      <w:pPr>
        <w:autoSpaceDE w:val="0"/>
        <w:autoSpaceDN w:val="0"/>
        <w:adjustRightInd w:val="0"/>
        <w:spacing w:after="0" w:line="240" w:lineRule="auto"/>
        <w:rPr>
          <w:rFonts w:cs="Arial"/>
          <w:b/>
          <w:bCs/>
          <w:i/>
          <w:iCs/>
          <w:color w:val="FF0000"/>
          <w:sz w:val="24"/>
          <w:szCs w:val="24"/>
        </w:rPr>
      </w:pPr>
    </w:p>
    <w:p w14:paraId="0A484DB2" w14:textId="77777777" w:rsidR="00E40CCE" w:rsidRPr="00F03F8D" w:rsidRDefault="00810E49" w:rsidP="00F03F8D">
      <w:pPr>
        <w:pStyle w:val="Heading3"/>
      </w:pPr>
      <w:bookmarkStart w:id="930" w:name="_Toc443590485"/>
      <w:bookmarkStart w:id="931" w:name="_Toc448771471"/>
      <w:r w:rsidRPr="00B03027">
        <w:t>[Modified Section]</w:t>
      </w:r>
      <w:r w:rsidRPr="00F03F8D">
        <w:t xml:space="preserve"> </w:t>
      </w:r>
      <w:r w:rsidR="00E40CCE" w:rsidRPr="00F03F8D">
        <w:t xml:space="preserve">4.4.2.3 Connectable </w:t>
      </w:r>
      <w:r w:rsidR="00E40CCE" w:rsidRPr="00B03027">
        <w:t xml:space="preserve">and Scannable </w:t>
      </w:r>
      <w:r w:rsidR="00E40CCE" w:rsidRPr="00F03F8D">
        <w:t>Undirected Event Type</w:t>
      </w:r>
      <w:bookmarkEnd w:id="930"/>
      <w:bookmarkEnd w:id="931"/>
    </w:p>
    <w:p w14:paraId="12D959BE" w14:textId="77777777" w:rsidR="00E40CCE" w:rsidRPr="00B03027" w:rsidRDefault="006876A7" w:rsidP="00E40CCE">
      <w:pPr>
        <w:autoSpaceDE w:val="0"/>
        <w:autoSpaceDN w:val="0"/>
        <w:adjustRightInd w:val="0"/>
        <w:spacing w:after="0" w:line="240" w:lineRule="auto"/>
        <w:rPr>
          <w:b/>
        </w:rPr>
      </w:pPr>
      <w:r w:rsidRPr="00B03027">
        <w:rPr>
          <w:b/>
        </w:rPr>
        <w:t xml:space="preserve">4.4.2.3 Connectable </w:t>
      </w:r>
      <w:r w:rsidRPr="00B03027">
        <w:rPr>
          <w:b/>
          <w:color w:val="FF0000"/>
        </w:rPr>
        <w:t xml:space="preserve">and Scannable </w:t>
      </w:r>
      <w:r w:rsidRPr="00B03027">
        <w:rPr>
          <w:b/>
        </w:rPr>
        <w:t>Undirected Event Type</w:t>
      </w:r>
    </w:p>
    <w:p w14:paraId="37548AB7" w14:textId="77777777" w:rsidR="006876A7" w:rsidRDefault="006876A7" w:rsidP="00E40CCE">
      <w:pPr>
        <w:autoSpaceDE w:val="0"/>
        <w:autoSpaceDN w:val="0"/>
        <w:adjustRightInd w:val="0"/>
        <w:spacing w:after="0" w:line="240" w:lineRule="auto"/>
        <w:rPr>
          <w:rFonts w:cs="Arial"/>
          <w:b/>
          <w:bCs/>
          <w:i/>
          <w:iCs/>
          <w:sz w:val="24"/>
          <w:szCs w:val="24"/>
        </w:rPr>
      </w:pPr>
    </w:p>
    <w:p w14:paraId="415A6D44" w14:textId="77777777" w:rsidR="00E40CCE" w:rsidRPr="0025589B" w:rsidRDefault="00E40CCE" w:rsidP="00E40CCE">
      <w:pPr>
        <w:autoSpaceDE w:val="0"/>
        <w:autoSpaceDN w:val="0"/>
        <w:adjustRightInd w:val="0"/>
        <w:spacing w:after="0" w:line="240" w:lineRule="auto"/>
        <w:rPr>
          <w:rFonts w:cs="Arial"/>
          <w:color w:val="FF0000"/>
          <w:sz w:val="24"/>
          <w:szCs w:val="24"/>
        </w:rPr>
      </w:pPr>
      <w:r w:rsidRPr="00520C42">
        <w:rPr>
          <w:rFonts w:cs="Arial"/>
          <w:sz w:val="24"/>
          <w:szCs w:val="24"/>
        </w:rPr>
        <w:t xml:space="preserve">When </w:t>
      </w:r>
      <w:r>
        <w:rPr>
          <w:rFonts w:cs="Arial"/>
          <w:sz w:val="24"/>
          <w:szCs w:val="24"/>
        </w:rPr>
        <w:t xml:space="preserve">the connectable </w:t>
      </w:r>
      <w:r>
        <w:rPr>
          <w:rFonts w:cs="Arial"/>
          <w:color w:val="FF0000"/>
          <w:sz w:val="24"/>
          <w:szCs w:val="24"/>
        </w:rPr>
        <w:t xml:space="preserve">and scannable </w:t>
      </w:r>
      <w:r>
        <w:rPr>
          <w:rFonts w:cs="Arial"/>
          <w:sz w:val="24"/>
          <w:szCs w:val="24"/>
        </w:rPr>
        <w:t xml:space="preserve">undirected advertising event type </w:t>
      </w:r>
      <w:r w:rsidRPr="003F1107">
        <w:rPr>
          <w:rFonts w:cs="Arial"/>
          <w:sz w:val="24"/>
          <w:szCs w:val="24"/>
        </w:rPr>
        <w:t xml:space="preserve">is used, </w:t>
      </w:r>
      <w:r w:rsidRPr="00520C42">
        <w:rPr>
          <w:rFonts w:cs="Arial"/>
          <w:sz w:val="24"/>
          <w:szCs w:val="24"/>
        </w:rPr>
        <w:t>advertising indication</w:t>
      </w:r>
      <w:r w:rsidRPr="00493704">
        <w:rPr>
          <w:rFonts w:cs="Arial"/>
          <w:sz w:val="24"/>
          <w:szCs w:val="24"/>
        </w:rPr>
        <w:t>s</w:t>
      </w:r>
      <w:r w:rsidRPr="00520C42">
        <w:rPr>
          <w:rFonts w:cs="Arial"/>
          <w:sz w:val="24"/>
          <w:szCs w:val="24"/>
        </w:rPr>
        <w:t xml:space="preserve"> (ADV_IND PDU</w:t>
      </w:r>
      <w:r>
        <w:rPr>
          <w:rFonts w:cs="Arial"/>
          <w:sz w:val="24"/>
          <w:szCs w:val="24"/>
        </w:rPr>
        <w:t>s</w:t>
      </w:r>
      <w:r w:rsidRPr="00520C42">
        <w:rPr>
          <w:rFonts w:cs="Arial"/>
          <w:sz w:val="24"/>
          <w:szCs w:val="24"/>
        </w:rPr>
        <w:t>)</w:t>
      </w:r>
      <w:r w:rsidRPr="00520C42">
        <w:rPr>
          <w:rFonts w:cs="Arial"/>
          <w:color w:val="FF0000"/>
          <w:sz w:val="24"/>
          <w:szCs w:val="24"/>
        </w:rPr>
        <w:t xml:space="preserve"> </w:t>
      </w:r>
      <w:r>
        <w:rPr>
          <w:rFonts w:cs="Arial"/>
          <w:sz w:val="24"/>
          <w:szCs w:val="24"/>
        </w:rPr>
        <w:t>are sent by the Link Layer.</w:t>
      </w:r>
    </w:p>
    <w:p w14:paraId="451E9AED" w14:textId="77777777" w:rsidR="00E40CCE" w:rsidRDefault="00E40CCE" w:rsidP="00E40CCE">
      <w:pPr>
        <w:autoSpaceDE w:val="0"/>
        <w:autoSpaceDN w:val="0"/>
        <w:adjustRightInd w:val="0"/>
        <w:spacing w:after="0" w:line="240" w:lineRule="auto"/>
        <w:rPr>
          <w:rFonts w:cs="Arial"/>
          <w:sz w:val="24"/>
          <w:szCs w:val="24"/>
        </w:rPr>
      </w:pPr>
    </w:p>
    <w:p w14:paraId="422A4C0A" w14:textId="77777777" w:rsidR="00E40CCE" w:rsidRDefault="00E40CCE" w:rsidP="00E40CCE">
      <w:pPr>
        <w:autoSpaceDE w:val="0"/>
        <w:autoSpaceDN w:val="0"/>
        <w:adjustRightInd w:val="0"/>
        <w:spacing w:after="0" w:line="240" w:lineRule="auto"/>
        <w:rPr>
          <w:rFonts w:cs="Arial"/>
          <w:sz w:val="24"/>
          <w:szCs w:val="24"/>
        </w:rPr>
      </w:pPr>
      <w:r>
        <w:rPr>
          <w:rFonts w:cs="Arial"/>
          <w:sz w:val="24"/>
          <w:szCs w:val="24"/>
        </w:rPr>
        <w:t xml:space="preserve">The connectable </w:t>
      </w:r>
      <w:r>
        <w:rPr>
          <w:rFonts w:cs="Arial"/>
          <w:color w:val="FF0000"/>
          <w:sz w:val="24"/>
          <w:szCs w:val="24"/>
        </w:rPr>
        <w:t xml:space="preserve">and scannable </w:t>
      </w:r>
      <w:r>
        <w:rPr>
          <w:rFonts w:cs="Arial"/>
          <w:sz w:val="24"/>
          <w:szCs w:val="24"/>
        </w:rPr>
        <w:t>undirected advertising event type allows a scanner or initiator to respond with either a scan request or connect request. A scanner may send a scan request (SCAN_REQ PDU) to request additional information about the advertiser. An initiator may send a connect request (</w:t>
      </w:r>
      <w:r w:rsidRPr="006B3756">
        <w:rPr>
          <w:rFonts w:cs="Arial"/>
          <w:sz w:val="24"/>
          <w:szCs w:val="24"/>
        </w:rPr>
        <w:t>CONNECT_IND</w:t>
      </w:r>
      <w:r>
        <w:rPr>
          <w:rFonts w:cs="Arial"/>
          <w:sz w:val="24"/>
          <w:szCs w:val="24"/>
        </w:rPr>
        <w:t xml:space="preserve"> PDU) to request the Link Layer </w:t>
      </w:r>
      <w:r w:rsidRPr="00CC7CB4">
        <w:rPr>
          <w:rFonts w:cs="Arial"/>
          <w:sz w:val="24"/>
          <w:szCs w:val="24"/>
        </w:rPr>
        <w:t xml:space="preserve">to </w:t>
      </w:r>
      <w:r>
        <w:rPr>
          <w:rFonts w:cs="Arial"/>
          <w:sz w:val="24"/>
          <w:szCs w:val="24"/>
        </w:rPr>
        <w:t>enter the Connection State.</w:t>
      </w:r>
    </w:p>
    <w:p w14:paraId="6BB40295" w14:textId="77777777" w:rsidR="00E40CCE" w:rsidRDefault="00E40CCE" w:rsidP="00E40CCE">
      <w:pPr>
        <w:autoSpaceDE w:val="0"/>
        <w:autoSpaceDN w:val="0"/>
        <w:adjustRightInd w:val="0"/>
        <w:spacing w:after="0" w:line="240" w:lineRule="auto"/>
        <w:rPr>
          <w:rFonts w:cs="Arial"/>
          <w:sz w:val="24"/>
          <w:szCs w:val="24"/>
        </w:rPr>
      </w:pPr>
    </w:p>
    <w:p w14:paraId="73D3FDFE" w14:textId="77777777" w:rsidR="00E40CCE" w:rsidRDefault="00E40CCE" w:rsidP="00E40CCE">
      <w:pPr>
        <w:autoSpaceDE w:val="0"/>
        <w:autoSpaceDN w:val="0"/>
        <w:adjustRightInd w:val="0"/>
        <w:spacing w:after="0" w:line="240" w:lineRule="auto"/>
        <w:rPr>
          <w:rFonts w:cs="Arial"/>
          <w:sz w:val="24"/>
          <w:szCs w:val="24"/>
        </w:rPr>
      </w:pPr>
      <w:r>
        <w:rPr>
          <w:rFonts w:cs="Arial"/>
          <w:sz w:val="24"/>
          <w:szCs w:val="24"/>
        </w:rPr>
        <w:t xml:space="preserve">The Link Layer shall listen on the same </w:t>
      </w:r>
      <w:r>
        <w:rPr>
          <w:rFonts w:cs="Arial"/>
          <w:color w:val="FF0000"/>
          <w:sz w:val="24"/>
          <w:szCs w:val="24"/>
        </w:rPr>
        <w:t xml:space="preserve">primary </w:t>
      </w:r>
      <w:r>
        <w:rPr>
          <w:rFonts w:cs="Arial"/>
          <w:sz w:val="24"/>
          <w:szCs w:val="24"/>
        </w:rPr>
        <w:t>advertising channel index for requests from scanners or initiators.</w:t>
      </w:r>
    </w:p>
    <w:p w14:paraId="26C400D2" w14:textId="77777777" w:rsidR="00E40CCE" w:rsidRDefault="00E40CCE" w:rsidP="00E40CCE">
      <w:pPr>
        <w:autoSpaceDE w:val="0"/>
        <w:autoSpaceDN w:val="0"/>
        <w:adjustRightInd w:val="0"/>
        <w:spacing w:after="0" w:line="240" w:lineRule="auto"/>
        <w:rPr>
          <w:rFonts w:cs="Arial"/>
          <w:sz w:val="24"/>
          <w:szCs w:val="24"/>
        </w:rPr>
      </w:pPr>
    </w:p>
    <w:p w14:paraId="48604265" w14:textId="77777777" w:rsidR="00E40CCE" w:rsidRDefault="00E40CCE" w:rsidP="00E40CCE">
      <w:pPr>
        <w:autoSpaceDE w:val="0"/>
        <w:autoSpaceDN w:val="0"/>
        <w:adjustRightInd w:val="0"/>
        <w:spacing w:after="0" w:line="240" w:lineRule="auto"/>
        <w:rPr>
          <w:rFonts w:cs="Arial"/>
          <w:color w:val="000000"/>
          <w:sz w:val="24"/>
          <w:szCs w:val="24"/>
        </w:rPr>
      </w:pPr>
      <w:r>
        <w:rPr>
          <w:rFonts w:cs="Arial"/>
          <w:sz w:val="24"/>
          <w:szCs w:val="24"/>
        </w:rPr>
        <w:t xml:space="preserve">If the advertiser receives a SCAN_REQ PDU that contains its device address from a scanner allowed by the advertising filter policy, it shall reply with a </w:t>
      </w:r>
      <w:r>
        <w:rPr>
          <w:rFonts w:cs="Arial"/>
          <w:color w:val="000000"/>
          <w:sz w:val="24"/>
          <w:szCs w:val="24"/>
        </w:rPr>
        <w:t xml:space="preserve">SCAN_RSP PDU on the same </w:t>
      </w:r>
      <w:r>
        <w:rPr>
          <w:rFonts w:cs="Arial"/>
          <w:color w:val="FF0000"/>
          <w:sz w:val="24"/>
          <w:szCs w:val="24"/>
        </w:rPr>
        <w:t xml:space="preserve">primary </w:t>
      </w:r>
      <w:r>
        <w:rPr>
          <w:rFonts w:cs="Arial"/>
          <w:color w:val="000000"/>
          <w:sz w:val="24"/>
          <w:szCs w:val="24"/>
        </w:rPr>
        <w:t>advertising channel index. After the</w:t>
      </w:r>
      <w:r>
        <w:rPr>
          <w:rFonts w:cs="Arial"/>
          <w:sz w:val="24"/>
          <w:szCs w:val="24"/>
        </w:rPr>
        <w:t xml:space="preserve"> </w:t>
      </w:r>
      <w:r>
        <w:rPr>
          <w:rFonts w:cs="Arial"/>
          <w:color w:val="000000"/>
          <w:sz w:val="24"/>
          <w:szCs w:val="24"/>
        </w:rPr>
        <w:t>SCAN_RSP PDU is sent, or if the advertising filter policy prohibited processing</w:t>
      </w:r>
      <w:r>
        <w:rPr>
          <w:rFonts w:cs="Arial"/>
          <w:sz w:val="24"/>
          <w:szCs w:val="24"/>
        </w:rPr>
        <w:t xml:space="preserve"> </w:t>
      </w:r>
      <w:r>
        <w:rPr>
          <w:rFonts w:cs="Arial"/>
          <w:color w:val="000000"/>
          <w:sz w:val="24"/>
          <w:szCs w:val="24"/>
        </w:rPr>
        <w:t>the SCAN_REQ PDU, the advertiser shall either move to the next used</w:t>
      </w:r>
      <w:r>
        <w:rPr>
          <w:rFonts w:cs="Arial"/>
          <w:sz w:val="24"/>
          <w:szCs w:val="24"/>
        </w:rPr>
        <w:t xml:space="preserve"> </w:t>
      </w:r>
      <w:r>
        <w:rPr>
          <w:rFonts w:cs="Arial"/>
          <w:color w:val="FF0000"/>
          <w:sz w:val="24"/>
          <w:szCs w:val="24"/>
        </w:rPr>
        <w:t xml:space="preserve">primary </w:t>
      </w:r>
      <w:r>
        <w:rPr>
          <w:rFonts w:cs="Arial"/>
          <w:color w:val="000000"/>
          <w:sz w:val="24"/>
          <w:szCs w:val="24"/>
        </w:rPr>
        <w:t>advertising channel index to send another ADV_IND PDU, or close the</w:t>
      </w:r>
      <w:r>
        <w:rPr>
          <w:rFonts w:cs="Arial"/>
          <w:sz w:val="24"/>
          <w:szCs w:val="24"/>
        </w:rPr>
        <w:t xml:space="preserve"> </w:t>
      </w:r>
      <w:r>
        <w:rPr>
          <w:rFonts w:cs="Arial"/>
          <w:color w:val="000000"/>
          <w:sz w:val="24"/>
          <w:szCs w:val="24"/>
        </w:rPr>
        <w:t>advertising event.</w:t>
      </w:r>
    </w:p>
    <w:p w14:paraId="2FDFE8D2" w14:textId="77777777" w:rsidR="00E40CCE" w:rsidRDefault="00E40CCE" w:rsidP="00E40CCE">
      <w:pPr>
        <w:autoSpaceDE w:val="0"/>
        <w:autoSpaceDN w:val="0"/>
        <w:adjustRightInd w:val="0"/>
        <w:spacing w:after="0" w:line="240" w:lineRule="auto"/>
        <w:rPr>
          <w:rFonts w:cs="Arial"/>
          <w:color w:val="000000"/>
          <w:sz w:val="24"/>
          <w:szCs w:val="24"/>
        </w:rPr>
      </w:pPr>
    </w:p>
    <w:p w14:paraId="3BF388BF" w14:textId="77777777" w:rsidR="00E40CCE" w:rsidRDefault="00E40CCE" w:rsidP="00E40CCE">
      <w:pPr>
        <w:autoSpaceDE w:val="0"/>
        <w:autoSpaceDN w:val="0"/>
        <w:adjustRightInd w:val="0"/>
        <w:spacing w:after="0" w:line="240" w:lineRule="auto"/>
        <w:rPr>
          <w:rFonts w:cs="Arial"/>
          <w:color w:val="000000"/>
          <w:sz w:val="24"/>
          <w:szCs w:val="24"/>
        </w:rPr>
      </w:pPr>
      <w:r>
        <w:rPr>
          <w:rFonts w:cs="Arial"/>
          <w:color w:val="000000"/>
          <w:sz w:val="24"/>
          <w:szCs w:val="24"/>
        </w:rPr>
        <w:t xml:space="preserve">If the advertiser receives a </w:t>
      </w:r>
      <w:r w:rsidRPr="006B3756">
        <w:rPr>
          <w:rFonts w:cs="Arial"/>
          <w:sz w:val="24"/>
          <w:szCs w:val="24"/>
        </w:rPr>
        <w:t>CONNECT_IND</w:t>
      </w:r>
      <w:r w:rsidRPr="0025589B">
        <w:rPr>
          <w:rFonts w:cs="Arial"/>
          <w:color w:val="FF0000"/>
          <w:sz w:val="24"/>
          <w:szCs w:val="24"/>
        </w:rPr>
        <w:t xml:space="preserve"> </w:t>
      </w:r>
      <w:r>
        <w:rPr>
          <w:rFonts w:cs="Arial"/>
          <w:color w:val="000000"/>
          <w:sz w:val="24"/>
          <w:szCs w:val="24"/>
        </w:rPr>
        <w:t xml:space="preserve">PDU that contains its device address, from an initiator allowed by the advertising filter policy, the Link Layer shall exit the Advertising State and transition to the Connection State in the Slave Role as defined in </w:t>
      </w:r>
      <w:r>
        <w:rPr>
          <w:rFonts w:cs="Arial"/>
          <w:color w:val="0000FF"/>
          <w:sz w:val="24"/>
          <w:szCs w:val="24"/>
        </w:rPr>
        <w:t>Section 4.5.5</w:t>
      </w:r>
      <w:r>
        <w:rPr>
          <w:rFonts w:cs="Arial"/>
          <w:color w:val="000000"/>
          <w:sz w:val="24"/>
          <w:szCs w:val="24"/>
        </w:rPr>
        <w:t xml:space="preserve">. If the advertising filter policy prohibited processing the received </w:t>
      </w:r>
      <w:r w:rsidRPr="006B3756">
        <w:rPr>
          <w:rFonts w:cs="Arial"/>
          <w:sz w:val="24"/>
          <w:szCs w:val="24"/>
        </w:rPr>
        <w:t>CONNECT_IND</w:t>
      </w:r>
      <w:r>
        <w:rPr>
          <w:rFonts w:cs="Arial"/>
          <w:color w:val="000000"/>
          <w:sz w:val="24"/>
          <w:szCs w:val="24"/>
        </w:rPr>
        <w:t xml:space="preserve"> PDU, the advertiser shall either move to the next used </w:t>
      </w:r>
      <w:r>
        <w:rPr>
          <w:rFonts w:cs="Arial"/>
          <w:color w:val="FF0000"/>
          <w:sz w:val="24"/>
          <w:szCs w:val="24"/>
        </w:rPr>
        <w:t xml:space="preserve">primary </w:t>
      </w:r>
      <w:r>
        <w:rPr>
          <w:rFonts w:cs="Arial"/>
          <w:color w:val="000000"/>
          <w:sz w:val="24"/>
          <w:szCs w:val="24"/>
        </w:rPr>
        <w:t>advertising channel index to send another ADV_IND PDU, or close the advertising event.</w:t>
      </w:r>
    </w:p>
    <w:p w14:paraId="08D1D3AB" w14:textId="77777777" w:rsidR="00E40CCE" w:rsidRDefault="00E40CCE" w:rsidP="00E40CCE">
      <w:pPr>
        <w:autoSpaceDE w:val="0"/>
        <w:autoSpaceDN w:val="0"/>
        <w:adjustRightInd w:val="0"/>
        <w:spacing w:after="0" w:line="240" w:lineRule="auto"/>
        <w:rPr>
          <w:rFonts w:cs="Arial"/>
          <w:color w:val="000000"/>
          <w:sz w:val="24"/>
          <w:szCs w:val="24"/>
        </w:rPr>
      </w:pPr>
    </w:p>
    <w:p w14:paraId="74B1F726" w14:textId="77777777" w:rsidR="00E40CCE" w:rsidRDefault="00E40CCE" w:rsidP="00E40CCE">
      <w:pPr>
        <w:autoSpaceDE w:val="0"/>
        <w:autoSpaceDN w:val="0"/>
        <w:adjustRightInd w:val="0"/>
        <w:spacing w:after="0" w:line="240" w:lineRule="auto"/>
        <w:rPr>
          <w:rFonts w:cs="Arial"/>
          <w:color w:val="000000"/>
          <w:sz w:val="24"/>
          <w:szCs w:val="24"/>
        </w:rPr>
      </w:pPr>
      <w:r>
        <w:rPr>
          <w:rFonts w:cs="Arial"/>
          <w:color w:val="000000"/>
          <w:sz w:val="24"/>
          <w:szCs w:val="24"/>
        </w:rPr>
        <w:t>The time between the beginning of two consecutive ADV_IND PDUs within an</w:t>
      </w:r>
    </w:p>
    <w:p w14:paraId="6A635733" w14:textId="77777777" w:rsidR="00E40CCE" w:rsidRDefault="00E40CCE" w:rsidP="00E40CCE">
      <w:pPr>
        <w:autoSpaceDE w:val="0"/>
        <w:autoSpaceDN w:val="0"/>
        <w:adjustRightInd w:val="0"/>
        <w:spacing w:after="0" w:line="240" w:lineRule="auto"/>
        <w:rPr>
          <w:rFonts w:cs="Arial"/>
          <w:color w:val="000000"/>
          <w:sz w:val="24"/>
          <w:szCs w:val="24"/>
        </w:rPr>
      </w:pPr>
      <w:r>
        <w:rPr>
          <w:rFonts w:cs="Arial"/>
          <w:color w:val="000000"/>
          <w:sz w:val="24"/>
          <w:szCs w:val="24"/>
        </w:rPr>
        <w:t>advertising event shall be less than or equal to 10 ms. The advertising event shall be closed within the advertising interval.</w:t>
      </w:r>
    </w:p>
    <w:p w14:paraId="00153D09" w14:textId="77777777" w:rsidR="00E40CCE" w:rsidRDefault="00E40CCE" w:rsidP="00E40CCE">
      <w:pPr>
        <w:autoSpaceDE w:val="0"/>
        <w:autoSpaceDN w:val="0"/>
        <w:adjustRightInd w:val="0"/>
        <w:spacing w:after="0" w:line="240" w:lineRule="auto"/>
        <w:rPr>
          <w:rFonts w:cs="Arial"/>
          <w:color w:val="000000"/>
          <w:sz w:val="24"/>
          <w:szCs w:val="24"/>
        </w:rPr>
      </w:pPr>
    </w:p>
    <w:p w14:paraId="49D33F43" w14:textId="77777777" w:rsidR="00E40CCE" w:rsidRDefault="00E40CCE" w:rsidP="00E40CCE">
      <w:pPr>
        <w:autoSpaceDE w:val="0"/>
        <w:autoSpaceDN w:val="0"/>
        <w:adjustRightInd w:val="0"/>
        <w:spacing w:after="0" w:line="240" w:lineRule="auto"/>
        <w:rPr>
          <w:rFonts w:cs="Arial"/>
          <w:color w:val="000000"/>
          <w:szCs w:val="24"/>
        </w:rPr>
      </w:pPr>
      <w:r>
        <w:rPr>
          <w:rFonts w:cs="Arial"/>
          <w:color w:val="000000"/>
          <w:sz w:val="24"/>
          <w:szCs w:val="24"/>
        </w:rPr>
        <w:t xml:space="preserve">An illustration of an advertising event using all the </w:t>
      </w:r>
      <w:r>
        <w:rPr>
          <w:rFonts w:cs="Arial"/>
          <w:color w:val="FF0000"/>
          <w:sz w:val="24"/>
          <w:szCs w:val="24"/>
        </w:rPr>
        <w:t xml:space="preserve">primary </w:t>
      </w:r>
      <w:r>
        <w:rPr>
          <w:rFonts w:cs="Arial"/>
          <w:color w:val="000000"/>
          <w:sz w:val="24"/>
          <w:szCs w:val="24"/>
        </w:rPr>
        <w:t xml:space="preserve">advertising channel indices and in which no SCAN_REQ or </w:t>
      </w:r>
      <w:r w:rsidRPr="006B3756">
        <w:rPr>
          <w:rFonts w:cs="Arial"/>
          <w:sz w:val="24"/>
          <w:szCs w:val="24"/>
        </w:rPr>
        <w:t>CONNECT_IND</w:t>
      </w:r>
      <w:r>
        <w:rPr>
          <w:rFonts w:cs="Arial"/>
          <w:color w:val="000000"/>
          <w:sz w:val="24"/>
          <w:szCs w:val="24"/>
        </w:rPr>
        <w:t xml:space="preserve"> PDUs are received is shown in </w:t>
      </w:r>
      <w:r>
        <w:rPr>
          <w:rFonts w:cs="Arial"/>
          <w:color w:val="0000FF"/>
          <w:sz w:val="24"/>
          <w:szCs w:val="24"/>
        </w:rPr>
        <w:t>Figure 4.2</w:t>
      </w:r>
      <w:r>
        <w:rPr>
          <w:rFonts w:cs="Arial"/>
          <w:color w:val="000000"/>
          <w:sz w:val="24"/>
          <w:szCs w:val="24"/>
        </w:rPr>
        <w:t>.</w:t>
      </w:r>
    </w:p>
    <w:p w14:paraId="482EC1A3" w14:textId="77777777" w:rsidR="00E40CCE" w:rsidRDefault="00E40CCE" w:rsidP="00E40CCE">
      <w:pPr>
        <w:autoSpaceDE w:val="0"/>
        <w:autoSpaceDN w:val="0"/>
        <w:adjustRightInd w:val="0"/>
        <w:spacing w:after="0" w:line="240" w:lineRule="auto"/>
        <w:rPr>
          <w:rFonts w:cs="Arial"/>
          <w:color w:val="000000"/>
          <w:szCs w:val="24"/>
        </w:rPr>
      </w:pPr>
    </w:p>
    <w:p w14:paraId="44C75897" w14:textId="77777777" w:rsidR="00E40CCE" w:rsidRDefault="00E40CCE" w:rsidP="00E40CCE">
      <w:pPr>
        <w:autoSpaceDE w:val="0"/>
        <w:autoSpaceDN w:val="0"/>
        <w:adjustRightInd w:val="0"/>
        <w:spacing w:after="0" w:line="240" w:lineRule="auto"/>
        <w:rPr>
          <w:rFonts w:cs="Arial"/>
          <w:color w:val="000000"/>
          <w:szCs w:val="24"/>
        </w:rPr>
      </w:pPr>
      <w:r w:rsidRPr="000B57DD">
        <w:rPr>
          <w:rFonts w:cs="Arial"/>
          <w:noProof/>
          <w:color w:val="000000"/>
          <w:sz w:val="24"/>
          <w:szCs w:val="24"/>
        </w:rPr>
        <w:drawing>
          <wp:inline distT="0" distB="0" distL="0" distR="0" wp14:anchorId="74BFFA29" wp14:editId="03ECFA06">
            <wp:extent cx="5943600" cy="21729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172923"/>
                    </a:xfrm>
                    <a:prstGeom prst="rect">
                      <a:avLst/>
                    </a:prstGeom>
                    <a:noFill/>
                    <a:ln>
                      <a:noFill/>
                    </a:ln>
                  </pic:spPr>
                </pic:pic>
              </a:graphicData>
            </a:graphic>
          </wp:inline>
        </w:drawing>
      </w:r>
    </w:p>
    <w:p w14:paraId="2E9E728C" w14:textId="77777777" w:rsidR="00E40CCE" w:rsidRPr="00934F6D" w:rsidRDefault="00E40CCE" w:rsidP="00E40CCE">
      <w:pPr>
        <w:autoSpaceDE w:val="0"/>
        <w:autoSpaceDN w:val="0"/>
        <w:adjustRightInd w:val="0"/>
        <w:spacing w:after="0" w:line="240" w:lineRule="auto"/>
        <w:rPr>
          <w:rFonts w:cs="Arial"/>
          <w:color w:val="00B050"/>
          <w:szCs w:val="24"/>
        </w:rPr>
      </w:pPr>
      <w:r w:rsidRPr="00934F6D">
        <w:rPr>
          <w:rFonts w:cs="Arial"/>
          <w:color w:val="00B050"/>
          <w:szCs w:val="24"/>
        </w:rPr>
        <w:t>[Note to editor: Change caption to read: “Connectable and scannable undirected advertising event with only advertising PDUs”]</w:t>
      </w:r>
    </w:p>
    <w:p w14:paraId="0F9D2899" w14:textId="77777777" w:rsidR="00E40CCE" w:rsidRDefault="00E40CCE" w:rsidP="00E40CCE">
      <w:pPr>
        <w:autoSpaceDE w:val="0"/>
        <w:autoSpaceDN w:val="0"/>
        <w:adjustRightInd w:val="0"/>
        <w:spacing w:after="0" w:line="240" w:lineRule="auto"/>
        <w:rPr>
          <w:rFonts w:cs="Arial"/>
          <w:color w:val="000000"/>
          <w:szCs w:val="24"/>
        </w:rPr>
      </w:pPr>
    </w:p>
    <w:p w14:paraId="1B2B30DA" w14:textId="77777777" w:rsidR="00E40CCE" w:rsidRDefault="00E40CCE" w:rsidP="00E40CCE">
      <w:pPr>
        <w:autoSpaceDE w:val="0"/>
        <w:autoSpaceDN w:val="0"/>
        <w:adjustRightInd w:val="0"/>
        <w:spacing w:after="0" w:line="240" w:lineRule="auto"/>
        <w:rPr>
          <w:rFonts w:cs="Arial"/>
          <w:color w:val="000000"/>
          <w:sz w:val="24"/>
          <w:szCs w:val="24"/>
        </w:rPr>
      </w:pPr>
      <w:r>
        <w:rPr>
          <w:rFonts w:cs="Arial"/>
          <w:color w:val="000000"/>
          <w:sz w:val="24"/>
          <w:szCs w:val="24"/>
        </w:rPr>
        <w:t xml:space="preserve">Two illustrations of advertising events using all the </w:t>
      </w:r>
      <w:r>
        <w:rPr>
          <w:rFonts w:cs="Arial"/>
          <w:color w:val="FF0000"/>
          <w:sz w:val="24"/>
          <w:szCs w:val="24"/>
        </w:rPr>
        <w:t xml:space="preserve">primary </w:t>
      </w:r>
      <w:r>
        <w:rPr>
          <w:rFonts w:cs="Arial"/>
          <w:color w:val="000000"/>
          <w:sz w:val="24"/>
          <w:szCs w:val="24"/>
        </w:rPr>
        <w:t>advertising channel indices</w:t>
      </w:r>
    </w:p>
    <w:p w14:paraId="62FDE8AB" w14:textId="77777777" w:rsidR="00E40CCE" w:rsidRDefault="00E40CCE" w:rsidP="00E40CCE">
      <w:pPr>
        <w:autoSpaceDE w:val="0"/>
        <w:autoSpaceDN w:val="0"/>
        <w:adjustRightInd w:val="0"/>
        <w:spacing w:after="0" w:line="240" w:lineRule="auto"/>
        <w:rPr>
          <w:rFonts w:cs="Arial"/>
          <w:color w:val="000000"/>
          <w:sz w:val="24"/>
          <w:szCs w:val="24"/>
        </w:rPr>
      </w:pPr>
      <w:r>
        <w:rPr>
          <w:rFonts w:cs="Arial"/>
          <w:color w:val="000000"/>
          <w:sz w:val="24"/>
          <w:szCs w:val="24"/>
        </w:rPr>
        <w:t>during which a SCAN_REQ PDU is received and a SCAN_RSP PDU is sent</w:t>
      </w:r>
    </w:p>
    <w:p w14:paraId="41D3E148" w14:textId="77777777" w:rsidR="00E40CCE" w:rsidRDefault="00E40CCE" w:rsidP="00E40CCE">
      <w:pPr>
        <w:autoSpaceDE w:val="0"/>
        <w:autoSpaceDN w:val="0"/>
        <w:adjustRightInd w:val="0"/>
        <w:spacing w:after="0" w:line="240" w:lineRule="auto"/>
        <w:rPr>
          <w:rFonts w:cs="Arial"/>
          <w:color w:val="000000"/>
          <w:szCs w:val="24"/>
        </w:rPr>
      </w:pPr>
      <w:r>
        <w:rPr>
          <w:rFonts w:cs="Arial"/>
          <w:color w:val="000000"/>
          <w:sz w:val="24"/>
          <w:szCs w:val="24"/>
        </w:rPr>
        <w:t xml:space="preserve">are shown in </w:t>
      </w:r>
      <w:r>
        <w:rPr>
          <w:rFonts w:cs="Arial"/>
          <w:color w:val="0000FF"/>
          <w:sz w:val="24"/>
          <w:szCs w:val="24"/>
        </w:rPr>
        <w:t xml:space="preserve">Figure 4.3 </w:t>
      </w:r>
      <w:r>
        <w:rPr>
          <w:rFonts w:cs="Arial"/>
          <w:color w:val="000000"/>
          <w:sz w:val="24"/>
          <w:szCs w:val="24"/>
        </w:rPr>
        <w:t xml:space="preserve">and in </w:t>
      </w:r>
      <w:r>
        <w:rPr>
          <w:rFonts w:cs="Arial"/>
          <w:color w:val="0000FF"/>
          <w:sz w:val="24"/>
          <w:szCs w:val="24"/>
        </w:rPr>
        <w:t>Figure 4.4</w:t>
      </w:r>
      <w:r>
        <w:rPr>
          <w:rFonts w:cs="Arial"/>
          <w:color w:val="000000"/>
          <w:sz w:val="24"/>
          <w:szCs w:val="24"/>
        </w:rPr>
        <w:t>.</w:t>
      </w:r>
    </w:p>
    <w:p w14:paraId="787655FA" w14:textId="77777777" w:rsidR="00E40CCE" w:rsidRDefault="00E40CCE" w:rsidP="00E40CCE">
      <w:pPr>
        <w:autoSpaceDE w:val="0"/>
        <w:autoSpaceDN w:val="0"/>
        <w:adjustRightInd w:val="0"/>
        <w:spacing w:after="0" w:line="240" w:lineRule="auto"/>
        <w:rPr>
          <w:rFonts w:cs="Arial"/>
          <w:color w:val="000000"/>
          <w:szCs w:val="24"/>
        </w:rPr>
      </w:pPr>
    </w:p>
    <w:p w14:paraId="6ECD5B51" w14:textId="77777777" w:rsidR="00E40CCE" w:rsidRDefault="00E40CCE" w:rsidP="00E40CCE">
      <w:pPr>
        <w:autoSpaceDE w:val="0"/>
        <w:autoSpaceDN w:val="0"/>
        <w:adjustRightInd w:val="0"/>
        <w:spacing w:after="0" w:line="240" w:lineRule="auto"/>
        <w:rPr>
          <w:rFonts w:cs="Arial"/>
          <w:color w:val="000000"/>
          <w:szCs w:val="24"/>
        </w:rPr>
      </w:pPr>
      <w:r w:rsidRPr="000B57DD">
        <w:rPr>
          <w:rFonts w:cs="Arial"/>
          <w:noProof/>
          <w:color w:val="000000"/>
          <w:sz w:val="24"/>
          <w:szCs w:val="24"/>
        </w:rPr>
        <w:drawing>
          <wp:inline distT="0" distB="0" distL="0" distR="0" wp14:anchorId="354066DC" wp14:editId="02B6E5FC">
            <wp:extent cx="5943600" cy="1972709"/>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1972709"/>
                    </a:xfrm>
                    <a:prstGeom prst="rect">
                      <a:avLst/>
                    </a:prstGeom>
                    <a:noFill/>
                    <a:ln>
                      <a:noFill/>
                    </a:ln>
                  </pic:spPr>
                </pic:pic>
              </a:graphicData>
            </a:graphic>
          </wp:inline>
        </w:drawing>
      </w:r>
    </w:p>
    <w:p w14:paraId="57352A3C" w14:textId="77777777" w:rsidR="00E40CCE" w:rsidRPr="00934F6D" w:rsidRDefault="00E40CCE" w:rsidP="00E40CCE">
      <w:pPr>
        <w:autoSpaceDE w:val="0"/>
        <w:autoSpaceDN w:val="0"/>
        <w:adjustRightInd w:val="0"/>
        <w:spacing w:after="0" w:line="240" w:lineRule="auto"/>
        <w:rPr>
          <w:rFonts w:cs="Arial"/>
          <w:color w:val="00B050"/>
          <w:szCs w:val="24"/>
        </w:rPr>
      </w:pPr>
      <w:r w:rsidRPr="00934F6D">
        <w:rPr>
          <w:rFonts w:cs="Arial"/>
          <w:color w:val="00B050"/>
          <w:szCs w:val="24"/>
        </w:rPr>
        <w:t>[Note to editor: Change caption to read: “Connectable and scannable undirected advertising event with SCAN_REQ and SCAN_RSP PDUs in the middle of an advertising event”]</w:t>
      </w:r>
    </w:p>
    <w:p w14:paraId="2DA22AB9" w14:textId="77777777" w:rsidR="00E40CCE" w:rsidRDefault="00E40CCE" w:rsidP="00E40CCE">
      <w:pPr>
        <w:autoSpaceDE w:val="0"/>
        <w:autoSpaceDN w:val="0"/>
        <w:adjustRightInd w:val="0"/>
        <w:spacing w:after="0" w:line="240" w:lineRule="auto"/>
        <w:rPr>
          <w:rFonts w:cs="Arial"/>
          <w:color w:val="000000"/>
          <w:szCs w:val="24"/>
        </w:rPr>
      </w:pPr>
    </w:p>
    <w:p w14:paraId="414DB667" w14:textId="77777777" w:rsidR="00E40CCE" w:rsidRDefault="00E40CCE" w:rsidP="00E40CCE">
      <w:pPr>
        <w:autoSpaceDE w:val="0"/>
        <w:autoSpaceDN w:val="0"/>
        <w:adjustRightInd w:val="0"/>
        <w:spacing w:after="0" w:line="240" w:lineRule="auto"/>
        <w:rPr>
          <w:rFonts w:cs="Arial"/>
          <w:color w:val="000000"/>
          <w:szCs w:val="24"/>
        </w:rPr>
      </w:pPr>
      <w:r w:rsidRPr="006617DD">
        <w:rPr>
          <w:rFonts w:cs="Arial"/>
          <w:noProof/>
          <w:color w:val="000000"/>
          <w:sz w:val="24"/>
          <w:szCs w:val="24"/>
        </w:rPr>
        <w:drawing>
          <wp:inline distT="0" distB="0" distL="0" distR="0" wp14:anchorId="3DA1A2C7" wp14:editId="7CEE88E7">
            <wp:extent cx="5943600" cy="2037267"/>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037267"/>
                    </a:xfrm>
                    <a:prstGeom prst="rect">
                      <a:avLst/>
                    </a:prstGeom>
                    <a:noFill/>
                    <a:ln>
                      <a:noFill/>
                    </a:ln>
                  </pic:spPr>
                </pic:pic>
              </a:graphicData>
            </a:graphic>
          </wp:inline>
        </w:drawing>
      </w:r>
    </w:p>
    <w:p w14:paraId="5D5B53ED" w14:textId="77777777" w:rsidR="00E40CCE" w:rsidRPr="00934F6D" w:rsidRDefault="00E40CCE" w:rsidP="00E40CCE">
      <w:pPr>
        <w:autoSpaceDE w:val="0"/>
        <w:autoSpaceDN w:val="0"/>
        <w:adjustRightInd w:val="0"/>
        <w:spacing w:after="0" w:line="240" w:lineRule="auto"/>
        <w:rPr>
          <w:rFonts w:cs="Arial"/>
          <w:color w:val="00B050"/>
          <w:szCs w:val="24"/>
        </w:rPr>
      </w:pPr>
      <w:r w:rsidRPr="00934F6D">
        <w:rPr>
          <w:rFonts w:cs="Arial"/>
          <w:color w:val="00B050"/>
          <w:szCs w:val="24"/>
        </w:rPr>
        <w:t>[Note to editor: Change caption to read: “Connectable and scannable undirected advertising event with SCAN_REQ and SCAN_RSP PDUs at the end of an advertising event”]</w:t>
      </w:r>
    </w:p>
    <w:p w14:paraId="13AF8204" w14:textId="77777777" w:rsidR="00E40CCE" w:rsidRDefault="00E40CCE" w:rsidP="00E40CCE">
      <w:pPr>
        <w:autoSpaceDE w:val="0"/>
        <w:autoSpaceDN w:val="0"/>
        <w:adjustRightInd w:val="0"/>
        <w:spacing w:after="0" w:line="240" w:lineRule="auto"/>
        <w:rPr>
          <w:rFonts w:cs="Arial"/>
          <w:color w:val="000000"/>
          <w:szCs w:val="24"/>
        </w:rPr>
      </w:pPr>
    </w:p>
    <w:p w14:paraId="4F1BA1E7" w14:textId="77777777" w:rsidR="00E40CCE" w:rsidRDefault="00E40CCE" w:rsidP="00E40CCE">
      <w:pPr>
        <w:autoSpaceDE w:val="0"/>
        <w:autoSpaceDN w:val="0"/>
        <w:adjustRightInd w:val="0"/>
        <w:spacing w:after="0" w:line="240" w:lineRule="auto"/>
        <w:rPr>
          <w:rFonts w:cs="Arial"/>
          <w:color w:val="000000"/>
          <w:szCs w:val="24"/>
        </w:rPr>
      </w:pPr>
    </w:p>
    <w:p w14:paraId="721EFB93" w14:textId="77777777" w:rsidR="00E40CCE" w:rsidRDefault="00E40CCE" w:rsidP="00E40CCE">
      <w:pPr>
        <w:autoSpaceDE w:val="0"/>
        <w:autoSpaceDN w:val="0"/>
        <w:adjustRightInd w:val="0"/>
        <w:spacing w:after="0" w:line="240" w:lineRule="auto"/>
        <w:rPr>
          <w:rFonts w:cs="Arial"/>
          <w:color w:val="000000"/>
          <w:sz w:val="24"/>
          <w:szCs w:val="24"/>
        </w:rPr>
      </w:pPr>
      <w:r>
        <w:rPr>
          <w:rFonts w:cs="Arial"/>
          <w:color w:val="0000FF"/>
          <w:sz w:val="24"/>
          <w:szCs w:val="24"/>
        </w:rPr>
        <w:t xml:space="preserve">Figure 4.5 </w:t>
      </w:r>
      <w:r>
        <w:rPr>
          <w:rFonts w:cs="Arial"/>
          <w:color w:val="000000"/>
          <w:sz w:val="24"/>
          <w:szCs w:val="24"/>
        </w:rPr>
        <w:t xml:space="preserve">illustrates an advertising event during which a </w:t>
      </w:r>
      <w:r w:rsidRPr="00B03027">
        <w:rPr>
          <w:rFonts w:cs="Arial"/>
          <w:sz w:val="24"/>
          <w:szCs w:val="24"/>
        </w:rPr>
        <w:t>CONNECT_IND</w:t>
      </w:r>
      <w:r>
        <w:rPr>
          <w:rFonts w:cs="Arial"/>
          <w:color w:val="000000"/>
          <w:sz w:val="24"/>
          <w:szCs w:val="24"/>
        </w:rPr>
        <w:t xml:space="preserve"> PDU is received on the second </w:t>
      </w:r>
      <w:r>
        <w:rPr>
          <w:rFonts w:cs="Arial"/>
          <w:color w:val="FF0000"/>
          <w:sz w:val="24"/>
          <w:szCs w:val="24"/>
        </w:rPr>
        <w:t xml:space="preserve">primary </w:t>
      </w:r>
      <w:r>
        <w:rPr>
          <w:rFonts w:cs="Arial"/>
          <w:color w:val="000000"/>
          <w:sz w:val="24"/>
          <w:szCs w:val="24"/>
        </w:rPr>
        <w:t>advertising channel index.</w:t>
      </w:r>
    </w:p>
    <w:p w14:paraId="29A61C62" w14:textId="77777777" w:rsidR="00E40CCE" w:rsidRDefault="00D9530D" w:rsidP="00E40CCE">
      <w:pPr>
        <w:autoSpaceDE w:val="0"/>
        <w:autoSpaceDN w:val="0"/>
        <w:adjustRightInd w:val="0"/>
        <w:spacing w:after="0" w:line="240" w:lineRule="auto"/>
        <w:rPr>
          <w:rFonts w:cs="Arial"/>
          <w:color w:val="FF0000"/>
          <w:szCs w:val="24"/>
        </w:rPr>
      </w:pPr>
      <w:r w:rsidRPr="006E7F03">
        <w:rPr>
          <w:rFonts w:cs="Arial"/>
          <w:color w:val="FF0000"/>
          <w:szCs w:val="24"/>
        </w:rPr>
        <w:object w:dxaOrig="6919" w:dyaOrig="2514" w14:anchorId="66070A3D">
          <v:shape id="_x0000_i1029" type="#_x0000_t75" style="width:345.6pt;height:123.35pt" o:ole="">
            <v:imagedata r:id="rId26" o:title=""/>
          </v:shape>
          <o:OLEObject Type="Embed" ProgID="Visio.Drawing.11" ShapeID="_x0000_i1029" DrawAspect="Content" ObjectID="_1522518079" r:id="rId27"/>
        </w:object>
      </w:r>
    </w:p>
    <w:p w14:paraId="649B9751" w14:textId="77777777" w:rsidR="00E40CCE" w:rsidRDefault="00E40CCE" w:rsidP="00E40CCE">
      <w:pPr>
        <w:pStyle w:val="Caption"/>
        <w:rPr>
          <w:rFonts w:cs="Arial"/>
          <w:color w:val="000000"/>
          <w:szCs w:val="24"/>
        </w:rPr>
      </w:pPr>
      <w:r>
        <w:t xml:space="preserve">Figure 4.5: Connectable </w:t>
      </w:r>
      <w:r w:rsidR="00847148">
        <w:rPr>
          <w:color w:val="FF0000"/>
        </w:rPr>
        <w:t xml:space="preserve">and scannable </w:t>
      </w:r>
      <w:r>
        <w:t xml:space="preserve">undirected advertising event </w:t>
      </w:r>
      <w:r w:rsidRPr="004138C9">
        <w:rPr>
          <w:strike/>
        </w:rPr>
        <w:t xml:space="preserve">during </w:t>
      </w:r>
      <w:r w:rsidRPr="00AA7EAA">
        <w:rPr>
          <w:strike/>
        </w:rPr>
        <w:t>which</w:t>
      </w:r>
      <w:r>
        <w:t xml:space="preserve"> </w:t>
      </w:r>
      <w:r w:rsidR="004E5753">
        <w:rPr>
          <w:color w:val="FF0000"/>
        </w:rPr>
        <w:t xml:space="preserve">when </w:t>
      </w:r>
      <w:r>
        <w:t xml:space="preserve">a </w:t>
      </w:r>
      <w:r w:rsidRPr="006B3756">
        <w:rPr>
          <w:color w:val="auto"/>
        </w:rPr>
        <w:t>CONNECT_IND</w:t>
      </w:r>
      <w:r>
        <w:t xml:space="preserve"> PDU is received</w:t>
      </w:r>
    </w:p>
    <w:p w14:paraId="4008F5B6" w14:textId="77777777" w:rsidR="00E40CCE" w:rsidRDefault="00E40CCE" w:rsidP="00E40CCE">
      <w:pPr>
        <w:autoSpaceDE w:val="0"/>
        <w:autoSpaceDN w:val="0"/>
        <w:adjustRightInd w:val="0"/>
        <w:spacing w:after="0" w:line="240" w:lineRule="auto"/>
        <w:rPr>
          <w:rFonts w:cs="Arial"/>
          <w:color w:val="000000"/>
          <w:szCs w:val="24"/>
        </w:rPr>
      </w:pPr>
    </w:p>
    <w:p w14:paraId="32C7278D" w14:textId="77777777" w:rsidR="001770F2" w:rsidRDefault="001770F2" w:rsidP="007F67C1">
      <w:pPr>
        <w:pStyle w:val="Heading3"/>
      </w:pPr>
      <w:bookmarkStart w:id="932" w:name="_Toc443590486"/>
      <w:bookmarkStart w:id="933" w:name="_Toc448771472"/>
      <w:r w:rsidRPr="007F67C1">
        <w:t>[Modified Section] 4.4.2.4 Connectable Directed Event Type</w:t>
      </w:r>
      <w:bookmarkEnd w:id="933"/>
    </w:p>
    <w:p w14:paraId="1D451D4C" w14:textId="77777777" w:rsidR="001770F2" w:rsidRPr="007F67C1" w:rsidRDefault="001770F2" w:rsidP="007F67C1">
      <w:pPr>
        <w:rPr>
          <w:highlight w:val="yellow"/>
        </w:rPr>
      </w:pPr>
      <w:r w:rsidRPr="00FA364C">
        <w:rPr>
          <w:b/>
        </w:rPr>
        <w:t>4.4.2.4 Connectable Directed Event Type</w:t>
      </w:r>
    </w:p>
    <w:p w14:paraId="7F81B49D" w14:textId="77777777" w:rsidR="001770F2" w:rsidRPr="007F67C1" w:rsidRDefault="001770F2" w:rsidP="001770F2">
      <w:pPr>
        <w:autoSpaceDE w:val="0"/>
        <w:autoSpaceDN w:val="0"/>
        <w:adjustRightInd w:val="0"/>
        <w:spacing w:after="240" w:line="240" w:lineRule="auto"/>
        <w:rPr>
          <w:rFonts w:cs="Arial"/>
          <w:color w:val="FF0000"/>
          <w:sz w:val="24"/>
          <w:szCs w:val="24"/>
        </w:rPr>
      </w:pPr>
      <w:r w:rsidRPr="0046518B">
        <w:rPr>
          <w:rFonts w:cs="Arial"/>
          <w:color w:val="000000"/>
          <w:sz w:val="24"/>
          <w:szCs w:val="24"/>
        </w:rPr>
        <w:t xml:space="preserve">When the connectable directed advertising event </w:t>
      </w:r>
      <w:r w:rsidRPr="007F67C1">
        <w:rPr>
          <w:rFonts w:cs="Arial"/>
          <w:color w:val="000000"/>
          <w:sz w:val="24"/>
          <w:szCs w:val="24"/>
        </w:rPr>
        <w:t>type</w:t>
      </w:r>
      <w:r w:rsidRPr="007F67C1">
        <w:rPr>
          <w:rFonts w:cs="Arial"/>
          <w:color w:val="FF0000"/>
          <w:sz w:val="24"/>
          <w:szCs w:val="24"/>
        </w:rPr>
        <w:t xml:space="preserve"> </w:t>
      </w:r>
      <w:r w:rsidRPr="007F67C1">
        <w:rPr>
          <w:rFonts w:cs="Arial"/>
          <w:color w:val="000000"/>
          <w:sz w:val="24"/>
          <w:szCs w:val="24"/>
        </w:rPr>
        <w:t>is used</w:t>
      </w:r>
      <w:r w:rsidRPr="00627B0F">
        <w:rPr>
          <w:rFonts w:cs="Arial"/>
          <w:color w:val="000000"/>
          <w:sz w:val="24"/>
          <w:szCs w:val="24"/>
        </w:rPr>
        <w:t xml:space="preserve">, directed advertising indications </w:t>
      </w:r>
      <w:r w:rsidRPr="007F67C1">
        <w:rPr>
          <w:rFonts w:cs="Arial"/>
          <w:strike/>
          <w:color w:val="000000"/>
          <w:sz w:val="24"/>
          <w:szCs w:val="24"/>
        </w:rPr>
        <w:t>(ADV_DIRECT_IND</w:t>
      </w:r>
      <w:r w:rsidRPr="007F67C1">
        <w:rPr>
          <w:rFonts w:cs="Arial"/>
          <w:strike/>
          <w:color w:val="FF0000"/>
          <w:sz w:val="24"/>
          <w:szCs w:val="24"/>
        </w:rPr>
        <w:t xml:space="preserve"> </w:t>
      </w:r>
      <w:r w:rsidRPr="007F67C1">
        <w:rPr>
          <w:rFonts w:cs="Arial"/>
          <w:strike/>
          <w:color w:val="000000"/>
          <w:sz w:val="24"/>
          <w:szCs w:val="24"/>
        </w:rPr>
        <w:t>PDUs)</w:t>
      </w:r>
      <w:r w:rsidRPr="007F67C1">
        <w:rPr>
          <w:rFonts w:cs="Arial"/>
          <w:color w:val="000000"/>
          <w:sz w:val="24"/>
          <w:szCs w:val="24"/>
        </w:rPr>
        <w:t xml:space="preserve"> are sent by the Link Layer.</w:t>
      </w:r>
    </w:p>
    <w:p w14:paraId="2DFADA3B" w14:textId="77777777" w:rsidR="001770F2" w:rsidRPr="00627B0F" w:rsidRDefault="001770F2" w:rsidP="001770F2">
      <w:pPr>
        <w:autoSpaceDE w:val="0"/>
        <w:autoSpaceDN w:val="0"/>
        <w:adjustRightInd w:val="0"/>
        <w:spacing w:after="240" w:line="240" w:lineRule="auto"/>
        <w:rPr>
          <w:rFonts w:cs="Arial"/>
          <w:color w:val="000000"/>
          <w:sz w:val="24"/>
          <w:szCs w:val="24"/>
        </w:rPr>
      </w:pPr>
      <w:r w:rsidRPr="007F67C1">
        <w:rPr>
          <w:rFonts w:cs="Arial"/>
          <w:color w:val="000000"/>
          <w:sz w:val="24"/>
          <w:szCs w:val="24"/>
        </w:rPr>
        <w:t>The connectable directed advertising event type allows an initiator to respond</w:t>
      </w:r>
      <w:r w:rsidRPr="007F67C1">
        <w:rPr>
          <w:rFonts w:cs="Arial"/>
          <w:color w:val="FF0000"/>
          <w:sz w:val="24"/>
          <w:szCs w:val="24"/>
        </w:rPr>
        <w:t xml:space="preserve"> so that both the advertiser and scanner will</w:t>
      </w:r>
      <w:r w:rsidRPr="007F67C1">
        <w:rPr>
          <w:rFonts w:cs="Arial"/>
          <w:color w:val="000000"/>
          <w:sz w:val="24"/>
          <w:szCs w:val="24"/>
        </w:rPr>
        <w:t xml:space="preserve"> </w:t>
      </w:r>
      <w:r w:rsidRPr="007F67C1">
        <w:rPr>
          <w:rFonts w:cs="Arial"/>
          <w:strike/>
          <w:color w:val="000000"/>
          <w:sz w:val="24"/>
          <w:szCs w:val="24"/>
        </w:rPr>
        <w:t>with a connect request. An initiator may send a connect request (</w:t>
      </w:r>
      <w:r w:rsidRPr="007F67C1">
        <w:rPr>
          <w:rFonts w:cs="Arial"/>
          <w:strike/>
          <w:sz w:val="24"/>
          <w:szCs w:val="24"/>
        </w:rPr>
        <w:t>CONNECT_IND</w:t>
      </w:r>
      <w:r w:rsidRPr="007F67C1">
        <w:rPr>
          <w:rFonts w:cs="Arial"/>
          <w:strike/>
          <w:color w:val="FF0000"/>
          <w:sz w:val="24"/>
          <w:szCs w:val="24"/>
        </w:rPr>
        <w:t xml:space="preserve"> </w:t>
      </w:r>
      <w:r w:rsidRPr="007F67C1">
        <w:rPr>
          <w:rFonts w:cs="Arial"/>
          <w:strike/>
          <w:color w:val="000000"/>
          <w:sz w:val="24"/>
          <w:szCs w:val="24"/>
        </w:rPr>
        <w:t>PDU) to request the Link Layer to</w:t>
      </w:r>
      <w:r w:rsidRPr="007F67C1">
        <w:rPr>
          <w:rFonts w:cs="Arial"/>
          <w:color w:val="000000"/>
          <w:sz w:val="24"/>
          <w:szCs w:val="24"/>
        </w:rPr>
        <w:t xml:space="preserve"> enter the Connection State.</w:t>
      </w:r>
    </w:p>
    <w:p w14:paraId="0B92D231" w14:textId="77777777" w:rsidR="001770F2" w:rsidRDefault="001770F2" w:rsidP="001770F2">
      <w:pPr>
        <w:autoSpaceDE w:val="0"/>
        <w:autoSpaceDN w:val="0"/>
        <w:adjustRightInd w:val="0"/>
        <w:spacing w:after="240" w:line="240" w:lineRule="auto"/>
        <w:rPr>
          <w:rFonts w:cs="Arial"/>
          <w:color w:val="FF0000"/>
          <w:sz w:val="24"/>
          <w:szCs w:val="24"/>
        </w:rPr>
      </w:pPr>
      <w:r w:rsidRPr="007F67C1">
        <w:rPr>
          <w:rFonts w:cs="Arial"/>
          <w:color w:val="FF0000"/>
          <w:sz w:val="24"/>
          <w:szCs w:val="24"/>
        </w:rPr>
        <w:t>The connectable directed advertising event type may use either the ADV_DIRECT_IND PDU (see Sections 4.4.2.4.1 to 4.4.2.4.3) or the ADV_EXT_IND PDU (see Section 4.4.2.4.4). A single connectable directed advertising event shall only use one of these two PDU types.</w:t>
      </w:r>
    </w:p>
    <w:p w14:paraId="1A966397" w14:textId="77777777" w:rsidR="00EC7461" w:rsidRPr="00FA364C" w:rsidRDefault="00EC7461" w:rsidP="00EC7461">
      <w:pPr>
        <w:autoSpaceDE w:val="0"/>
        <w:autoSpaceDN w:val="0"/>
        <w:adjustRightInd w:val="0"/>
        <w:spacing w:after="0" w:line="240" w:lineRule="auto"/>
        <w:rPr>
          <w:rFonts w:cs="Arial"/>
          <w:b/>
          <w:color w:val="00B050"/>
          <w:sz w:val="24"/>
          <w:szCs w:val="24"/>
        </w:rPr>
      </w:pPr>
      <w:r w:rsidRPr="00FA364C">
        <w:rPr>
          <w:rFonts w:cs="Arial"/>
          <w:b/>
          <w:color w:val="00B050"/>
          <w:sz w:val="24"/>
          <w:szCs w:val="24"/>
        </w:rPr>
        <w:t xml:space="preserve">[Note to Editor: The </w:t>
      </w:r>
      <w:r>
        <w:rPr>
          <w:rFonts w:cs="Arial"/>
          <w:b/>
          <w:color w:val="00B050"/>
          <w:sz w:val="24"/>
          <w:szCs w:val="24"/>
        </w:rPr>
        <w:t>remaining</w:t>
      </w:r>
      <w:r w:rsidRPr="00FA364C">
        <w:rPr>
          <w:rFonts w:cs="Arial"/>
          <w:b/>
          <w:color w:val="00B050"/>
          <w:sz w:val="24"/>
          <w:szCs w:val="24"/>
        </w:rPr>
        <w:t xml:space="preserve"> paragraphs </w:t>
      </w:r>
      <w:r>
        <w:rPr>
          <w:rFonts w:cs="Arial"/>
          <w:b/>
          <w:color w:val="00B050"/>
          <w:sz w:val="24"/>
          <w:szCs w:val="24"/>
        </w:rPr>
        <w:t xml:space="preserve">of 4.4.2.4 </w:t>
      </w:r>
      <w:r w:rsidRPr="00FA364C">
        <w:rPr>
          <w:rFonts w:cs="Arial"/>
          <w:b/>
          <w:color w:val="00B050"/>
          <w:sz w:val="24"/>
          <w:szCs w:val="24"/>
        </w:rPr>
        <w:t xml:space="preserve">were moved </w:t>
      </w:r>
      <w:r>
        <w:rPr>
          <w:rFonts w:cs="Arial"/>
          <w:b/>
          <w:color w:val="00B050"/>
          <w:sz w:val="24"/>
          <w:szCs w:val="24"/>
        </w:rPr>
        <w:t>to</w:t>
      </w:r>
      <w:r w:rsidRPr="00FA364C">
        <w:rPr>
          <w:rFonts w:cs="Arial"/>
          <w:b/>
          <w:color w:val="00B050"/>
          <w:sz w:val="24"/>
          <w:szCs w:val="24"/>
        </w:rPr>
        <w:t xml:space="preserve"> </w:t>
      </w:r>
      <w:r>
        <w:rPr>
          <w:rFonts w:cs="Arial"/>
          <w:b/>
          <w:color w:val="00B050"/>
          <w:sz w:val="24"/>
          <w:szCs w:val="24"/>
        </w:rPr>
        <w:t xml:space="preserve">a new section </w:t>
      </w:r>
      <w:r w:rsidRPr="00FA364C">
        <w:rPr>
          <w:rFonts w:cs="Arial"/>
          <w:b/>
          <w:color w:val="00B050"/>
          <w:sz w:val="24"/>
          <w:szCs w:val="24"/>
        </w:rPr>
        <w:t>4.4.2.4</w:t>
      </w:r>
      <w:r>
        <w:rPr>
          <w:rFonts w:cs="Arial"/>
          <w:b/>
          <w:color w:val="00B050"/>
          <w:sz w:val="24"/>
          <w:szCs w:val="24"/>
        </w:rPr>
        <w:t>.1</w:t>
      </w:r>
      <w:r w:rsidRPr="00FA364C">
        <w:rPr>
          <w:rFonts w:cs="Arial"/>
          <w:b/>
          <w:color w:val="00B050"/>
          <w:sz w:val="24"/>
          <w:szCs w:val="24"/>
        </w:rPr>
        <w:t>]</w:t>
      </w:r>
    </w:p>
    <w:p w14:paraId="16775DC4" w14:textId="77777777" w:rsidR="00EC7461" w:rsidRPr="007F67C1" w:rsidRDefault="00EC7461" w:rsidP="001770F2">
      <w:pPr>
        <w:autoSpaceDE w:val="0"/>
        <w:autoSpaceDN w:val="0"/>
        <w:adjustRightInd w:val="0"/>
        <w:spacing w:after="240" w:line="240" w:lineRule="auto"/>
        <w:rPr>
          <w:rFonts w:cs="Arial"/>
          <w:color w:val="FF0000"/>
          <w:sz w:val="24"/>
          <w:szCs w:val="24"/>
        </w:rPr>
      </w:pPr>
    </w:p>
    <w:p w14:paraId="7C54EDBC" w14:textId="77777777" w:rsidR="001770F2" w:rsidRPr="007F67C1" w:rsidRDefault="005C4E5C" w:rsidP="007F67C1">
      <w:pPr>
        <w:pStyle w:val="Heading3"/>
      </w:pPr>
      <w:bookmarkStart w:id="934" w:name="_Toc448771473"/>
      <w:r>
        <w:t xml:space="preserve">[New Section] </w:t>
      </w:r>
      <w:r w:rsidR="001770F2" w:rsidRPr="007F67C1">
        <w:t>4.4.2.4.1 Connectable Directed Event Type using ADV_DIRECT_IND</w:t>
      </w:r>
      <w:bookmarkEnd w:id="934"/>
    </w:p>
    <w:p w14:paraId="613134B7" w14:textId="77777777" w:rsidR="001770F2" w:rsidRPr="007F67C1" w:rsidRDefault="005C4E5C" w:rsidP="001770F2">
      <w:pPr>
        <w:autoSpaceDE w:val="0"/>
        <w:autoSpaceDN w:val="0"/>
        <w:adjustRightInd w:val="0"/>
        <w:spacing w:after="0" w:line="240" w:lineRule="auto"/>
        <w:rPr>
          <w:b/>
          <w:color w:val="FF0000"/>
        </w:rPr>
      </w:pPr>
      <w:r w:rsidRPr="007F67C1">
        <w:rPr>
          <w:b/>
          <w:color w:val="FF0000"/>
        </w:rPr>
        <w:t>4.4.2.4.1 Connectable Directed Event Type using ADV_DIRECT_IND</w:t>
      </w:r>
    </w:p>
    <w:p w14:paraId="37C02E37" w14:textId="77777777" w:rsidR="005C4E5C" w:rsidRPr="007F67C1" w:rsidRDefault="005C4E5C" w:rsidP="001770F2">
      <w:pPr>
        <w:autoSpaceDE w:val="0"/>
        <w:autoSpaceDN w:val="0"/>
        <w:adjustRightInd w:val="0"/>
        <w:spacing w:after="0" w:line="240" w:lineRule="auto"/>
        <w:rPr>
          <w:rFonts w:cs="Arial"/>
          <w:b/>
          <w:color w:val="FF0000"/>
          <w:sz w:val="24"/>
          <w:szCs w:val="24"/>
        </w:rPr>
      </w:pPr>
    </w:p>
    <w:p w14:paraId="62B9D6BC" w14:textId="77777777" w:rsidR="001770F2" w:rsidRPr="007F67C1" w:rsidRDefault="001770F2" w:rsidP="001770F2">
      <w:pPr>
        <w:autoSpaceDE w:val="0"/>
        <w:autoSpaceDN w:val="0"/>
        <w:adjustRightInd w:val="0"/>
        <w:spacing w:after="240" w:line="240" w:lineRule="auto"/>
        <w:rPr>
          <w:rFonts w:cs="Arial"/>
          <w:color w:val="FF0000"/>
          <w:sz w:val="24"/>
          <w:szCs w:val="24"/>
        </w:rPr>
      </w:pPr>
      <w:r w:rsidRPr="007F67C1">
        <w:rPr>
          <w:rFonts w:cs="Arial"/>
          <w:color w:val="FF0000"/>
          <w:sz w:val="24"/>
          <w:szCs w:val="24"/>
        </w:rPr>
        <w:t>This procedure shall not be used when the connectable directed event type is used on the LE Coded PHY.</w:t>
      </w:r>
    </w:p>
    <w:p w14:paraId="0E6FD393" w14:textId="77777777" w:rsidR="001770F2" w:rsidRDefault="001770F2" w:rsidP="001770F2">
      <w:pPr>
        <w:autoSpaceDE w:val="0"/>
        <w:autoSpaceDN w:val="0"/>
        <w:adjustRightInd w:val="0"/>
        <w:spacing w:after="0" w:line="240" w:lineRule="auto"/>
        <w:rPr>
          <w:rFonts w:cs="Arial"/>
          <w:color w:val="FF0000"/>
          <w:sz w:val="24"/>
          <w:szCs w:val="24"/>
        </w:rPr>
      </w:pPr>
      <w:r w:rsidRPr="007F67C1">
        <w:rPr>
          <w:rFonts w:cs="Arial"/>
          <w:color w:val="FF0000"/>
          <w:sz w:val="24"/>
          <w:szCs w:val="24"/>
        </w:rPr>
        <w:t xml:space="preserve">The connectable directed advertising event type using ADV_DIRECT_IND allows an initiator to respond with a connect </w:t>
      </w:r>
      <w:r w:rsidR="00024153">
        <w:rPr>
          <w:rFonts w:cs="Arial"/>
          <w:color w:val="FF0000"/>
          <w:sz w:val="24"/>
          <w:szCs w:val="24"/>
        </w:rPr>
        <w:t>request</w:t>
      </w:r>
      <w:r w:rsidRPr="007F67C1">
        <w:rPr>
          <w:rFonts w:cs="Arial"/>
          <w:color w:val="FF0000"/>
          <w:sz w:val="24"/>
          <w:szCs w:val="24"/>
        </w:rPr>
        <w:t xml:space="preserve"> on the primary advertising channel to establish a Link Layer connection.</w:t>
      </w:r>
    </w:p>
    <w:p w14:paraId="731469BE" w14:textId="77777777" w:rsidR="001E0D4F" w:rsidRDefault="001E0D4F" w:rsidP="001770F2">
      <w:pPr>
        <w:autoSpaceDE w:val="0"/>
        <w:autoSpaceDN w:val="0"/>
        <w:adjustRightInd w:val="0"/>
        <w:spacing w:after="0" w:line="240" w:lineRule="auto"/>
        <w:rPr>
          <w:rFonts w:cs="Arial"/>
          <w:color w:val="FF0000"/>
          <w:sz w:val="24"/>
          <w:szCs w:val="24"/>
        </w:rPr>
      </w:pPr>
    </w:p>
    <w:p w14:paraId="712998D4" w14:textId="77777777" w:rsidR="001E0D4F" w:rsidRPr="007F67C1" w:rsidRDefault="001E0D4F" w:rsidP="001770F2">
      <w:pPr>
        <w:autoSpaceDE w:val="0"/>
        <w:autoSpaceDN w:val="0"/>
        <w:adjustRightInd w:val="0"/>
        <w:spacing w:after="0" w:line="240" w:lineRule="auto"/>
        <w:rPr>
          <w:rFonts w:cs="Arial"/>
          <w:b/>
          <w:color w:val="00B050"/>
          <w:sz w:val="24"/>
          <w:szCs w:val="24"/>
        </w:rPr>
      </w:pPr>
      <w:r w:rsidRPr="007F67C1">
        <w:rPr>
          <w:rFonts w:cs="Arial"/>
          <w:b/>
          <w:color w:val="00B050"/>
          <w:sz w:val="24"/>
          <w:szCs w:val="24"/>
        </w:rPr>
        <w:t xml:space="preserve">[Note to Editor: The following paragraphs were </w:t>
      </w:r>
      <w:r w:rsidR="00EC7461" w:rsidRPr="007F67C1">
        <w:rPr>
          <w:rFonts w:cs="Arial"/>
          <w:b/>
          <w:color w:val="00B050"/>
          <w:sz w:val="24"/>
          <w:szCs w:val="24"/>
        </w:rPr>
        <w:t>moved</w:t>
      </w:r>
      <w:r w:rsidRPr="007F67C1">
        <w:rPr>
          <w:rFonts w:cs="Arial"/>
          <w:b/>
          <w:color w:val="00B050"/>
          <w:sz w:val="24"/>
          <w:szCs w:val="24"/>
        </w:rPr>
        <w:t xml:space="preserve"> from 4.4.2.4]</w:t>
      </w:r>
    </w:p>
    <w:p w14:paraId="63D8F220" w14:textId="77777777" w:rsidR="001770F2" w:rsidRPr="0025589B" w:rsidRDefault="001770F2" w:rsidP="001770F2">
      <w:pPr>
        <w:tabs>
          <w:tab w:val="left" w:pos="6308"/>
        </w:tabs>
        <w:autoSpaceDE w:val="0"/>
        <w:autoSpaceDN w:val="0"/>
        <w:adjustRightInd w:val="0"/>
        <w:spacing w:after="0" w:line="240" w:lineRule="auto"/>
        <w:rPr>
          <w:rFonts w:cs="Arial"/>
          <w:color w:val="FF0000"/>
          <w:sz w:val="24"/>
          <w:szCs w:val="24"/>
        </w:rPr>
      </w:pPr>
    </w:p>
    <w:p w14:paraId="14CDB23C" w14:textId="77777777" w:rsidR="001770F2" w:rsidRDefault="001770F2" w:rsidP="001770F2">
      <w:pPr>
        <w:autoSpaceDE w:val="0"/>
        <w:autoSpaceDN w:val="0"/>
        <w:adjustRightInd w:val="0"/>
        <w:spacing w:after="0" w:line="240" w:lineRule="auto"/>
        <w:rPr>
          <w:rFonts w:cs="Arial"/>
          <w:color w:val="000000"/>
          <w:sz w:val="24"/>
          <w:szCs w:val="24"/>
        </w:rPr>
      </w:pPr>
      <w:r>
        <w:rPr>
          <w:rFonts w:cs="Arial"/>
          <w:color w:val="000000"/>
          <w:sz w:val="24"/>
          <w:szCs w:val="24"/>
        </w:rPr>
        <w:t>The ADV_DIRECT_IND</w:t>
      </w:r>
      <w:r>
        <w:rPr>
          <w:rFonts w:cs="Arial"/>
          <w:color w:val="FF0000"/>
          <w:sz w:val="24"/>
          <w:szCs w:val="24"/>
        </w:rPr>
        <w:t xml:space="preserve"> </w:t>
      </w:r>
      <w:r>
        <w:rPr>
          <w:rFonts w:cs="Arial"/>
          <w:color w:val="000000"/>
          <w:sz w:val="24"/>
          <w:szCs w:val="24"/>
        </w:rPr>
        <w:t>PDU contain</w:t>
      </w:r>
      <w:r w:rsidRPr="0046518B">
        <w:rPr>
          <w:rFonts w:cs="Arial"/>
          <w:color w:val="000000"/>
          <w:sz w:val="24"/>
          <w:szCs w:val="24"/>
        </w:rPr>
        <w:t>s</w:t>
      </w:r>
      <w:r>
        <w:rPr>
          <w:rFonts w:cs="Arial"/>
          <w:color w:val="000000"/>
          <w:sz w:val="24"/>
          <w:szCs w:val="24"/>
        </w:rPr>
        <w:t xml:space="preserve"> both the initiator’s device address and the advertiser’s device address. Only the addressed initiator may initiate a Link Layer connection with the advertiser by sending a </w:t>
      </w:r>
      <w:r w:rsidRPr="006B3756">
        <w:rPr>
          <w:rFonts w:cs="Arial"/>
          <w:sz w:val="24"/>
          <w:szCs w:val="24"/>
        </w:rPr>
        <w:t>CONNECT_IND</w:t>
      </w:r>
      <w:r>
        <w:rPr>
          <w:rFonts w:cs="Arial"/>
          <w:color w:val="000000"/>
          <w:sz w:val="24"/>
          <w:szCs w:val="24"/>
        </w:rPr>
        <w:t xml:space="preserve"> PDU to the advertiser.</w:t>
      </w:r>
    </w:p>
    <w:p w14:paraId="323B5DE5" w14:textId="77777777" w:rsidR="001770F2" w:rsidRDefault="001770F2" w:rsidP="001770F2">
      <w:pPr>
        <w:autoSpaceDE w:val="0"/>
        <w:autoSpaceDN w:val="0"/>
        <w:adjustRightInd w:val="0"/>
        <w:spacing w:after="0" w:line="240" w:lineRule="auto"/>
        <w:rPr>
          <w:rFonts w:cs="Arial"/>
          <w:color w:val="000000"/>
          <w:sz w:val="24"/>
          <w:szCs w:val="24"/>
        </w:rPr>
      </w:pPr>
    </w:p>
    <w:p w14:paraId="2A8DF994" w14:textId="77777777" w:rsidR="001770F2" w:rsidRPr="00934F6D" w:rsidRDefault="001770F2" w:rsidP="001770F2">
      <w:pPr>
        <w:autoSpaceDE w:val="0"/>
        <w:autoSpaceDN w:val="0"/>
        <w:adjustRightInd w:val="0"/>
        <w:spacing w:after="0" w:line="240" w:lineRule="auto"/>
        <w:rPr>
          <w:rFonts w:cs="Arial"/>
          <w:color w:val="FF0000"/>
          <w:sz w:val="24"/>
          <w:szCs w:val="24"/>
        </w:rPr>
      </w:pPr>
      <w:r>
        <w:rPr>
          <w:rFonts w:cs="Arial"/>
          <w:color w:val="000000"/>
          <w:sz w:val="24"/>
          <w:szCs w:val="24"/>
        </w:rPr>
        <w:t>After every ADV_DIRECT_IND</w:t>
      </w:r>
      <w:r>
        <w:rPr>
          <w:rFonts w:cs="Arial"/>
          <w:color w:val="FF0000"/>
          <w:sz w:val="24"/>
          <w:szCs w:val="24"/>
        </w:rPr>
        <w:t xml:space="preserve"> </w:t>
      </w:r>
      <w:r>
        <w:rPr>
          <w:rFonts w:cs="Arial"/>
          <w:color w:val="000000"/>
          <w:sz w:val="24"/>
          <w:szCs w:val="24"/>
        </w:rPr>
        <w:t xml:space="preserve">PDU sent by the advertiser, the advertiser shall listen for </w:t>
      </w:r>
      <w:r w:rsidRPr="006B3756">
        <w:rPr>
          <w:rFonts w:cs="Arial"/>
          <w:sz w:val="24"/>
          <w:szCs w:val="24"/>
        </w:rPr>
        <w:t>CONNECT_IND</w:t>
      </w:r>
      <w:r>
        <w:rPr>
          <w:rFonts w:cs="Arial"/>
          <w:color w:val="FF0000"/>
          <w:sz w:val="24"/>
          <w:szCs w:val="24"/>
        </w:rPr>
        <w:t xml:space="preserve"> </w:t>
      </w:r>
      <w:r>
        <w:rPr>
          <w:rFonts w:cs="Arial"/>
          <w:color w:val="000000"/>
          <w:sz w:val="24"/>
          <w:szCs w:val="24"/>
        </w:rPr>
        <w:t xml:space="preserve">PDUs on the same </w:t>
      </w:r>
      <w:r w:rsidRPr="005D021B">
        <w:rPr>
          <w:rFonts w:cs="Arial"/>
          <w:color w:val="FF0000"/>
          <w:sz w:val="24"/>
          <w:szCs w:val="24"/>
        </w:rPr>
        <w:t>primary</w:t>
      </w:r>
      <w:r>
        <w:rPr>
          <w:rFonts w:cs="Arial"/>
          <w:color w:val="FF0000"/>
          <w:sz w:val="24"/>
          <w:szCs w:val="24"/>
        </w:rPr>
        <w:t xml:space="preserve"> </w:t>
      </w:r>
      <w:r>
        <w:rPr>
          <w:rFonts w:cs="Arial"/>
          <w:color w:val="000000"/>
          <w:sz w:val="24"/>
          <w:szCs w:val="24"/>
        </w:rPr>
        <w:t>advertising channel index. Any SCAN_REQ PDUs received shall be ignored.</w:t>
      </w:r>
    </w:p>
    <w:p w14:paraId="23AC5F03" w14:textId="77777777" w:rsidR="001770F2" w:rsidRDefault="001770F2" w:rsidP="001770F2">
      <w:pPr>
        <w:autoSpaceDE w:val="0"/>
        <w:autoSpaceDN w:val="0"/>
        <w:adjustRightInd w:val="0"/>
        <w:spacing w:after="0" w:line="240" w:lineRule="auto"/>
        <w:rPr>
          <w:rFonts w:cs="Arial"/>
          <w:color w:val="000000"/>
          <w:sz w:val="24"/>
          <w:szCs w:val="24"/>
        </w:rPr>
      </w:pPr>
    </w:p>
    <w:p w14:paraId="26C5AB11" w14:textId="77777777" w:rsidR="001770F2" w:rsidRDefault="001770F2" w:rsidP="001770F2">
      <w:pPr>
        <w:autoSpaceDE w:val="0"/>
        <w:autoSpaceDN w:val="0"/>
        <w:adjustRightInd w:val="0"/>
        <w:spacing w:after="0" w:line="240" w:lineRule="auto"/>
        <w:rPr>
          <w:rFonts w:cs="Arial"/>
          <w:color w:val="000000"/>
          <w:sz w:val="24"/>
          <w:szCs w:val="24"/>
        </w:rPr>
      </w:pPr>
      <w:r>
        <w:rPr>
          <w:rFonts w:cs="Arial"/>
          <w:color w:val="000000"/>
          <w:sz w:val="24"/>
          <w:szCs w:val="24"/>
        </w:rPr>
        <w:t xml:space="preserve">If the advertiser receives a </w:t>
      </w:r>
      <w:r w:rsidRPr="006B3756">
        <w:rPr>
          <w:rFonts w:cs="Arial"/>
          <w:sz w:val="24"/>
          <w:szCs w:val="24"/>
        </w:rPr>
        <w:t>CONNECT_IND</w:t>
      </w:r>
      <w:r>
        <w:rPr>
          <w:rFonts w:cs="Arial"/>
          <w:color w:val="000000"/>
          <w:sz w:val="24"/>
          <w:szCs w:val="24"/>
        </w:rPr>
        <w:t xml:space="preserve"> PDU that contains its device address and the initiator device address is contained in the ADV_DIRECT_IND PDU, the Link Layer shall exit the Advertising State and transition to the Connection State in the Slave Role as defined in </w:t>
      </w:r>
      <w:r>
        <w:rPr>
          <w:rFonts w:cs="Arial"/>
          <w:color w:val="0000FF"/>
          <w:sz w:val="24"/>
          <w:szCs w:val="24"/>
        </w:rPr>
        <w:t>Section 4.5.5</w:t>
      </w:r>
      <w:r>
        <w:rPr>
          <w:rFonts w:cs="Arial"/>
          <w:color w:val="000000"/>
          <w:sz w:val="24"/>
          <w:szCs w:val="24"/>
        </w:rPr>
        <w:t>.</w:t>
      </w:r>
    </w:p>
    <w:p w14:paraId="08406EC4" w14:textId="77777777" w:rsidR="001770F2" w:rsidRPr="00EE1FF6" w:rsidRDefault="001770F2" w:rsidP="001770F2">
      <w:pPr>
        <w:autoSpaceDE w:val="0"/>
        <w:autoSpaceDN w:val="0"/>
        <w:adjustRightInd w:val="0"/>
        <w:spacing w:after="0" w:line="240" w:lineRule="auto"/>
        <w:rPr>
          <w:rFonts w:cs="Arial"/>
          <w:color w:val="000000"/>
          <w:sz w:val="24"/>
          <w:szCs w:val="24"/>
        </w:rPr>
      </w:pPr>
    </w:p>
    <w:p w14:paraId="2AE60289" w14:textId="77777777" w:rsidR="001770F2" w:rsidRDefault="001770F2" w:rsidP="001770F2">
      <w:pPr>
        <w:autoSpaceDE w:val="0"/>
        <w:autoSpaceDN w:val="0"/>
        <w:adjustRightInd w:val="0"/>
        <w:spacing w:after="0" w:line="240" w:lineRule="auto"/>
        <w:rPr>
          <w:rFonts w:cs="Arial"/>
          <w:sz w:val="24"/>
          <w:szCs w:val="24"/>
        </w:rPr>
      </w:pPr>
      <w:r>
        <w:rPr>
          <w:rFonts w:cs="Arial"/>
          <w:color w:val="000000"/>
          <w:sz w:val="24"/>
          <w:szCs w:val="24"/>
        </w:rPr>
        <w:t xml:space="preserve">Otherwise, the </w:t>
      </w:r>
      <w:r>
        <w:rPr>
          <w:rFonts w:cs="Arial"/>
          <w:sz w:val="24"/>
          <w:szCs w:val="24"/>
        </w:rPr>
        <w:t xml:space="preserve">advertiser shall either move to the next used </w:t>
      </w:r>
      <w:r>
        <w:rPr>
          <w:rFonts w:cs="Arial"/>
          <w:color w:val="FF0000"/>
          <w:sz w:val="24"/>
          <w:szCs w:val="24"/>
        </w:rPr>
        <w:t xml:space="preserve">primary </w:t>
      </w:r>
      <w:r>
        <w:rPr>
          <w:rFonts w:cs="Arial"/>
          <w:sz w:val="24"/>
          <w:szCs w:val="24"/>
        </w:rPr>
        <w:t>advertising channel index to send</w:t>
      </w:r>
      <w:r>
        <w:rPr>
          <w:rFonts w:cs="Arial"/>
          <w:color w:val="000000"/>
          <w:sz w:val="24"/>
          <w:szCs w:val="24"/>
        </w:rPr>
        <w:t xml:space="preserve"> </w:t>
      </w:r>
      <w:r>
        <w:rPr>
          <w:rFonts w:cs="Arial"/>
          <w:sz w:val="24"/>
          <w:szCs w:val="24"/>
        </w:rPr>
        <w:t>another ADV_DIRECT_IND PDU, or close the advertising event.</w:t>
      </w:r>
    </w:p>
    <w:p w14:paraId="54FC177D" w14:textId="77777777" w:rsidR="001770F2" w:rsidRDefault="001770F2" w:rsidP="001770F2">
      <w:pPr>
        <w:autoSpaceDE w:val="0"/>
        <w:autoSpaceDN w:val="0"/>
        <w:adjustRightInd w:val="0"/>
        <w:spacing w:after="0" w:line="240" w:lineRule="auto"/>
        <w:rPr>
          <w:rFonts w:cs="Arial"/>
          <w:sz w:val="24"/>
          <w:szCs w:val="24"/>
        </w:rPr>
      </w:pPr>
    </w:p>
    <w:p w14:paraId="661DE874" w14:textId="77777777" w:rsidR="001770F2" w:rsidRDefault="001770F2" w:rsidP="001770F2">
      <w:pPr>
        <w:autoSpaceDE w:val="0"/>
        <w:autoSpaceDN w:val="0"/>
        <w:adjustRightInd w:val="0"/>
        <w:spacing w:after="0" w:line="240" w:lineRule="auto"/>
        <w:rPr>
          <w:rFonts w:cs="Arial"/>
          <w:szCs w:val="24"/>
        </w:rPr>
      </w:pPr>
      <w:r>
        <w:rPr>
          <w:rFonts w:cs="Arial"/>
          <w:sz w:val="24"/>
          <w:szCs w:val="24"/>
        </w:rPr>
        <w:t>Connectable directed advertising may be either used in a low duty cycle or high duty cycle m</w:t>
      </w:r>
      <w:r w:rsidRPr="00627B0F">
        <w:rPr>
          <w:rFonts w:cs="Arial"/>
          <w:sz w:val="24"/>
          <w:szCs w:val="24"/>
        </w:rPr>
        <w:t>ode</w:t>
      </w:r>
      <w:r w:rsidRPr="007F67C1">
        <w:rPr>
          <w:rFonts w:cs="Arial"/>
          <w:color w:val="FF0000"/>
          <w:sz w:val="24"/>
          <w:szCs w:val="24"/>
        </w:rPr>
        <w:t>; these are described in the next two sub-sections</w:t>
      </w:r>
      <w:r w:rsidRPr="00627B0F">
        <w:rPr>
          <w:rFonts w:cs="Arial"/>
          <w:sz w:val="24"/>
          <w:szCs w:val="24"/>
        </w:rPr>
        <w:t xml:space="preserve">. </w:t>
      </w:r>
      <w:r w:rsidRPr="004138C9">
        <w:rPr>
          <w:rFonts w:cs="Arial"/>
          <w:strike/>
          <w:sz w:val="24"/>
          <w:szCs w:val="24"/>
        </w:rPr>
        <w:t>Connectable l</w:t>
      </w:r>
      <w:r w:rsidR="006A2B53" w:rsidRPr="004138C9">
        <w:rPr>
          <w:rFonts w:cs="Arial"/>
          <w:color w:val="FF0000"/>
          <w:sz w:val="24"/>
          <w:szCs w:val="24"/>
        </w:rPr>
        <w:t>L</w:t>
      </w:r>
      <w:r w:rsidRPr="00627B0F">
        <w:rPr>
          <w:rFonts w:cs="Arial"/>
          <w:sz w:val="24"/>
          <w:szCs w:val="24"/>
        </w:rPr>
        <w:t>ow d</w:t>
      </w:r>
      <w:r>
        <w:rPr>
          <w:rFonts w:cs="Arial"/>
          <w:sz w:val="24"/>
          <w:szCs w:val="24"/>
        </w:rPr>
        <w:t xml:space="preserve">uty cycle </w:t>
      </w:r>
      <w:r w:rsidR="006A2B53">
        <w:rPr>
          <w:rFonts w:cs="Arial"/>
          <w:color w:val="FF0000"/>
          <w:sz w:val="24"/>
          <w:szCs w:val="24"/>
        </w:rPr>
        <w:t xml:space="preserve">connectable </w:t>
      </w:r>
      <w:r>
        <w:rPr>
          <w:rFonts w:cs="Arial"/>
          <w:sz w:val="24"/>
          <w:szCs w:val="24"/>
        </w:rPr>
        <w:t>directed advertising is designed for cases where reconnection with a specific device is required, but time is not of the essence or it is not known if the central device is in range or not. High duty cycle</w:t>
      </w:r>
      <w:r w:rsidR="006A2B53">
        <w:rPr>
          <w:rFonts w:cs="Arial"/>
          <w:color w:val="FF0000"/>
          <w:sz w:val="24"/>
          <w:szCs w:val="24"/>
        </w:rPr>
        <w:t xml:space="preserve"> connectable</w:t>
      </w:r>
      <w:r>
        <w:rPr>
          <w:rFonts w:cs="Arial"/>
          <w:sz w:val="24"/>
          <w:szCs w:val="24"/>
        </w:rPr>
        <w:t xml:space="preserve"> directed advertising is designed for cases in which fast Link Layer connection setup is essential (for example, a reconnection). Note that high duty cycle </w:t>
      </w:r>
      <w:r w:rsidR="006A2B53">
        <w:rPr>
          <w:rFonts w:cs="Arial"/>
          <w:color w:val="FF0000"/>
          <w:sz w:val="24"/>
          <w:szCs w:val="24"/>
        </w:rPr>
        <w:t>connectable</w:t>
      </w:r>
      <w:r w:rsidR="006A2B53">
        <w:rPr>
          <w:rFonts w:cs="Arial"/>
          <w:sz w:val="24"/>
          <w:szCs w:val="24"/>
        </w:rPr>
        <w:t xml:space="preserve"> </w:t>
      </w:r>
      <w:r>
        <w:rPr>
          <w:rFonts w:cs="Arial"/>
          <w:sz w:val="24"/>
          <w:szCs w:val="24"/>
        </w:rPr>
        <w:t>directed advertising is a power and bandwidth intensive advertising scheme that should only be used when fast connection setup is required.</w:t>
      </w:r>
    </w:p>
    <w:p w14:paraId="246BA660" w14:textId="77777777" w:rsidR="001770F2" w:rsidRDefault="001770F2" w:rsidP="001770F2">
      <w:pPr>
        <w:autoSpaceDE w:val="0"/>
        <w:autoSpaceDN w:val="0"/>
        <w:adjustRightInd w:val="0"/>
        <w:spacing w:after="0" w:line="240" w:lineRule="auto"/>
        <w:rPr>
          <w:rFonts w:cs="Arial"/>
          <w:szCs w:val="24"/>
        </w:rPr>
      </w:pPr>
    </w:p>
    <w:p w14:paraId="50DA6A7F" w14:textId="77777777" w:rsidR="001770F2" w:rsidRDefault="005C4E5C" w:rsidP="007F67C1">
      <w:pPr>
        <w:pStyle w:val="Heading3"/>
      </w:pPr>
      <w:bookmarkStart w:id="935" w:name="_Toc448771474"/>
      <w:r>
        <w:t xml:space="preserve">[Modified Section] </w:t>
      </w:r>
      <w:r w:rsidR="001770F2" w:rsidRPr="007F67C1">
        <w:t>4.4.2.4.2</w:t>
      </w:r>
      <w:r w:rsidR="001770F2" w:rsidRPr="00627B0F">
        <w:t xml:space="preserve"> Low D</w:t>
      </w:r>
      <w:r w:rsidR="001770F2" w:rsidRPr="00B03027">
        <w:t xml:space="preserve">uty Cycle </w:t>
      </w:r>
      <w:r w:rsidR="006A2B53">
        <w:t xml:space="preserve">Connectable </w:t>
      </w:r>
      <w:r w:rsidR="001770F2" w:rsidRPr="00B03027">
        <w:t>Directed Advertising</w:t>
      </w:r>
      <w:bookmarkEnd w:id="935"/>
    </w:p>
    <w:p w14:paraId="663457C3" w14:textId="77777777" w:rsidR="005C4E5C" w:rsidRPr="007F67C1" w:rsidRDefault="005C4E5C" w:rsidP="007F67C1">
      <w:pPr>
        <w:rPr>
          <w:b/>
        </w:rPr>
      </w:pPr>
      <w:r w:rsidRPr="007F67C1">
        <w:rPr>
          <w:b/>
        </w:rPr>
        <w:t>4.4.2.4.</w:t>
      </w:r>
      <w:r w:rsidR="001E0D4F" w:rsidRPr="007F67C1">
        <w:rPr>
          <w:b/>
          <w:strike/>
        </w:rPr>
        <w:t>1</w:t>
      </w:r>
      <w:r w:rsidR="001E0D4F">
        <w:rPr>
          <w:b/>
          <w:color w:val="FF0000"/>
        </w:rPr>
        <w:t>2</w:t>
      </w:r>
      <w:r w:rsidRPr="007F67C1">
        <w:rPr>
          <w:b/>
        </w:rPr>
        <w:t xml:space="preserve"> Low Duty Cycle </w:t>
      </w:r>
      <w:r w:rsidR="006A2B53">
        <w:rPr>
          <w:b/>
          <w:color w:val="FF0000"/>
        </w:rPr>
        <w:t xml:space="preserve">Connectable </w:t>
      </w:r>
      <w:r w:rsidRPr="007F67C1">
        <w:rPr>
          <w:b/>
        </w:rPr>
        <w:t>Directed Advertising</w:t>
      </w:r>
    </w:p>
    <w:p w14:paraId="0117B494" w14:textId="77777777" w:rsidR="001770F2" w:rsidRDefault="001770F2" w:rsidP="001770F2">
      <w:pPr>
        <w:autoSpaceDE w:val="0"/>
        <w:autoSpaceDN w:val="0"/>
        <w:adjustRightInd w:val="0"/>
        <w:spacing w:after="0" w:line="240" w:lineRule="auto"/>
        <w:rPr>
          <w:rFonts w:cs="Arial"/>
          <w:color w:val="000000"/>
          <w:sz w:val="24"/>
          <w:szCs w:val="24"/>
        </w:rPr>
      </w:pPr>
      <w:r>
        <w:rPr>
          <w:rFonts w:cs="Arial"/>
          <w:color w:val="000000"/>
          <w:sz w:val="24"/>
          <w:szCs w:val="24"/>
        </w:rPr>
        <w:t xml:space="preserve">In low duty cycle </w:t>
      </w:r>
      <w:r w:rsidR="006A2B53">
        <w:rPr>
          <w:rFonts w:cs="Arial"/>
          <w:color w:val="FF0000"/>
          <w:sz w:val="24"/>
          <w:szCs w:val="24"/>
        </w:rPr>
        <w:t xml:space="preserve">connectable </w:t>
      </w:r>
      <w:r>
        <w:rPr>
          <w:rFonts w:cs="Arial"/>
          <w:color w:val="000000"/>
          <w:sz w:val="24"/>
          <w:szCs w:val="24"/>
        </w:rPr>
        <w:t>directed advertising</w:t>
      </w:r>
      <w:r w:rsidRPr="00934F6D">
        <w:rPr>
          <w:rFonts w:cs="Arial"/>
          <w:strike/>
          <w:color w:val="000000"/>
          <w:sz w:val="24"/>
          <w:szCs w:val="24"/>
        </w:rPr>
        <w:t xml:space="preserve"> mode</w:t>
      </w:r>
      <w:r>
        <w:rPr>
          <w:rFonts w:cs="Arial"/>
          <w:color w:val="000000"/>
          <w:sz w:val="24"/>
          <w:szCs w:val="24"/>
        </w:rPr>
        <w:t>, the time between the start of two consecutive ADV_DIRECT_IND PDUs within an advertising event shall be less than or equal to 10 ms. The advertising event shall be closed within the advertising interval.</w:t>
      </w:r>
    </w:p>
    <w:p w14:paraId="057731FD" w14:textId="77777777" w:rsidR="001770F2" w:rsidRDefault="001770F2" w:rsidP="001770F2">
      <w:pPr>
        <w:autoSpaceDE w:val="0"/>
        <w:autoSpaceDN w:val="0"/>
        <w:adjustRightInd w:val="0"/>
        <w:spacing w:after="0" w:line="240" w:lineRule="auto"/>
        <w:rPr>
          <w:rFonts w:cs="Arial"/>
          <w:color w:val="000000"/>
          <w:sz w:val="24"/>
          <w:szCs w:val="24"/>
        </w:rPr>
      </w:pPr>
    </w:p>
    <w:p w14:paraId="48C56E6F" w14:textId="77777777" w:rsidR="001770F2" w:rsidRDefault="001770F2" w:rsidP="001770F2">
      <w:pPr>
        <w:autoSpaceDE w:val="0"/>
        <w:autoSpaceDN w:val="0"/>
        <w:adjustRightInd w:val="0"/>
        <w:spacing w:after="0" w:line="240" w:lineRule="auto"/>
        <w:rPr>
          <w:rFonts w:cs="Arial"/>
          <w:color w:val="000000"/>
          <w:szCs w:val="24"/>
        </w:rPr>
      </w:pPr>
      <w:r>
        <w:rPr>
          <w:rFonts w:cs="Arial"/>
          <w:color w:val="000000"/>
          <w:sz w:val="24"/>
          <w:szCs w:val="24"/>
        </w:rPr>
        <w:t xml:space="preserve">An illustration of an advertising event using all </w:t>
      </w:r>
      <w:r>
        <w:rPr>
          <w:rFonts w:cs="Arial"/>
          <w:color w:val="FF0000"/>
          <w:sz w:val="24"/>
          <w:szCs w:val="24"/>
        </w:rPr>
        <w:t xml:space="preserve">primary </w:t>
      </w:r>
      <w:r>
        <w:rPr>
          <w:rFonts w:cs="Arial"/>
          <w:color w:val="000000"/>
          <w:sz w:val="24"/>
          <w:szCs w:val="24"/>
        </w:rPr>
        <w:t xml:space="preserve">advertising channel indices and in which no </w:t>
      </w:r>
      <w:r w:rsidRPr="006B3756">
        <w:rPr>
          <w:rFonts w:cs="Arial"/>
          <w:sz w:val="24"/>
          <w:szCs w:val="24"/>
        </w:rPr>
        <w:t>CONNECT_IND</w:t>
      </w:r>
      <w:r>
        <w:rPr>
          <w:rFonts w:cs="Arial"/>
          <w:color w:val="000000"/>
          <w:sz w:val="24"/>
          <w:szCs w:val="24"/>
        </w:rPr>
        <w:t xml:space="preserve"> PDUs are received is shown in </w:t>
      </w:r>
      <w:r>
        <w:rPr>
          <w:rFonts w:cs="Arial"/>
          <w:color w:val="0000FF"/>
          <w:sz w:val="24"/>
          <w:szCs w:val="24"/>
        </w:rPr>
        <w:t>Figure 4.6</w:t>
      </w:r>
      <w:r>
        <w:rPr>
          <w:rFonts w:cs="Arial"/>
          <w:color w:val="000000"/>
          <w:sz w:val="24"/>
          <w:szCs w:val="24"/>
        </w:rPr>
        <w:t>.</w:t>
      </w:r>
    </w:p>
    <w:p w14:paraId="592A6E26" w14:textId="77777777" w:rsidR="001770F2" w:rsidRDefault="001770F2" w:rsidP="001770F2">
      <w:pPr>
        <w:autoSpaceDE w:val="0"/>
        <w:autoSpaceDN w:val="0"/>
        <w:adjustRightInd w:val="0"/>
        <w:spacing w:after="0" w:line="240" w:lineRule="auto"/>
        <w:rPr>
          <w:rFonts w:cs="Arial"/>
          <w:color w:val="000000"/>
          <w:szCs w:val="24"/>
        </w:rPr>
      </w:pPr>
    </w:p>
    <w:p w14:paraId="4BD08FE1" w14:textId="77777777" w:rsidR="001770F2" w:rsidRDefault="001770F2" w:rsidP="001770F2">
      <w:pPr>
        <w:autoSpaceDE w:val="0"/>
        <w:autoSpaceDN w:val="0"/>
        <w:adjustRightInd w:val="0"/>
        <w:spacing w:after="0" w:line="240" w:lineRule="auto"/>
        <w:rPr>
          <w:rFonts w:cs="Arial"/>
          <w:color w:val="000000"/>
          <w:szCs w:val="24"/>
        </w:rPr>
      </w:pPr>
      <w:r w:rsidRPr="005E0CFD">
        <w:rPr>
          <w:rFonts w:cs="Arial"/>
          <w:noProof/>
          <w:color w:val="000000"/>
          <w:sz w:val="24"/>
          <w:szCs w:val="24"/>
        </w:rPr>
        <w:drawing>
          <wp:inline distT="0" distB="0" distL="0" distR="0" wp14:anchorId="3720BDF9" wp14:editId="7E24BDF0">
            <wp:extent cx="5943600" cy="20082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008260"/>
                    </a:xfrm>
                    <a:prstGeom prst="rect">
                      <a:avLst/>
                    </a:prstGeom>
                    <a:noFill/>
                    <a:ln>
                      <a:noFill/>
                    </a:ln>
                  </pic:spPr>
                </pic:pic>
              </a:graphicData>
            </a:graphic>
          </wp:inline>
        </w:drawing>
      </w:r>
    </w:p>
    <w:p w14:paraId="1B2C900B" w14:textId="77777777" w:rsidR="001770F2" w:rsidRDefault="001770F2" w:rsidP="001770F2">
      <w:pPr>
        <w:autoSpaceDE w:val="0"/>
        <w:autoSpaceDN w:val="0"/>
        <w:adjustRightInd w:val="0"/>
        <w:spacing w:after="0" w:line="240" w:lineRule="auto"/>
        <w:rPr>
          <w:rFonts w:cs="Arial"/>
          <w:color w:val="000000"/>
          <w:szCs w:val="24"/>
        </w:rPr>
      </w:pPr>
    </w:p>
    <w:p w14:paraId="179EBFA7" w14:textId="77777777" w:rsidR="001770F2" w:rsidRDefault="001770F2" w:rsidP="001770F2">
      <w:pPr>
        <w:autoSpaceDE w:val="0"/>
        <w:autoSpaceDN w:val="0"/>
        <w:adjustRightInd w:val="0"/>
        <w:spacing w:after="0" w:line="240" w:lineRule="auto"/>
        <w:rPr>
          <w:rFonts w:cs="Arial"/>
          <w:color w:val="000000"/>
          <w:sz w:val="24"/>
          <w:szCs w:val="24"/>
        </w:rPr>
      </w:pPr>
      <w:r>
        <w:rPr>
          <w:rFonts w:cs="Arial"/>
          <w:color w:val="0000FF"/>
          <w:sz w:val="24"/>
          <w:szCs w:val="24"/>
        </w:rPr>
        <w:t xml:space="preserve">Figure 4.7 </w:t>
      </w:r>
      <w:r>
        <w:rPr>
          <w:rFonts w:cs="Arial"/>
          <w:color w:val="000000"/>
          <w:sz w:val="24"/>
          <w:szCs w:val="24"/>
        </w:rPr>
        <w:t xml:space="preserve">illustrates an advertising event </w:t>
      </w:r>
      <w:r>
        <w:rPr>
          <w:rFonts w:cs="Arial"/>
          <w:color w:val="FF0000"/>
          <w:sz w:val="24"/>
          <w:szCs w:val="24"/>
        </w:rPr>
        <w:t xml:space="preserve">using ADV_DIRECT_IND advertising PDUs </w:t>
      </w:r>
      <w:r>
        <w:rPr>
          <w:rFonts w:cs="Arial"/>
          <w:color w:val="000000"/>
          <w:sz w:val="24"/>
          <w:szCs w:val="24"/>
        </w:rPr>
        <w:t xml:space="preserve">during which a </w:t>
      </w:r>
      <w:r w:rsidRPr="006B3756">
        <w:rPr>
          <w:rFonts w:cs="Arial"/>
          <w:sz w:val="24"/>
          <w:szCs w:val="24"/>
        </w:rPr>
        <w:t>CONNECT_IND</w:t>
      </w:r>
      <w:r>
        <w:rPr>
          <w:rFonts w:cs="Arial"/>
          <w:color w:val="000000"/>
          <w:sz w:val="24"/>
          <w:szCs w:val="24"/>
        </w:rPr>
        <w:t xml:space="preserve"> PDU is received on the second </w:t>
      </w:r>
      <w:r>
        <w:rPr>
          <w:rFonts w:cs="Arial"/>
          <w:color w:val="FF0000"/>
          <w:sz w:val="24"/>
          <w:szCs w:val="24"/>
        </w:rPr>
        <w:t xml:space="preserve">primary </w:t>
      </w:r>
      <w:r>
        <w:rPr>
          <w:rFonts w:cs="Arial"/>
          <w:color w:val="000000"/>
          <w:sz w:val="24"/>
          <w:szCs w:val="24"/>
        </w:rPr>
        <w:t>advertising channel index.</w:t>
      </w:r>
    </w:p>
    <w:p w14:paraId="402B3259" w14:textId="77777777" w:rsidR="001770F2" w:rsidRDefault="001770F2" w:rsidP="001770F2">
      <w:pPr>
        <w:autoSpaceDE w:val="0"/>
        <w:autoSpaceDN w:val="0"/>
        <w:adjustRightInd w:val="0"/>
        <w:spacing w:after="0" w:line="240" w:lineRule="auto"/>
        <w:rPr>
          <w:rFonts w:cs="Arial"/>
          <w:color w:val="FF0000"/>
          <w:szCs w:val="24"/>
        </w:rPr>
      </w:pPr>
      <w:r w:rsidRPr="006E7F03">
        <w:rPr>
          <w:rFonts w:cs="Arial"/>
          <w:color w:val="FF0000"/>
          <w:szCs w:val="24"/>
        </w:rPr>
        <w:object w:dxaOrig="6919" w:dyaOrig="2514" w14:anchorId="6297A123">
          <v:shape id="_x0000_i1030" type="#_x0000_t75" style="width:345.6pt;height:123.35pt" o:ole="">
            <v:imagedata r:id="rId29" o:title=""/>
          </v:shape>
          <o:OLEObject Type="Embed" ProgID="Visio.Drawing.11" ShapeID="_x0000_i1030" DrawAspect="Content" ObjectID="_1522518080" r:id="rId30"/>
        </w:object>
      </w:r>
    </w:p>
    <w:p w14:paraId="54376183" w14:textId="77777777" w:rsidR="001770F2" w:rsidRDefault="001770F2" w:rsidP="001770F2">
      <w:pPr>
        <w:pStyle w:val="Caption"/>
      </w:pPr>
      <w:r>
        <w:t xml:space="preserve">Figure 4.7: Low duty cycle connectable directed advertising event during </w:t>
      </w:r>
      <w:r w:rsidRPr="00AA7EAA">
        <w:rPr>
          <w:strike/>
        </w:rPr>
        <w:t>which</w:t>
      </w:r>
      <w:r>
        <w:t xml:space="preserve"> </w:t>
      </w:r>
      <w:r>
        <w:rPr>
          <w:color w:val="FF0000"/>
        </w:rPr>
        <w:t xml:space="preserve">when </w:t>
      </w:r>
      <w:r>
        <w:t xml:space="preserve">a </w:t>
      </w:r>
      <w:r w:rsidRPr="006B3756">
        <w:rPr>
          <w:color w:val="auto"/>
        </w:rPr>
        <w:t>CONNECT_IND</w:t>
      </w:r>
      <w:r>
        <w:t xml:space="preserve"> PDU is received</w:t>
      </w:r>
    </w:p>
    <w:p w14:paraId="6BA4CEFB" w14:textId="77777777" w:rsidR="001770F2" w:rsidRDefault="001770F2" w:rsidP="001770F2">
      <w:pPr>
        <w:autoSpaceDE w:val="0"/>
        <w:autoSpaceDN w:val="0"/>
        <w:adjustRightInd w:val="0"/>
        <w:spacing w:after="0" w:line="240" w:lineRule="auto"/>
        <w:rPr>
          <w:rFonts w:cs="Arial"/>
          <w:color w:val="000000"/>
          <w:szCs w:val="24"/>
        </w:rPr>
      </w:pPr>
    </w:p>
    <w:p w14:paraId="2CA55EB5" w14:textId="77777777" w:rsidR="001770F2" w:rsidRDefault="001E0D4F" w:rsidP="007F67C1">
      <w:pPr>
        <w:pStyle w:val="Heading3"/>
        <w:rPr>
          <w:color w:val="FF0000"/>
        </w:rPr>
      </w:pPr>
      <w:bookmarkStart w:id="936" w:name="_Toc448771475"/>
      <w:r>
        <w:t xml:space="preserve">[Modified Section] </w:t>
      </w:r>
      <w:r w:rsidR="001770F2" w:rsidRPr="007F67C1">
        <w:t>4.4.2.4.3</w:t>
      </w:r>
      <w:r w:rsidR="001770F2" w:rsidRPr="00627B0F">
        <w:t xml:space="preserve"> High Duty Cycle </w:t>
      </w:r>
      <w:r w:rsidR="006A2B53">
        <w:t xml:space="preserve">Connectable </w:t>
      </w:r>
      <w:r w:rsidR="001770F2" w:rsidRPr="00627B0F">
        <w:t>Directed Advertising</w:t>
      </w:r>
      <w:bookmarkEnd w:id="936"/>
    </w:p>
    <w:p w14:paraId="5F2F1267" w14:textId="77777777" w:rsidR="001770F2" w:rsidRDefault="001E0D4F" w:rsidP="001770F2">
      <w:pPr>
        <w:autoSpaceDE w:val="0"/>
        <w:autoSpaceDN w:val="0"/>
        <w:adjustRightInd w:val="0"/>
        <w:spacing w:after="0" w:line="240" w:lineRule="auto"/>
        <w:rPr>
          <w:b/>
        </w:rPr>
      </w:pPr>
      <w:r w:rsidRPr="00FA364C">
        <w:rPr>
          <w:b/>
        </w:rPr>
        <w:t>4.4.2.4</w:t>
      </w:r>
      <w:r w:rsidRPr="00627B0F">
        <w:rPr>
          <w:b/>
        </w:rPr>
        <w:t>.</w:t>
      </w:r>
      <w:r w:rsidRPr="00627B0F">
        <w:rPr>
          <w:b/>
          <w:strike/>
        </w:rPr>
        <w:t>2</w:t>
      </w:r>
      <w:r>
        <w:rPr>
          <w:b/>
          <w:color w:val="FF0000"/>
        </w:rPr>
        <w:t>3</w:t>
      </w:r>
      <w:r w:rsidRPr="00FA364C">
        <w:rPr>
          <w:b/>
        </w:rPr>
        <w:t xml:space="preserve"> High Duty Cycle </w:t>
      </w:r>
      <w:r w:rsidR="006A2B53">
        <w:rPr>
          <w:b/>
          <w:color w:val="FF0000"/>
        </w:rPr>
        <w:t xml:space="preserve">Connectable </w:t>
      </w:r>
      <w:r w:rsidRPr="00FA364C">
        <w:rPr>
          <w:b/>
        </w:rPr>
        <w:t>Directed Advertising</w:t>
      </w:r>
    </w:p>
    <w:p w14:paraId="2BE1F2A7" w14:textId="77777777" w:rsidR="001E0D4F" w:rsidRDefault="001E0D4F" w:rsidP="001770F2">
      <w:pPr>
        <w:autoSpaceDE w:val="0"/>
        <w:autoSpaceDN w:val="0"/>
        <w:adjustRightInd w:val="0"/>
        <w:spacing w:after="0" w:line="240" w:lineRule="auto"/>
        <w:rPr>
          <w:rFonts w:ascii="Arial,Italic" w:hAnsi="Arial,Italic" w:cs="Arial,Italic"/>
          <w:i/>
          <w:iCs/>
          <w:color w:val="000000"/>
          <w:sz w:val="24"/>
          <w:szCs w:val="24"/>
        </w:rPr>
      </w:pPr>
    </w:p>
    <w:p w14:paraId="1626C677" w14:textId="77777777" w:rsidR="001770F2" w:rsidRDefault="001770F2" w:rsidP="001770F2">
      <w:pPr>
        <w:autoSpaceDE w:val="0"/>
        <w:autoSpaceDN w:val="0"/>
        <w:adjustRightInd w:val="0"/>
        <w:spacing w:after="0" w:line="240" w:lineRule="auto"/>
        <w:rPr>
          <w:rFonts w:cs="Arial"/>
          <w:color w:val="000000"/>
          <w:sz w:val="24"/>
          <w:szCs w:val="24"/>
        </w:rPr>
      </w:pPr>
      <w:r>
        <w:rPr>
          <w:rFonts w:cs="Arial"/>
          <w:color w:val="000000"/>
          <w:sz w:val="24"/>
          <w:szCs w:val="24"/>
        </w:rPr>
        <w:t>In high duty cycle</w:t>
      </w:r>
      <w:r w:rsidR="006A2B53">
        <w:rPr>
          <w:rFonts w:cs="Arial"/>
          <w:color w:val="FF0000"/>
          <w:sz w:val="24"/>
          <w:szCs w:val="24"/>
        </w:rPr>
        <w:t xml:space="preserve"> connectable</w:t>
      </w:r>
      <w:r>
        <w:rPr>
          <w:rFonts w:cs="Arial"/>
          <w:color w:val="000000"/>
          <w:sz w:val="24"/>
          <w:szCs w:val="24"/>
        </w:rPr>
        <w:t xml:space="preserve"> directed advertising</w:t>
      </w:r>
      <w:r w:rsidRPr="00934F6D">
        <w:rPr>
          <w:rFonts w:cs="Arial"/>
          <w:strike/>
          <w:color w:val="000000"/>
          <w:sz w:val="24"/>
          <w:szCs w:val="24"/>
        </w:rPr>
        <w:t xml:space="preserve"> mode</w:t>
      </w:r>
      <w:r>
        <w:rPr>
          <w:rFonts w:cs="Arial"/>
          <w:color w:val="000000"/>
          <w:sz w:val="24"/>
          <w:szCs w:val="24"/>
        </w:rPr>
        <w:t>, the time between the start of two consecutive ADV_DIRECT_IND PDUs sent on the same advertising channel index shall be less than or equal to 3.75 ms.</w:t>
      </w:r>
    </w:p>
    <w:p w14:paraId="689875E1" w14:textId="77777777" w:rsidR="001770F2" w:rsidRDefault="001770F2" w:rsidP="001770F2">
      <w:pPr>
        <w:autoSpaceDE w:val="0"/>
        <w:autoSpaceDN w:val="0"/>
        <w:adjustRightInd w:val="0"/>
        <w:spacing w:after="0" w:line="240" w:lineRule="auto"/>
        <w:rPr>
          <w:rFonts w:cs="Arial"/>
          <w:color w:val="000000"/>
          <w:sz w:val="24"/>
          <w:szCs w:val="24"/>
        </w:rPr>
      </w:pPr>
    </w:p>
    <w:p w14:paraId="3BEF30D9" w14:textId="77777777" w:rsidR="001770F2" w:rsidRDefault="001770F2" w:rsidP="001770F2">
      <w:pPr>
        <w:autoSpaceDE w:val="0"/>
        <w:autoSpaceDN w:val="0"/>
        <w:adjustRightInd w:val="0"/>
        <w:spacing w:after="0" w:line="240" w:lineRule="auto"/>
        <w:rPr>
          <w:rFonts w:cs="Arial"/>
          <w:color w:val="000000"/>
          <w:sz w:val="24"/>
          <w:szCs w:val="24"/>
        </w:rPr>
      </w:pPr>
      <w:r>
        <w:rPr>
          <w:rFonts w:cs="Arial"/>
          <w:color w:val="000000"/>
          <w:sz w:val="24"/>
          <w:szCs w:val="24"/>
        </w:rPr>
        <w:t>The Link Layer shall exit the Advertising State no later than 1.28 s after the Advertising State was entered.</w:t>
      </w:r>
    </w:p>
    <w:p w14:paraId="6231D530" w14:textId="77777777" w:rsidR="001770F2" w:rsidRDefault="001770F2" w:rsidP="001770F2">
      <w:pPr>
        <w:autoSpaceDE w:val="0"/>
        <w:autoSpaceDN w:val="0"/>
        <w:adjustRightInd w:val="0"/>
        <w:spacing w:after="0" w:line="240" w:lineRule="auto"/>
        <w:rPr>
          <w:rFonts w:cs="Arial"/>
          <w:color w:val="000000"/>
          <w:sz w:val="24"/>
          <w:szCs w:val="24"/>
        </w:rPr>
      </w:pPr>
    </w:p>
    <w:p w14:paraId="2CCC82E8" w14:textId="77777777" w:rsidR="001770F2" w:rsidRDefault="001770F2" w:rsidP="001770F2">
      <w:pPr>
        <w:autoSpaceDE w:val="0"/>
        <w:autoSpaceDN w:val="0"/>
        <w:adjustRightInd w:val="0"/>
        <w:spacing w:after="0" w:line="240" w:lineRule="auto"/>
        <w:rPr>
          <w:rFonts w:cs="Arial"/>
          <w:color w:val="000000"/>
          <w:szCs w:val="24"/>
        </w:rPr>
      </w:pPr>
      <w:r>
        <w:rPr>
          <w:rFonts w:cs="Arial"/>
          <w:color w:val="000000"/>
          <w:sz w:val="24"/>
          <w:szCs w:val="24"/>
        </w:rPr>
        <w:t>A sequence of five ADV_DIRECT_IND</w:t>
      </w:r>
      <w:r>
        <w:rPr>
          <w:rFonts w:cs="Arial"/>
          <w:color w:val="FF0000"/>
          <w:sz w:val="24"/>
          <w:szCs w:val="24"/>
        </w:rPr>
        <w:t xml:space="preserve"> </w:t>
      </w:r>
      <w:r>
        <w:rPr>
          <w:rFonts w:cs="Arial"/>
          <w:color w:val="000000"/>
          <w:sz w:val="24"/>
          <w:szCs w:val="24"/>
        </w:rPr>
        <w:t xml:space="preserve">PDUs in two advertising events without </w:t>
      </w:r>
      <w:r w:rsidRPr="006B3756">
        <w:rPr>
          <w:rFonts w:cs="Arial"/>
          <w:sz w:val="24"/>
          <w:szCs w:val="24"/>
        </w:rPr>
        <w:t>CONNECT_IND</w:t>
      </w:r>
      <w:r w:rsidRPr="001F0512">
        <w:rPr>
          <w:rFonts w:cs="Arial"/>
          <w:color w:val="FF0000"/>
          <w:sz w:val="24"/>
          <w:szCs w:val="24"/>
        </w:rPr>
        <w:t xml:space="preserve"> </w:t>
      </w:r>
      <w:r>
        <w:rPr>
          <w:rFonts w:cs="Arial"/>
          <w:color w:val="000000"/>
          <w:sz w:val="24"/>
          <w:szCs w:val="24"/>
        </w:rPr>
        <w:t xml:space="preserve">PDUs is shown in </w:t>
      </w:r>
      <w:r>
        <w:rPr>
          <w:rFonts w:cs="Arial"/>
          <w:color w:val="0000FF"/>
          <w:sz w:val="24"/>
          <w:szCs w:val="24"/>
        </w:rPr>
        <w:t xml:space="preserve">Figure 4.8 </w:t>
      </w:r>
      <w:r>
        <w:rPr>
          <w:rFonts w:cs="Arial"/>
          <w:color w:val="000000"/>
          <w:sz w:val="24"/>
          <w:szCs w:val="24"/>
        </w:rPr>
        <w:t xml:space="preserve">for the case in which all the </w:t>
      </w:r>
      <w:r>
        <w:rPr>
          <w:rFonts w:cs="Arial"/>
          <w:color w:val="FF0000"/>
          <w:sz w:val="24"/>
          <w:szCs w:val="24"/>
        </w:rPr>
        <w:t xml:space="preserve">primary </w:t>
      </w:r>
      <w:r>
        <w:rPr>
          <w:rFonts w:cs="Arial"/>
          <w:color w:val="000000"/>
          <w:sz w:val="24"/>
          <w:szCs w:val="24"/>
        </w:rPr>
        <w:t>advertising channels are used.</w:t>
      </w:r>
    </w:p>
    <w:p w14:paraId="3CC6CA69" w14:textId="77777777" w:rsidR="001770F2" w:rsidRDefault="001770F2" w:rsidP="001770F2">
      <w:pPr>
        <w:autoSpaceDE w:val="0"/>
        <w:autoSpaceDN w:val="0"/>
        <w:adjustRightInd w:val="0"/>
        <w:spacing w:after="0" w:line="240" w:lineRule="auto"/>
        <w:rPr>
          <w:rFonts w:cs="Arial"/>
          <w:color w:val="000000"/>
          <w:szCs w:val="24"/>
        </w:rPr>
      </w:pPr>
    </w:p>
    <w:p w14:paraId="314FE69A" w14:textId="77777777" w:rsidR="001770F2" w:rsidRDefault="001770F2" w:rsidP="001770F2">
      <w:pPr>
        <w:autoSpaceDE w:val="0"/>
        <w:autoSpaceDN w:val="0"/>
        <w:adjustRightInd w:val="0"/>
        <w:spacing w:after="0" w:line="240" w:lineRule="auto"/>
        <w:rPr>
          <w:rFonts w:cs="Arial"/>
          <w:color w:val="000000"/>
          <w:szCs w:val="24"/>
        </w:rPr>
      </w:pPr>
      <w:r w:rsidRPr="005E0CFD">
        <w:rPr>
          <w:rFonts w:cs="Arial"/>
          <w:noProof/>
          <w:color w:val="000000"/>
          <w:sz w:val="24"/>
          <w:szCs w:val="24"/>
        </w:rPr>
        <w:drawing>
          <wp:inline distT="0" distB="0" distL="0" distR="0" wp14:anchorId="6E0DACC7" wp14:editId="1DAA522B">
            <wp:extent cx="5943600" cy="182909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1829092"/>
                    </a:xfrm>
                    <a:prstGeom prst="rect">
                      <a:avLst/>
                    </a:prstGeom>
                    <a:noFill/>
                    <a:ln>
                      <a:noFill/>
                    </a:ln>
                  </pic:spPr>
                </pic:pic>
              </a:graphicData>
            </a:graphic>
          </wp:inline>
        </w:drawing>
      </w:r>
    </w:p>
    <w:p w14:paraId="614E6E38" w14:textId="77777777" w:rsidR="001770F2" w:rsidRDefault="001770F2" w:rsidP="001770F2">
      <w:pPr>
        <w:autoSpaceDE w:val="0"/>
        <w:autoSpaceDN w:val="0"/>
        <w:adjustRightInd w:val="0"/>
        <w:spacing w:after="0" w:line="240" w:lineRule="auto"/>
        <w:rPr>
          <w:rFonts w:cs="Arial"/>
          <w:color w:val="000000"/>
          <w:szCs w:val="24"/>
        </w:rPr>
      </w:pPr>
    </w:p>
    <w:p w14:paraId="18E7571A" w14:textId="77777777" w:rsidR="001770F2" w:rsidRDefault="001E0D4F" w:rsidP="007F67C1">
      <w:pPr>
        <w:pStyle w:val="Heading3"/>
      </w:pPr>
      <w:bookmarkStart w:id="937" w:name="_Toc448771476"/>
      <w:r w:rsidRPr="007F67C1">
        <w:t xml:space="preserve">[New Section] </w:t>
      </w:r>
      <w:r w:rsidR="001770F2" w:rsidRPr="007F67C1">
        <w:t>4.4.2.4.4</w:t>
      </w:r>
      <w:r w:rsidR="001770F2" w:rsidRPr="00627B0F">
        <w:t xml:space="preserve"> Co</w:t>
      </w:r>
      <w:r w:rsidR="001770F2">
        <w:t>nnectable Directed Event Type u</w:t>
      </w:r>
      <w:r w:rsidR="001770F2" w:rsidRPr="00C600FF">
        <w:t>sing ADV_EXT_IND</w:t>
      </w:r>
      <w:bookmarkEnd w:id="937"/>
    </w:p>
    <w:p w14:paraId="7E05447A" w14:textId="77777777" w:rsidR="001770F2" w:rsidRPr="007F67C1" w:rsidRDefault="001E0D4F" w:rsidP="001770F2">
      <w:pPr>
        <w:autoSpaceDE w:val="0"/>
        <w:autoSpaceDN w:val="0"/>
        <w:adjustRightInd w:val="0"/>
        <w:spacing w:after="0" w:line="240" w:lineRule="auto"/>
        <w:rPr>
          <w:b/>
          <w:color w:val="FF0000"/>
        </w:rPr>
      </w:pPr>
      <w:r w:rsidRPr="007F67C1">
        <w:rPr>
          <w:b/>
          <w:color w:val="FF0000"/>
        </w:rPr>
        <w:t>4.4.2.4.4 Connectable Directed Event Type using ADV_EXT_IND</w:t>
      </w:r>
    </w:p>
    <w:p w14:paraId="2B20F9D4" w14:textId="77777777" w:rsidR="001E0D4F" w:rsidRPr="00C600FF" w:rsidRDefault="001E0D4F" w:rsidP="001770F2">
      <w:pPr>
        <w:autoSpaceDE w:val="0"/>
        <w:autoSpaceDN w:val="0"/>
        <w:adjustRightInd w:val="0"/>
        <w:spacing w:after="0" w:line="240" w:lineRule="auto"/>
        <w:rPr>
          <w:rFonts w:cs="Arial"/>
          <w:b/>
          <w:color w:val="FF0000"/>
          <w:sz w:val="24"/>
          <w:szCs w:val="24"/>
        </w:rPr>
      </w:pPr>
    </w:p>
    <w:p w14:paraId="2B1CF715" w14:textId="77777777" w:rsidR="001770F2" w:rsidRDefault="001770F2" w:rsidP="001770F2">
      <w:pPr>
        <w:autoSpaceDE w:val="0"/>
        <w:autoSpaceDN w:val="0"/>
        <w:adjustRightInd w:val="0"/>
        <w:spacing w:after="0" w:line="240" w:lineRule="auto"/>
        <w:rPr>
          <w:rFonts w:cs="Arial"/>
          <w:color w:val="FF0000"/>
          <w:sz w:val="24"/>
          <w:szCs w:val="24"/>
        </w:rPr>
      </w:pPr>
      <w:r>
        <w:rPr>
          <w:rFonts w:cs="Arial"/>
          <w:color w:val="FF0000"/>
          <w:sz w:val="24"/>
          <w:szCs w:val="24"/>
        </w:rPr>
        <w:t>This procedure shall be used when the connectable directed event type is used on the LE Coded PHY.</w:t>
      </w:r>
    </w:p>
    <w:p w14:paraId="113FBBE5" w14:textId="77777777" w:rsidR="001770F2" w:rsidRDefault="001770F2" w:rsidP="001770F2">
      <w:pPr>
        <w:autoSpaceDE w:val="0"/>
        <w:autoSpaceDN w:val="0"/>
        <w:adjustRightInd w:val="0"/>
        <w:spacing w:after="0" w:line="240" w:lineRule="auto"/>
        <w:rPr>
          <w:rFonts w:cs="Arial"/>
          <w:color w:val="FF0000"/>
          <w:sz w:val="24"/>
          <w:szCs w:val="24"/>
        </w:rPr>
      </w:pPr>
    </w:p>
    <w:p w14:paraId="5517FCCF" w14:textId="77777777" w:rsidR="001770F2" w:rsidRDefault="001770F2" w:rsidP="001770F2">
      <w:pPr>
        <w:autoSpaceDE w:val="0"/>
        <w:autoSpaceDN w:val="0"/>
        <w:adjustRightInd w:val="0"/>
        <w:spacing w:after="0" w:line="240" w:lineRule="auto"/>
        <w:rPr>
          <w:rFonts w:cs="Arial"/>
          <w:color w:val="FF0000"/>
          <w:sz w:val="24"/>
          <w:szCs w:val="24"/>
        </w:rPr>
      </w:pPr>
      <w:r w:rsidRPr="00481C3C">
        <w:rPr>
          <w:rFonts w:cs="Arial"/>
          <w:color w:val="FF0000"/>
          <w:sz w:val="24"/>
          <w:szCs w:val="24"/>
        </w:rPr>
        <w:t xml:space="preserve">The connectable directed advertising event type </w:t>
      </w:r>
      <w:r>
        <w:rPr>
          <w:rFonts w:cs="Arial"/>
          <w:color w:val="FF0000"/>
          <w:sz w:val="24"/>
          <w:szCs w:val="24"/>
        </w:rPr>
        <w:t xml:space="preserve">using ADV_EXT_IND </w:t>
      </w:r>
      <w:r w:rsidRPr="00481C3C">
        <w:rPr>
          <w:rFonts w:cs="Arial"/>
          <w:color w:val="FF0000"/>
          <w:sz w:val="24"/>
          <w:szCs w:val="24"/>
        </w:rPr>
        <w:t>allows an initiator to respond with a connect request</w:t>
      </w:r>
      <w:r>
        <w:rPr>
          <w:rFonts w:cs="Arial"/>
          <w:color w:val="FF0000"/>
          <w:sz w:val="24"/>
          <w:szCs w:val="24"/>
        </w:rPr>
        <w:t xml:space="preserve"> on the secondary advertising channel to establish a Link Layer connection.</w:t>
      </w:r>
    </w:p>
    <w:p w14:paraId="144A6905" w14:textId="77777777" w:rsidR="001770F2" w:rsidRPr="0025589B" w:rsidRDefault="001770F2" w:rsidP="001770F2">
      <w:pPr>
        <w:tabs>
          <w:tab w:val="left" w:pos="6308"/>
        </w:tabs>
        <w:autoSpaceDE w:val="0"/>
        <w:autoSpaceDN w:val="0"/>
        <w:adjustRightInd w:val="0"/>
        <w:spacing w:after="0" w:line="240" w:lineRule="auto"/>
        <w:rPr>
          <w:rFonts w:cs="Arial"/>
          <w:color w:val="FF0000"/>
          <w:sz w:val="24"/>
          <w:szCs w:val="24"/>
        </w:rPr>
      </w:pPr>
    </w:p>
    <w:p w14:paraId="05AB93CD" w14:textId="77777777" w:rsidR="001770F2" w:rsidRDefault="001770F2" w:rsidP="001770F2">
      <w:pPr>
        <w:autoSpaceDE w:val="0"/>
        <w:autoSpaceDN w:val="0"/>
        <w:adjustRightInd w:val="0"/>
        <w:spacing w:after="0" w:line="240" w:lineRule="auto"/>
        <w:rPr>
          <w:rFonts w:cs="Arial"/>
          <w:color w:val="FF0000"/>
          <w:sz w:val="24"/>
          <w:szCs w:val="24"/>
        </w:rPr>
      </w:pPr>
      <w:r>
        <w:rPr>
          <w:rFonts w:cs="Arial"/>
          <w:color w:val="FF0000"/>
          <w:sz w:val="24"/>
          <w:szCs w:val="24"/>
        </w:rPr>
        <w:t>The AdvMode field in the ADV_EXT_IND PDU shall be set to connectable.</w:t>
      </w:r>
    </w:p>
    <w:p w14:paraId="2251CEAE" w14:textId="77777777" w:rsidR="001770F2" w:rsidRDefault="001770F2" w:rsidP="001770F2">
      <w:pPr>
        <w:autoSpaceDE w:val="0"/>
        <w:autoSpaceDN w:val="0"/>
        <w:adjustRightInd w:val="0"/>
        <w:spacing w:after="0" w:line="240" w:lineRule="auto"/>
        <w:rPr>
          <w:rFonts w:cs="Arial"/>
          <w:color w:val="FF0000"/>
          <w:sz w:val="24"/>
          <w:szCs w:val="24"/>
        </w:rPr>
      </w:pPr>
    </w:p>
    <w:p w14:paraId="3772AD52" w14:textId="77777777" w:rsidR="001770F2" w:rsidRPr="0025589B" w:rsidRDefault="001770F2" w:rsidP="001770F2">
      <w:pPr>
        <w:autoSpaceDE w:val="0"/>
        <w:autoSpaceDN w:val="0"/>
        <w:adjustRightInd w:val="0"/>
        <w:spacing w:after="0" w:line="240" w:lineRule="auto"/>
        <w:rPr>
          <w:rFonts w:cs="Arial"/>
          <w:color w:val="FF0000"/>
          <w:sz w:val="24"/>
          <w:szCs w:val="24"/>
        </w:rPr>
      </w:pPr>
      <w:r>
        <w:rPr>
          <w:rFonts w:cs="Arial"/>
          <w:color w:val="FF0000"/>
          <w:sz w:val="24"/>
          <w:szCs w:val="24"/>
        </w:rPr>
        <w:t>The ADV_EXT_IND PDU shall not contain the AdvA and TargetA fields. The ADV_EXT_IND PDU’s AuxPtr field shall point to an AUX_ADV_IND PDU with the AdvMode field set to connectable and the AdvA and TargetA fields both present.</w:t>
      </w:r>
    </w:p>
    <w:p w14:paraId="457000E6" w14:textId="77777777" w:rsidR="001770F2" w:rsidRDefault="001770F2" w:rsidP="001770F2">
      <w:pPr>
        <w:autoSpaceDE w:val="0"/>
        <w:autoSpaceDN w:val="0"/>
        <w:adjustRightInd w:val="0"/>
        <w:spacing w:after="0" w:line="240" w:lineRule="auto"/>
        <w:rPr>
          <w:rFonts w:cs="Arial"/>
          <w:color w:val="FF0000"/>
          <w:sz w:val="24"/>
          <w:szCs w:val="24"/>
        </w:rPr>
      </w:pPr>
    </w:p>
    <w:p w14:paraId="74DF56C9" w14:textId="77777777" w:rsidR="001770F2" w:rsidRDefault="001770F2" w:rsidP="001770F2">
      <w:pPr>
        <w:autoSpaceDE w:val="0"/>
        <w:autoSpaceDN w:val="0"/>
        <w:adjustRightInd w:val="0"/>
        <w:spacing w:after="0" w:line="240" w:lineRule="auto"/>
        <w:rPr>
          <w:rFonts w:cs="Arial"/>
          <w:color w:val="FF0000"/>
          <w:sz w:val="24"/>
          <w:szCs w:val="24"/>
        </w:rPr>
      </w:pPr>
      <w:r>
        <w:rPr>
          <w:rFonts w:cs="Arial"/>
          <w:color w:val="FF0000"/>
          <w:sz w:val="24"/>
          <w:szCs w:val="24"/>
        </w:rPr>
        <w:t xml:space="preserve">After every AUX_ADV_IND PDU related to this event it sends, the advertiser shall listen for AUX_CONNECT_REQ PDUs on the same secondary advertising channel index. </w:t>
      </w:r>
      <w:r w:rsidRPr="00EE5BCF">
        <w:rPr>
          <w:rFonts w:cs="Arial"/>
          <w:color w:val="FF0000"/>
          <w:sz w:val="24"/>
          <w:szCs w:val="24"/>
        </w:rPr>
        <w:t xml:space="preserve">Any </w:t>
      </w:r>
      <w:r>
        <w:rPr>
          <w:rFonts w:cs="Arial"/>
          <w:color w:val="FF0000"/>
          <w:sz w:val="24"/>
          <w:szCs w:val="24"/>
        </w:rPr>
        <w:t>AUX_SCAN_REQ</w:t>
      </w:r>
      <w:r w:rsidRPr="00EE5BCF">
        <w:rPr>
          <w:rFonts w:cs="Arial"/>
          <w:color w:val="FF0000"/>
          <w:sz w:val="24"/>
          <w:szCs w:val="24"/>
        </w:rPr>
        <w:t xml:space="preserve"> PDUs </w:t>
      </w:r>
      <w:r>
        <w:rPr>
          <w:rFonts w:cs="Arial"/>
          <w:color w:val="FF0000"/>
          <w:sz w:val="24"/>
          <w:szCs w:val="24"/>
        </w:rPr>
        <w:t xml:space="preserve">received </w:t>
      </w:r>
      <w:r w:rsidRPr="00EE5BCF">
        <w:rPr>
          <w:rFonts w:cs="Arial"/>
          <w:color w:val="FF0000"/>
          <w:sz w:val="24"/>
          <w:szCs w:val="24"/>
        </w:rPr>
        <w:t>shall be ignored.</w:t>
      </w:r>
    </w:p>
    <w:p w14:paraId="3711580D" w14:textId="77777777" w:rsidR="001770F2" w:rsidRDefault="001770F2" w:rsidP="001770F2">
      <w:pPr>
        <w:autoSpaceDE w:val="0"/>
        <w:autoSpaceDN w:val="0"/>
        <w:adjustRightInd w:val="0"/>
        <w:spacing w:after="0" w:line="240" w:lineRule="auto"/>
        <w:rPr>
          <w:rFonts w:cs="Arial"/>
          <w:color w:val="000000"/>
          <w:sz w:val="24"/>
          <w:szCs w:val="24"/>
        </w:rPr>
      </w:pPr>
    </w:p>
    <w:p w14:paraId="2F6BCE74" w14:textId="77777777" w:rsidR="001770F2" w:rsidRDefault="001770F2" w:rsidP="001770F2">
      <w:pPr>
        <w:autoSpaceDE w:val="0"/>
        <w:autoSpaceDN w:val="0"/>
        <w:adjustRightInd w:val="0"/>
        <w:spacing w:after="240" w:line="240" w:lineRule="auto"/>
        <w:rPr>
          <w:rFonts w:cs="Arial"/>
          <w:color w:val="FF0000"/>
          <w:sz w:val="24"/>
          <w:szCs w:val="24"/>
        </w:rPr>
      </w:pPr>
      <w:r>
        <w:rPr>
          <w:rFonts w:cs="Arial"/>
          <w:color w:val="FF0000"/>
          <w:sz w:val="24"/>
          <w:szCs w:val="24"/>
        </w:rPr>
        <w:t xml:space="preserve">If the advertiser receives an AUX_CONNECT_REQ PDU that contains its device address and the initiator’s device address was contained in the AUX_ADV_IND PDU, it shall reply with an AUX_CONNECT_RSP PDU that contains those addresses on the same secondary advertising channel index. After the AUX_CONNECT_RSP PDU is sent the Link Layer shall exit the Advertising State and transition to the Connection State in the Slave Role as defined in Section 4.5.5. </w:t>
      </w:r>
      <w:r w:rsidRPr="00EE5BCF">
        <w:rPr>
          <w:rFonts w:cs="Arial"/>
          <w:color w:val="FF0000"/>
          <w:sz w:val="24"/>
          <w:szCs w:val="24"/>
        </w:rPr>
        <w:t xml:space="preserve">Any </w:t>
      </w:r>
      <w:r>
        <w:rPr>
          <w:rFonts w:cs="Arial"/>
          <w:color w:val="FF0000"/>
          <w:sz w:val="24"/>
          <w:szCs w:val="24"/>
        </w:rPr>
        <w:t>AUX_SCAN_REQ</w:t>
      </w:r>
      <w:r w:rsidRPr="00EE5BCF">
        <w:rPr>
          <w:rFonts w:cs="Arial"/>
          <w:color w:val="FF0000"/>
          <w:sz w:val="24"/>
          <w:szCs w:val="24"/>
        </w:rPr>
        <w:t xml:space="preserve"> PDUs </w:t>
      </w:r>
      <w:r>
        <w:rPr>
          <w:rFonts w:cs="Arial"/>
          <w:color w:val="FF0000"/>
          <w:sz w:val="24"/>
          <w:szCs w:val="24"/>
        </w:rPr>
        <w:t xml:space="preserve">received on the secondary advertising channel </w:t>
      </w:r>
      <w:r w:rsidRPr="00EE5BCF">
        <w:rPr>
          <w:rFonts w:cs="Arial"/>
          <w:color w:val="FF0000"/>
          <w:sz w:val="24"/>
          <w:szCs w:val="24"/>
        </w:rPr>
        <w:t>shall be ignored.</w:t>
      </w:r>
    </w:p>
    <w:p w14:paraId="55DC08EA" w14:textId="77777777" w:rsidR="001770F2" w:rsidRPr="006E7F03" w:rsidRDefault="001770F2" w:rsidP="001770F2">
      <w:pPr>
        <w:autoSpaceDE w:val="0"/>
        <w:autoSpaceDN w:val="0"/>
        <w:adjustRightInd w:val="0"/>
        <w:spacing w:after="0" w:line="240" w:lineRule="auto"/>
        <w:rPr>
          <w:rFonts w:ascii="Arial,Italic" w:hAnsi="Arial,Italic" w:cs="Arial,Italic"/>
          <w:i/>
          <w:iCs/>
          <w:color w:val="FF0000"/>
          <w:sz w:val="24"/>
          <w:szCs w:val="24"/>
        </w:rPr>
      </w:pPr>
    </w:p>
    <w:p w14:paraId="754ECB80" w14:textId="77777777" w:rsidR="001770F2" w:rsidRPr="00934F6D" w:rsidRDefault="001770F2" w:rsidP="001770F2">
      <w:pPr>
        <w:autoSpaceDE w:val="0"/>
        <w:autoSpaceDN w:val="0"/>
        <w:adjustRightInd w:val="0"/>
        <w:spacing w:after="0" w:line="240" w:lineRule="auto"/>
        <w:rPr>
          <w:rFonts w:cs="Arial"/>
          <w:color w:val="FF0000"/>
          <w:sz w:val="24"/>
          <w:szCs w:val="24"/>
        </w:rPr>
      </w:pPr>
      <w:r>
        <w:rPr>
          <w:rFonts w:cs="Arial"/>
          <w:color w:val="FF0000"/>
          <w:sz w:val="24"/>
          <w:szCs w:val="24"/>
        </w:rPr>
        <w:t>T</w:t>
      </w:r>
      <w:r w:rsidRPr="00934F6D">
        <w:rPr>
          <w:rFonts w:cs="Arial"/>
          <w:color w:val="FF0000"/>
          <w:sz w:val="24"/>
          <w:szCs w:val="24"/>
        </w:rPr>
        <w:t xml:space="preserve">he time between the start of two consecutive </w:t>
      </w:r>
      <w:r>
        <w:rPr>
          <w:rFonts w:cs="Arial"/>
          <w:color w:val="FF0000"/>
          <w:sz w:val="24"/>
          <w:szCs w:val="24"/>
        </w:rPr>
        <w:t xml:space="preserve">connectable </w:t>
      </w:r>
      <w:r w:rsidR="00174E27">
        <w:rPr>
          <w:rFonts w:cs="Arial"/>
          <w:color w:val="FF0000"/>
          <w:sz w:val="24"/>
          <w:szCs w:val="24"/>
        </w:rPr>
        <w:t xml:space="preserve">directed </w:t>
      </w:r>
      <w:r>
        <w:rPr>
          <w:rFonts w:cs="Arial"/>
          <w:color w:val="FF0000"/>
          <w:sz w:val="24"/>
          <w:szCs w:val="24"/>
        </w:rPr>
        <w:t>ADV_EXT_IND</w:t>
      </w:r>
      <w:r w:rsidRPr="005F19BD">
        <w:rPr>
          <w:rFonts w:cs="Arial"/>
          <w:color w:val="FF0000"/>
          <w:sz w:val="24"/>
          <w:szCs w:val="24"/>
        </w:rPr>
        <w:t xml:space="preserve"> </w:t>
      </w:r>
      <w:r w:rsidRPr="00934F6D">
        <w:rPr>
          <w:rFonts w:cs="Arial"/>
          <w:color w:val="FF0000"/>
          <w:sz w:val="24"/>
          <w:szCs w:val="24"/>
        </w:rPr>
        <w:t>PDUs within an advertising event shall be less than or equal to 10 ms. The advertising event shall be closed within the advertising interval.</w:t>
      </w:r>
    </w:p>
    <w:p w14:paraId="6AE1ED2D" w14:textId="77777777" w:rsidR="001770F2" w:rsidRPr="00934F6D" w:rsidRDefault="001770F2" w:rsidP="001770F2">
      <w:pPr>
        <w:autoSpaceDE w:val="0"/>
        <w:autoSpaceDN w:val="0"/>
        <w:adjustRightInd w:val="0"/>
        <w:spacing w:after="0" w:line="240" w:lineRule="auto"/>
        <w:rPr>
          <w:rFonts w:cs="Arial"/>
          <w:color w:val="FF0000"/>
          <w:sz w:val="24"/>
          <w:szCs w:val="24"/>
        </w:rPr>
      </w:pPr>
    </w:p>
    <w:p w14:paraId="7854C4F7" w14:textId="77777777" w:rsidR="001770F2" w:rsidRDefault="001770F2" w:rsidP="001770F2">
      <w:pPr>
        <w:autoSpaceDE w:val="0"/>
        <w:autoSpaceDN w:val="0"/>
        <w:adjustRightInd w:val="0"/>
        <w:spacing w:after="0" w:line="240" w:lineRule="auto"/>
        <w:rPr>
          <w:rFonts w:cs="Arial"/>
          <w:color w:val="FF0000"/>
          <w:sz w:val="24"/>
          <w:szCs w:val="24"/>
        </w:rPr>
      </w:pPr>
      <w:r w:rsidRPr="001F0512">
        <w:rPr>
          <w:rFonts w:cs="Arial"/>
          <w:color w:val="FF0000"/>
          <w:sz w:val="24"/>
          <w:szCs w:val="24"/>
        </w:rPr>
        <w:t xml:space="preserve">The channel index </w:t>
      </w:r>
      <w:r>
        <w:rPr>
          <w:rFonts w:cs="Arial"/>
          <w:color w:val="FF0000"/>
          <w:sz w:val="24"/>
          <w:szCs w:val="24"/>
        </w:rPr>
        <w:t xml:space="preserve">on the secondary channel, </w:t>
      </w:r>
      <w:r w:rsidRPr="001F0512">
        <w:rPr>
          <w:rFonts w:cs="Arial"/>
          <w:color w:val="FF0000"/>
          <w:sz w:val="24"/>
          <w:szCs w:val="24"/>
        </w:rPr>
        <w:t>SAdv_idx</w:t>
      </w:r>
      <w:r>
        <w:rPr>
          <w:rFonts w:cs="Arial"/>
          <w:color w:val="FF0000"/>
          <w:sz w:val="24"/>
          <w:szCs w:val="24"/>
        </w:rPr>
        <w:t>,</w:t>
      </w:r>
      <w:r w:rsidRPr="001F0512">
        <w:rPr>
          <w:rFonts w:cs="Arial"/>
          <w:color w:val="FF0000"/>
          <w:sz w:val="24"/>
          <w:szCs w:val="24"/>
        </w:rPr>
        <w:t xml:space="preserve"> is contained in the AuxPtr field </w:t>
      </w:r>
      <w:r>
        <w:rPr>
          <w:rFonts w:cs="Arial"/>
          <w:color w:val="FF0000"/>
          <w:sz w:val="24"/>
          <w:szCs w:val="24"/>
        </w:rPr>
        <w:t>of</w:t>
      </w:r>
      <w:r w:rsidRPr="001F0512">
        <w:rPr>
          <w:rFonts w:cs="Arial"/>
          <w:color w:val="FF0000"/>
          <w:sz w:val="24"/>
          <w:szCs w:val="24"/>
        </w:rPr>
        <w:t xml:space="preserve"> the ADV_EXT_IND PDU.</w:t>
      </w:r>
    </w:p>
    <w:p w14:paraId="67152E0A" w14:textId="77777777" w:rsidR="001770F2" w:rsidRDefault="001770F2" w:rsidP="001770F2">
      <w:pPr>
        <w:autoSpaceDE w:val="0"/>
        <w:autoSpaceDN w:val="0"/>
        <w:adjustRightInd w:val="0"/>
        <w:spacing w:after="0" w:line="240" w:lineRule="auto"/>
        <w:rPr>
          <w:rFonts w:cs="Arial"/>
          <w:color w:val="FF0000"/>
          <w:sz w:val="24"/>
          <w:szCs w:val="24"/>
        </w:rPr>
      </w:pPr>
    </w:p>
    <w:p w14:paraId="32942EA5" w14:textId="77777777" w:rsidR="001770F2" w:rsidRDefault="001770F2" w:rsidP="001770F2">
      <w:pPr>
        <w:autoSpaceDE w:val="0"/>
        <w:autoSpaceDN w:val="0"/>
        <w:adjustRightInd w:val="0"/>
        <w:spacing w:after="0" w:line="240" w:lineRule="auto"/>
        <w:rPr>
          <w:rFonts w:cs="Arial"/>
          <w:color w:val="FF0000"/>
          <w:sz w:val="24"/>
          <w:szCs w:val="24"/>
        </w:rPr>
      </w:pPr>
      <w:r>
        <w:rPr>
          <w:rFonts w:cs="Arial"/>
          <w:color w:val="FF0000"/>
          <w:sz w:val="24"/>
          <w:szCs w:val="24"/>
        </w:rPr>
        <w:t>Figure 4.X shows an advertising event in which no AUX_CONNECT_REQ PDU is received.</w:t>
      </w:r>
    </w:p>
    <w:p w14:paraId="79CE30D3" w14:textId="77777777" w:rsidR="001770F2" w:rsidRDefault="001770F2" w:rsidP="001770F2">
      <w:pPr>
        <w:autoSpaceDE w:val="0"/>
        <w:autoSpaceDN w:val="0"/>
        <w:adjustRightInd w:val="0"/>
        <w:spacing w:after="0" w:line="240" w:lineRule="auto"/>
        <w:rPr>
          <w:rFonts w:cs="Arial"/>
          <w:color w:val="FF0000"/>
          <w:sz w:val="24"/>
          <w:szCs w:val="24"/>
        </w:rPr>
      </w:pPr>
    </w:p>
    <w:p w14:paraId="76341A64" w14:textId="77777777" w:rsidR="001770F2" w:rsidRDefault="001770F2" w:rsidP="001770F2">
      <w:pPr>
        <w:autoSpaceDE w:val="0"/>
        <w:autoSpaceDN w:val="0"/>
        <w:adjustRightInd w:val="0"/>
        <w:spacing w:after="0" w:line="240" w:lineRule="auto"/>
        <w:rPr>
          <w:rFonts w:cs="Arial"/>
          <w:color w:val="000000"/>
          <w:szCs w:val="24"/>
        </w:rPr>
      </w:pPr>
      <w:r w:rsidRPr="00082694">
        <w:rPr>
          <w:rFonts w:cs="Arial"/>
          <w:color w:val="000000"/>
          <w:szCs w:val="24"/>
        </w:rPr>
        <w:object w:dxaOrig="9984" w:dyaOrig="4056" w14:anchorId="2A1F0979">
          <v:shape id="_x0000_i1031" type="#_x0000_t75" style="width:7in;height:195.35pt" o:ole="">
            <v:imagedata r:id="rId32" o:title=""/>
          </v:shape>
          <o:OLEObject Type="Embed" ProgID="Visio.Drawing.11" ShapeID="_x0000_i1031" DrawAspect="Content" ObjectID="_1522518081" r:id="rId33"/>
        </w:object>
      </w:r>
    </w:p>
    <w:p w14:paraId="47E56564" w14:textId="77777777" w:rsidR="001770F2" w:rsidRPr="00934F6D" w:rsidRDefault="001770F2" w:rsidP="001770F2">
      <w:pPr>
        <w:pStyle w:val="Caption"/>
      </w:pPr>
      <w:r w:rsidRPr="006E7F03">
        <w:rPr>
          <w:color w:val="FF0000"/>
        </w:rPr>
        <w:t xml:space="preserve">Figure 4.X: </w:t>
      </w:r>
      <w:r>
        <w:rPr>
          <w:color w:val="FF0000"/>
        </w:rPr>
        <w:t>Connectable directed advertising event using the ADV_EXT_IND PDUs and AUX_ADV_IND PDU containing advertising data</w:t>
      </w:r>
    </w:p>
    <w:p w14:paraId="466F78EE" w14:textId="77777777" w:rsidR="001770F2" w:rsidRPr="00BA79CF" w:rsidRDefault="001770F2" w:rsidP="001770F2">
      <w:pPr>
        <w:autoSpaceDE w:val="0"/>
        <w:autoSpaceDN w:val="0"/>
        <w:adjustRightInd w:val="0"/>
        <w:spacing w:after="0" w:line="240" w:lineRule="auto"/>
        <w:rPr>
          <w:rFonts w:cs="Arial"/>
          <w:color w:val="FF0000"/>
          <w:sz w:val="24"/>
          <w:szCs w:val="24"/>
        </w:rPr>
      </w:pPr>
    </w:p>
    <w:p w14:paraId="3D7F26DE" w14:textId="77777777" w:rsidR="001770F2" w:rsidRDefault="001770F2" w:rsidP="001770F2">
      <w:pPr>
        <w:autoSpaceDE w:val="0"/>
        <w:autoSpaceDN w:val="0"/>
        <w:adjustRightInd w:val="0"/>
        <w:spacing w:after="0" w:line="240" w:lineRule="auto"/>
        <w:rPr>
          <w:rFonts w:cs="Arial"/>
          <w:color w:val="FF0000"/>
          <w:szCs w:val="24"/>
        </w:rPr>
      </w:pPr>
    </w:p>
    <w:p w14:paraId="5202D569" w14:textId="77777777" w:rsidR="001770F2" w:rsidRPr="00934F6D" w:rsidRDefault="001770F2" w:rsidP="001770F2">
      <w:pPr>
        <w:autoSpaceDE w:val="0"/>
        <w:autoSpaceDN w:val="0"/>
        <w:adjustRightInd w:val="0"/>
        <w:spacing w:after="0" w:line="240" w:lineRule="auto"/>
        <w:rPr>
          <w:rFonts w:cs="Arial"/>
          <w:color w:val="FF0000"/>
          <w:szCs w:val="24"/>
        </w:rPr>
      </w:pPr>
      <w:r w:rsidRPr="00934F6D">
        <w:rPr>
          <w:rFonts w:cs="Arial"/>
          <w:color w:val="FF0000"/>
          <w:sz w:val="24"/>
          <w:szCs w:val="24"/>
        </w:rPr>
        <w:t xml:space="preserve">Figure 4.X illustrates an advertising event </w:t>
      </w:r>
      <w:r w:rsidRPr="005B0B9A">
        <w:rPr>
          <w:rFonts w:cs="Arial"/>
          <w:color w:val="FF0000"/>
          <w:sz w:val="24"/>
          <w:szCs w:val="24"/>
        </w:rPr>
        <w:t xml:space="preserve">using </w:t>
      </w:r>
      <w:r>
        <w:rPr>
          <w:rFonts w:cs="Arial"/>
          <w:color w:val="FF0000"/>
          <w:sz w:val="24"/>
          <w:szCs w:val="24"/>
        </w:rPr>
        <w:t>connectable</w:t>
      </w:r>
      <w:r w:rsidR="00174E27">
        <w:rPr>
          <w:rFonts w:cs="Arial"/>
          <w:color w:val="FF0000"/>
          <w:sz w:val="24"/>
          <w:szCs w:val="24"/>
        </w:rPr>
        <w:t xml:space="preserve"> directed</w:t>
      </w:r>
      <w:r>
        <w:rPr>
          <w:rFonts w:cs="Arial"/>
          <w:color w:val="FF0000"/>
          <w:sz w:val="24"/>
          <w:szCs w:val="24"/>
        </w:rPr>
        <w:t xml:space="preserve"> EXT_</w:t>
      </w:r>
      <w:r w:rsidRPr="005B0B9A">
        <w:rPr>
          <w:rFonts w:cs="Arial"/>
          <w:color w:val="FF0000"/>
          <w:sz w:val="24"/>
          <w:szCs w:val="24"/>
        </w:rPr>
        <w:t xml:space="preserve">ADV_IND advertising PDUs </w:t>
      </w:r>
      <w:r w:rsidRPr="00934F6D">
        <w:rPr>
          <w:rFonts w:cs="Arial"/>
          <w:color w:val="FF0000"/>
          <w:sz w:val="24"/>
          <w:szCs w:val="24"/>
        </w:rPr>
        <w:t>during which a</w:t>
      </w:r>
      <w:r>
        <w:rPr>
          <w:rFonts w:cs="Arial"/>
          <w:color w:val="FF0000"/>
          <w:sz w:val="24"/>
          <w:szCs w:val="24"/>
        </w:rPr>
        <w:t>n</w:t>
      </w:r>
      <w:r w:rsidRPr="00934F6D">
        <w:rPr>
          <w:rFonts w:cs="Arial"/>
          <w:color w:val="FF0000"/>
          <w:sz w:val="24"/>
          <w:szCs w:val="24"/>
        </w:rPr>
        <w:t xml:space="preserve"> </w:t>
      </w:r>
      <w:r>
        <w:rPr>
          <w:rFonts w:cs="Arial"/>
          <w:color w:val="FF0000"/>
          <w:sz w:val="24"/>
          <w:szCs w:val="24"/>
        </w:rPr>
        <w:t>AUX_</w:t>
      </w:r>
      <w:r w:rsidRPr="00934F6D">
        <w:rPr>
          <w:rFonts w:cs="Arial"/>
          <w:color w:val="FF0000"/>
          <w:sz w:val="24"/>
          <w:szCs w:val="24"/>
        </w:rPr>
        <w:t xml:space="preserve">CONNECT_REQ PDU is received on the second </w:t>
      </w:r>
      <w:r>
        <w:rPr>
          <w:rFonts w:cs="Arial"/>
          <w:color w:val="FF0000"/>
          <w:sz w:val="24"/>
          <w:szCs w:val="24"/>
        </w:rPr>
        <w:t>secondary</w:t>
      </w:r>
      <w:r w:rsidRPr="005B0B9A">
        <w:rPr>
          <w:rFonts w:cs="Arial"/>
          <w:color w:val="FF0000"/>
          <w:sz w:val="24"/>
          <w:szCs w:val="24"/>
        </w:rPr>
        <w:t xml:space="preserve"> </w:t>
      </w:r>
      <w:r w:rsidRPr="00934F6D">
        <w:rPr>
          <w:rFonts w:cs="Arial"/>
          <w:color w:val="FF0000"/>
          <w:sz w:val="24"/>
          <w:szCs w:val="24"/>
        </w:rPr>
        <w:t>advertising channel index.</w:t>
      </w:r>
    </w:p>
    <w:p w14:paraId="51C1F0EA" w14:textId="77777777" w:rsidR="001770F2" w:rsidRPr="00934F6D" w:rsidRDefault="001770F2" w:rsidP="001770F2">
      <w:pPr>
        <w:autoSpaceDE w:val="0"/>
        <w:autoSpaceDN w:val="0"/>
        <w:adjustRightInd w:val="0"/>
        <w:spacing w:after="0" w:line="240" w:lineRule="auto"/>
        <w:rPr>
          <w:rFonts w:cs="Arial"/>
          <w:color w:val="FF0000"/>
          <w:szCs w:val="24"/>
        </w:rPr>
      </w:pPr>
      <w:r>
        <w:rPr>
          <w:rFonts w:cs="Arial"/>
          <w:color w:val="FF0000"/>
          <w:szCs w:val="24"/>
        </w:rPr>
        <w:t xml:space="preserve"> </w:t>
      </w:r>
    </w:p>
    <w:p w14:paraId="18441DB2" w14:textId="77777777" w:rsidR="001770F2" w:rsidRDefault="001770F2" w:rsidP="001770F2">
      <w:pPr>
        <w:autoSpaceDE w:val="0"/>
        <w:autoSpaceDN w:val="0"/>
        <w:adjustRightInd w:val="0"/>
        <w:spacing w:after="0" w:line="240" w:lineRule="auto"/>
        <w:rPr>
          <w:rFonts w:cs="Arial"/>
          <w:color w:val="000000"/>
          <w:szCs w:val="24"/>
        </w:rPr>
      </w:pPr>
      <w:r w:rsidRPr="00082694">
        <w:rPr>
          <w:rFonts w:cs="Arial"/>
          <w:color w:val="000000"/>
          <w:szCs w:val="24"/>
        </w:rPr>
        <w:object w:dxaOrig="10040" w:dyaOrig="3667" w14:anchorId="03BB363C">
          <v:shape id="_x0000_i1032" type="#_x0000_t75" style="width:7in;height:180.3pt" o:ole="">
            <v:imagedata r:id="rId34" o:title=""/>
          </v:shape>
          <o:OLEObject Type="Embed" ProgID="Visio.Drawing.11" ShapeID="_x0000_i1032" DrawAspect="Content" ObjectID="_1522518082" r:id="rId35"/>
        </w:object>
      </w:r>
    </w:p>
    <w:p w14:paraId="08340398" w14:textId="77777777" w:rsidR="001770F2" w:rsidRDefault="001770F2" w:rsidP="001770F2">
      <w:pPr>
        <w:pStyle w:val="Caption"/>
      </w:pPr>
      <w:r w:rsidRPr="006E7F03">
        <w:rPr>
          <w:color w:val="FF0000"/>
        </w:rPr>
        <w:t xml:space="preserve">Figure 4.X: </w:t>
      </w:r>
      <w:r>
        <w:rPr>
          <w:rFonts w:cs="Arial"/>
          <w:color w:val="FF0000"/>
          <w:szCs w:val="24"/>
        </w:rPr>
        <w:t>C</w:t>
      </w:r>
      <w:r w:rsidRPr="00934F6D">
        <w:rPr>
          <w:rFonts w:cs="Arial"/>
          <w:color w:val="FF0000"/>
          <w:szCs w:val="24"/>
        </w:rPr>
        <w:t xml:space="preserve">onnectable directed advertising event using </w:t>
      </w:r>
      <w:r>
        <w:rPr>
          <w:rFonts w:cs="Arial"/>
          <w:color w:val="FF0000"/>
          <w:szCs w:val="24"/>
        </w:rPr>
        <w:t>ADV_EXT_IND PDUs</w:t>
      </w:r>
      <w:r w:rsidRPr="00934F6D">
        <w:rPr>
          <w:rFonts w:cs="Arial"/>
          <w:color w:val="FF0000"/>
          <w:szCs w:val="24"/>
        </w:rPr>
        <w:t xml:space="preserve"> and </w:t>
      </w:r>
      <w:r>
        <w:rPr>
          <w:rFonts w:cs="Arial"/>
          <w:color w:val="FF0000"/>
          <w:szCs w:val="24"/>
        </w:rPr>
        <w:t>AUX_ADV_IND</w:t>
      </w:r>
      <w:r w:rsidRPr="00934F6D">
        <w:rPr>
          <w:rFonts w:cs="Arial"/>
          <w:color w:val="FF0000"/>
          <w:szCs w:val="24"/>
        </w:rPr>
        <w:t xml:space="preserve"> PDUs </w:t>
      </w:r>
      <w:r>
        <w:rPr>
          <w:rFonts w:cs="Arial"/>
          <w:color w:val="FF0000"/>
          <w:szCs w:val="24"/>
        </w:rPr>
        <w:t>containing advertising data with</w:t>
      </w:r>
      <w:r w:rsidRPr="00934F6D">
        <w:rPr>
          <w:rFonts w:cs="Arial"/>
          <w:color w:val="FF0000"/>
          <w:szCs w:val="24"/>
        </w:rPr>
        <w:t xml:space="preserve"> a</w:t>
      </w:r>
      <w:r>
        <w:rPr>
          <w:rFonts w:cs="Arial"/>
          <w:color w:val="FF0000"/>
          <w:szCs w:val="24"/>
        </w:rPr>
        <w:t>n AUX_CONNECT_REQ PDU</w:t>
      </w:r>
    </w:p>
    <w:p w14:paraId="4E7A8E19" w14:textId="77777777" w:rsidR="001770F2" w:rsidRPr="0046518B" w:rsidRDefault="001770F2" w:rsidP="001770F2">
      <w:pPr>
        <w:pStyle w:val="Reference"/>
        <w:numPr>
          <w:ilvl w:val="0"/>
          <w:numId w:val="0"/>
        </w:numPr>
        <w:ind w:left="360"/>
        <w:rPr>
          <w:b/>
          <w:color w:val="00B050"/>
        </w:rPr>
      </w:pPr>
    </w:p>
    <w:p w14:paraId="4EAA318B" w14:textId="77777777" w:rsidR="00E40CCE" w:rsidRPr="00B03027" w:rsidRDefault="001770F2" w:rsidP="00F03F8D">
      <w:pPr>
        <w:pStyle w:val="Heading3"/>
      </w:pPr>
      <w:r w:rsidRPr="00B03027" w:rsidDel="001770F2">
        <w:t xml:space="preserve"> </w:t>
      </w:r>
      <w:bookmarkStart w:id="938" w:name="_Toc443590491"/>
      <w:bookmarkStart w:id="939" w:name="_Toc448771477"/>
      <w:bookmarkEnd w:id="932"/>
      <w:r w:rsidR="008E1888" w:rsidRPr="00B03027">
        <w:t xml:space="preserve">[Modified Section] </w:t>
      </w:r>
      <w:r w:rsidR="00E40CCE" w:rsidRPr="00F03F8D">
        <w:t>4.4.2.5 Scannable Undirected Event Type</w:t>
      </w:r>
      <w:bookmarkEnd w:id="938"/>
      <w:bookmarkEnd w:id="939"/>
    </w:p>
    <w:p w14:paraId="723B80E1" w14:textId="77777777" w:rsidR="005D75C8" w:rsidRPr="00F03F8D" w:rsidRDefault="005D75C8" w:rsidP="00E40CCE">
      <w:pPr>
        <w:autoSpaceDE w:val="0"/>
        <w:autoSpaceDN w:val="0"/>
        <w:adjustRightInd w:val="0"/>
        <w:spacing w:after="0" w:line="240" w:lineRule="auto"/>
        <w:rPr>
          <w:rFonts w:cs="Arial"/>
          <w:b/>
          <w:bCs/>
          <w:iCs/>
          <w:color w:val="00B050"/>
          <w:szCs w:val="19"/>
        </w:rPr>
      </w:pPr>
      <w:r w:rsidRPr="00B03027">
        <w:rPr>
          <w:b/>
        </w:rPr>
        <w:t>4.4.2.5 Scannable Undirected Event Type</w:t>
      </w:r>
      <w:r w:rsidRPr="00B03027">
        <w:rPr>
          <w:b/>
          <w:strike/>
          <w:vertAlign w:val="superscript"/>
        </w:rPr>
        <w:t>1</w:t>
      </w:r>
    </w:p>
    <w:p w14:paraId="6FCC1A57" w14:textId="77777777" w:rsidR="00E40CCE" w:rsidRPr="006B3756" w:rsidRDefault="00E40CCE" w:rsidP="00E40CCE">
      <w:pPr>
        <w:autoSpaceDE w:val="0"/>
        <w:autoSpaceDN w:val="0"/>
        <w:adjustRightInd w:val="0"/>
        <w:spacing w:after="0" w:line="240" w:lineRule="auto"/>
        <w:rPr>
          <w:rFonts w:cs="Arial"/>
          <w:b/>
          <w:color w:val="00B050"/>
          <w:sz w:val="24"/>
          <w:szCs w:val="20"/>
        </w:rPr>
      </w:pPr>
      <w:r w:rsidRPr="006B3756">
        <w:rPr>
          <w:rFonts w:cs="Arial"/>
          <w:b/>
          <w:bCs/>
          <w:iCs/>
          <w:color w:val="00B050"/>
          <w:szCs w:val="19"/>
        </w:rPr>
        <w:t>[NOTE TO EDITOR: remove footnote “</w:t>
      </w:r>
      <w:r w:rsidRPr="006B3756">
        <w:rPr>
          <w:rFonts w:cs="Arial"/>
          <w:b/>
          <w:color w:val="00B050"/>
          <w:sz w:val="24"/>
          <w:szCs w:val="20"/>
        </w:rPr>
        <w:t>1. Discoverable Undirected Event Type was renamed to Scannable Undirected Event Type” ]</w:t>
      </w:r>
    </w:p>
    <w:p w14:paraId="041B7D4F" w14:textId="77777777" w:rsidR="00E40CCE" w:rsidRDefault="00E40CCE" w:rsidP="00E40CCE">
      <w:pPr>
        <w:autoSpaceDE w:val="0"/>
        <w:autoSpaceDN w:val="0"/>
        <w:adjustRightInd w:val="0"/>
        <w:spacing w:after="0" w:line="240" w:lineRule="auto"/>
        <w:rPr>
          <w:rFonts w:cs="Arial"/>
          <w:color w:val="2260A5" w:themeColor="accent1"/>
          <w:sz w:val="20"/>
          <w:szCs w:val="20"/>
        </w:rPr>
      </w:pPr>
    </w:p>
    <w:p w14:paraId="2DA3035C" w14:textId="77777777" w:rsidR="00E40CCE" w:rsidRPr="0025589B" w:rsidRDefault="00E40CCE" w:rsidP="00E40CCE">
      <w:pPr>
        <w:autoSpaceDE w:val="0"/>
        <w:autoSpaceDN w:val="0"/>
        <w:adjustRightInd w:val="0"/>
        <w:spacing w:after="0" w:line="240" w:lineRule="auto"/>
        <w:rPr>
          <w:rFonts w:cs="Arial"/>
          <w:color w:val="FF0000"/>
          <w:sz w:val="20"/>
          <w:szCs w:val="20"/>
        </w:rPr>
      </w:pPr>
      <w:r w:rsidRPr="0025589B">
        <w:rPr>
          <w:rFonts w:cs="Arial"/>
          <w:color w:val="FF0000"/>
          <w:sz w:val="24"/>
          <w:szCs w:val="24"/>
        </w:rPr>
        <w:t xml:space="preserve">When the scannable undirected advertising event type is used, scannable </w:t>
      </w:r>
      <w:r w:rsidR="006E6A57">
        <w:rPr>
          <w:rFonts w:cs="Arial"/>
          <w:color w:val="FF0000"/>
          <w:sz w:val="24"/>
          <w:szCs w:val="24"/>
        </w:rPr>
        <w:t xml:space="preserve">undirected </w:t>
      </w:r>
      <w:r w:rsidRPr="0025589B">
        <w:rPr>
          <w:rFonts w:cs="Arial"/>
          <w:color w:val="FF0000"/>
          <w:sz w:val="24"/>
          <w:szCs w:val="24"/>
        </w:rPr>
        <w:t xml:space="preserve">advertising indications (ADV_SCAN_IND </w:t>
      </w:r>
      <w:r>
        <w:rPr>
          <w:rFonts w:cs="Arial"/>
          <w:color w:val="FF0000"/>
          <w:sz w:val="24"/>
          <w:szCs w:val="24"/>
        </w:rPr>
        <w:t>or</w:t>
      </w:r>
      <w:r w:rsidRPr="0025589B">
        <w:rPr>
          <w:rFonts w:cs="Arial"/>
          <w:color w:val="FF0000"/>
          <w:sz w:val="24"/>
          <w:szCs w:val="24"/>
        </w:rPr>
        <w:t xml:space="preserve"> </w:t>
      </w:r>
      <w:r>
        <w:rPr>
          <w:rFonts w:cs="Arial"/>
          <w:color w:val="FF0000"/>
          <w:sz w:val="24"/>
          <w:szCs w:val="24"/>
        </w:rPr>
        <w:t>scannable</w:t>
      </w:r>
      <w:r w:rsidR="006E6A57">
        <w:rPr>
          <w:rFonts w:cs="Arial"/>
          <w:color w:val="FF0000"/>
          <w:sz w:val="24"/>
          <w:szCs w:val="24"/>
        </w:rPr>
        <w:t xml:space="preserve"> undirected</w:t>
      </w:r>
      <w:r>
        <w:rPr>
          <w:rFonts w:cs="Arial"/>
          <w:color w:val="FF0000"/>
          <w:sz w:val="24"/>
          <w:szCs w:val="24"/>
        </w:rPr>
        <w:t xml:space="preserve"> </w:t>
      </w:r>
      <w:r w:rsidRPr="0025589B">
        <w:rPr>
          <w:rFonts w:cs="Arial"/>
          <w:color w:val="FF0000"/>
          <w:sz w:val="24"/>
          <w:szCs w:val="24"/>
        </w:rPr>
        <w:t>ADV_</w:t>
      </w:r>
      <w:r>
        <w:rPr>
          <w:rFonts w:cs="Arial"/>
          <w:color w:val="FF0000"/>
          <w:sz w:val="24"/>
          <w:szCs w:val="24"/>
        </w:rPr>
        <w:t>EXT_IND PDUs</w:t>
      </w:r>
      <w:r w:rsidRPr="0025589B">
        <w:rPr>
          <w:rFonts w:cs="Arial"/>
          <w:color w:val="FF0000"/>
          <w:sz w:val="24"/>
          <w:szCs w:val="24"/>
        </w:rPr>
        <w:t>) are sent by the Link Layer.</w:t>
      </w:r>
    </w:p>
    <w:p w14:paraId="61C4BB15" w14:textId="77777777" w:rsidR="00E40CCE" w:rsidRDefault="00E40CCE" w:rsidP="00E40CCE">
      <w:pPr>
        <w:autoSpaceDE w:val="0"/>
        <w:autoSpaceDN w:val="0"/>
        <w:adjustRightInd w:val="0"/>
        <w:spacing w:after="0" w:line="240" w:lineRule="auto"/>
        <w:rPr>
          <w:rFonts w:cs="Arial"/>
          <w:color w:val="2260A5" w:themeColor="accent1"/>
          <w:sz w:val="20"/>
          <w:szCs w:val="20"/>
        </w:rPr>
      </w:pPr>
    </w:p>
    <w:p w14:paraId="534A0C97" w14:textId="77777777" w:rsidR="00E40CCE" w:rsidRDefault="004150D8" w:rsidP="00E40CCE">
      <w:pPr>
        <w:autoSpaceDE w:val="0"/>
        <w:autoSpaceDN w:val="0"/>
        <w:adjustRightInd w:val="0"/>
        <w:spacing w:after="0" w:line="240" w:lineRule="auto"/>
        <w:rPr>
          <w:rFonts w:cs="Arial"/>
          <w:color w:val="FF0000"/>
          <w:sz w:val="24"/>
          <w:szCs w:val="24"/>
        </w:rPr>
      </w:pPr>
      <w:r>
        <w:rPr>
          <w:rFonts w:cs="Arial"/>
          <w:color w:val="FF0000"/>
          <w:sz w:val="24"/>
          <w:szCs w:val="24"/>
        </w:rPr>
        <w:t xml:space="preserve">A </w:t>
      </w:r>
      <w:r w:rsidR="00E40CCE">
        <w:rPr>
          <w:rFonts w:cs="Arial"/>
          <w:color w:val="FF0000"/>
          <w:sz w:val="24"/>
          <w:szCs w:val="24"/>
        </w:rPr>
        <w:t>scannable undirected advertising event shall use either ADV_SCAN_IND or scannable</w:t>
      </w:r>
      <w:r w:rsidR="006E6A57">
        <w:rPr>
          <w:rFonts w:cs="Arial"/>
          <w:color w:val="FF0000"/>
          <w:sz w:val="24"/>
          <w:szCs w:val="24"/>
        </w:rPr>
        <w:t xml:space="preserve"> undirected</w:t>
      </w:r>
      <w:r w:rsidR="00E40CCE">
        <w:rPr>
          <w:rFonts w:cs="Arial"/>
          <w:color w:val="FF0000"/>
          <w:sz w:val="24"/>
          <w:szCs w:val="24"/>
        </w:rPr>
        <w:t xml:space="preserve"> ADV_EXT_IND PDU</w:t>
      </w:r>
      <w:r w:rsidR="006E6A57">
        <w:rPr>
          <w:rFonts w:cs="Arial"/>
          <w:color w:val="FF0000"/>
          <w:sz w:val="24"/>
          <w:szCs w:val="24"/>
        </w:rPr>
        <w:t>s</w:t>
      </w:r>
      <w:r w:rsidR="00E40CCE">
        <w:rPr>
          <w:rFonts w:cs="Arial"/>
          <w:color w:val="FF0000"/>
          <w:sz w:val="24"/>
          <w:szCs w:val="24"/>
        </w:rPr>
        <w:t xml:space="preserve"> but not both.</w:t>
      </w:r>
    </w:p>
    <w:p w14:paraId="5AD1CF46" w14:textId="77777777" w:rsidR="00E40CCE" w:rsidRDefault="00E40CCE" w:rsidP="00E40CCE">
      <w:pPr>
        <w:autoSpaceDE w:val="0"/>
        <w:autoSpaceDN w:val="0"/>
        <w:adjustRightInd w:val="0"/>
        <w:spacing w:after="0" w:line="240" w:lineRule="auto"/>
        <w:rPr>
          <w:rFonts w:cs="Arial"/>
          <w:color w:val="2260A5" w:themeColor="accent1"/>
          <w:sz w:val="20"/>
          <w:szCs w:val="20"/>
        </w:rPr>
      </w:pPr>
    </w:p>
    <w:p w14:paraId="3E09A924" w14:textId="77777777" w:rsidR="00E40CCE" w:rsidRDefault="008E1888" w:rsidP="00F03F8D">
      <w:pPr>
        <w:pStyle w:val="Heading3"/>
      </w:pPr>
      <w:bookmarkStart w:id="940" w:name="_Toc443590492"/>
      <w:bookmarkStart w:id="941" w:name="_Toc448771478"/>
      <w:r w:rsidRPr="006B3756">
        <w:t xml:space="preserve">[New Section] </w:t>
      </w:r>
      <w:r w:rsidR="00E40CCE" w:rsidRPr="006B3756">
        <w:t>4.4.2.5.1 Scannable Undirected Event Type using ADV_SCAN_IND</w:t>
      </w:r>
      <w:bookmarkEnd w:id="940"/>
      <w:bookmarkEnd w:id="941"/>
    </w:p>
    <w:p w14:paraId="13AA9576" w14:textId="77777777" w:rsidR="00E40CCE" w:rsidRDefault="007B04AF" w:rsidP="00B03027">
      <w:pPr>
        <w:rPr>
          <w:rFonts w:cs="Arial"/>
          <w:b/>
          <w:bCs/>
          <w:i/>
          <w:iCs/>
          <w:color w:val="000000"/>
          <w:sz w:val="19"/>
          <w:szCs w:val="19"/>
        </w:rPr>
      </w:pPr>
      <w:r w:rsidRPr="00B03027">
        <w:rPr>
          <w:b/>
          <w:color w:val="FF0000"/>
        </w:rPr>
        <w:t>4.4.2.5.1 Scannable Undirected Event Type using ADV_SCAN_IND</w:t>
      </w:r>
    </w:p>
    <w:p w14:paraId="12347902" w14:textId="77777777" w:rsidR="00E40CCE" w:rsidRPr="0025589B" w:rsidRDefault="00E40CCE" w:rsidP="00E40CCE">
      <w:pPr>
        <w:autoSpaceDE w:val="0"/>
        <w:autoSpaceDN w:val="0"/>
        <w:adjustRightInd w:val="0"/>
        <w:spacing w:after="0" w:line="240" w:lineRule="auto"/>
        <w:rPr>
          <w:rFonts w:cs="Arial"/>
          <w:strike/>
          <w:color w:val="FF0000"/>
          <w:sz w:val="24"/>
          <w:szCs w:val="24"/>
        </w:rPr>
      </w:pPr>
      <w:r w:rsidRPr="0025589B">
        <w:rPr>
          <w:rFonts w:cs="Arial"/>
          <w:strike/>
          <w:color w:val="000000"/>
          <w:sz w:val="24"/>
          <w:szCs w:val="24"/>
        </w:rPr>
        <w:t>When the scannable undirected advertising event type is used, scannable advertising indications (ADV_SCAN_IND PDUs) are sent by the Link Layer.</w:t>
      </w:r>
      <w:r w:rsidRPr="0025589B">
        <w:rPr>
          <w:rFonts w:cs="Arial"/>
          <w:strike/>
          <w:color w:val="FF0000"/>
          <w:sz w:val="24"/>
          <w:szCs w:val="24"/>
        </w:rPr>
        <w:t xml:space="preserve"> </w:t>
      </w:r>
    </w:p>
    <w:p w14:paraId="0212EA7E" w14:textId="77777777" w:rsidR="00E40CCE" w:rsidRDefault="00E40CCE" w:rsidP="00E40CCE">
      <w:pPr>
        <w:autoSpaceDE w:val="0"/>
        <w:autoSpaceDN w:val="0"/>
        <w:adjustRightInd w:val="0"/>
        <w:spacing w:after="0" w:line="240" w:lineRule="auto"/>
        <w:rPr>
          <w:rFonts w:cs="Arial"/>
          <w:color w:val="000000"/>
          <w:sz w:val="24"/>
          <w:szCs w:val="24"/>
        </w:rPr>
      </w:pPr>
    </w:p>
    <w:p w14:paraId="2ABA900F" w14:textId="77777777" w:rsidR="00E40CCE" w:rsidRDefault="00E40CCE" w:rsidP="00E40CCE">
      <w:pPr>
        <w:autoSpaceDE w:val="0"/>
        <w:autoSpaceDN w:val="0"/>
        <w:adjustRightInd w:val="0"/>
        <w:spacing w:after="0" w:line="240" w:lineRule="auto"/>
        <w:rPr>
          <w:rFonts w:cs="Arial"/>
          <w:color w:val="000000"/>
          <w:sz w:val="24"/>
          <w:szCs w:val="24"/>
        </w:rPr>
      </w:pPr>
      <w:r>
        <w:rPr>
          <w:rFonts w:cs="Arial"/>
          <w:color w:val="000000"/>
          <w:sz w:val="24"/>
          <w:szCs w:val="24"/>
        </w:rPr>
        <w:t>The scannable undirected event type allows a scanner to respond with a scan request (SCAN_REQ PDU) to request additional information about the advertiser.</w:t>
      </w:r>
    </w:p>
    <w:p w14:paraId="52355057" w14:textId="77777777" w:rsidR="00E40CCE" w:rsidRDefault="00E40CCE" w:rsidP="00E40CCE">
      <w:pPr>
        <w:autoSpaceDE w:val="0"/>
        <w:autoSpaceDN w:val="0"/>
        <w:adjustRightInd w:val="0"/>
        <w:spacing w:after="0" w:line="240" w:lineRule="auto"/>
        <w:rPr>
          <w:rFonts w:cs="Arial"/>
          <w:color w:val="000000"/>
          <w:sz w:val="24"/>
          <w:szCs w:val="24"/>
        </w:rPr>
      </w:pPr>
    </w:p>
    <w:p w14:paraId="6257EF9F" w14:textId="77777777" w:rsidR="00E40CCE" w:rsidRDefault="00E40CCE" w:rsidP="00E40CCE">
      <w:pPr>
        <w:autoSpaceDE w:val="0"/>
        <w:autoSpaceDN w:val="0"/>
        <w:adjustRightInd w:val="0"/>
        <w:spacing w:after="0" w:line="240" w:lineRule="auto"/>
        <w:rPr>
          <w:rFonts w:cs="Arial"/>
          <w:color w:val="000000"/>
          <w:sz w:val="24"/>
          <w:szCs w:val="24"/>
        </w:rPr>
      </w:pPr>
      <w:r>
        <w:rPr>
          <w:rFonts w:cs="Arial"/>
          <w:color w:val="000000"/>
          <w:sz w:val="24"/>
          <w:szCs w:val="24"/>
        </w:rPr>
        <w:t xml:space="preserve">The Link Layer shall listen on the same </w:t>
      </w:r>
      <w:r>
        <w:rPr>
          <w:rFonts w:cs="Arial"/>
          <w:color w:val="FF0000"/>
          <w:sz w:val="24"/>
          <w:szCs w:val="24"/>
        </w:rPr>
        <w:t xml:space="preserve">primary </w:t>
      </w:r>
      <w:r>
        <w:rPr>
          <w:rFonts w:cs="Arial"/>
          <w:color w:val="000000"/>
          <w:sz w:val="24"/>
          <w:szCs w:val="24"/>
        </w:rPr>
        <w:t>advertising channel index</w:t>
      </w:r>
      <w:r>
        <w:rPr>
          <w:rFonts w:cs="Arial"/>
          <w:color w:val="FF0000"/>
          <w:sz w:val="24"/>
          <w:szCs w:val="24"/>
        </w:rPr>
        <w:t xml:space="preserve"> </w:t>
      </w:r>
      <w:r>
        <w:rPr>
          <w:rFonts w:cs="Arial"/>
          <w:color w:val="000000"/>
          <w:sz w:val="24"/>
          <w:szCs w:val="24"/>
        </w:rPr>
        <w:t>for requests from scanners.</w:t>
      </w:r>
      <w:r w:rsidR="00941CF6">
        <w:rPr>
          <w:rFonts w:cs="Arial"/>
          <w:color w:val="FF0000"/>
          <w:sz w:val="24"/>
          <w:szCs w:val="24"/>
        </w:rPr>
        <w:t xml:space="preserve"> Any CONNECT_IND PDUs received shall be ignored.</w:t>
      </w:r>
    </w:p>
    <w:p w14:paraId="629094AE" w14:textId="77777777" w:rsidR="00E40CCE" w:rsidRDefault="00E40CCE" w:rsidP="00E40CCE">
      <w:pPr>
        <w:autoSpaceDE w:val="0"/>
        <w:autoSpaceDN w:val="0"/>
        <w:adjustRightInd w:val="0"/>
        <w:spacing w:after="0" w:line="240" w:lineRule="auto"/>
        <w:rPr>
          <w:rFonts w:cs="Arial"/>
          <w:color w:val="000000"/>
          <w:sz w:val="24"/>
          <w:szCs w:val="24"/>
        </w:rPr>
      </w:pPr>
    </w:p>
    <w:p w14:paraId="5FA4C2F5" w14:textId="77777777" w:rsidR="00E40CCE" w:rsidRDefault="00E40CCE" w:rsidP="00E40CCE">
      <w:pPr>
        <w:autoSpaceDE w:val="0"/>
        <w:autoSpaceDN w:val="0"/>
        <w:adjustRightInd w:val="0"/>
        <w:spacing w:after="0" w:line="240" w:lineRule="auto"/>
        <w:rPr>
          <w:rFonts w:cs="Arial"/>
          <w:color w:val="000000"/>
          <w:sz w:val="24"/>
          <w:szCs w:val="24"/>
        </w:rPr>
      </w:pPr>
      <w:r>
        <w:rPr>
          <w:rFonts w:cs="Arial"/>
          <w:color w:val="000000"/>
          <w:sz w:val="24"/>
          <w:szCs w:val="24"/>
        </w:rPr>
        <w:t>If the advertiser receives a SCAN_REQ</w:t>
      </w:r>
      <w:r>
        <w:rPr>
          <w:rFonts w:cs="Arial"/>
          <w:color w:val="FF0000"/>
          <w:sz w:val="24"/>
          <w:szCs w:val="24"/>
        </w:rPr>
        <w:t xml:space="preserve"> </w:t>
      </w:r>
      <w:r>
        <w:rPr>
          <w:rFonts w:cs="Arial"/>
          <w:color w:val="000000"/>
          <w:sz w:val="24"/>
          <w:szCs w:val="24"/>
        </w:rPr>
        <w:t>PDU that contains its device address from a scanner allowed by the advertising filter policy it shall reply with a SCAN_RSP</w:t>
      </w:r>
      <w:r>
        <w:rPr>
          <w:rFonts w:cs="Arial"/>
          <w:color w:val="FF0000"/>
          <w:sz w:val="24"/>
          <w:szCs w:val="24"/>
        </w:rPr>
        <w:t xml:space="preserve"> </w:t>
      </w:r>
      <w:r>
        <w:rPr>
          <w:rFonts w:cs="Arial"/>
          <w:color w:val="000000"/>
          <w:sz w:val="24"/>
          <w:szCs w:val="24"/>
        </w:rPr>
        <w:t xml:space="preserve">PDU on the same </w:t>
      </w:r>
      <w:r w:rsidRPr="00EE1FF6">
        <w:rPr>
          <w:rFonts w:cs="Arial"/>
          <w:strike/>
          <w:color w:val="000000"/>
          <w:sz w:val="24"/>
          <w:szCs w:val="24"/>
        </w:rPr>
        <w:t>advertising</w:t>
      </w:r>
      <w:r>
        <w:rPr>
          <w:rFonts w:cs="Arial"/>
          <w:color w:val="000000"/>
          <w:sz w:val="24"/>
          <w:szCs w:val="24"/>
        </w:rPr>
        <w:t xml:space="preserve"> channel index. After the SCAN_RSP PDU is sent or if the advertising filter policy prohibited processing the SCAN_REQ PDU the advertiser shall either move to the next used </w:t>
      </w:r>
      <w:r>
        <w:rPr>
          <w:rFonts w:cs="Arial"/>
          <w:color w:val="FF0000"/>
          <w:sz w:val="24"/>
          <w:szCs w:val="24"/>
        </w:rPr>
        <w:t xml:space="preserve">primary </w:t>
      </w:r>
      <w:r>
        <w:rPr>
          <w:rFonts w:cs="Arial"/>
          <w:color w:val="000000"/>
          <w:sz w:val="24"/>
          <w:szCs w:val="24"/>
        </w:rPr>
        <w:t>advertising channel index to send another ADV_SCAN_IND PDU, or close the advertising event.</w:t>
      </w:r>
    </w:p>
    <w:p w14:paraId="4ED8127C" w14:textId="77777777" w:rsidR="00E40CCE" w:rsidRPr="00B16534" w:rsidRDefault="00E40CCE" w:rsidP="00E40CCE">
      <w:pPr>
        <w:autoSpaceDE w:val="0"/>
        <w:autoSpaceDN w:val="0"/>
        <w:adjustRightInd w:val="0"/>
        <w:spacing w:after="0" w:line="240" w:lineRule="auto"/>
        <w:rPr>
          <w:rFonts w:cs="Arial"/>
          <w:sz w:val="24"/>
          <w:szCs w:val="24"/>
        </w:rPr>
      </w:pPr>
    </w:p>
    <w:p w14:paraId="524A04F3" w14:textId="77777777" w:rsidR="00E40CCE" w:rsidRDefault="00E40CCE" w:rsidP="00E40CCE">
      <w:pPr>
        <w:autoSpaceDE w:val="0"/>
        <w:autoSpaceDN w:val="0"/>
        <w:adjustRightInd w:val="0"/>
        <w:spacing w:after="0" w:line="240" w:lineRule="auto"/>
        <w:rPr>
          <w:rFonts w:cs="Arial"/>
          <w:color w:val="000000"/>
          <w:sz w:val="24"/>
          <w:szCs w:val="24"/>
        </w:rPr>
      </w:pPr>
      <w:r>
        <w:rPr>
          <w:rFonts w:cs="Arial"/>
          <w:color w:val="000000"/>
          <w:sz w:val="24"/>
          <w:szCs w:val="24"/>
        </w:rPr>
        <w:t>The time between the beginning of two consecutive ADV_SCAN_IND</w:t>
      </w:r>
      <w:r>
        <w:rPr>
          <w:rFonts w:cs="Arial"/>
          <w:color w:val="FF0000"/>
          <w:sz w:val="24"/>
          <w:szCs w:val="24"/>
        </w:rPr>
        <w:t xml:space="preserve"> </w:t>
      </w:r>
      <w:r>
        <w:rPr>
          <w:rFonts w:cs="Arial"/>
          <w:color w:val="000000"/>
          <w:sz w:val="24"/>
          <w:szCs w:val="24"/>
        </w:rPr>
        <w:t>PDUs within an advertising event shall be less than or equal to 10 ms. The advertising event shall be closed within the advertising interval.</w:t>
      </w:r>
    </w:p>
    <w:p w14:paraId="7CACB950" w14:textId="77777777" w:rsidR="00E40CCE" w:rsidRDefault="00E40CCE" w:rsidP="00E40CCE">
      <w:pPr>
        <w:autoSpaceDE w:val="0"/>
        <w:autoSpaceDN w:val="0"/>
        <w:adjustRightInd w:val="0"/>
        <w:spacing w:after="0" w:line="240" w:lineRule="auto"/>
        <w:rPr>
          <w:rFonts w:cs="Arial"/>
          <w:color w:val="000000"/>
          <w:sz w:val="24"/>
          <w:szCs w:val="24"/>
        </w:rPr>
      </w:pPr>
    </w:p>
    <w:p w14:paraId="094E2681" w14:textId="77777777" w:rsidR="00E40CCE" w:rsidRDefault="00E40CCE" w:rsidP="00E40CCE">
      <w:pPr>
        <w:autoSpaceDE w:val="0"/>
        <w:autoSpaceDN w:val="0"/>
        <w:adjustRightInd w:val="0"/>
        <w:spacing w:after="0" w:line="240" w:lineRule="auto"/>
        <w:rPr>
          <w:rFonts w:cs="Arial"/>
          <w:color w:val="000000"/>
          <w:szCs w:val="24"/>
        </w:rPr>
      </w:pPr>
      <w:r>
        <w:rPr>
          <w:rFonts w:cs="Arial"/>
          <w:color w:val="000000"/>
          <w:sz w:val="24"/>
          <w:szCs w:val="24"/>
        </w:rPr>
        <w:t xml:space="preserve">The structure of an advertising event in which no SCAN_REQ PDU was received is shown in </w:t>
      </w:r>
      <w:r>
        <w:rPr>
          <w:rFonts w:cs="Arial"/>
          <w:color w:val="0000FF"/>
          <w:sz w:val="24"/>
          <w:szCs w:val="24"/>
        </w:rPr>
        <w:t xml:space="preserve">Figure 4.9 </w:t>
      </w:r>
      <w:r>
        <w:rPr>
          <w:rFonts w:cs="Arial"/>
          <w:color w:val="000000"/>
          <w:sz w:val="24"/>
          <w:szCs w:val="24"/>
        </w:rPr>
        <w:t xml:space="preserve">for the case in which all the </w:t>
      </w:r>
      <w:r>
        <w:rPr>
          <w:rFonts w:cs="Arial"/>
          <w:color w:val="FF0000"/>
          <w:sz w:val="24"/>
          <w:szCs w:val="24"/>
        </w:rPr>
        <w:t xml:space="preserve">primary </w:t>
      </w:r>
      <w:r>
        <w:rPr>
          <w:rFonts w:cs="Arial"/>
          <w:color w:val="000000"/>
          <w:sz w:val="24"/>
          <w:szCs w:val="24"/>
        </w:rPr>
        <w:t>advertising channels are used.</w:t>
      </w:r>
    </w:p>
    <w:p w14:paraId="1627E0D5" w14:textId="77777777" w:rsidR="00E40CCE" w:rsidRDefault="00E40CCE" w:rsidP="00E40CCE">
      <w:pPr>
        <w:autoSpaceDE w:val="0"/>
        <w:autoSpaceDN w:val="0"/>
        <w:adjustRightInd w:val="0"/>
        <w:spacing w:after="0" w:line="240" w:lineRule="auto"/>
        <w:rPr>
          <w:rFonts w:cs="Arial"/>
          <w:color w:val="000000"/>
          <w:szCs w:val="24"/>
        </w:rPr>
      </w:pPr>
    </w:p>
    <w:p w14:paraId="12E9072D" w14:textId="77777777" w:rsidR="00E40CCE" w:rsidRDefault="00E40CCE" w:rsidP="00E40CCE">
      <w:pPr>
        <w:autoSpaceDE w:val="0"/>
        <w:autoSpaceDN w:val="0"/>
        <w:adjustRightInd w:val="0"/>
        <w:spacing w:after="0" w:line="240" w:lineRule="auto"/>
        <w:rPr>
          <w:rFonts w:cs="Arial"/>
          <w:color w:val="000000"/>
          <w:szCs w:val="24"/>
        </w:rPr>
      </w:pPr>
      <w:r w:rsidRPr="0070672F">
        <w:rPr>
          <w:rFonts w:cs="Arial"/>
          <w:noProof/>
          <w:color w:val="000000"/>
          <w:sz w:val="24"/>
          <w:szCs w:val="24"/>
        </w:rPr>
        <w:drawing>
          <wp:inline distT="0" distB="0" distL="0" distR="0" wp14:anchorId="401C5604" wp14:editId="1A1CB677">
            <wp:extent cx="5943600" cy="2204123"/>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2204123"/>
                    </a:xfrm>
                    <a:prstGeom prst="rect">
                      <a:avLst/>
                    </a:prstGeom>
                    <a:noFill/>
                    <a:ln>
                      <a:noFill/>
                    </a:ln>
                  </pic:spPr>
                </pic:pic>
              </a:graphicData>
            </a:graphic>
          </wp:inline>
        </w:drawing>
      </w:r>
    </w:p>
    <w:p w14:paraId="10C4FAE1" w14:textId="77777777" w:rsidR="00E40CCE" w:rsidRDefault="00E40CCE" w:rsidP="00E40CCE">
      <w:pPr>
        <w:autoSpaceDE w:val="0"/>
        <w:autoSpaceDN w:val="0"/>
        <w:adjustRightInd w:val="0"/>
        <w:spacing w:after="0" w:line="240" w:lineRule="auto"/>
        <w:rPr>
          <w:rFonts w:cs="Arial"/>
          <w:color w:val="000000"/>
          <w:szCs w:val="24"/>
        </w:rPr>
      </w:pPr>
    </w:p>
    <w:p w14:paraId="6FD93FAF" w14:textId="77777777" w:rsidR="00E40CCE" w:rsidRDefault="00E40CCE" w:rsidP="00E40CCE">
      <w:pPr>
        <w:autoSpaceDE w:val="0"/>
        <w:autoSpaceDN w:val="0"/>
        <w:adjustRightInd w:val="0"/>
        <w:spacing w:after="0" w:line="240" w:lineRule="auto"/>
        <w:rPr>
          <w:rFonts w:cs="Arial"/>
          <w:color w:val="000000"/>
          <w:sz w:val="24"/>
          <w:szCs w:val="24"/>
        </w:rPr>
      </w:pPr>
      <w:r>
        <w:rPr>
          <w:rFonts w:cs="Arial"/>
          <w:color w:val="000000"/>
          <w:sz w:val="24"/>
          <w:szCs w:val="24"/>
        </w:rPr>
        <w:t xml:space="preserve">Two example advertising events during which a SCAN_REQ PDU is received and a SCAN_RSP PDU is sent are shown in </w:t>
      </w:r>
      <w:r>
        <w:rPr>
          <w:rFonts w:cs="Arial"/>
          <w:color w:val="0000FF"/>
          <w:sz w:val="24"/>
          <w:szCs w:val="24"/>
        </w:rPr>
        <w:t xml:space="preserve">Figure 4.10 </w:t>
      </w:r>
      <w:r>
        <w:rPr>
          <w:rFonts w:cs="Arial"/>
          <w:color w:val="000000"/>
          <w:sz w:val="24"/>
          <w:szCs w:val="24"/>
        </w:rPr>
        <w:t xml:space="preserve">and in </w:t>
      </w:r>
      <w:r>
        <w:rPr>
          <w:rFonts w:cs="Arial"/>
          <w:color w:val="0000FF"/>
          <w:sz w:val="24"/>
          <w:szCs w:val="24"/>
        </w:rPr>
        <w:t xml:space="preserve">Figure 4.11 </w:t>
      </w:r>
      <w:r>
        <w:rPr>
          <w:rFonts w:cs="Arial"/>
          <w:color w:val="000000"/>
          <w:sz w:val="24"/>
          <w:szCs w:val="24"/>
        </w:rPr>
        <w:t xml:space="preserve">for the case in which all the </w:t>
      </w:r>
      <w:r>
        <w:rPr>
          <w:rFonts w:cs="Arial"/>
          <w:color w:val="FF0000"/>
          <w:sz w:val="24"/>
          <w:szCs w:val="24"/>
        </w:rPr>
        <w:t xml:space="preserve">primary </w:t>
      </w:r>
      <w:r>
        <w:rPr>
          <w:rFonts w:cs="Arial"/>
          <w:color w:val="000000"/>
          <w:sz w:val="24"/>
          <w:szCs w:val="24"/>
        </w:rPr>
        <w:t>advertising channels are used.</w:t>
      </w:r>
    </w:p>
    <w:p w14:paraId="7C6D1462" w14:textId="77777777" w:rsidR="00E40CCE" w:rsidRDefault="00E40CCE" w:rsidP="00E40CCE">
      <w:pPr>
        <w:autoSpaceDE w:val="0"/>
        <w:autoSpaceDN w:val="0"/>
        <w:adjustRightInd w:val="0"/>
        <w:spacing w:after="0" w:line="240" w:lineRule="auto"/>
        <w:rPr>
          <w:rFonts w:cs="Arial"/>
          <w:color w:val="000000"/>
          <w:sz w:val="20"/>
          <w:szCs w:val="20"/>
        </w:rPr>
      </w:pPr>
    </w:p>
    <w:p w14:paraId="7FB3DE85" w14:textId="77777777" w:rsidR="00E40CCE" w:rsidRDefault="00E40CCE" w:rsidP="00E40CCE">
      <w:pPr>
        <w:autoSpaceDE w:val="0"/>
        <w:autoSpaceDN w:val="0"/>
        <w:adjustRightInd w:val="0"/>
        <w:spacing w:after="0" w:line="240" w:lineRule="auto"/>
        <w:rPr>
          <w:rFonts w:cs="Arial"/>
          <w:color w:val="000000"/>
          <w:sz w:val="20"/>
          <w:szCs w:val="20"/>
        </w:rPr>
      </w:pPr>
      <w:r w:rsidRPr="0070672F">
        <w:rPr>
          <w:rFonts w:cs="Arial"/>
          <w:noProof/>
          <w:color w:val="000000"/>
          <w:sz w:val="20"/>
          <w:szCs w:val="20"/>
        </w:rPr>
        <w:drawing>
          <wp:inline distT="0" distB="0" distL="0" distR="0" wp14:anchorId="5A90B2FE" wp14:editId="7C2FAA37">
            <wp:extent cx="5943600" cy="188769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1887699"/>
                    </a:xfrm>
                    <a:prstGeom prst="rect">
                      <a:avLst/>
                    </a:prstGeom>
                    <a:noFill/>
                    <a:ln>
                      <a:noFill/>
                    </a:ln>
                  </pic:spPr>
                </pic:pic>
              </a:graphicData>
            </a:graphic>
          </wp:inline>
        </w:drawing>
      </w:r>
    </w:p>
    <w:p w14:paraId="326C9C50" w14:textId="77777777" w:rsidR="00E40CCE" w:rsidRPr="00934F6D" w:rsidRDefault="00E40CCE" w:rsidP="00E40CCE">
      <w:pPr>
        <w:autoSpaceDE w:val="0"/>
        <w:autoSpaceDN w:val="0"/>
        <w:adjustRightInd w:val="0"/>
        <w:spacing w:after="0" w:line="240" w:lineRule="auto"/>
        <w:rPr>
          <w:rFonts w:cs="Arial"/>
          <w:color w:val="FF0000"/>
          <w:sz w:val="24"/>
          <w:szCs w:val="20"/>
        </w:rPr>
      </w:pPr>
      <w:r w:rsidRPr="0070672F">
        <w:rPr>
          <w:rFonts w:cs="Arial"/>
          <w:noProof/>
          <w:color w:val="000000"/>
          <w:sz w:val="20"/>
          <w:szCs w:val="20"/>
        </w:rPr>
        <w:drawing>
          <wp:inline distT="0" distB="0" distL="0" distR="0" wp14:anchorId="4BA1E80E" wp14:editId="1D504677">
            <wp:extent cx="5943600" cy="204502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2045023"/>
                    </a:xfrm>
                    <a:prstGeom prst="rect">
                      <a:avLst/>
                    </a:prstGeom>
                    <a:noFill/>
                    <a:ln>
                      <a:noFill/>
                    </a:ln>
                  </pic:spPr>
                </pic:pic>
              </a:graphicData>
            </a:graphic>
          </wp:inline>
        </w:drawing>
      </w:r>
    </w:p>
    <w:p w14:paraId="0BB5769E" w14:textId="77777777" w:rsidR="00E40CCE" w:rsidRDefault="00E40CCE" w:rsidP="00E40CCE">
      <w:pPr>
        <w:autoSpaceDE w:val="0"/>
        <w:autoSpaceDN w:val="0"/>
        <w:adjustRightInd w:val="0"/>
        <w:spacing w:after="0" w:line="240" w:lineRule="auto"/>
        <w:rPr>
          <w:rFonts w:cs="Arial"/>
          <w:color w:val="000000"/>
          <w:sz w:val="20"/>
          <w:szCs w:val="20"/>
        </w:rPr>
      </w:pPr>
    </w:p>
    <w:p w14:paraId="4B943ECD" w14:textId="77777777" w:rsidR="00E40CCE" w:rsidRPr="006B3756" w:rsidRDefault="008E1888" w:rsidP="00F03F8D">
      <w:pPr>
        <w:pStyle w:val="Heading3"/>
      </w:pPr>
      <w:bookmarkStart w:id="942" w:name="_Toc443590493"/>
      <w:bookmarkStart w:id="943" w:name="_Toc448771479"/>
      <w:r w:rsidRPr="006B3756">
        <w:t xml:space="preserve">[New Section] </w:t>
      </w:r>
      <w:r w:rsidR="00E40CCE" w:rsidRPr="006B3756">
        <w:t>4.4.2.5.2 Scannable Undirected Event Type using ADV_EXT_IND</w:t>
      </w:r>
      <w:bookmarkEnd w:id="942"/>
      <w:bookmarkEnd w:id="943"/>
    </w:p>
    <w:p w14:paraId="113A092E" w14:textId="77777777" w:rsidR="00E40CCE" w:rsidRDefault="007B04AF" w:rsidP="00E40CCE">
      <w:pPr>
        <w:autoSpaceDE w:val="0"/>
        <w:autoSpaceDN w:val="0"/>
        <w:adjustRightInd w:val="0"/>
        <w:spacing w:after="0" w:line="240" w:lineRule="auto"/>
        <w:rPr>
          <w:b/>
          <w:color w:val="FF0000"/>
        </w:rPr>
      </w:pPr>
      <w:r w:rsidRPr="00B03027">
        <w:rPr>
          <w:b/>
          <w:color w:val="FF0000"/>
        </w:rPr>
        <w:t>4.4.2.5.2 Scannable Undirected Event Type using ADV_EXT_IND</w:t>
      </w:r>
    </w:p>
    <w:p w14:paraId="7A7EE0DB" w14:textId="77777777" w:rsidR="007B04AF" w:rsidRPr="00B03027" w:rsidRDefault="007B04AF" w:rsidP="00E40CCE">
      <w:pPr>
        <w:autoSpaceDE w:val="0"/>
        <w:autoSpaceDN w:val="0"/>
        <w:adjustRightInd w:val="0"/>
        <w:spacing w:after="0" w:line="240" w:lineRule="auto"/>
        <w:rPr>
          <w:rFonts w:cs="Arial"/>
          <w:b/>
          <w:i/>
          <w:color w:val="FF0000"/>
          <w:sz w:val="24"/>
          <w:szCs w:val="20"/>
        </w:rPr>
      </w:pPr>
    </w:p>
    <w:p w14:paraId="708525C5" w14:textId="77777777" w:rsidR="00E40CCE" w:rsidRDefault="00E40CCE" w:rsidP="00E40CCE">
      <w:pPr>
        <w:autoSpaceDE w:val="0"/>
        <w:autoSpaceDN w:val="0"/>
        <w:adjustRightInd w:val="0"/>
        <w:spacing w:after="0" w:line="240" w:lineRule="auto"/>
        <w:rPr>
          <w:rFonts w:cs="Arial"/>
          <w:color w:val="FF0000"/>
          <w:sz w:val="24"/>
          <w:szCs w:val="24"/>
        </w:rPr>
      </w:pPr>
      <w:r w:rsidRPr="0025589B">
        <w:rPr>
          <w:rFonts w:cs="Arial"/>
          <w:color w:val="FF0000"/>
          <w:sz w:val="24"/>
          <w:szCs w:val="24"/>
        </w:rPr>
        <w:t xml:space="preserve">The scannable undirected event type </w:t>
      </w:r>
      <w:r>
        <w:rPr>
          <w:rFonts w:cs="Arial"/>
          <w:color w:val="FF0000"/>
          <w:sz w:val="24"/>
          <w:szCs w:val="24"/>
        </w:rPr>
        <w:t xml:space="preserve">using the ADV_EXT_IND PDU </w:t>
      </w:r>
      <w:r w:rsidRPr="0025589B">
        <w:rPr>
          <w:rFonts w:cs="Arial"/>
          <w:color w:val="FF0000"/>
          <w:sz w:val="24"/>
          <w:szCs w:val="24"/>
        </w:rPr>
        <w:t>allows a</w:t>
      </w:r>
      <w:r>
        <w:rPr>
          <w:rFonts w:cs="Arial"/>
          <w:color w:val="FF0000"/>
          <w:sz w:val="24"/>
          <w:szCs w:val="24"/>
        </w:rPr>
        <w:t>ny</w:t>
      </w:r>
      <w:r w:rsidRPr="0025589B">
        <w:rPr>
          <w:rFonts w:cs="Arial"/>
          <w:color w:val="FF0000"/>
          <w:sz w:val="24"/>
          <w:szCs w:val="24"/>
        </w:rPr>
        <w:t xml:space="preserve"> scanner to respond with a scan request to </w:t>
      </w:r>
      <w:r>
        <w:rPr>
          <w:rFonts w:cs="Arial"/>
          <w:color w:val="FF0000"/>
          <w:sz w:val="24"/>
          <w:szCs w:val="24"/>
        </w:rPr>
        <w:t>receive scan response data</w:t>
      </w:r>
      <w:r w:rsidRPr="0025589B">
        <w:rPr>
          <w:rFonts w:cs="Arial"/>
          <w:color w:val="FF0000"/>
          <w:sz w:val="24"/>
          <w:szCs w:val="24"/>
        </w:rPr>
        <w:t xml:space="preserve"> on the secondary advertising channel.</w:t>
      </w:r>
    </w:p>
    <w:p w14:paraId="3F06EC47" w14:textId="77777777" w:rsidR="00E40CCE" w:rsidRDefault="00E40CCE" w:rsidP="00E40CCE">
      <w:pPr>
        <w:autoSpaceDE w:val="0"/>
        <w:autoSpaceDN w:val="0"/>
        <w:adjustRightInd w:val="0"/>
        <w:spacing w:after="0" w:line="240" w:lineRule="auto"/>
        <w:rPr>
          <w:rFonts w:cs="Arial"/>
          <w:color w:val="FF0000"/>
          <w:sz w:val="24"/>
          <w:szCs w:val="24"/>
        </w:rPr>
      </w:pPr>
    </w:p>
    <w:p w14:paraId="07A3476C" w14:textId="77777777" w:rsidR="00E40CCE" w:rsidRDefault="00E40CCE" w:rsidP="00E40CCE">
      <w:pPr>
        <w:autoSpaceDE w:val="0"/>
        <w:autoSpaceDN w:val="0"/>
        <w:adjustRightInd w:val="0"/>
        <w:spacing w:after="0" w:line="240" w:lineRule="auto"/>
        <w:rPr>
          <w:rFonts w:cs="Arial"/>
          <w:color w:val="FF0000"/>
          <w:sz w:val="24"/>
          <w:szCs w:val="24"/>
        </w:rPr>
      </w:pPr>
      <w:r>
        <w:rPr>
          <w:rFonts w:cs="Arial"/>
          <w:color w:val="FF0000"/>
          <w:sz w:val="24"/>
          <w:szCs w:val="24"/>
        </w:rPr>
        <w:t>The AdvMode field in the ADV_EXT_IND PDU shall be set to scannable.</w:t>
      </w:r>
    </w:p>
    <w:p w14:paraId="6132C121" w14:textId="77777777" w:rsidR="00E40CCE" w:rsidRPr="0025589B" w:rsidRDefault="00E40CCE" w:rsidP="00E40CCE">
      <w:pPr>
        <w:autoSpaceDE w:val="0"/>
        <w:autoSpaceDN w:val="0"/>
        <w:adjustRightInd w:val="0"/>
        <w:spacing w:after="0" w:line="240" w:lineRule="auto"/>
        <w:rPr>
          <w:rFonts w:cs="Arial"/>
          <w:color w:val="FF0000"/>
          <w:sz w:val="24"/>
          <w:szCs w:val="20"/>
        </w:rPr>
      </w:pPr>
    </w:p>
    <w:p w14:paraId="732800CD" w14:textId="77777777" w:rsidR="00E40CCE" w:rsidRDefault="00E40CCE" w:rsidP="001F0512">
      <w:pPr>
        <w:autoSpaceDE w:val="0"/>
        <w:autoSpaceDN w:val="0"/>
        <w:adjustRightInd w:val="0"/>
        <w:spacing w:after="0" w:line="240" w:lineRule="auto"/>
        <w:jc w:val="both"/>
        <w:rPr>
          <w:rFonts w:cs="Arial"/>
          <w:color w:val="FF0000"/>
          <w:sz w:val="24"/>
          <w:szCs w:val="24"/>
        </w:rPr>
      </w:pPr>
      <w:r>
        <w:rPr>
          <w:rFonts w:cs="Arial"/>
          <w:color w:val="FF0000"/>
          <w:sz w:val="24"/>
          <w:szCs w:val="24"/>
        </w:rPr>
        <w:t>The ADV_EXT_IND PDU shall not contain the AdvA field</w:t>
      </w:r>
      <w:r w:rsidR="00407BD5">
        <w:rPr>
          <w:rFonts w:cs="Arial"/>
          <w:color w:val="FF0000"/>
          <w:sz w:val="24"/>
          <w:szCs w:val="24"/>
        </w:rPr>
        <w:t xml:space="preserve">. </w:t>
      </w:r>
      <w:r>
        <w:rPr>
          <w:rFonts w:cs="Arial"/>
          <w:color w:val="FF0000"/>
          <w:sz w:val="24"/>
          <w:szCs w:val="24"/>
        </w:rPr>
        <w:t>A</w:t>
      </w:r>
      <w:r w:rsidRPr="00481C3C">
        <w:rPr>
          <w:rFonts w:cs="Arial"/>
          <w:color w:val="FF0000"/>
          <w:sz w:val="24"/>
          <w:szCs w:val="24"/>
        </w:rPr>
        <w:t xml:space="preserve"> </w:t>
      </w:r>
      <w:r>
        <w:rPr>
          <w:rFonts w:cs="Arial"/>
          <w:color w:val="FF0000"/>
          <w:sz w:val="24"/>
          <w:szCs w:val="24"/>
        </w:rPr>
        <w:t>scanner</w:t>
      </w:r>
      <w:r w:rsidRPr="00481C3C">
        <w:rPr>
          <w:rFonts w:cs="Arial"/>
          <w:color w:val="FF0000"/>
          <w:sz w:val="24"/>
          <w:szCs w:val="24"/>
        </w:rPr>
        <w:t xml:space="preserve"> may send a </w:t>
      </w:r>
      <w:r>
        <w:rPr>
          <w:rFonts w:cs="Arial"/>
          <w:color w:val="FF0000"/>
          <w:sz w:val="24"/>
          <w:szCs w:val="24"/>
        </w:rPr>
        <w:t>scan</w:t>
      </w:r>
      <w:r w:rsidRPr="00481C3C">
        <w:rPr>
          <w:rFonts w:cs="Arial"/>
          <w:color w:val="FF0000"/>
          <w:sz w:val="24"/>
          <w:szCs w:val="24"/>
        </w:rPr>
        <w:t xml:space="preserve"> request </w:t>
      </w:r>
      <w:r>
        <w:rPr>
          <w:rFonts w:cs="Arial"/>
          <w:color w:val="FF0000"/>
          <w:sz w:val="24"/>
          <w:szCs w:val="24"/>
        </w:rPr>
        <w:t>using the AUX_SCAN_REQ</w:t>
      </w:r>
      <w:r w:rsidRPr="00481C3C">
        <w:rPr>
          <w:rFonts w:cs="Arial"/>
          <w:color w:val="FF0000"/>
          <w:sz w:val="24"/>
          <w:szCs w:val="24"/>
        </w:rPr>
        <w:t xml:space="preserve"> </w:t>
      </w:r>
      <w:r>
        <w:rPr>
          <w:rFonts w:cs="Arial"/>
          <w:color w:val="FF0000"/>
          <w:sz w:val="24"/>
          <w:szCs w:val="24"/>
        </w:rPr>
        <w:t>PDU on the same secondary advertising channel index as the received AUX_ADV_IND PDU</w:t>
      </w:r>
      <w:r w:rsidR="00407BD5">
        <w:rPr>
          <w:rFonts w:cs="Arial"/>
          <w:color w:val="FF0000"/>
          <w:sz w:val="24"/>
          <w:szCs w:val="24"/>
        </w:rPr>
        <w:t xml:space="preserve"> pointed to by the ADV_EXT_IND PDU</w:t>
      </w:r>
      <w:r>
        <w:rPr>
          <w:rFonts w:cs="Arial"/>
          <w:color w:val="FF0000"/>
          <w:sz w:val="24"/>
          <w:szCs w:val="24"/>
        </w:rPr>
        <w:t xml:space="preserve">. </w:t>
      </w:r>
    </w:p>
    <w:p w14:paraId="60B3B54D" w14:textId="77777777" w:rsidR="00E40CCE" w:rsidRDefault="00E40CCE" w:rsidP="00E40CCE">
      <w:pPr>
        <w:autoSpaceDE w:val="0"/>
        <w:autoSpaceDN w:val="0"/>
        <w:adjustRightInd w:val="0"/>
        <w:spacing w:after="0" w:line="240" w:lineRule="auto"/>
        <w:rPr>
          <w:rFonts w:cs="Arial"/>
          <w:color w:val="FF0000"/>
          <w:sz w:val="24"/>
          <w:szCs w:val="24"/>
        </w:rPr>
      </w:pPr>
    </w:p>
    <w:p w14:paraId="693F3C7D" w14:textId="77777777" w:rsidR="00E40CCE" w:rsidRPr="00934F6D" w:rsidRDefault="00E40CCE" w:rsidP="00E40CCE">
      <w:pPr>
        <w:autoSpaceDE w:val="0"/>
        <w:autoSpaceDN w:val="0"/>
        <w:adjustRightInd w:val="0"/>
        <w:spacing w:after="0" w:line="240" w:lineRule="auto"/>
        <w:rPr>
          <w:rFonts w:cs="Arial"/>
          <w:color w:val="FF0000"/>
          <w:sz w:val="24"/>
          <w:szCs w:val="24"/>
        </w:rPr>
      </w:pPr>
      <w:r>
        <w:rPr>
          <w:rFonts w:cs="Arial"/>
          <w:color w:val="FF0000"/>
          <w:sz w:val="24"/>
          <w:szCs w:val="24"/>
        </w:rPr>
        <w:t>After every AUX_ADV_IND PDU sent by the advertiser, t</w:t>
      </w:r>
      <w:r w:rsidRPr="00934F6D">
        <w:rPr>
          <w:rFonts w:cs="Arial"/>
          <w:color w:val="FF0000"/>
          <w:sz w:val="24"/>
          <w:szCs w:val="24"/>
        </w:rPr>
        <w:t xml:space="preserve">he </w:t>
      </w:r>
      <w:r>
        <w:rPr>
          <w:rFonts w:cs="Arial"/>
          <w:color w:val="FF0000"/>
          <w:sz w:val="24"/>
          <w:szCs w:val="24"/>
        </w:rPr>
        <w:t>advertiser</w:t>
      </w:r>
      <w:r w:rsidRPr="00934F6D">
        <w:rPr>
          <w:rFonts w:cs="Arial"/>
          <w:color w:val="FF0000"/>
          <w:sz w:val="24"/>
          <w:szCs w:val="24"/>
        </w:rPr>
        <w:t xml:space="preserve"> shall listen </w:t>
      </w:r>
      <w:r>
        <w:rPr>
          <w:rFonts w:cs="Arial"/>
          <w:color w:val="FF0000"/>
          <w:sz w:val="24"/>
          <w:szCs w:val="24"/>
        </w:rPr>
        <w:t xml:space="preserve">for AUX_SCAN_REQ PDUs </w:t>
      </w:r>
      <w:r w:rsidRPr="00934F6D">
        <w:rPr>
          <w:rFonts w:cs="Arial"/>
          <w:color w:val="FF0000"/>
          <w:sz w:val="24"/>
          <w:szCs w:val="24"/>
        </w:rPr>
        <w:t xml:space="preserve">on the same </w:t>
      </w:r>
      <w:r w:rsidRPr="005B41C2">
        <w:rPr>
          <w:rFonts w:cs="Arial"/>
          <w:color w:val="FF0000"/>
          <w:sz w:val="24"/>
          <w:szCs w:val="24"/>
        </w:rPr>
        <w:t xml:space="preserve">secondary </w:t>
      </w:r>
      <w:r w:rsidRPr="00934F6D">
        <w:rPr>
          <w:rFonts w:cs="Arial"/>
          <w:color w:val="FF0000"/>
          <w:sz w:val="24"/>
          <w:szCs w:val="24"/>
        </w:rPr>
        <w:t>advertising channel index from scanners.</w:t>
      </w:r>
      <w:r w:rsidR="00BA7662">
        <w:rPr>
          <w:rFonts w:cs="Arial"/>
          <w:color w:val="FF0000"/>
          <w:sz w:val="24"/>
          <w:szCs w:val="24"/>
        </w:rPr>
        <w:t xml:space="preserve"> Any AUX_CONNECT_REQ PDUs received shall be ignored.</w:t>
      </w:r>
    </w:p>
    <w:p w14:paraId="3A00685E" w14:textId="77777777" w:rsidR="00E40CCE" w:rsidRDefault="00E40CCE" w:rsidP="00E40CCE">
      <w:pPr>
        <w:autoSpaceDE w:val="0"/>
        <w:autoSpaceDN w:val="0"/>
        <w:adjustRightInd w:val="0"/>
        <w:spacing w:after="0" w:line="240" w:lineRule="auto"/>
        <w:rPr>
          <w:rFonts w:cs="Arial"/>
          <w:color w:val="FF0000"/>
          <w:sz w:val="24"/>
          <w:szCs w:val="24"/>
        </w:rPr>
      </w:pPr>
    </w:p>
    <w:p w14:paraId="3CB0B9A3" w14:textId="77777777" w:rsidR="00E40CCE" w:rsidRPr="00934F6D" w:rsidRDefault="00E40CCE" w:rsidP="00E40CCE">
      <w:pPr>
        <w:autoSpaceDE w:val="0"/>
        <w:autoSpaceDN w:val="0"/>
        <w:adjustRightInd w:val="0"/>
        <w:spacing w:after="0" w:line="240" w:lineRule="auto"/>
        <w:rPr>
          <w:rFonts w:cs="Arial"/>
          <w:color w:val="FF0000"/>
          <w:sz w:val="24"/>
          <w:szCs w:val="24"/>
        </w:rPr>
      </w:pPr>
      <w:r w:rsidRPr="00934F6D">
        <w:rPr>
          <w:rFonts w:cs="Arial"/>
          <w:color w:val="FF0000"/>
          <w:sz w:val="24"/>
          <w:szCs w:val="24"/>
        </w:rPr>
        <w:t>If the advertiser receives an AUX_SCAN_REQ</w:t>
      </w:r>
      <w:r w:rsidRPr="005B41C2">
        <w:rPr>
          <w:rFonts w:cs="Arial"/>
          <w:color w:val="FF0000"/>
          <w:sz w:val="24"/>
          <w:szCs w:val="24"/>
        </w:rPr>
        <w:t xml:space="preserve"> </w:t>
      </w:r>
      <w:r w:rsidRPr="00934F6D">
        <w:rPr>
          <w:rFonts w:cs="Arial"/>
          <w:color w:val="FF0000"/>
          <w:sz w:val="24"/>
          <w:szCs w:val="24"/>
        </w:rPr>
        <w:t>PDU that contains its device address from a scanner allowed by the advertising filter policy</w:t>
      </w:r>
      <w:r w:rsidR="000E0D63">
        <w:rPr>
          <w:rFonts w:cs="Arial"/>
          <w:color w:val="FF0000"/>
          <w:sz w:val="24"/>
          <w:szCs w:val="24"/>
        </w:rPr>
        <w:t>,</w:t>
      </w:r>
      <w:r w:rsidRPr="00934F6D">
        <w:rPr>
          <w:rFonts w:cs="Arial"/>
          <w:color w:val="FF0000"/>
          <w:sz w:val="24"/>
          <w:szCs w:val="24"/>
        </w:rPr>
        <w:t xml:space="preserve"> it shall reply with an AUX_SCAN_RSP</w:t>
      </w:r>
      <w:r w:rsidRPr="005B41C2">
        <w:rPr>
          <w:rFonts w:cs="Arial"/>
          <w:color w:val="FF0000"/>
          <w:sz w:val="24"/>
          <w:szCs w:val="24"/>
        </w:rPr>
        <w:t xml:space="preserve"> </w:t>
      </w:r>
      <w:r w:rsidRPr="00934F6D">
        <w:rPr>
          <w:rFonts w:cs="Arial"/>
          <w:color w:val="FF0000"/>
          <w:sz w:val="24"/>
          <w:szCs w:val="24"/>
        </w:rPr>
        <w:t>PDU on the same secondary advertising channel index</w:t>
      </w:r>
      <w:r w:rsidR="00F210F0">
        <w:rPr>
          <w:rFonts w:cs="Arial"/>
          <w:color w:val="FF0000"/>
          <w:sz w:val="24"/>
          <w:szCs w:val="24"/>
        </w:rPr>
        <w:t xml:space="preserve"> prior to the start of the next advertising event</w:t>
      </w:r>
      <w:r w:rsidRPr="00934F6D">
        <w:rPr>
          <w:rFonts w:cs="Arial"/>
          <w:color w:val="FF0000"/>
          <w:sz w:val="24"/>
          <w:szCs w:val="24"/>
        </w:rPr>
        <w:t>. After the AUX_SCAN_RSP PDU is sent or if the advertising filter policy prohibit</w:t>
      </w:r>
      <w:r w:rsidR="00760483">
        <w:rPr>
          <w:rFonts w:cs="Arial"/>
          <w:color w:val="FF0000"/>
          <w:sz w:val="24"/>
          <w:szCs w:val="24"/>
        </w:rPr>
        <w:t>s</w:t>
      </w:r>
      <w:r w:rsidRPr="00934F6D">
        <w:rPr>
          <w:rFonts w:cs="Arial"/>
          <w:color w:val="FF0000"/>
          <w:sz w:val="24"/>
          <w:szCs w:val="24"/>
        </w:rPr>
        <w:t xml:space="preserve"> processing the AUX_SCAN_REQ PDU.</w:t>
      </w:r>
      <w:r w:rsidRPr="00F96CE4">
        <w:rPr>
          <w:rFonts w:cs="Arial"/>
          <w:color w:val="FF0000"/>
          <w:sz w:val="24"/>
          <w:szCs w:val="24"/>
        </w:rPr>
        <w:t xml:space="preserve"> </w:t>
      </w:r>
      <w:r w:rsidRPr="00EE5BCF">
        <w:rPr>
          <w:rFonts w:cs="Arial"/>
          <w:color w:val="FF0000"/>
          <w:sz w:val="24"/>
          <w:szCs w:val="24"/>
        </w:rPr>
        <w:t xml:space="preserve">Any </w:t>
      </w:r>
      <w:r>
        <w:rPr>
          <w:rFonts w:cs="Arial"/>
          <w:color w:val="FF0000"/>
          <w:sz w:val="24"/>
          <w:szCs w:val="24"/>
        </w:rPr>
        <w:t xml:space="preserve">AUX_CONNECT_REQ PDUs on the secondary advertising channel </w:t>
      </w:r>
      <w:r w:rsidRPr="00EE5BCF">
        <w:rPr>
          <w:rFonts w:cs="Arial"/>
          <w:color w:val="FF0000"/>
          <w:sz w:val="24"/>
          <w:szCs w:val="24"/>
        </w:rPr>
        <w:t>shall be ignored.</w:t>
      </w:r>
    </w:p>
    <w:p w14:paraId="0FC62224" w14:textId="77777777" w:rsidR="00CE1826" w:rsidRPr="00427CC6" w:rsidRDefault="00CE1826" w:rsidP="00CE1826">
      <w:pPr>
        <w:autoSpaceDE w:val="0"/>
        <w:autoSpaceDN w:val="0"/>
        <w:adjustRightInd w:val="0"/>
        <w:spacing w:after="0" w:line="240" w:lineRule="auto"/>
        <w:rPr>
          <w:rFonts w:cs="Arial"/>
          <w:color w:val="FF0000"/>
          <w:sz w:val="24"/>
          <w:szCs w:val="24"/>
        </w:rPr>
      </w:pPr>
      <w:r w:rsidRPr="00934F6D">
        <w:rPr>
          <w:rFonts w:cs="Arial"/>
          <w:color w:val="FF0000"/>
          <w:sz w:val="24"/>
          <w:szCs w:val="24"/>
        </w:rPr>
        <w:t xml:space="preserve">The time between the beginning of two consecutive </w:t>
      </w:r>
      <w:r>
        <w:rPr>
          <w:rFonts w:cs="Arial"/>
          <w:color w:val="FF0000"/>
          <w:sz w:val="24"/>
          <w:szCs w:val="24"/>
        </w:rPr>
        <w:t>ADV_EXT_IND</w:t>
      </w:r>
      <w:r w:rsidRPr="005B41C2">
        <w:rPr>
          <w:rFonts w:cs="Arial"/>
          <w:color w:val="FF0000"/>
          <w:sz w:val="24"/>
          <w:szCs w:val="24"/>
        </w:rPr>
        <w:t xml:space="preserve"> </w:t>
      </w:r>
      <w:r w:rsidRPr="00934F6D">
        <w:rPr>
          <w:rFonts w:cs="Arial"/>
          <w:color w:val="FF0000"/>
          <w:sz w:val="24"/>
          <w:szCs w:val="24"/>
        </w:rPr>
        <w:t xml:space="preserve">PDUs within an advertising event shall </w:t>
      </w:r>
      <w:r>
        <w:rPr>
          <w:rFonts w:cs="Arial"/>
          <w:color w:val="FF0000"/>
          <w:sz w:val="24"/>
          <w:szCs w:val="24"/>
        </w:rPr>
        <w:t xml:space="preserve">be less than or equal to 10 ms. </w:t>
      </w:r>
      <w:r w:rsidRPr="00934F6D">
        <w:rPr>
          <w:rFonts w:cs="Arial"/>
          <w:color w:val="FF0000"/>
          <w:sz w:val="24"/>
          <w:szCs w:val="24"/>
        </w:rPr>
        <w:t>The advertising event shall be closed within the advertising interval.</w:t>
      </w:r>
    </w:p>
    <w:p w14:paraId="62CE73BC" w14:textId="77777777" w:rsidR="00E40CCE" w:rsidRPr="00934F6D" w:rsidRDefault="00E40CCE" w:rsidP="00E40CCE">
      <w:pPr>
        <w:autoSpaceDE w:val="0"/>
        <w:autoSpaceDN w:val="0"/>
        <w:adjustRightInd w:val="0"/>
        <w:spacing w:after="0" w:line="240" w:lineRule="auto"/>
        <w:rPr>
          <w:rFonts w:cs="Arial"/>
          <w:color w:val="FF0000"/>
          <w:sz w:val="24"/>
          <w:szCs w:val="20"/>
        </w:rPr>
      </w:pPr>
    </w:p>
    <w:p w14:paraId="253AE51D" w14:textId="77777777" w:rsidR="00E40CCE" w:rsidRDefault="00E40CCE" w:rsidP="00E40CCE">
      <w:pPr>
        <w:autoSpaceDE w:val="0"/>
        <w:autoSpaceDN w:val="0"/>
        <w:adjustRightInd w:val="0"/>
        <w:spacing w:after="0" w:line="240" w:lineRule="auto"/>
        <w:rPr>
          <w:rFonts w:cs="Arial"/>
          <w:color w:val="FF0000"/>
          <w:sz w:val="24"/>
          <w:szCs w:val="24"/>
        </w:rPr>
      </w:pPr>
      <w:r>
        <w:rPr>
          <w:rFonts w:cs="Arial"/>
          <w:color w:val="FF0000"/>
          <w:sz w:val="24"/>
          <w:szCs w:val="24"/>
        </w:rPr>
        <w:t>Figure 4.X shows an advertising event in which no AUX_SCAN_REQ PDU is received.</w:t>
      </w:r>
    </w:p>
    <w:p w14:paraId="5F746000" w14:textId="77777777" w:rsidR="00E40CCE" w:rsidRDefault="00E40CCE" w:rsidP="00E40CCE">
      <w:pPr>
        <w:autoSpaceDE w:val="0"/>
        <w:autoSpaceDN w:val="0"/>
        <w:adjustRightInd w:val="0"/>
        <w:spacing w:after="0" w:line="240" w:lineRule="auto"/>
        <w:rPr>
          <w:rFonts w:cs="Arial"/>
          <w:color w:val="FF0000"/>
          <w:sz w:val="24"/>
          <w:szCs w:val="24"/>
        </w:rPr>
      </w:pPr>
    </w:p>
    <w:p w14:paraId="0E93D15F" w14:textId="77777777" w:rsidR="00E40CCE" w:rsidRDefault="00E40CCE" w:rsidP="00E40CCE">
      <w:pPr>
        <w:autoSpaceDE w:val="0"/>
        <w:autoSpaceDN w:val="0"/>
        <w:adjustRightInd w:val="0"/>
        <w:spacing w:after="0" w:line="240" w:lineRule="auto"/>
        <w:rPr>
          <w:rFonts w:cs="Arial"/>
          <w:color w:val="000000"/>
          <w:szCs w:val="24"/>
        </w:rPr>
      </w:pPr>
      <w:r w:rsidRPr="00082694">
        <w:rPr>
          <w:rFonts w:cs="Arial"/>
          <w:color w:val="000000"/>
          <w:szCs w:val="24"/>
        </w:rPr>
        <w:object w:dxaOrig="9984" w:dyaOrig="4056" w14:anchorId="4006C975">
          <v:shape id="_x0000_i1035" type="#_x0000_t75" style="width:7in;height:195.35pt" o:ole="">
            <v:imagedata r:id="rId32" o:title=""/>
          </v:shape>
          <o:OLEObject Type="Embed" ProgID="Visio.Drawing.11" ShapeID="_x0000_i1035" DrawAspect="Content" ObjectID="_1522518083" r:id="rId39"/>
        </w:object>
      </w:r>
    </w:p>
    <w:p w14:paraId="57D3D62B" w14:textId="77777777" w:rsidR="00E40CCE" w:rsidRPr="00934F6D" w:rsidRDefault="00E40CCE" w:rsidP="00E40CCE">
      <w:pPr>
        <w:pStyle w:val="Caption"/>
      </w:pPr>
      <w:r w:rsidRPr="006E7F03">
        <w:rPr>
          <w:color w:val="FF0000"/>
        </w:rPr>
        <w:t xml:space="preserve">Figure 4.X: </w:t>
      </w:r>
      <w:r>
        <w:rPr>
          <w:color w:val="FF0000"/>
        </w:rPr>
        <w:t>Scannable undirected advertising event using the ADV_EXT_IND PDUs and AUX_ADV_IND PDU containing advertising data</w:t>
      </w:r>
    </w:p>
    <w:p w14:paraId="74CC1359" w14:textId="77777777" w:rsidR="00E40CCE" w:rsidRDefault="00E40CCE" w:rsidP="00E40CCE">
      <w:pPr>
        <w:autoSpaceDE w:val="0"/>
        <w:autoSpaceDN w:val="0"/>
        <w:adjustRightInd w:val="0"/>
        <w:spacing w:after="0" w:line="240" w:lineRule="auto"/>
        <w:rPr>
          <w:rFonts w:cs="Arial"/>
          <w:color w:val="FF0000"/>
          <w:sz w:val="24"/>
          <w:szCs w:val="24"/>
        </w:rPr>
      </w:pPr>
      <w:r w:rsidRPr="00934F6D">
        <w:rPr>
          <w:rFonts w:cs="Arial"/>
          <w:color w:val="FF0000"/>
          <w:sz w:val="24"/>
          <w:szCs w:val="24"/>
        </w:rPr>
        <w:t>An example advertising event during which a</w:t>
      </w:r>
      <w:r>
        <w:rPr>
          <w:rFonts w:cs="Arial"/>
          <w:color w:val="FF0000"/>
          <w:sz w:val="24"/>
          <w:szCs w:val="24"/>
        </w:rPr>
        <w:t>n</w:t>
      </w:r>
      <w:r w:rsidRPr="00934F6D">
        <w:rPr>
          <w:rFonts w:cs="Arial"/>
          <w:color w:val="FF0000"/>
          <w:sz w:val="24"/>
          <w:szCs w:val="24"/>
        </w:rPr>
        <w:t xml:space="preserve"> AUX_SCAN_REQ PDU is received and a</w:t>
      </w:r>
      <w:r>
        <w:rPr>
          <w:rFonts w:cs="Arial"/>
          <w:color w:val="FF0000"/>
          <w:sz w:val="24"/>
          <w:szCs w:val="24"/>
        </w:rPr>
        <w:t>n</w:t>
      </w:r>
      <w:r w:rsidRPr="00934F6D">
        <w:rPr>
          <w:rFonts w:cs="Arial"/>
          <w:color w:val="FF0000"/>
          <w:sz w:val="24"/>
          <w:szCs w:val="24"/>
        </w:rPr>
        <w:t xml:space="preserve"> AUX_SCAN_RSP PDU is sent </w:t>
      </w:r>
      <w:r>
        <w:rPr>
          <w:rFonts w:cs="Arial"/>
          <w:color w:val="FF0000"/>
          <w:sz w:val="24"/>
          <w:szCs w:val="24"/>
        </w:rPr>
        <w:t>on the secondary advertising channel is</w:t>
      </w:r>
      <w:r w:rsidRPr="00934F6D">
        <w:rPr>
          <w:rFonts w:cs="Arial"/>
          <w:color w:val="FF0000"/>
          <w:sz w:val="24"/>
          <w:szCs w:val="24"/>
        </w:rPr>
        <w:t xml:space="preserve"> shown in Figure 4.</w:t>
      </w:r>
      <w:r>
        <w:rPr>
          <w:rFonts w:cs="Arial"/>
          <w:color w:val="FF0000"/>
          <w:sz w:val="24"/>
          <w:szCs w:val="24"/>
        </w:rPr>
        <w:t>X</w:t>
      </w:r>
      <w:r w:rsidRPr="00934F6D">
        <w:rPr>
          <w:rFonts w:cs="Arial"/>
          <w:color w:val="FF0000"/>
          <w:sz w:val="24"/>
          <w:szCs w:val="24"/>
        </w:rPr>
        <w:t>.</w:t>
      </w:r>
    </w:p>
    <w:p w14:paraId="540F3478" w14:textId="77777777" w:rsidR="00E40CCE" w:rsidRDefault="00E40CCE" w:rsidP="00E40CCE">
      <w:pPr>
        <w:autoSpaceDE w:val="0"/>
        <w:autoSpaceDN w:val="0"/>
        <w:adjustRightInd w:val="0"/>
        <w:spacing w:after="0" w:line="240" w:lineRule="auto"/>
        <w:rPr>
          <w:rFonts w:cs="Arial"/>
          <w:color w:val="FF0000"/>
          <w:sz w:val="24"/>
          <w:szCs w:val="24"/>
        </w:rPr>
      </w:pPr>
    </w:p>
    <w:p w14:paraId="665CB23D" w14:textId="77777777" w:rsidR="00E40CCE" w:rsidRDefault="001A19DB" w:rsidP="00E40CCE">
      <w:pPr>
        <w:autoSpaceDE w:val="0"/>
        <w:autoSpaceDN w:val="0"/>
        <w:adjustRightInd w:val="0"/>
        <w:spacing w:after="0" w:line="240" w:lineRule="auto"/>
        <w:rPr>
          <w:rFonts w:cs="Arial"/>
          <w:color w:val="000000"/>
          <w:szCs w:val="24"/>
        </w:rPr>
      </w:pPr>
      <w:r w:rsidRPr="00082694">
        <w:rPr>
          <w:rFonts w:cs="Arial"/>
          <w:color w:val="000000"/>
          <w:szCs w:val="24"/>
        </w:rPr>
        <w:object w:dxaOrig="9979" w:dyaOrig="4010" w14:anchorId="5F6B5403">
          <v:shape id="_x0000_i1036" type="#_x0000_t75" style="width:7in;height:201.6pt" o:ole="">
            <v:imagedata r:id="rId40" o:title=""/>
          </v:shape>
          <o:OLEObject Type="Embed" ProgID="Visio.Drawing.11" ShapeID="_x0000_i1036" DrawAspect="Content" ObjectID="_1522518084" r:id="rId41"/>
        </w:object>
      </w:r>
    </w:p>
    <w:p w14:paraId="0D2EB56A" w14:textId="77777777" w:rsidR="00E40CCE" w:rsidRPr="00934F6D" w:rsidRDefault="00E40CCE" w:rsidP="00E40CCE">
      <w:pPr>
        <w:pStyle w:val="Caption"/>
        <w:rPr>
          <w:color w:val="FF0000"/>
        </w:rPr>
      </w:pPr>
      <w:r w:rsidRPr="006E7F03">
        <w:rPr>
          <w:color w:val="FF0000"/>
        </w:rPr>
        <w:t xml:space="preserve">Figure 4.X: </w:t>
      </w:r>
      <w:r>
        <w:rPr>
          <w:color w:val="FF0000"/>
        </w:rPr>
        <w:t>Scannable</w:t>
      </w:r>
      <w:r w:rsidRPr="006E7F03">
        <w:rPr>
          <w:color w:val="FF0000"/>
        </w:rPr>
        <w:t xml:space="preserve"> </w:t>
      </w:r>
      <w:r>
        <w:rPr>
          <w:color w:val="FF0000"/>
        </w:rPr>
        <w:t>un</w:t>
      </w:r>
      <w:r w:rsidRPr="006E7F03">
        <w:rPr>
          <w:color w:val="FF0000"/>
        </w:rPr>
        <w:t xml:space="preserve">directed advertising event with </w:t>
      </w:r>
      <w:r>
        <w:rPr>
          <w:color w:val="FF0000"/>
        </w:rPr>
        <w:t>ADV_EXT_IND</w:t>
      </w:r>
      <w:r w:rsidRPr="006E7F03">
        <w:rPr>
          <w:color w:val="FF0000"/>
        </w:rPr>
        <w:t xml:space="preserve"> </w:t>
      </w:r>
      <w:r>
        <w:rPr>
          <w:color w:val="FF0000"/>
        </w:rPr>
        <w:t xml:space="preserve">and AUX_ADV_IND </w:t>
      </w:r>
      <w:r w:rsidRPr="006E7F03">
        <w:rPr>
          <w:color w:val="FF0000"/>
        </w:rPr>
        <w:t xml:space="preserve">PDUs </w:t>
      </w:r>
      <w:r>
        <w:rPr>
          <w:color w:val="FF0000"/>
        </w:rPr>
        <w:t>with AUX_SCAN_REQ and AUX_SCAN_RSP PDUs on the secondary advertising channel</w:t>
      </w:r>
    </w:p>
    <w:p w14:paraId="53F26286" w14:textId="77777777" w:rsidR="00E40CCE" w:rsidRDefault="00E40CCE" w:rsidP="00E40CCE">
      <w:pPr>
        <w:autoSpaceDE w:val="0"/>
        <w:autoSpaceDN w:val="0"/>
        <w:adjustRightInd w:val="0"/>
        <w:spacing w:after="0" w:line="240" w:lineRule="auto"/>
        <w:rPr>
          <w:rFonts w:cs="Arial"/>
          <w:color w:val="000000"/>
          <w:sz w:val="20"/>
          <w:szCs w:val="20"/>
        </w:rPr>
      </w:pPr>
    </w:p>
    <w:p w14:paraId="14BA7F4E" w14:textId="77777777" w:rsidR="00E40CCE" w:rsidRPr="00F03F8D" w:rsidRDefault="001C3FAC" w:rsidP="00F03F8D">
      <w:pPr>
        <w:pStyle w:val="Heading3"/>
      </w:pPr>
      <w:bookmarkStart w:id="944" w:name="_Toc443590496"/>
      <w:bookmarkStart w:id="945" w:name="_Toc448771480"/>
      <w:r w:rsidRPr="00B03027">
        <w:t xml:space="preserve">[Modified Section] </w:t>
      </w:r>
      <w:r w:rsidR="00E40CCE" w:rsidRPr="00F03F8D">
        <w:t>4.4.2.6 Non-connectable Undirected Event Type</w:t>
      </w:r>
      <w:bookmarkEnd w:id="944"/>
      <w:bookmarkEnd w:id="945"/>
    </w:p>
    <w:p w14:paraId="51B297E5" w14:textId="77777777" w:rsidR="00E40CCE" w:rsidRPr="00B03027" w:rsidRDefault="007B04AF" w:rsidP="00E40CCE">
      <w:pPr>
        <w:autoSpaceDE w:val="0"/>
        <w:autoSpaceDN w:val="0"/>
        <w:adjustRightInd w:val="0"/>
        <w:spacing w:after="0" w:line="240" w:lineRule="auto"/>
        <w:rPr>
          <w:b/>
        </w:rPr>
      </w:pPr>
      <w:r w:rsidRPr="00B03027">
        <w:rPr>
          <w:b/>
        </w:rPr>
        <w:t>4.4.2.6 Non-connectable Undirected Event Type</w:t>
      </w:r>
    </w:p>
    <w:p w14:paraId="4B7A0DBF" w14:textId="77777777" w:rsidR="007B04AF" w:rsidRPr="00934F6D" w:rsidRDefault="007B04AF" w:rsidP="00E40CCE">
      <w:pPr>
        <w:autoSpaceDE w:val="0"/>
        <w:autoSpaceDN w:val="0"/>
        <w:adjustRightInd w:val="0"/>
        <w:spacing w:after="0" w:line="240" w:lineRule="auto"/>
        <w:rPr>
          <w:rFonts w:cs="Arial"/>
          <w:color w:val="FF0000"/>
          <w:sz w:val="24"/>
          <w:szCs w:val="24"/>
        </w:rPr>
      </w:pPr>
    </w:p>
    <w:p w14:paraId="246E4542" w14:textId="77777777" w:rsidR="00E40CCE" w:rsidRPr="00EE1FF6" w:rsidRDefault="00E40CCE" w:rsidP="00E40CCE">
      <w:pPr>
        <w:autoSpaceDE w:val="0"/>
        <w:autoSpaceDN w:val="0"/>
        <w:adjustRightInd w:val="0"/>
        <w:spacing w:after="0" w:line="240" w:lineRule="auto"/>
        <w:rPr>
          <w:rFonts w:cs="Arial"/>
          <w:color w:val="FF0000"/>
          <w:sz w:val="24"/>
          <w:szCs w:val="24"/>
        </w:rPr>
      </w:pPr>
      <w:r>
        <w:rPr>
          <w:rFonts w:cs="Arial"/>
          <w:color w:val="000000"/>
          <w:sz w:val="24"/>
          <w:szCs w:val="24"/>
        </w:rPr>
        <w:t xml:space="preserve">When the non-connectable undirected </w:t>
      </w:r>
      <w:r>
        <w:rPr>
          <w:rFonts w:cs="Arial"/>
          <w:color w:val="FF0000"/>
          <w:sz w:val="24"/>
          <w:szCs w:val="24"/>
        </w:rPr>
        <w:t xml:space="preserve">advertising </w:t>
      </w:r>
      <w:r>
        <w:rPr>
          <w:rFonts w:cs="Arial"/>
          <w:color w:val="000000"/>
          <w:sz w:val="24"/>
          <w:szCs w:val="24"/>
        </w:rPr>
        <w:t xml:space="preserve">event type is used, non-connectable </w:t>
      </w:r>
      <w:r w:rsidR="00174E27">
        <w:rPr>
          <w:rFonts w:cs="Arial"/>
          <w:color w:val="FF0000"/>
          <w:sz w:val="24"/>
          <w:szCs w:val="24"/>
        </w:rPr>
        <w:t xml:space="preserve">undirected </w:t>
      </w:r>
      <w:r>
        <w:rPr>
          <w:rFonts w:cs="Arial"/>
          <w:color w:val="000000"/>
          <w:sz w:val="24"/>
          <w:szCs w:val="24"/>
        </w:rPr>
        <w:t xml:space="preserve">advertising indications (ADV_NONCONN_IND </w:t>
      </w:r>
      <w:r>
        <w:rPr>
          <w:rFonts w:cs="Arial"/>
          <w:color w:val="FF0000"/>
          <w:sz w:val="24"/>
          <w:szCs w:val="24"/>
        </w:rPr>
        <w:t xml:space="preserve">or </w:t>
      </w:r>
      <w:r w:rsidR="006E6A57">
        <w:rPr>
          <w:rFonts w:cs="Arial"/>
          <w:color w:val="FF0000"/>
          <w:sz w:val="24"/>
          <w:szCs w:val="24"/>
        </w:rPr>
        <w:t xml:space="preserve">non-connectable undirected </w:t>
      </w:r>
      <w:r>
        <w:rPr>
          <w:rFonts w:cs="Arial"/>
          <w:color w:val="FF0000"/>
          <w:sz w:val="24"/>
          <w:szCs w:val="24"/>
        </w:rPr>
        <w:t xml:space="preserve">ADV_EXT_IND </w:t>
      </w:r>
      <w:r>
        <w:rPr>
          <w:rFonts w:cs="Arial"/>
          <w:color w:val="000000"/>
          <w:sz w:val="24"/>
          <w:szCs w:val="24"/>
        </w:rPr>
        <w:t>PDU</w:t>
      </w:r>
      <w:r w:rsidRPr="00493704">
        <w:rPr>
          <w:rFonts w:cs="Arial"/>
          <w:sz w:val="24"/>
          <w:szCs w:val="24"/>
        </w:rPr>
        <w:t>s</w:t>
      </w:r>
      <w:r>
        <w:rPr>
          <w:rFonts w:cs="Arial"/>
          <w:color w:val="000000"/>
          <w:sz w:val="24"/>
          <w:szCs w:val="24"/>
        </w:rPr>
        <w:t>) are sent by the Link Layer.</w:t>
      </w:r>
      <w:r w:rsidRPr="007A7073">
        <w:rPr>
          <w:rFonts w:cs="Arial"/>
          <w:color w:val="FF0000"/>
          <w:sz w:val="24"/>
          <w:szCs w:val="24"/>
        </w:rPr>
        <w:t xml:space="preserve"> </w:t>
      </w:r>
      <w:r>
        <w:rPr>
          <w:rFonts w:cs="Arial"/>
          <w:color w:val="FF0000"/>
          <w:sz w:val="24"/>
          <w:szCs w:val="24"/>
        </w:rPr>
        <w:t xml:space="preserve">The non-connectable undirected advertising event shall use either ADV_NONCONN_IND or non-connectable </w:t>
      </w:r>
      <w:r w:rsidR="006E6A57">
        <w:rPr>
          <w:rFonts w:cs="Arial"/>
          <w:color w:val="FF0000"/>
          <w:sz w:val="24"/>
          <w:szCs w:val="24"/>
        </w:rPr>
        <w:t>undirected</w:t>
      </w:r>
      <w:r>
        <w:rPr>
          <w:rFonts w:cs="Arial"/>
          <w:color w:val="FF0000"/>
          <w:sz w:val="24"/>
          <w:szCs w:val="24"/>
        </w:rPr>
        <w:t xml:space="preserve"> ADV_EXT_IND PDU</w:t>
      </w:r>
      <w:r w:rsidR="006E6A57">
        <w:rPr>
          <w:rFonts w:cs="Arial"/>
          <w:color w:val="FF0000"/>
          <w:sz w:val="24"/>
          <w:szCs w:val="24"/>
        </w:rPr>
        <w:t>s</w:t>
      </w:r>
      <w:r>
        <w:rPr>
          <w:rFonts w:cs="Arial"/>
          <w:color w:val="FF0000"/>
          <w:sz w:val="24"/>
          <w:szCs w:val="24"/>
        </w:rPr>
        <w:t xml:space="preserve"> but not both. The ADV_NONCONN_IND </w:t>
      </w:r>
      <w:r w:rsidR="006E6A57">
        <w:rPr>
          <w:rFonts w:cs="Arial"/>
          <w:color w:val="FF0000"/>
          <w:sz w:val="24"/>
          <w:szCs w:val="24"/>
        </w:rPr>
        <w:t xml:space="preserve">PDU </w:t>
      </w:r>
      <w:r>
        <w:rPr>
          <w:rFonts w:cs="Arial"/>
          <w:color w:val="FF0000"/>
          <w:sz w:val="24"/>
          <w:szCs w:val="24"/>
        </w:rPr>
        <w:t>shall not be used on the LE Coded PHY.</w:t>
      </w:r>
    </w:p>
    <w:p w14:paraId="3563CBE5" w14:textId="77777777" w:rsidR="00E40CCE" w:rsidRDefault="00E40CCE" w:rsidP="00E40CCE">
      <w:pPr>
        <w:autoSpaceDE w:val="0"/>
        <w:autoSpaceDN w:val="0"/>
        <w:adjustRightInd w:val="0"/>
        <w:spacing w:after="0" w:line="240" w:lineRule="auto"/>
        <w:rPr>
          <w:rFonts w:cs="Arial"/>
          <w:color w:val="000000"/>
          <w:sz w:val="24"/>
          <w:szCs w:val="24"/>
        </w:rPr>
      </w:pPr>
    </w:p>
    <w:p w14:paraId="5091DEA4" w14:textId="77777777" w:rsidR="00E40CCE" w:rsidRDefault="00E40CCE" w:rsidP="00E40CCE">
      <w:pPr>
        <w:autoSpaceDE w:val="0"/>
        <w:autoSpaceDN w:val="0"/>
        <w:adjustRightInd w:val="0"/>
        <w:spacing w:after="0" w:line="240" w:lineRule="auto"/>
        <w:rPr>
          <w:rFonts w:cs="Arial"/>
          <w:color w:val="000000"/>
          <w:sz w:val="24"/>
          <w:szCs w:val="24"/>
        </w:rPr>
      </w:pPr>
      <w:r>
        <w:rPr>
          <w:rFonts w:cs="Arial"/>
          <w:color w:val="000000"/>
          <w:sz w:val="24"/>
          <w:szCs w:val="24"/>
        </w:rPr>
        <w:t xml:space="preserve">The non-connectable undirected event type allows a scanner to receive information contained in the ADV_NONCONN_IND </w:t>
      </w:r>
      <w:r>
        <w:rPr>
          <w:rFonts w:cs="Arial"/>
          <w:color w:val="FF0000"/>
          <w:sz w:val="24"/>
          <w:szCs w:val="24"/>
        </w:rPr>
        <w:t xml:space="preserve">or ADV_EXT_IND </w:t>
      </w:r>
      <w:r>
        <w:rPr>
          <w:rFonts w:cs="Arial"/>
          <w:color w:val="000000"/>
          <w:sz w:val="24"/>
          <w:szCs w:val="24"/>
        </w:rPr>
        <w:t>PDU from the advertiser.</w:t>
      </w:r>
    </w:p>
    <w:p w14:paraId="07171A3D" w14:textId="77777777" w:rsidR="00E40CCE" w:rsidRDefault="00E40CCE" w:rsidP="00E40CCE">
      <w:pPr>
        <w:autoSpaceDE w:val="0"/>
        <w:autoSpaceDN w:val="0"/>
        <w:adjustRightInd w:val="0"/>
        <w:spacing w:after="0" w:line="240" w:lineRule="auto"/>
        <w:rPr>
          <w:rFonts w:cs="Arial"/>
          <w:color w:val="000000"/>
          <w:sz w:val="24"/>
          <w:szCs w:val="24"/>
        </w:rPr>
      </w:pPr>
    </w:p>
    <w:p w14:paraId="1C5655C7" w14:textId="77777777" w:rsidR="00E40CCE" w:rsidRDefault="00E40CCE" w:rsidP="00E40CCE">
      <w:pPr>
        <w:autoSpaceDE w:val="0"/>
        <w:autoSpaceDN w:val="0"/>
        <w:adjustRightInd w:val="0"/>
        <w:spacing w:after="0" w:line="240" w:lineRule="auto"/>
        <w:rPr>
          <w:rFonts w:cs="Arial"/>
          <w:color w:val="000000"/>
          <w:sz w:val="24"/>
          <w:szCs w:val="24"/>
        </w:rPr>
      </w:pPr>
      <w:r>
        <w:rPr>
          <w:rFonts w:cs="Arial"/>
          <w:color w:val="000000"/>
          <w:sz w:val="24"/>
          <w:szCs w:val="24"/>
        </w:rPr>
        <w:t xml:space="preserve">The advertiser shall either move to the next used </w:t>
      </w:r>
      <w:r>
        <w:rPr>
          <w:rFonts w:cs="Arial"/>
          <w:color w:val="FF0000"/>
          <w:sz w:val="24"/>
          <w:szCs w:val="24"/>
        </w:rPr>
        <w:t xml:space="preserve">primary </w:t>
      </w:r>
      <w:r>
        <w:rPr>
          <w:rFonts w:cs="Arial"/>
          <w:color w:val="000000"/>
          <w:sz w:val="24"/>
          <w:szCs w:val="24"/>
        </w:rPr>
        <w:t xml:space="preserve">advertising channel index or close the advertising event after each ADV_NONCONN_IND </w:t>
      </w:r>
      <w:r>
        <w:rPr>
          <w:rFonts w:cs="Arial"/>
          <w:color w:val="FF0000"/>
          <w:sz w:val="24"/>
          <w:szCs w:val="24"/>
        </w:rPr>
        <w:t xml:space="preserve">or ADV_EXT_IND </w:t>
      </w:r>
      <w:r>
        <w:rPr>
          <w:rFonts w:cs="Arial"/>
          <w:color w:val="000000"/>
          <w:sz w:val="24"/>
          <w:szCs w:val="24"/>
        </w:rPr>
        <w:t>PDU that is sent. The Link Layer does not listen, and therefore cannot receive any requests from scanners or initiators.</w:t>
      </w:r>
    </w:p>
    <w:p w14:paraId="37256EF0" w14:textId="77777777" w:rsidR="00E40CCE" w:rsidRDefault="00E40CCE" w:rsidP="00E40CCE">
      <w:pPr>
        <w:autoSpaceDE w:val="0"/>
        <w:autoSpaceDN w:val="0"/>
        <w:adjustRightInd w:val="0"/>
        <w:spacing w:after="0" w:line="240" w:lineRule="auto"/>
        <w:rPr>
          <w:rFonts w:cs="Arial"/>
          <w:color w:val="000000"/>
          <w:sz w:val="24"/>
          <w:szCs w:val="24"/>
        </w:rPr>
      </w:pPr>
    </w:p>
    <w:p w14:paraId="321DB725" w14:textId="77777777" w:rsidR="00E40CCE" w:rsidRDefault="00E40CCE" w:rsidP="007F67C1">
      <w:pPr>
        <w:autoSpaceDE w:val="0"/>
        <w:autoSpaceDN w:val="0"/>
        <w:adjustRightInd w:val="0"/>
        <w:spacing w:after="240" w:line="240" w:lineRule="auto"/>
        <w:rPr>
          <w:rFonts w:cs="Arial"/>
          <w:color w:val="000000"/>
          <w:sz w:val="24"/>
          <w:szCs w:val="24"/>
        </w:rPr>
      </w:pPr>
      <w:r>
        <w:rPr>
          <w:rFonts w:cs="Arial"/>
          <w:color w:val="000000"/>
          <w:sz w:val="24"/>
          <w:szCs w:val="24"/>
        </w:rPr>
        <w:t xml:space="preserve">The time between the beginning of two consecutive ADV_NONCONN_IND </w:t>
      </w:r>
      <w:r>
        <w:rPr>
          <w:rFonts w:cs="Arial"/>
          <w:color w:val="FF0000"/>
          <w:sz w:val="24"/>
          <w:szCs w:val="24"/>
        </w:rPr>
        <w:t xml:space="preserve">or ADV_EXT_IND </w:t>
      </w:r>
      <w:r>
        <w:rPr>
          <w:rFonts w:cs="Arial"/>
          <w:color w:val="000000"/>
          <w:sz w:val="24"/>
          <w:szCs w:val="24"/>
        </w:rPr>
        <w:t>PDUs within an advertising event shall be less than or equal to 10 ms. The advertising event shall be closed within the advertising interval.</w:t>
      </w:r>
    </w:p>
    <w:p w14:paraId="3907C4A2" w14:textId="77777777" w:rsidR="00407BD5" w:rsidRPr="007F67C1" w:rsidRDefault="00407BD5" w:rsidP="007F67C1">
      <w:pPr>
        <w:autoSpaceDE w:val="0"/>
        <w:autoSpaceDN w:val="0"/>
        <w:adjustRightInd w:val="0"/>
        <w:spacing w:after="240" w:line="240" w:lineRule="auto"/>
        <w:rPr>
          <w:rFonts w:cs="Arial"/>
          <w:color w:val="FF0000"/>
          <w:sz w:val="24"/>
          <w:szCs w:val="24"/>
        </w:rPr>
      </w:pPr>
      <w:r>
        <w:rPr>
          <w:rFonts w:cs="Arial"/>
          <w:color w:val="FF0000"/>
          <w:sz w:val="24"/>
          <w:szCs w:val="24"/>
        </w:rPr>
        <w:t xml:space="preserve">If an ADV_EXT_IND PDU is used and it does not contain an AuxPtr field, the AdvA field shall be present. If it does contain an AuxPtr field, either the ADV_EXT_IND PDU or the AUX_ADV_IND that it points to, but not both, shall contain </w:t>
      </w:r>
      <w:r w:rsidR="000B267C">
        <w:rPr>
          <w:rFonts w:cs="Arial"/>
          <w:color w:val="FF0000"/>
          <w:sz w:val="24"/>
          <w:szCs w:val="24"/>
        </w:rPr>
        <w:t>the AdvA field. On the LE Coded PHY, the AUX_ADV_IND PDU shall contain the AdvA field. The TargetA field shall not be present in either PDU.</w:t>
      </w:r>
    </w:p>
    <w:p w14:paraId="7A0F4B8C" w14:textId="77777777" w:rsidR="00E40CCE" w:rsidRDefault="00E40CCE" w:rsidP="00E40CCE">
      <w:pPr>
        <w:autoSpaceDE w:val="0"/>
        <w:autoSpaceDN w:val="0"/>
        <w:adjustRightInd w:val="0"/>
        <w:spacing w:after="0" w:line="240" w:lineRule="auto"/>
        <w:rPr>
          <w:rFonts w:cs="Arial"/>
          <w:color w:val="000000"/>
          <w:szCs w:val="24"/>
        </w:rPr>
      </w:pPr>
      <w:r>
        <w:rPr>
          <w:rFonts w:cs="Arial"/>
          <w:color w:val="000000"/>
          <w:sz w:val="24"/>
          <w:szCs w:val="24"/>
        </w:rPr>
        <w:t>An illustration of a non-connectable</w:t>
      </w:r>
      <w:r w:rsidR="00174E27">
        <w:rPr>
          <w:rFonts w:cs="Arial"/>
          <w:color w:val="FF0000"/>
          <w:sz w:val="24"/>
          <w:szCs w:val="24"/>
        </w:rPr>
        <w:t xml:space="preserve"> undirected</w:t>
      </w:r>
      <w:r>
        <w:rPr>
          <w:rFonts w:cs="Arial"/>
          <w:color w:val="000000"/>
          <w:sz w:val="24"/>
          <w:szCs w:val="24"/>
        </w:rPr>
        <w:t xml:space="preserve"> advertising event is shown in </w:t>
      </w:r>
      <w:r>
        <w:rPr>
          <w:rFonts w:cs="Arial"/>
          <w:color w:val="0000FF"/>
          <w:sz w:val="24"/>
          <w:szCs w:val="24"/>
        </w:rPr>
        <w:t xml:space="preserve">Figure 4.12 </w:t>
      </w:r>
      <w:r>
        <w:rPr>
          <w:rFonts w:cs="Arial"/>
          <w:color w:val="000000"/>
          <w:sz w:val="24"/>
          <w:szCs w:val="24"/>
        </w:rPr>
        <w:t xml:space="preserve">for the case in which all the </w:t>
      </w:r>
      <w:r>
        <w:rPr>
          <w:rFonts w:cs="Arial"/>
          <w:color w:val="FF0000"/>
          <w:sz w:val="24"/>
          <w:szCs w:val="24"/>
        </w:rPr>
        <w:t xml:space="preserve">primary </w:t>
      </w:r>
      <w:r>
        <w:rPr>
          <w:rFonts w:cs="Arial"/>
          <w:color w:val="000000"/>
          <w:sz w:val="24"/>
          <w:szCs w:val="24"/>
        </w:rPr>
        <w:t>advertising channels are used.</w:t>
      </w:r>
    </w:p>
    <w:p w14:paraId="37D22BC0" w14:textId="77777777" w:rsidR="00E40CCE" w:rsidRDefault="00E40CCE" w:rsidP="00E40CCE">
      <w:pPr>
        <w:autoSpaceDE w:val="0"/>
        <w:autoSpaceDN w:val="0"/>
        <w:adjustRightInd w:val="0"/>
        <w:spacing w:after="0" w:line="240" w:lineRule="auto"/>
        <w:rPr>
          <w:rFonts w:cs="Arial"/>
          <w:color w:val="0000FF"/>
          <w:szCs w:val="24"/>
        </w:rPr>
      </w:pPr>
      <w:r w:rsidRPr="001250EF">
        <w:rPr>
          <w:rFonts w:cs="Arial"/>
          <w:noProof/>
          <w:color w:val="0000FF"/>
          <w:sz w:val="24"/>
          <w:szCs w:val="24"/>
        </w:rPr>
        <w:drawing>
          <wp:inline distT="0" distB="0" distL="0" distR="0" wp14:anchorId="3382CE02" wp14:editId="3C25F12D">
            <wp:extent cx="5943600" cy="297803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2978032"/>
                    </a:xfrm>
                    <a:prstGeom prst="rect">
                      <a:avLst/>
                    </a:prstGeom>
                    <a:noFill/>
                    <a:ln>
                      <a:noFill/>
                    </a:ln>
                  </pic:spPr>
                </pic:pic>
              </a:graphicData>
            </a:graphic>
          </wp:inline>
        </w:drawing>
      </w:r>
    </w:p>
    <w:p w14:paraId="14E54230" w14:textId="77777777" w:rsidR="00E40CCE" w:rsidRDefault="00E40CCE" w:rsidP="00E40CCE">
      <w:pPr>
        <w:autoSpaceDE w:val="0"/>
        <w:autoSpaceDN w:val="0"/>
        <w:adjustRightInd w:val="0"/>
        <w:spacing w:after="0" w:line="240" w:lineRule="auto"/>
        <w:rPr>
          <w:rFonts w:cs="Arial"/>
          <w:color w:val="00B050"/>
          <w:szCs w:val="24"/>
        </w:rPr>
      </w:pPr>
      <w:r>
        <w:rPr>
          <w:rFonts w:cs="Arial"/>
          <w:color w:val="00B050"/>
          <w:szCs w:val="24"/>
        </w:rPr>
        <w:t>[NOTE TO EDITOR: Change caption to “Non-connectable undirected advertising event using ADV_NONCONN_IND PDUs”]</w:t>
      </w:r>
    </w:p>
    <w:p w14:paraId="3A28F252" w14:textId="77777777" w:rsidR="00E40CCE" w:rsidRDefault="00E40CCE" w:rsidP="00E40CCE">
      <w:pPr>
        <w:autoSpaceDE w:val="0"/>
        <w:autoSpaceDN w:val="0"/>
        <w:adjustRightInd w:val="0"/>
        <w:spacing w:after="0" w:line="240" w:lineRule="auto"/>
        <w:rPr>
          <w:rFonts w:cs="Arial"/>
          <w:color w:val="00B050"/>
          <w:szCs w:val="24"/>
        </w:rPr>
      </w:pPr>
    </w:p>
    <w:p w14:paraId="4FE5072F" w14:textId="77777777" w:rsidR="00E40CCE" w:rsidRDefault="00E40CCE" w:rsidP="00E40CCE">
      <w:pPr>
        <w:autoSpaceDE w:val="0"/>
        <w:autoSpaceDN w:val="0"/>
        <w:adjustRightInd w:val="0"/>
        <w:spacing w:after="0" w:line="240" w:lineRule="auto"/>
        <w:rPr>
          <w:rFonts w:cs="Arial"/>
          <w:color w:val="FF0000"/>
          <w:szCs w:val="24"/>
        </w:rPr>
      </w:pPr>
      <w:r>
        <w:rPr>
          <w:rFonts w:cs="Arial"/>
          <w:color w:val="FF0000"/>
          <w:szCs w:val="24"/>
        </w:rPr>
        <w:t>Figure 4.X show</w:t>
      </w:r>
      <w:r w:rsidR="00FE6E4A">
        <w:rPr>
          <w:rFonts w:cs="Arial"/>
          <w:color w:val="FF0000"/>
          <w:szCs w:val="24"/>
        </w:rPr>
        <w:t>s</w:t>
      </w:r>
      <w:r>
        <w:rPr>
          <w:rFonts w:cs="Arial"/>
          <w:color w:val="FF0000"/>
          <w:szCs w:val="24"/>
        </w:rPr>
        <w:t xml:space="preserve"> an example of a non-connectable </w:t>
      </w:r>
      <w:r w:rsidR="00405A8A">
        <w:rPr>
          <w:rFonts w:cs="Arial"/>
          <w:color w:val="FF0000"/>
          <w:szCs w:val="24"/>
        </w:rPr>
        <w:t>undirected</w:t>
      </w:r>
      <w:r>
        <w:rPr>
          <w:rFonts w:cs="Arial"/>
          <w:color w:val="FF0000"/>
          <w:szCs w:val="24"/>
        </w:rPr>
        <w:t xml:space="preserve"> ADV_EXT_IND PDU.</w:t>
      </w:r>
    </w:p>
    <w:p w14:paraId="20517649" w14:textId="77777777" w:rsidR="00E40CCE" w:rsidRDefault="00E40CCE" w:rsidP="00E40CCE">
      <w:pPr>
        <w:autoSpaceDE w:val="0"/>
        <w:autoSpaceDN w:val="0"/>
        <w:adjustRightInd w:val="0"/>
        <w:spacing w:after="0" w:line="240" w:lineRule="auto"/>
        <w:rPr>
          <w:rFonts w:cs="Arial"/>
          <w:color w:val="FF0000"/>
          <w:szCs w:val="24"/>
        </w:rPr>
      </w:pPr>
    </w:p>
    <w:p w14:paraId="70338AAF" w14:textId="77777777" w:rsidR="00E40CCE" w:rsidRDefault="00E40CCE" w:rsidP="00E40CCE">
      <w:pPr>
        <w:autoSpaceDE w:val="0"/>
        <w:autoSpaceDN w:val="0"/>
        <w:adjustRightInd w:val="0"/>
        <w:spacing w:after="0" w:line="240" w:lineRule="auto"/>
        <w:rPr>
          <w:rFonts w:cs="Arial"/>
          <w:color w:val="000000"/>
          <w:szCs w:val="24"/>
        </w:rPr>
      </w:pPr>
      <w:r w:rsidRPr="00082694">
        <w:rPr>
          <w:rFonts w:cs="Arial"/>
          <w:color w:val="000000"/>
          <w:szCs w:val="24"/>
        </w:rPr>
        <w:object w:dxaOrig="9799" w:dyaOrig="3741" w14:anchorId="16A22C02">
          <v:shape id="_x0000_i1037" type="#_x0000_t75" style="width:490.25pt;height:179.7pt" o:ole="">
            <v:imagedata r:id="rId43" o:title=""/>
          </v:shape>
          <o:OLEObject Type="Embed" ProgID="Visio.Drawing.11" ShapeID="_x0000_i1037" DrawAspect="Content" ObjectID="_1522518085" r:id="rId44"/>
        </w:object>
      </w:r>
    </w:p>
    <w:p w14:paraId="045C5650" w14:textId="77777777" w:rsidR="00E40CCE" w:rsidRDefault="00E40CCE" w:rsidP="00E40CCE">
      <w:pPr>
        <w:pStyle w:val="Caption"/>
        <w:rPr>
          <w:color w:val="FF0000"/>
        </w:rPr>
      </w:pPr>
      <w:r w:rsidRPr="006E7F03">
        <w:rPr>
          <w:color w:val="FF0000"/>
        </w:rPr>
        <w:t xml:space="preserve">Figure 4.X: </w:t>
      </w:r>
      <w:r>
        <w:rPr>
          <w:color w:val="FF0000"/>
        </w:rPr>
        <w:t>Non-connectable undirected advertising event using the ADV_EXT_IND PDU</w:t>
      </w:r>
    </w:p>
    <w:p w14:paraId="6567DC8E" w14:textId="77777777" w:rsidR="007E2D91" w:rsidRDefault="007E2D91" w:rsidP="004138C9"/>
    <w:p w14:paraId="5C8514D7" w14:textId="77777777" w:rsidR="007E2D91" w:rsidRPr="004138C9" w:rsidRDefault="007E2D91" w:rsidP="004138C9">
      <w:pPr>
        <w:rPr>
          <w:color w:val="FF0000"/>
        </w:rPr>
      </w:pPr>
      <w:r w:rsidRPr="004138C9">
        <w:rPr>
          <w:color w:val="FF0000"/>
        </w:rPr>
        <w:t>Figure 4.X shows an example of a non-connectable undirected ADV_EX</w:t>
      </w:r>
      <w:r w:rsidR="000D1E22" w:rsidRPr="004138C9">
        <w:rPr>
          <w:color w:val="FF0000"/>
        </w:rPr>
        <w:t>T_IND PDU where the Host advertising data is fragmented using the AUX_CHAIN_IND PDU.</w:t>
      </w:r>
    </w:p>
    <w:p w14:paraId="787D7377" w14:textId="77777777" w:rsidR="00E40CCE" w:rsidRDefault="005961E1" w:rsidP="004138C9">
      <w:pPr>
        <w:pStyle w:val="Caption"/>
        <w:rPr>
          <w:rFonts w:cs="Arial"/>
          <w:color w:val="0000FF"/>
          <w:szCs w:val="24"/>
        </w:rPr>
      </w:pPr>
      <w:r w:rsidRPr="00082694">
        <w:rPr>
          <w:rFonts w:cs="Arial"/>
          <w:color w:val="000000"/>
          <w:szCs w:val="24"/>
        </w:rPr>
        <w:object w:dxaOrig="9079" w:dyaOrig="3741" w14:anchorId="667F0857">
          <v:shape id="_x0000_i1038" type="#_x0000_t75" style="width:454.55pt;height:179.7pt" o:ole="">
            <v:imagedata r:id="rId45" o:title=""/>
          </v:shape>
          <o:OLEObject Type="Embed" ProgID="Visio.Drawing.11" ShapeID="_x0000_i1038" DrawAspect="Content" ObjectID="_1522518086" r:id="rId46"/>
        </w:object>
      </w:r>
      <w:r w:rsidR="000D1E22" w:rsidRPr="004138C9">
        <w:rPr>
          <w:color w:val="FF0000"/>
        </w:rPr>
        <w:t>Figure 4.X: Non-connectable undirected advertising event using the ADV_EXT_IND PDU</w:t>
      </w:r>
      <w:r w:rsidR="000D1E22">
        <w:rPr>
          <w:color w:val="FF0000"/>
        </w:rPr>
        <w:t xml:space="preserve"> with fragmented Host advertising data</w:t>
      </w:r>
    </w:p>
    <w:p w14:paraId="7FC383A1" w14:textId="77777777" w:rsidR="00E40CCE" w:rsidRPr="006B3756" w:rsidRDefault="001C3FAC" w:rsidP="00F03F8D">
      <w:pPr>
        <w:pStyle w:val="Heading3"/>
      </w:pPr>
      <w:bookmarkStart w:id="946" w:name="_Toc443590497"/>
      <w:bookmarkStart w:id="947" w:name="_Toc448771481"/>
      <w:r w:rsidRPr="00F03F8D">
        <w:t xml:space="preserve">[New Section] </w:t>
      </w:r>
      <w:r w:rsidR="00E40CCE" w:rsidRPr="00F03F8D">
        <w:t>4.4.2.7 Connectable Undirected Event Type</w:t>
      </w:r>
      <w:bookmarkEnd w:id="946"/>
      <w:bookmarkEnd w:id="947"/>
    </w:p>
    <w:p w14:paraId="0A9DAACE" w14:textId="77777777" w:rsidR="00E40CCE" w:rsidRPr="00B03027" w:rsidRDefault="007B04AF" w:rsidP="00E40CCE">
      <w:pPr>
        <w:autoSpaceDE w:val="0"/>
        <w:autoSpaceDN w:val="0"/>
        <w:adjustRightInd w:val="0"/>
        <w:spacing w:after="0" w:line="240" w:lineRule="auto"/>
        <w:rPr>
          <w:b/>
          <w:color w:val="FF0000"/>
        </w:rPr>
      </w:pPr>
      <w:r w:rsidRPr="00B03027">
        <w:rPr>
          <w:b/>
          <w:color w:val="FF0000"/>
        </w:rPr>
        <w:t>4.4.2.7 Connectable Undirected Event Type</w:t>
      </w:r>
    </w:p>
    <w:p w14:paraId="5DAE694A" w14:textId="77777777" w:rsidR="007B04AF" w:rsidRDefault="007B04AF" w:rsidP="00E40CCE">
      <w:pPr>
        <w:autoSpaceDE w:val="0"/>
        <w:autoSpaceDN w:val="0"/>
        <w:adjustRightInd w:val="0"/>
        <w:spacing w:after="0" w:line="240" w:lineRule="auto"/>
        <w:rPr>
          <w:rFonts w:cs="Arial"/>
          <w:color w:val="FF0000"/>
          <w:sz w:val="24"/>
          <w:szCs w:val="24"/>
        </w:rPr>
      </w:pPr>
    </w:p>
    <w:p w14:paraId="070A2E87" w14:textId="77777777" w:rsidR="00E40CCE" w:rsidRDefault="00E40CCE" w:rsidP="00E40CCE">
      <w:pPr>
        <w:autoSpaceDE w:val="0"/>
        <w:autoSpaceDN w:val="0"/>
        <w:adjustRightInd w:val="0"/>
        <w:spacing w:after="0" w:line="240" w:lineRule="auto"/>
        <w:rPr>
          <w:rFonts w:cs="Arial"/>
          <w:color w:val="FF0000"/>
          <w:sz w:val="24"/>
          <w:szCs w:val="24"/>
        </w:rPr>
      </w:pPr>
      <w:r w:rsidRPr="00481C3C">
        <w:rPr>
          <w:rFonts w:cs="Arial"/>
          <w:color w:val="FF0000"/>
          <w:sz w:val="24"/>
          <w:szCs w:val="24"/>
        </w:rPr>
        <w:t xml:space="preserve">The connectable </w:t>
      </w:r>
      <w:r>
        <w:rPr>
          <w:rFonts w:cs="Arial"/>
          <w:color w:val="FF0000"/>
          <w:sz w:val="24"/>
          <w:szCs w:val="24"/>
        </w:rPr>
        <w:t>un</w:t>
      </w:r>
      <w:r w:rsidRPr="00481C3C">
        <w:rPr>
          <w:rFonts w:cs="Arial"/>
          <w:color w:val="FF0000"/>
          <w:sz w:val="24"/>
          <w:szCs w:val="24"/>
        </w:rPr>
        <w:t xml:space="preserve">directed advertising event type </w:t>
      </w:r>
      <w:r>
        <w:rPr>
          <w:rFonts w:cs="Arial"/>
          <w:color w:val="FF0000"/>
          <w:sz w:val="24"/>
          <w:szCs w:val="24"/>
        </w:rPr>
        <w:t>using the ADV_EXT_IND PDU</w:t>
      </w:r>
      <w:r w:rsidRPr="00481C3C">
        <w:rPr>
          <w:rFonts w:cs="Arial"/>
          <w:color w:val="FF0000"/>
          <w:sz w:val="24"/>
          <w:szCs w:val="24"/>
        </w:rPr>
        <w:t xml:space="preserve"> allows an initiator to respond with a connect request</w:t>
      </w:r>
      <w:r>
        <w:rPr>
          <w:rFonts w:cs="Arial"/>
          <w:color w:val="FF0000"/>
          <w:sz w:val="24"/>
          <w:szCs w:val="24"/>
        </w:rPr>
        <w:t xml:space="preserve"> to establish a link layer connection on the secondary advertising channel. </w:t>
      </w:r>
    </w:p>
    <w:p w14:paraId="2CA7A113" w14:textId="77777777" w:rsidR="00E40CCE" w:rsidRDefault="00E40CCE" w:rsidP="00E40CCE">
      <w:pPr>
        <w:autoSpaceDE w:val="0"/>
        <w:autoSpaceDN w:val="0"/>
        <w:adjustRightInd w:val="0"/>
        <w:spacing w:after="0" w:line="240" w:lineRule="auto"/>
        <w:rPr>
          <w:rFonts w:cs="Arial"/>
          <w:color w:val="FF0000"/>
          <w:sz w:val="24"/>
          <w:szCs w:val="24"/>
        </w:rPr>
      </w:pPr>
    </w:p>
    <w:p w14:paraId="35DB19F0" w14:textId="77777777" w:rsidR="00E40CCE" w:rsidRDefault="00E40CCE" w:rsidP="00E40CCE">
      <w:pPr>
        <w:autoSpaceDE w:val="0"/>
        <w:autoSpaceDN w:val="0"/>
        <w:adjustRightInd w:val="0"/>
        <w:spacing w:after="0" w:line="240" w:lineRule="auto"/>
        <w:rPr>
          <w:rFonts w:cs="Arial"/>
          <w:color w:val="FF0000"/>
          <w:sz w:val="24"/>
          <w:szCs w:val="24"/>
        </w:rPr>
      </w:pPr>
      <w:r>
        <w:rPr>
          <w:rFonts w:cs="Arial"/>
          <w:color w:val="FF0000"/>
          <w:sz w:val="24"/>
          <w:szCs w:val="24"/>
        </w:rPr>
        <w:t>The AdvMode field in the ADV_EXT_IND PDU shall be set to connectable.</w:t>
      </w:r>
      <w:r w:rsidR="003875D5">
        <w:rPr>
          <w:rFonts w:cs="Arial"/>
          <w:color w:val="FF0000"/>
          <w:sz w:val="24"/>
          <w:szCs w:val="24"/>
        </w:rPr>
        <w:t xml:space="preserve"> </w:t>
      </w:r>
      <w:r>
        <w:rPr>
          <w:rFonts w:cs="Arial"/>
          <w:color w:val="FF0000"/>
          <w:sz w:val="24"/>
          <w:szCs w:val="24"/>
        </w:rPr>
        <w:t>The ADV_EXT_IND PDU shall not contain the AdvA field and Target fields. The ADV_EXT_IND PDU’s AuxPtr field shall point to an AUX_ADV_IND PDU with the AdvA field present.</w:t>
      </w:r>
    </w:p>
    <w:p w14:paraId="317EE355" w14:textId="77777777" w:rsidR="00A8309D" w:rsidRDefault="00A8309D" w:rsidP="00E40CCE">
      <w:pPr>
        <w:autoSpaceDE w:val="0"/>
        <w:autoSpaceDN w:val="0"/>
        <w:adjustRightInd w:val="0"/>
        <w:spacing w:after="0" w:line="240" w:lineRule="auto"/>
        <w:rPr>
          <w:rFonts w:cs="Arial"/>
          <w:color w:val="FF0000"/>
          <w:sz w:val="24"/>
          <w:szCs w:val="24"/>
        </w:rPr>
      </w:pPr>
    </w:p>
    <w:p w14:paraId="6BE3F0DE" w14:textId="77777777" w:rsidR="00E40CCE" w:rsidRDefault="00E40CCE" w:rsidP="00E40CCE">
      <w:pPr>
        <w:autoSpaceDE w:val="0"/>
        <w:autoSpaceDN w:val="0"/>
        <w:adjustRightInd w:val="0"/>
        <w:spacing w:after="0" w:line="240" w:lineRule="auto"/>
        <w:rPr>
          <w:rFonts w:cs="Arial"/>
          <w:color w:val="FF0000"/>
          <w:sz w:val="24"/>
          <w:szCs w:val="24"/>
        </w:rPr>
      </w:pPr>
      <w:r w:rsidRPr="00481C3C">
        <w:rPr>
          <w:rFonts w:cs="Arial"/>
          <w:color w:val="FF0000"/>
          <w:sz w:val="24"/>
          <w:szCs w:val="24"/>
        </w:rPr>
        <w:t xml:space="preserve">An initiator may send a connect request </w:t>
      </w:r>
      <w:r>
        <w:rPr>
          <w:rFonts w:cs="Arial"/>
          <w:color w:val="FF0000"/>
          <w:sz w:val="24"/>
          <w:szCs w:val="24"/>
        </w:rPr>
        <w:t>using the AUX_CONNECT_REQ</w:t>
      </w:r>
      <w:r w:rsidRPr="00481C3C">
        <w:rPr>
          <w:rFonts w:cs="Arial"/>
          <w:color w:val="FF0000"/>
          <w:sz w:val="24"/>
          <w:szCs w:val="24"/>
        </w:rPr>
        <w:t xml:space="preserve"> </w:t>
      </w:r>
      <w:r>
        <w:rPr>
          <w:rFonts w:cs="Arial"/>
          <w:color w:val="FF0000"/>
          <w:sz w:val="24"/>
          <w:szCs w:val="24"/>
        </w:rPr>
        <w:t>PDU on the same secondary advertising channel as the AUX_ADV_IND PDU to request the Link Layer to enter the Connection State.</w:t>
      </w:r>
    </w:p>
    <w:p w14:paraId="229C6F4F" w14:textId="77777777" w:rsidR="00E40CCE" w:rsidRDefault="00E40CCE" w:rsidP="00E40CCE">
      <w:pPr>
        <w:autoSpaceDE w:val="0"/>
        <w:autoSpaceDN w:val="0"/>
        <w:adjustRightInd w:val="0"/>
        <w:spacing w:after="0" w:line="240" w:lineRule="auto"/>
        <w:rPr>
          <w:rFonts w:cs="Arial"/>
          <w:color w:val="FF0000"/>
          <w:sz w:val="24"/>
          <w:szCs w:val="24"/>
        </w:rPr>
      </w:pPr>
    </w:p>
    <w:p w14:paraId="6666EA83" w14:textId="77777777" w:rsidR="00E40CCE" w:rsidRDefault="00E40CCE" w:rsidP="00E40CCE">
      <w:pPr>
        <w:autoSpaceDE w:val="0"/>
        <w:autoSpaceDN w:val="0"/>
        <w:adjustRightInd w:val="0"/>
        <w:spacing w:after="0" w:line="240" w:lineRule="auto"/>
        <w:rPr>
          <w:rFonts w:cs="Arial"/>
          <w:color w:val="FF0000"/>
          <w:sz w:val="24"/>
          <w:szCs w:val="24"/>
        </w:rPr>
      </w:pPr>
      <w:r>
        <w:rPr>
          <w:rFonts w:cs="Arial"/>
          <w:color w:val="FF0000"/>
          <w:sz w:val="24"/>
          <w:szCs w:val="24"/>
        </w:rPr>
        <w:t xml:space="preserve">After every AUX_ADV_IND PDU sent related to this event by the advertiser, the advertiser shall listen for AUX_CONNECT_REQ PDUs on the same secondary advertising channel index. </w:t>
      </w:r>
      <w:r w:rsidRPr="00EE5BCF">
        <w:rPr>
          <w:rFonts w:cs="Arial"/>
          <w:color w:val="FF0000"/>
          <w:sz w:val="24"/>
          <w:szCs w:val="24"/>
        </w:rPr>
        <w:t xml:space="preserve">Any </w:t>
      </w:r>
      <w:r>
        <w:rPr>
          <w:rFonts w:cs="Arial"/>
          <w:color w:val="FF0000"/>
          <w:sz w:val="24"/>
          <w:szCs w:val="24"/>
        </w:rPr>
        <w:t>AUX_SCAN_REQ</w:t>
      </w:r>
      <w:r w:rsidRPr="00EE5BCF">
        <w:rPr>
          <w:rFonts w:cs="Arial"/>
          <w:color w:val="FF0000"/>
          <w:sz w:val="24"/>
          <w:szCs w:val="24"/>
        </w:rPr>
        <w:t xml:space="preserve"> PDUs </w:t>
      </w:r>
      <w:r>
        <w:rPr>
          <w:rFonts w:cs="Arial"/>
          <w:color w:val="FF0000"/>
          <w:sz w:val="24"/>
          <w:szCs w:val="24"/>
        </w:rPr>
        <w:t xml:space="preserve">received </w:t>
      </w:r>
      <w:r w:rsidRPr="00EE5BCF">
        <w:rPr>
          <w:rFonts w:cs="Arial"/>
          <w:color w:val="FF0000"/>
          <w:sz w:val="24"/>
          <w:szCs w:val="24"/>
        </w:rPr>
        <w:t>shall be ignored.</w:t>
      </w:r>
    </w:p>
    <w:p w14:paraId="153F8201" w14:textId="77777777" w:rsidR="00E40CCE" w:rsidRPr="00EE1FF6" w:rsidRDefault="00E40CCE" w:rsidP="00E40CCE">
      <w:pPr>
        <w:autoSpaceDE w:val="0"/>
        <w:autoSpaceDN w:val="0"/>
        <w:adjustRightInd w:val="0"/>
        <w:spacing w:after="0" w:line="240" w:lineRule="auto"/>
        <w:rPr>
          <w:rFonts w:cs="Arial"/>
          <w:color w:val="FF0000"/>
          <w:sz w:val="24"/>
          <w:szCs w:val="24"/>
        </w:rPr>
      </w:pPr>
    </w:p>
    <w:p w14:paraId="406B0EBF" w14:textId="77777777" w:rsidR="00E40CCE" w:rsidRDefault="00E40CCE" w:rsidP="00E40CCE">
      <w:pPr>
        <w:autoSpaceDE w:val="0"/>
        <w:autoSpaceDN w:val="0"/>
        <w:adjustRightInd w:val="0"/>
        <w:spacing w:after="0" w:line="240" w:lineRule="auto"/>
        <w:rPr>
          <w:rFonts w:cs="Arial"/>
          <w:color w:val="FF0000"/>
          <w:sz w:val="24"/>
          <w:szCs w:val="24"/>
        </w:rPr>
      </w:pPr>
      <w:r w:rsidRPr="006E7F03">
        <w:rPr>
          <w:rFonts w:cs="Arial"/>
          <w:color w:val="FF0000"/>
          <w:sz w:val="24"/>
          <w:szCs w:val="24"/>
        </w:rPr>
        <w:t xml:space="preserve">If the advertiser receives an </w:t>
      </w:r>
      <w:r>
        <w:rPr>
          <w:rFonts w:cs="Arial"/>
          <w:color w:val="FF0000"/>
          <w:sz w:val="24"/>
          <w:szCs w:val="24"/>
        </w:rPr>
        <w:t>AUX_CONNECT_REQ</w:t>
      </w:r>
      <w:r w:rsidRPr="006E7F03">
        <w:rPr>
          <w:rFonts w:cs="Arial"/>
          <w:color w:val="FF0000"/>
          <w:sz w:val="24"/>
          <w:szCs w:val="24"/>
        </w:rPr>
        <w:t xml:space="preserve"> PDU that contains its device addr</w:t>
      </w:r>
      <w:r>
        <w:rPr>
          <w:rFonts w:cs="Arial"/>
          <w:color w:val="FF0000"/>
          <w:sz w:val="24"/>
          <w:szCs w:val="24"/>
        </w:rPr>
        <w:t xml:space="preserve">ess from an initiator </w:t>
      </w:r>
      <w:r w:rsidRPr="006E7F03">
        <w:rPr>
          <w:rFonts w:cs="Arial"/>
          <w:color w:val="FF0000"/>
          <w:sz w:val="24"/>
          <w:szCs w:val="24"/>
        </w:rPr>
        <w:t>allowed by the advertising filter policy it shall reply with an AUX_</w:t>
      </w:r>
      <w:r>
        <w:rPr>
          <w:rFonts w:cs="Arial"/>
          <w:color w:val="FF0000"/>
          <w:sz w:val="24"/>
          <w:szCs w:val="24"/>
        </w:rPr>
        <w:t>CONNECT</w:t>
      </w:r>
      <w:r w:rsidRPr="006E7F03">
        <w:rPr>
          <w:rFonts w:cs="Arial"/>
          <w:color w:val="FF0000"/>
          <w:sz w:val="24"/>
          <w:szCs w:val="24"/>
        </w:rPr>
        <w:t>_RSP PDU on the same secondary advertising channel index. After the AUX_</w:t>
      </w:r>
      <w:r>
        <w:rPr>
          <w:rFonts w:cs="Arial"/>
          <w:color w:val="FF0000"/>
          <w:sz w:val="24"/>
          <w:szCs w:val="24"/>
        </w:rPr>
        <w:t>CONNECT</w:t>
      </w:r>
      <w:r w:rsidRPr="006E7F03">
        <w:rPr>
          <w:rFonts w:cs="Arial"/>
          <w:color w:val="FF0000"/>
          <w:sz w:val="24"/>
          <w:szCs w:val="24"/>
        </w:rPr>
        <w:t xml:space="preserve">_RSP PDU is sent </w:t>
      </w:r>
      <w:r w:rsidRPr="00EE1FF6">
        <w:rPr>
          <w:rFonts w:cs="Arial"/>
          <w:color w:val="FF0000"/>
          <w:sz w:val="24"/>
          <w:szCs w:val="24"/>
        </w:rPr>
        <w:t>the Link Layer shall exit the Advertising State and transition to the Connection State in the Slave Role as defined in Section 4.5.5.</w:t>
      </w:r>
      <w:r w:rsidR="00DD6C91">
        <w:rPr>
          <w:rFonts w:cs="Arial"/>
          <w:color w:val="FF0000"/>
          <w:sz w:val="24"/>
          <w:szCs w:val="24"/>
        </w:rPr>
        <w:t xml:space="preserve"> </w:t>
      </w:r>
    </w:p>
    <w:p w14:paraId="66217992" w14:textId="77777777" w:rsidR="00DD6C91" w:rsidRPr="006E7F03" w:rsidRDefault="00DD6C91" w:rsidP="00E40CCE">
      <w:pPr>
        <w:autoSpaceDE w:val="0"/>
        <w:autoSpaceDN w:val="0"/>
        <w:adjustRightInd w:val="0"/>
        <w:spacing w:after="0" w:line="240" w:lineRule="auto"/>
        <w:rPr>
          <w:rFonts w:cs="Arial"/>
          <w:color w:val="FF0000"/>
          <w:sz w:val="24"/>
          <w:szCs w:val="24"/>
        </w:rPr>
      </w:pPr>
    </w:p>
    <w:p w14:paraId="2D41BB1E" w14:textId="77777777" w:rsidR="00E40CCE" w:rsidRDefault="00DD6C91" w:rsidP="00E40CCE">
      <w:pPr>
        <w:autoSpaceDE w:val="0"/>
        <w:autoSpaceDN w:val="0"/>
        <w:adjustRightInd w:val="0"/>
        <w:spacing w:after="0" w:line="240" w:lineRule="auto"/>
        <w:rPr>
          <w:rFonts w:cs="Arial"/>
          <w:color w:val="FF0000"/>
          <w:sz w:val="24"/>
          <w:szCs w:val="24"/>
        </w:rPr>
      </w:pPr>
      <w:r w:rsidRPr="00EE1FF6">
        <w:rPr>
          <w:rFonts w:cs="Arial"/>
          <w:color w:val="FF0000"/>
          <w:sz w:val="24"/>
          <w:szCs w:val="24"/>
        </w:rPr>
        <w:t xml:space="preserve">The time between the beginning of two consecutive </w:t>
      </w:r>
      <w:r>
        <w:rPr>
          <w:rFonts w:cs="Arial"/>
          <w:color w:val="FF0000"/>
          <w:sz w:val="24"/>
          <w:szCs w:val="24"/>
        </w:rPr>
        <w:t>ADV_EXT_IND</w:t>
      </w:r>
      <w:r w:rsidRPr="00EE1FF6">
        <w:rPr>
          <w:rFonts w:cs="Arial"/>
          <w:color w:val="FF0000"/>
          <w:sz w:val="24"/>
          <w:szCs w:val="24"/>
        </w:rPr>
        <w:t xml:space="preserve"> PDUs within an</w:t>
      </w:r>
      <w:r>
        <w:rPr>
          <w:rFonts w:cs="Arial"/>
          <w:color w:val="FF0000"/>
          <w:sz w:val="24"/>
          <w:szCs w:val="24"/>
        </w:rPr>
        <w:t xml:space="preserve"> </w:t>
      </w:r>
      <w:r w:rsidRPr="00EE1FF6">
        <w:rPr>
          <w:rFonts w:cs="Arial"/>
          <w:color w:val="FF0000"/>
          <w:sz w:val="24"/>
          <w:szCs w:val="24"/>
        </w:rPr>
        <w:t>advertising event shall be less than or equal to 10 ms. The advertising event shall be closed w</w:t>
      </w:r>
      <w:r>
        <w:rPr>
          <w:rFonts w:cs="Arial"/>
          <w:color w:val="FF0000"/>
          <w:sz w:val="24"/>
          <w:szCs w:val="24"/>
        </w:rPr>
        <w:t>ithin the advertising interval.</w:t>
      </w:r>
    </w:p>
    <w:p w14:paraId="4DB44903" w14:textId="77777777" w:rsidR="00EC02DE" w:rsidRDefault="00EC02DE" w:rsidP="00E40CCE">
      <w:pPr>
        <w:autoSpaceDE w:val="0"/>
        <w:autoSpaceDN w:val="0"/>
        <w:adjustRightInd w:val="0"/>
        <w:spacing w:after="0" w:line="240" w:lineRule="auto"/>
        <w:rPr>
          <w:rFonts w:cs="Arial"/>
          <w:color w:val="FF0000"/>
          <w:sz w:val="24"/>
          <w:szCs w:val="24"/>
        </w:rPr>
      </w:pPr>
    </w:p>
    <w:p w14:paraId="1861CD23" w14:textId="77777777" w:rsidR="00EC02DE" w:rsidRDefault="00EC02DE" w:rsidP="00EC02DE">
      <w:pPr>
        <w:autoSpaceDE w:val="0"/>
        <w:autoSpaceDN w:val="0"/>
        <w:adjustRightInd w:val="0"/>
        <w:spacing w:after="0" w:line="240" w:lineRule="auto"/>
        <w:rPr>
          <w:rFonts w:cs="Arial"/>
          <w:color w:val="FF0000"/>
          <w:sz w:val="24"/>
          <w:szCs w:val="24"/>
        </w:rPr>
      </w:pPr>
      <w:r>
        <w:rPr>
          <w:rFonts w:cs="Arial"/>
          <w:color w:val="FF0000"/>
          <w:sz w:val="24"/>
          <w:szCs w:val="24"/>
        </w:rPr>
        <w:t>Figure 4.X shows an advertising event in which no AUX_CONNECT_REQ PDU is received.</w:t>
      </w:r>
    </w:p>
    <w:p w14:paraId="7B077168" w14:textId="77777777" w:rsidR="00EC02DE" w:rsidRDefault="00EC02DE" w:rsidP="00EC02DE">
      <w:pPr>
        <w:autoSpaceDE w:val="0"/>
        <w:autoSpaceDN w:val="0"/>
        <w:adjustRightInd w:val="0"/>
        <w:spacing w:after="0" w:line="240" w:lineRule="auto"/>
        <w:rPr>
          <w:rFonts w:cs="Arial"/>
          <w:color w:val="FF0000"/>
          <w:sz w:val="24"/>
          <w:szCs w:val="24"/>
        </w:rPr>
      </w:pPr>
    </w:p>
    <w:p w14:paraId="67969DBD" w14:textId="77777777" w:rsidR="00EC02DE" w:rsidRDefault="00EC02DE" w:rsidP="00EC02DE">
      <w:pPr>
        <w:autoSpaceDE w:val="0"/>
        <w:autoSpaceDN w:val="0"/>
        <w:adjustRightInd w:val="0"/>
        <w:spacing w:after="0" w:line="240" w:lineRule="auto"/>
        <w:rPr>
          <w:rFonts w:cs="Arial"/>
          <w:color w:val="000000"/>
          <w:szCs w:val="24"/>
        </w:rPr>
      </w:pPr>
      <w:r w:rsidRPr="00082694">
        <w:rPr>
          <w:rFonts w:cs="Arial"/>
          <w:color w:val="000000"/>
          <w:szCs w:val="24"/>
        </w:rPr>
        <w:object w:dxaOrig="9984" w:dyaOrig="4056" w14:anchorId="326FD39D">
          <v:shape id="_x0000_i1039" type="#_x0000_t75" style="width:7in;height:195.35pt" o:ole="">
            <v:imagedata r:id="rId32" o:title=""/>
          </v:shape>
          <o:OLEObject Type="Embed" ProgID="Visio.Drawing.11" ShapeID="_x0000_i1039" DrawAspect="Content" ObjectID="_1522518087" r:id="rId47"/>
        </w:object>
      </w:r>
    </w:p>
    <w:p w14:paraId="182E3859" w14:textId="77777777" w:rsidR="00EC02DE" w:rsidRPr="00934F6D" w:rsidRDefault="00EC02DE" w:rsidP="00EC02DE">
      <w:pPr>
        <w:pStyle w:val="Caption"/>
      </w:pPr>
      <w:r w:rsidRPr="006E7F03">
        <w:rPr>
          <w:color w:val="FF0000"/>
        </w:rPr>
        <w:t xml:space="preserve">Figure 4.X: </w:t>
      </w:r>
      <w:r>
        <w:rPr>
          <w:color w:val="FF0000"/>
        </w:rPr>
        <w:t>Connectable undirected advertising event using the ADV_EXT_IND PDUs and AUX_ADV_IND PDU containing advertising data</w:t>
      </w:r>
    </w:p>
    <w:p w14:paraId="40347C42" w14:textId="77777777" w:rsidR="00EC02DE" w:rsidRDefault="00EC02DE" w:rsidP="00E40CCE">
      <w:pPr>
        <w:autoSpaceDE w:val="0"/>
        <w:autoSpaceDN w:val="0"/>
        <w:adjustRightInd w:val="0"/>
        <w:spacing w:after="0" w:line="240" w:lineRule="auto"/>
        <w:rPr>
          <w:rFonts w:cs="Arial"/>
          <w:color w:val="FF0000"/>
          <w:sz w:val="24"/>
          <w:szCs w:val="24"/>
        </w:rPr>
      </w:pPr>
    </w:p>
    <w:p w14:paraId="388FC638" w14:textId="77777777" w:rsidR="00DD6C91" w:rsidRPr="00EE1FF6" w:rsidRDefault="00DD6C91" w:rsidP="00E40CCE">
      <w:pPr>
        <w:autoSpaceDE w:val="0"/>
        <w:autoSpaceDN w:val="0"/>
        <w:adjustRightInd w:val="0"/>
        <w:spacing w:after="0" w:line="240" w:lineRule="auto"/>
        <w:rPr>
          <w:rFonts w:cs="Arial"/>
          <w:color w:val="FF0000"/>
          <w:sz w:val="24"/>
          <w:szCs w:val="24"/>
        </w:rPr>
      </w:pPr>
    </w:p>
    <w:p w14:paraId="7EB42ECD" w14:textId="77777777" w:rsidR="00E40CCE" w:rsidRDefault="00E40CCE" w:rsidP="00E40CCE">
      <w:pPr>
        <w:autoSpaceDE w:val="0"/>
        <w:autoSpaceDN w:val="0"/>
        <w:adjustRightInd w:val="0"/>
        <w:spacing w:after="0" w:line="240" w:lineRule="auto"/>
        <w:rPr>
          <w:rFonts w:cs="Arial"/>
          <w:color w:val="FF0000"/>
          <w:sz w:val="24"/>
          <w:szCs w:val="24"/>
        </w:rPr>
      </w:pPr>
      <w:r w:rsidRPr="00EE1FF6">
        <w:rPr>
          <w:rFonts w:cs="Arial"/>
          <w:color w:val="FF0000"/>
          <w:sz w:val="24"/>
          <w:szCs w:val="24"/>
        </w:rPr>
        <w:t>Figure 4.</w:t>
      </w:r>
      <w:r>
        <w:rPr>
          <w:rFonts w:cs="Arial"/>
          <w:color w:val="FF0000"/>
          <w:sz w:val="24"/>
          <w:szCs w:val="24"/>
        </w:rPr>
        <w:t>X</w:t>
      </w:r>
      <w:r w:rsidRPr="00EE1FF6">
        <w:rPr>
          <w:rFonts w:cs="Arial"/>
          <w:color w:val="FF0000"/>
          <w:sz w:val="24"/>
          <w:szCs w:val="24"/>
        </w:rPr>
        <w:t xml:space="preserve"> illustrates an advertising event during which a</w:t>
      </w:r>
      <w:r>
        <w:rPr>
          <w:rFonts w:cs="Arial"/>
          <w:color w:val="FF0000"/>
          <w:sz w:val="24"/>
          <w:szCs w:val="24"/>
        </w:rPr>
        <w:t>n</w:t>
      </w:r>
      <w:r w:rsidRPr="00EE1FF6">
        <w:rPr>
          <w:rFonts w:cs="Arial"/>
          <w:color w:val="FF0000"/>
          <w:sz w:val="24"/>
          <w:szCs w:val="24"/>
        </w:rPr>
        <w:t xml:space="preserve"> </w:t>
      </w:r>
      <w:r>
        <w:rPr>
          <w:rFonts w:cs="Arial"/>
          <w:color w:val="FF0000"/>
          <w:sz w:val="24"/>
          <w:szCs w:val="24"/>
        </w:rPr>
        <w:t>AUX_CONNECT_REQ</w:t>
      </w:r>
      <w:r w:rsidRPr="00EE1FF6">
        <w:rPr>
          <w:rFonts w:cs="Arial"/>
          <w:color w:val="FF0000"/>
          <w:sz w:val="24"/>
          <w:szCs w:val="24"/>
        </w:rPr>
        <w:t xml:space="preserve"> PDU is received </w:t>
      </w:r>
      <w:r>
        <w:rPr>
          <w:rFonts w:cs="Arial"/>
          <w:color w:val="FF0000"/>
          <w:sz w:val="24"/>
          <w:szCs w:val="24"/>
        </w:rPr>
        <w:t xml:space="preserve">and an AUX_CONNECT_RSP PDU is sent </w:t>
      </w:r>
      <w:r w:rsidRPr="00EE1FF6">
        <w:rPr>
          <w:rFonts w:cs="Arial"/>
          <w:color w:val="FF0000"/>
          <w:sz w:val="24"/>
          <w:szCs w:val="24"/>
        </w:rPr>
        <w:t>on the second</w:t>
      </w:r>
      <w:r>
        <w:rPr>
          <w:rFonts w:cs="Arial"/>
          <w:color w:val="FF0000"/>
          <w:sz w:val="24"/>
          <w:szCs w:val="24"/>
        </w:rPr>
        <w:t>ary</w:t>
      </w:r>
      <w:r w:rsidRPr="00EE1FF6">
        <w:rPr>
          <w:rFonts w:cs="Arial"/>
          <w:color w:val="FF0000"/>
          <w:sz w:val="24"/>
          <w:szCs w:val="24"/>
        </w:rPr>
        <w:t xml:space="preserve"> advertising channel index.</w:t>
      </w:r>
    </w:p>
    <w:p w14:paraId="61747438" w14:textId="77777777" w:rsidR="00E40CCE" w:rsidRDefault="00E40CCE" w:rsidP="00E40CCE">
      <w:pPr>
        <w:autoSpaceDE w:val="0"/>
        <w:autoSpaceDN w:val="0"/>
        <w:adjustRightInd w:val="0"/>
        <w:spacing w:after="0" w:line="240" w:lineRule="auto"/>
        <w:rPr>
          <w:rFonts w:cs="Arial"/>
          <w:color w:val="FF0000"/>
          <w:sz w:val="24"/>
          <w:szCs w:val="24"/>
        </w:rPr>
      </w:pPr>
    </w:p>
    <w:p w14:paraId="4B9B6B06" w14:textId="77777777" w:rsidR="00E40CCE" w:rsidRPr="00934F6D" w:rsidRDefault="00A4282D" w:rsidP="00E40CCE">
      <w:pPr>
        <w:autoSpaceDE w:val="0"/>
        <w:autoSpaceDN w:val="0"/>
        <w:adjustRightInd w:val="0"/>
        <w:spacing w:after="0" w:line="240" w:lineRule="auto"/>
        <w:rPr>
          <w:rFonts w:cs="Arial"/>
          <w:color w:val="FF0000"/>
          <w:szCs w:val="24"/>
        </w:rPr>
      </w:pPr>
      <w:r w:rsidRPr="00082694">
        <w:rPr>
          <w:rFonts w:cs="Arial"/>
          <w:color w:val="000000"/>
          <w:szCs w:val="24"/>
        </w:rPr>
        <w:object w:dxaOrig="9889" w:dyaOrig="3662" w14:anchorId="0715F7FE">
          <v:shape id="_x0000_i1040" type="#_x0000_t75" style="width:497.1pt;height:179.7pt" o:ole="">
            <v:imagedata r:id="rId48" o:title=""/>
          </v:shape>
          <o:OLEObject Type="Embed" ProgID="Visio.Drawing.11" ShapeID="_x0000_i1040" DrawAspect="Content" ObjectID="_1522518088" r:id="rId49"/>
        </w:object>
      </w:r>
      <w:r w:rsidR="00E40CCE" w:rsidRPr="00934F6D">
        <w:rPr>
          <w:rStyle w:val="CaptionChar"/>
          <w:color w:val="FF0000"/>
        </w:rPr>
        <w:t xml:space="preserve">Figure 4.X: Connectable undirected advertising using </w:t>
      </w:r>
      <w:r w:rsidR="00E40CCE">
        <w:rPr>
          <w:rStyle w:val="CaptionChar"/>
          <w:color w:val="FF0000"/>
        </w:rPr>
        <w:t>ADV_EXT_IND</w:t>
      </w:r>
      <w:r w:rsidR="00E40CCE" w:rsidRPr="00934F6D">
        <w:rPr>
          <w:rStyle w:val="CaptionChar"/>
          <w:color w:val="FF0000"/>
        </w:rPr>
        <w:t xml:space="preserve"> PDUs </w:t>
      </w:r>
      <w:r w:rsidR="004E5753">
        <w:rPr>
          <w:rStyle w:val="CaptionChar"/>
          <w:color w:val="FF0000"/>
        </w:rPr>
        <w:t>when</w:t>
      </w:r>
      <w:r w:rsidR="004E5753" w:rsidRPr="00934F6D">
        <w:rPr>
          <w:rStyle w:val="CaptionChar"/>
          <w:color w:val="FF0000"/>
        </w:rPr>
        <w:t xml:space="preserve"> </w:t>
      </w:r>
      <w:r w:rsidR="00E40CCE" w:rsidRPr="00934F6D">
        <w:rPr>
          <w:rStyle w:val="CaptionChar"/>
          <w:color w:val="FF0000"/>
        </w:rPr>
        <w:t>a</w:t>
      </w:r>
      <w:r w:rsidR="00E40CCE">
        <w:rPr>
          <w:rStyle w:val="CaptionChar"/>
          <w:color w:val="FF0000"/>
        </w:rPr>
        <w:t>n</w:t>
      </w:r>
      <w:r w:rsidR="00E40CCE" w:rsidRPr="00934F6D">
        <w:rPr>
          <w:rStyle w:val="CaptionChar"/>
          <w:color w:val="FF0000"/>
        </w:rPr>
        <w:t xml:space="preserve"> </w:t>
      </w:r>
      <w:r w:rsidR="00E40CCE">
        <w:rPr>
          <w:rStyle w:val="CaptionChar"/>
          <w:color w:val="FF0000"/>
        </w:rPr>
        <w:t>AUX_CONNECT_REQ</w:t>
      </w:r>
      <w:r w:rsidR="00E40CCE" w:rsidRPr="00934F6D">
        <w:rPr>
          <w:rStyle w:val="CaptionChar"/>
          <w:color w:val="FF0000"/>
        </w:rPr>
        <w:t xml:space="preserve"> PDU is received</w:t>
      </w:r>
    </w:p>
    <w:p w14:paraId="2465A77D" w14:textId="77777777" w:rsidR="00E40CCE" w:rsidRDefault="00E40CCE" w:rsidP="00E40CCE">
      <w:pPr>
        <w:autoSpaceDE w:val="0"/>
        <w:autoSpaceDN w:val="0"/>
        <w:adjustRightInd w:val="0"/>
        <w:spacing w:after="0" w:line="240" w:lineRule="auto"/>
        <w:rPr>
          <w:rFonts w:cs="Arial"/>
          <w:color w:val="000000"/>
          <w:szCs w:val="24"/>
        </w:rPr>
      </w:pPr>
    </w:p>
    <w:p w14:paraId="6AD725DF" w14:textId="77777777" w:rsidR="00E40CCE" w:rsidRPr="003928DF" w:rsidRDefault="009C0730" w:rsidP="00F03F8D">
      <w:pPr>
        <w:pStyle w:val="Heading3"/>
      </w:pPr>
      <w:bookmarkStart w:id="948" w:name="_Toc443590500"/>
      <w:bookmarkStart w:id="949" w:name="_Toc448771482"/>
      <w:r w:rsidRPr="003928DF">
        <w:t xml:space="preserve">[New Section] </w:t>
      </w:r>
      <w:r w:rsidR="00E40CCE" w:rsidRPr="003928DF">
        <w:t>4.4.2.</w:t>
      </w:r>
      <w:r w:rsidR="00560477">
        <w:t>9</w:t>
      </w:r>
      <w:r w:rsidR="00E40CCE" w:rsidRPr="003928DF">
        <w:t xml:space="preserve"> Scannable Directed Event Type</w:t>
      </w:r>
      <w:bookmarkEnd w:id="948"/>
      <w:bookmarkEnd w:id="949"/>
    </w:p>
    <w:p w14:paraId="5AD4D671" w14:textId="77777777" w:rsidR="00E40CCE" w:rsidRPr="00B03027" w:rsidRDefault="00560477" w:rsidP="00E40CCE">
      <w:pPr>
        <w:autoSpaceDE w:val="0"/>
        <w:autoSpaceDN w:val="0"/>
        <w:adjustRightInd w:val="0"/>
        <w:spacing w:after="0" w:line="240" w:lineRule="auto"/>
        <w:rPr>
          <w:b/>
          <w:color w:val="FF0000"/>
        </w:rPr>
      </w:pPr>
      <w:r w:rsidRPr="003928DF">
        <w:rPr>
          <w:b/>
          <w:color w:val="FF0000"/>
        </w:rPr>
        <w:t>4.4.2.9</w:t>
      </w:r>
      <w:r w:rsidR="007B04AF" w:rsidRPr="00B03027">
        <w:rPr>
          <w:b/>
          <w:color w:val="FF0000"/>
        </w:rPr>
        <w:t xml:space="preserve"> Scannable Directed Event Type</w:t>
      </w:r>
    </w:p>
    <w:p w14:paraId="3233A5C3" w14:textId="77777777" w:rsidR="007B04AF" w:rsidRDefault="007B04AF" w:rsidP="00E40CCE">
      <w:pPr>
        <w:autoSpaceDE w:val="0"/>
        <w:autoSpaceDN w:val="0"/>
        <w:adjustRightInd w:val="0"/>
        <w:spacing w:after="0" w:line="240" w:lineRule="auto"/>
        <w:rPr>
          <w:rFonts w:cs="Arial"/>
          <w:b/>
          <w:bCs/>
          <w:i/>
          <w:iCs/>
          <w:color w:val="FF0000"/>
          <w:sz w:val="24"/>
          <w:szCs w:val="24"/>
        </w:rPr>
      </w:pPr>
    </w:p>
    <w:p w14:paraId="026AF539" w14:textId="77777777" w:rsidR="00E40CCE" w:rsidRDefault="00E40CCE" w:rsidP="00E40CCE">
      <w:pPr>
        <w:autoSpaceDE w:val="0"/>
        <w:autoSpaceDN w:val="0"/>
        <w:adjustRightInd w:val="0"/>
        <w:spacing w:after="0" w:line="240" w:lineRule="auto"/>
        <w:rPr>
          <w:rFonts w:cs="Arial"/>
          <w:color w:val="FF0000"/>
          <w:sz w:val="24"/>
          <w:szCs w:val="24"/>
        </w:rPr>
      </w:pPr>
      <w:r w:rsidRPr="00481C3C">
        <w:rPr>
          <w:rFonts w:cs="Arial"/>
          <w:color w:val="FF0000"/>
          <w:sz w:val="24"/>
          <w:szCs w:val="24"/>
        </w:rPr>
        <w:t xml:space="preserve">The </w:t>
      </w:r>
      <w:r>
        <w:rPr>
          <w:rFonts w:cs="Arial"/>
          <w:color w:val="FF0000"/>
          <w:sz w:val="24"/>
          <w:szCs w:val="24"/>
        </w:rPr>
        <w:t>scannable</w:t>
      </w:r>
      <w:r w:rsidRPr="00481C3C">
        <w:rPr>
          <w:rFonts w:cs="Arial"/>
          <w:color w:val="FF0000"/>
          <w:sz w:val="24"/>
          <w:szCs w:val="24"/>
        </w:rPr>
        <w:t xml:space="preserve"> directed advertising event type </w:t>
      </w:r>
      <w:r>
        <w:rPr>
          <w:rFonts w:cs="Arial"/>
          <w:color w:val="FF0000"/>
          <w:sz w:val="24"/>
          <w:szCs w:val="24"/>
        </w:rPr>
        <w:t>using the ADV_EXT_IND PDU</w:t>
      </w:r>
      <w:r w:rsidRPr="00481C3C">
        <w:rPr>
          <w:rFonts w:cs="Arial"/>
          <w:color w:val="FF0000"/>
          <w:sz w:val="24"/>
          <w:szCs w:val="24"/>
        </w:rPr>
        <w:t xml:space="preserve"> allows </w:t>
      </w:r>
      <w:r>
        <w:rPr>
          <w:rFonts w:cs="Arial"/>
          <w:color w:val="FF0000"/>
          <w:sz w:val="24"/>
          <w:szCs w:val="24"/>
        </w:rPr>
        <w:t>a</w:t>
      </w:r>
      <w:r w:rsidRPr="00481C3C">
        <w:rPr>
          <w:rFonts w:cs="Arial"/>
          <w:color w:val="FF0000"/>
          <w:sz w:val="24"/>
          <w:szCs w:val="24"/>
        </w:rPr>
        <w:t xml:space="preserve"> </w:t>
      </w:r>
      <w:r>
        <w:rPr>
          <w:rFonts w:cs="Arial"/>
          <w:color w:val="FF0000"/>
          <w:sz w:val="24"/>
          <w:szCs w:val="24"/>
        </w:rPr>
        <w:t>specific scanner</w:t>
      </w:r>
      <w:r w:rsidRPr="00481C3C">
        <w:rPr>
          <w:rFonts w:cs="Arial"/>
          <w:color w:val="FF0000"/>
          <w:sz w:val="24"/>
          <w:szCs w:val="24"/>
        </w:rPr>
        <w:t xml:space="preserve"> to respond with a </w:t>
      </w:r>
      <w:r>
        <w:rPr>
          <w:rFonts w:cs="Arial"/>
          <w:color w:val="FF0000"/>
          <w:sz w:val="24"/>
          <w:szCs w:val="24"/>
        </w:rPr>
        <w:t>scan</w:t>
      </w:r>
      <w:r w:rsidRPr="00481C3C">
        <w:rPr>
          <w:rFonts w:cs="Arial"/>
          <w:color w:val="FF0000"/>
          <w:sz w:val="24"/>
          <w:szCs w:val="24"/>
        </w:rPr>
        <w:t xml:space="preserve"> request</w:t>
      </w:r>
      <w:r>
        <w:rPr>
          <w:rFonts w:cs="Arial"/>
          <w:color w:val="FF0000"/>
          <w:sz w:val="24"/>
          <w:szCs w:val="24"/>
        </w:rPr>
        <w:t xml:space="preserve"> to receive scan response data on the secondary advertising channel. </w:t>
      </w:r>
    </w:p>
    <w:p w14:paraId="5C4E34D7" w14:textId="77777777" w:rsidR="00E40CCE" w:rsidRDefault="00E40CCE" w:rsidP="00E40CCE">
      <w:pPr>
        <w:autoSpaceDE w:val="0"/>
        <w:autoSpaceDN w:val="0"/>
        <w:adjustRightInd w:val="0"/>
        <w:spacing w:after="0" w:line="240" w:lineRule="auto"/>
        <w:rPr>
          <w:rFonts w:cs="Arial"/>
          <w:color w:val="FF0000"/>
          <w:sz w:val="24"/>
          <w:szCs w:val="24"/>
        </w:rPr>
      </w:pPr>
    </w:p>
    <w:p w14:paraId="5A0CF81E" w14:textId="53991A90" w:rsidR="007B04AF" w:rsidRPr="000427B4" w:rsidRDefault="00E40CCE" w:rsidP="00E40CCE">
      <w:pPr>
        <w:autoSpaceDE w:val="0"/>
        <w:autoSpaceDN w:val="0"/>
        <w:adjustRightInd w:val="0"/>
        <w:spacing w:after="0" w:line="240" w:lineRule="auto"/>
        <w:rPr>
          <w:rFonts w:cs="Arial"/>
          <w:color w:val="FF0000"/>
          <w:sz w:val="24"/>
          <w:szCs w:val="24"/>
        </w:rPr>
      </w:pPr>
      <w:r>
        <w:rPr>
          <w:rFonts w:cs="Arial"/>
          <w:color w:val="FF0000"/>
          <w:sz w:val="24"/>
          <w:szCs w:val="24"/>
        </w:rPr>
        <w:t>The AdvMode field in the ADV_EXT_IND</w:t>
      </w:r>
      <w:r w:rsidR="000427B4">
        <w:rPr>
          <w:rFonts w:cs="Arial"/>
          <w:color w:val="FF0000"/>
          <w:sz w:val="24"/>
          <w:szCs w:val="24"/>
        </w:rPr>
        <w:t xml:space="preserve"> PDU shall be set to scannable.</w:t>
      </w:r>
    </w:p>
    <w:p w14:paraId="52E9930A" w14:textId="77777777" w:rsidR="00E40CCE" w:rsidRDefault="00E40CCE" w:rsidP="00E40CCE">
      <w:pPr>
        <w:autoSpaceDE w:val="0"/>
        <w:autoSpaceDN w:val="0"/>
        <w:adjustRightInd w:val="0"/>
        <w:spacing w:after="0" w:line="240" w:lineRule="auto"/>
        <w:rPr>
          <w:rFonts w:cs="Arial"/>
          <w:color w:val="FF0000"/>
          <w:sz w:val="24"/>
          <w:szCs w:val="24"/>
        </w:rPr>
      </w:pPr>
    </w:p>
    <w:p w14:paraId="65BABD2C" w14:textId="77777777" w:rsidR="00024153" w:rsidRDefault="00E40CCE" w:rsidP="007F67C1">
      <w:pPr>
        <w:autoSpaceDE w:val="0"/>
        <w:autoSpaceDN w:val="0"/>
        <w:adjustRightInd w:val="0"/>
        <w:spacing w:after="240" w:line="240" w:lineRule="auto"/>
        <w:rPr>
          <w:rFonts w:cs="Arial"/>
          <w:color w:val="FF0000"/>
          <w:sz w:val="24"/>
          <w:szCs w:val="24"/>
        </w:rPr>
      </w:pPr>
      <w:r>
        <w:rPr>
          <w:rFonts w:cs="Arial"/>
          <w:color w:val="FF0000"/>
          <w:sz w:val="24"/>
          <w:szCs w:val="24"/>
        </w:rPr>
        <w:t xml:space="preserve">The ADV_EXT_IND PDU shall not contain the AdvA and TargetA fields. </w:t>
      </w:r>
      <w:r w:rsidRPr="005B41C2">
        <w:rPr>
          <w:rFonts w:cs="Arial"/>
          <w:color w:val="FF0000"/>
          <w:sz w:val="24"/>
          <w:szCs w:val="24"/>
        </w:rPr>
        <w:t xml:space="preserve">The </w:t>
      </w:r>
      <w:r>
        <w:rPr>
          <w:rFonts w:cs="Arial"/>
          <w:color w:val="FF0000"/>
          <w:sz w:val="24"/>
          <w:szCs w:val="24"/>
        </w:rPr>
        <w:t>ADV_EXT_IND</w:t>
      </w:r>
      <w:r w:rsidRPr="005B41C2">
        <w:rPr>
          <w:rFonts w:cs="Arial"/>
          <w:color w:val="FF0000"/>
          <w:sz w:val="24"/>
          <w:szCs w:val="24"/>
        </w:rPr>
        <w:t xml:space="preserve"> PDU</w:t>
      </w:r>
      <w:r w:rsidR="002E11E5">
        <w:rPr>
          <w:rFonts w:cs="Arial"/>
          <w:color w:val="FF0000"/>
          <w:sz w:val="24"/>
          <w:szCs w:val="24"/>
        </w:rPr>
        <w:t>’s</w:t>
      </w:r>
      <w:r w:rsidRPr="005B41C2">
        <w:rPr>
          <w:rFonts w:cs="Arial"/>
          <w:color w:val="FF0000"/>
          <w:sz w:val="24"/>
          <w:szCs w:val="24"/>
        </w:rPr>
        <w:t xml:space="preserve"> AuxPtr field</w:t>
      </w:r>
      <w:r w:rsidR="002E11E5">
        <w:rPr>
          <w:rFonts w:cs="Arial"/>
          <w:color w:val="FF0000"/>
          <w:sz w:val="24"/>
          <w:szCs w:val="24"/>
        </w:rPr>
        <w:t xml:space="preserve"> shall point to an </w:t>
      </w:r>
      <w:r>
        <w:rPr>
          <w:rFonts w:cs="Arial"/>
          <w:color w:val="FF0000"/>
          <w:sz w:val="24"/>
          <w:szCs w:val="24"/>
        </w:rPr>
        <w:t>AUX_ADV_IND</w:t>
      </w:r>
      <w:r w:rsidRPr="005B41C2">
        <w:rPr>
          <w:rFonts w:cs="Arial"/>
          <w:color w:val="FF0000"/>
          <w:sz w:val="24"/>
          <w:szCs w:val="24"/>
        </w:rPr>
        <w:t xml:space="preserve"> PDU</w:t>
      </w:r>
      <w:r w:rsidR="002E11E5">
        <w:rPr>
          <w:rFonts w:cs="Arial"/>
          <w:color w:val="FF0000"/>
          <w:sz w:val="24"/>
          <w:szCs w:val="24"/>
        </w:rPr>
        <w:t xml:space="preserve"> with the AdvA and TargetA fields </w:t>
      </w:r>
      <w:r w:rsidR="003875D5">
        <w:rPr>
          <w:rFonts w:cs="Arial"/>
          <w:color w:val="FF0000"/>
          <w:sz w:val="24"/>
          <w:szCs w:val="24"/>
        </w:rPr>
        <w:t xml:space="preserve">both </w:t>
      </w:r>
      <w:r w:rsidR="002E11E5">
        <w:rPr>
          <w:rFonts w:cs="Arial"/>
          <w:color w:val="FF0000"/>
          <w:sz w:val="24"/>
          <w:szCs w:val="24"/>
        </w:rPr>
        <w:t>present</w:t>
      </w:r>
      <w:r w:rsidRPr="005B41C2">
        <w:rPr>
          <w:rFonts w:cs="Arial"/>
          <w:color w:val="FF0000"/>
          <w:sz w:val="24"/>
          <w:szCs w:val="24"/>
        </w:rPr>
        <w:t>.</w:t>
      </w:r>
    </w:p>
    <w:p w14:paraId="47F83952" w14:textId="77777777" w:rsidR="00E40CCE" w:rsidRDefault="00E40CCE" w:rsidP="00E40CCE">
      <w:pPr>
        <w:autoSpaceDE w:val="0"/>
        <w:autoSpaceDN w:val="0"/>
        <w:adjustRightInd w:val="0"/>
        <w:spacing w:after="0" w:line="240" w:lineRule="auto"/>
        <w:rPr>
          <w:rFonts w:cs="Arial"/>
          <w:i/>
          <w:color w:val="FF0000"/>
          <w:sz w:val="24"/>
          <w:szCs w:val="20"/>
        </w:rPr>
      </w:pPr>
    </w:p>
    <w:p w14:paraId="18BBCDB1" w14:textId="77777777" w:rsidR="00E40CCE" w:rsidRDefault="00E40CCE" w:rsidP="00E40CCE">
      <w:pPr>
        <w:autoSpaceDE w:val="0"/>
        <w:autoSpaceDN w:val="0"/>
        <w:adjustRightInd w:val="0"/>
        <w:spacing w:after="0" w:line="240" w:lineRule="auto"/>
        <w:rPr>
          <w:rFonts w:cs="Arial"/>
          <w:color w:val="FF0000"/>
          <w:sz w:val="24"/>
          <w:szCs w:val="24"/>
        </w:rPr>
      </w:pPr>
      <w:r>
        <w:rPr>
          <w:rFonts w:cs="Arial"/>
          <w:color w:val="FF0000"/>
          <w:sz w:val="24"/>
          <w:szCs w:val="24"/>
        </w:rPr>
        <w:t>After every AUX_ADV_IND PDU sent, t</w:t>
      </w:r>
      <w:r w:rsidRPr="00481C3C">
        <w:rPr>
          <w:rFonts w:cs="Arial"/>
          <w:color w:val="FF0000"/>
          <w:sz w:val="24"/>
          <w:szCs w:val="24"/>
        </w:rPr>
        <w:t xml:space="preserve">he advertiser shall listen </w:t>
      </w:r>
      <w:r>
        <w:rPr>
          <w:rFonts w:cs="Arial"/>
          <w:color w:val="FF0000"/>
          <w:sz w:val="24"/>
          <w:szCs w:val="24"/>
        </w:rPr>
        <w:t xml:space="preserve">for an AUX_SCAN_REQ PDU </w:t>
      </w:r>
      <w:r w:rsidRPr="00481C3C">
        <w:rPr>
          <w:rFonts w:cs="Arial"/>
          <w:color w:val="FF0000"/>
          <w:sz w:val="24"/>
          <w:szCs w:val="24"/>
        </w:rPr>
        <w:t xml:space="preserve">on the same </w:t>
      </w:r>
      <w:r>
        <w:rPr>
          <w:rFonts w:cs="Arial"/>
          <w:color w:val="FF0000"/>
          <w:sz w:val="24"/>
          <w:szCs w:val="24"/>
        </w:rPr>
        <w:t>secondary</w:t>
      </w:r>
      <w:r w:rsidRPr="00481C3C">
        <w:rPr>
          <w:rFonts w:cs="Arial"/>
          <w:color w:val="FF0000"/>
          <w:sz w:val="24"/>
          <w:szCs w:val="24"/>
        </w:rPr>
        <w:t xml:space="preserve"> advertising channel index from </w:t>
      </w:r>
      <w:r>
        <w:rPr>
          <w:rFonts w:cs="Arial"/>
          <w:color w:val="FF0000"/>
          <w:sz w:val="24"/>
          <w:szCs w:val="24"/>
        </w:rPr>
        <w:t>the targeted scanner</w:t>
      </w:r>
      <w:r w:rsidRPr="00481C3C">
        <w:rPr>
          <w:rFonts w:cs="Arial"/>
          <w:color w:val="FF0000"/>
          <w:sz w:val="24"/>
          <w:szCs w:val="24"/>
        </w:rPr>
        <w:t>.</w:t>
      </w:r>
    </w:p>
    <w:p w14:paraId="77CEBD0A" w14:textId="77777777" w:rsidR="00E40CCE" w:rsidRPr="00481C3C" w:rsidRDefault="00E40CCE" w:rsidP="00E40CCE">
      <w:pPr>
        <w:autoSpaceDE w:val="0"/>
        <w:autoSpaceDN w:val="0"/>
        <w:adjustRightInd w:val="0"/>
        <w:spacing w:after="0" w:line="240" w:lineRule="auto"/>
        <w:rPr>
          <w:rFonts w:cs="Arial"/>
          <w:color w:val="FF0000"/>
          <w:sz w:val="24"/>
          <w:szCs w:val="20"/>
        </w:rPr>
      </w:pPr>
    </w:p>
    <w:p w14:paraId="51371C3F" w14:textId="77777777" w:rsidR="00E40CCE" w:rsidRDefault="00E40CCE" w:rsidP="00E40CCE">
      <w:pPr>
        <w:autoSpaceDE w:val="0"/>
        <w:autoSpaceDN w:val="0"/>
        <w:adjustRightInd w:val="0"/>
        <w:spacing w:after="0" w:line="240" w:lineRule="auto"/>
        <w:rPr>
          <w:rFonts w:cs="Arial"/>
          <w:color w:val="FF0000"/>
          <w:sz w:val="24"/>
          <w:szCs w:val="24"/>
        </w:rPr>
      </w:pPr>
      <w:r>
        <w:rPr>
          <w:rFonts w:cs="Arial"/>
          <w:color w:val="FF0000"/>
          <w:sz w:val="24"/>
          <w:szCs w:val="24"/>
        </w:rPr>
        <w:t>If the advertiser receives an AUX_SCAN_REQ PDU that contains its device address and the scanner’s device address is contained in the AUX_ADV_IND PDU, it shall reply with an AUX_SCAN_RSP PDU on the same secondary advertising channel index</w:t>
      </w:r>
      <w:r w:rsidR="00F210F0">
        <w:rPr>
          <w:rFonts w:cs="Arial"/>
          <w:color w:val="FF0000"/>
          <w:sz w:val="24"/>
          <w:szCs w:val="24"/>
        </w:rPr>
        <w:t xml:space="preserve"> prior to the next advertising event</w:t>
      </w:r>
      <w:r>
        <w:rPr>
          <w:rFonts w:cs="Arial"/>
          <w:color w:val="FF0000"/>
          <w:sz w:val="24"/>
          <w:szCs w:val="24"/>
        </w:rPr>
        <w:t>. The AUX_SCAN_RSP PDU shall contain the scan response data.</w:t>
      </w:r>
      <w:r w:rsidRPr="00F96CE4">
        <w:rPr>
          <w:rFonts w:cs="Arial"/>
          <w:color w:val="FF0000"/>
          <w:sz w:val="24"/>
          <w:szCs w:val="24"/>
        </w:rPr>
        <w:t xml:space="preserve"> </w:t>
      </w:r>
      <w:r>
        <w:rPr>
          <w:rFonts w:cs="Arial"/>
          <w:color w:val="FF0000"/>
          <w:sz w:val="24"/>
          <w:szCs w:val="24"/>
        </w:rPr>
        <w:t>AUX_SCAN_REQ</w:t>
      </w:r>
      <w:r w:rsidRPr="00EE5BCF">
        <w:rPr>
          <w:rFonts w:cs="Arial"/>
          <w:color w:val="FF0000"/>
          <w:sz w:val="24"/>
          <w:szCs w:val="24"/>
        </w:rPr>
        <w:t xml:space="preserve"> PDUs </w:t>
      </w:r>
      <w:r>
        <w:rPr>
          <w:rFonts w:cs="Arial"/>
          <w:color w:val="FF0000"/>
          <w:sz w:val="24"/>
          <w:szCs w:val="24"/>
        </w:rPr>
        <w:t xml:space="preserve">from </w:t>
      </w:r>
      <w:r w:rsidR="00A2246E">
        <w:rPr>
          <w:rFonts w:cs="Arial"/>
          <w:color w:val="FF0000"/>
          <w:sz w:val="24"/>
          <w:szCs w:val="24"/>
        </w:rPr>
        <w:t xml:space="preserve">any </w:t>
      </w:r>
      <w:r>
        <w:rPr>
          <w:rFonts w:cs="Arial"/>
          <w:color w:val="FF0000"/>
          <w:sz w:val="24"/>
          <w:szCs w:val="24"/>
        </w:rPr>
        <w:t>other scanner</w:t>
      </w:r>
      <w:r w:rsidR="00A2246E">
        <w:rPr>
          <w:rFonts w:cs="Arial"/>
          <w:color w:val="FF0000"/>
          <w:sz w:val="24"/>
          <w:szCs w:val="24"/>
        </w:rPr>
        <w:t xml:space="preserve"> or any AUX_CONNECT_REQ PDUs</w:t>
      </w:r>
      <w:r>
        <w:rPr>
          <w:rFonts w:cs="Arial"/>
          <w:color w:val="FF0000"/>
          <w:sz w:val="24"/>
          <w:szCs w:val="24"/>
        </w:rPr>
        <w:t xml:space="preserve"> received </w:t>
      </w:r>
      <w:r w:rsidRPr="00EE5BCF">
        <w:rPr>
          <w:rFonts w:cs="Arial"/>
          <w:color w:val="FF0000"/>
          <w:sz w:val="24"/>
          <w:szCs w:val="24"/>
        </w:rPr>
        <w:t>shall be ignored.</w:t>
      </w:r>
    </w:p>
    <w:p w14:paraId="4A438137" w14:textId="77777777" w:rsidR="00E40CCE" w:rsidRDefault="00E40CCE" w:rsidP="00E40CCE">
      <w:pPr>
        <w:autoSpaceDE w:val="0"/>
        <w:autoSpaceDN w:val="0"/>
        <w:adjustRightInd w:val="0"/>
        <w:spacing w:after="0" w:line="240" w:lineRule="auto"/>
        <w:rPr>
          <w:rFonts w:cs="Arial"/>
          <w:color w:val="FF0000"/>
          <w:sz w:val="24"/>
          <w:szCs w:val="24"/>
        </w:rPr>
      </w:pPr>
    </w:p>
    <w:p w14:paraId="5432B1B8" w14:textId="66002AB0" w:rsidR="000427B4" w:rsidRDefault="000427B4" w:rsidP="000427B4">
      <w:pPr>
        <w:autoSpaceDE w:val="0"/>
        <w:autoSpaceDN w:val="0"/>
        <w:adjustRightInd w:val="0"/>
        <w:spacing w:after="0" w:line="240" w:lineRule="auto"/>
        <w:rPr>
          <w:rFonts w:cs="Arial"/>
          <w:color w:val="FF0000"/>
          <w:sz w:val="24"/>
          <w:szCs w:val="24"/>
        </w:rPr>
      </w:pPr>
      <w:r w:rsidRPr="00934F6D">
        <w:rPr>
          <w:rFonts w:cs="Arial"/>
          <w:color w:val="FF0000"/>
          <w:sz w:val="24"/>
          <w:szCs w:val="24"/>
        </w:rPr>
        <w:t xml:space="preserve">The time between the beginning of two consecutive </w:t>
      </w:r>
      <w:r>
        <w:rPr>
          <w:rFonts w:cs="Arial"/>
          <w:color w:val="FF0000"/>
          <w:sz w:val="24"/>
          <w:szCs w:val="24"/>
        </w:rPr>
        <w:t>ADV_EXT_IND</w:t>
      </w:r>
      <w:r w:rsidRPr="005B41C2">
        <w:rPr>
          <w:rFonts w:cs="Arial"/>
          <w:color w:val="FF0000"/>
          <w:sz w:val="24"/>
          <w:szCs w:val="24"/>
        </w:rPr>
        <w:t xml:space="preserve"> </w:t>
      </w:r>
      <w:r w:rsidRPr="00934F6D">
        <w:rPr>
          <w:rFonts w:cs="Arial"/>
          <w:color w:val="FF0000"/>
          <w:sz w:val="24"/>
          <w:szCs w:val="24"/>
        </w:rPr>
        <w:t xml:space="preserve">PDUs within an advertising event shall </w:t>
      </w:r>
      <w:r>
        <w:rPr>
          <w:rFonts w:cs="Arial"/>
          <w:color w:val="FF0000"/>
          <w:sz w:val="24"/>
          <w:szCs w:val="24"/>
        </w:rPr>
        <w:t xml:space="preserve">be less than or equal to 10 ms. </w:t>
      </w:r>
      <w:r w:rsidRPr="00934F6D">
        <w:rPr>
          <w:rFonts w:cs="Arial"/>
          <w:color w:val="FF0000"/>
          <w:sz w:val="24"/>
          <w:szCs w:val="24"/>
        </w:rPr>
        <w:t>The advertising event shall be closed within the advertising interval.</w:t>
      </w:r>
    </w:p>
    <w:p w14:paraId="53FE834E" w14:textId="77777777" w:rsidR="000427B4" w:rsidRPr="00481C3C" w:rsidRDefault="000427B4" w:rsidP="000427B4">
      <w:pPr>
        <w:autoSpaceDE w:val="0"/>
        <w:autoSpaceDN w:val="0"/>
        <w:adjustRightInd w:val="0"/>
        <w:spacing w:after="0" w:line="240" w:lineRule="auto"/>
        <w:rPr>
          <w:rFonts w:cs="Arial"/>
          <w:color w:val="FF0000"/>
          <w:sz w:val="24"/>
          <w:szCs w:val="24"/>
        </w:rPr>
      </w:pPr>
    </w:p>
    <w:p w14:paraId="1AC0FD24" w14:textId="77777777" w:rsidR="00E40CCE" w:rsidRDefault="00E40CCE" w:rsidP="00E40CCE">
      <w:pPr>
        <w:autoSpaceDE w:val="0"/>
        <w:autoSpaceDN w:val="0"/>
        <w:adjustRightInd w:val="0"/>
        <w:spacing w:after="0" w:line="240" w:lineRule="auto"/>
        <w:rPr>
          <w:rFonts w:cs="Arial"/>
          <w:color w:val="FF0000"/>
          <w:sz w:val="24"/>
          <w:szCs w:val="24"/>
        </w:rPr>
      </w:pPr>
      <w:r>
        <w:rPr>
          <w:rFonts w:cs="Arial"/>
          <w:iCs/>
          <w:color w:val="FF0000"/>
          <w:sz w:val="24"/>
          <w:szCs w:val="24"/>
        </w:rPr>
        <w:t>See Section 4.4.2.5.2.2 for a description on how the AUX_SCAN_REQ packet is used in conjunction with the AUX_SCAN_RSP packets on the secondary advertising channel.</w:t>
      </w:r>
    </w:p>
    <w:p w14:paraId="78BBFF9A" w14:textId="77777777" w:rsidR="00E40CCE" w:rsidRDefault="00E40CCE" w:rsidP="00E40CCE">
      <w:pPr>
        <w:autoSpaceDE w:val="0"/>
        <w:autoSpaceDN w:val="0"/>
        <w:adjustRightInd w:val="0"/>
        <w:spacing w:after="0" w:line="240" w:lineRule="auto"/>
        <w:rPr>
          <w:rFonts w:cs="Arial"/>
          <w:b/>
          <w:bCs/>
          <w:i/>
          <w:iCs/>
          <w:color w:val="FF0000"/>
          <w:sz w:val="24"/>
          <w:szCs w:val="24"/>
        </w:rPr>
      </w:pPr>
    </w:p>
    <w:p w14:paraId="5F49B99E" w14:textId="77777777" w:rsidR="00E40CCE" w:rsidRPr="003928DF" w:rsidRDefault="009C0730" w:rsidP="00F03F8D">
      <w:pPr>
        <w:pStyle w:val="Heading3"/>
      </w:pPr>
      <w:bookmarkStart w:id="950" w:name="_Toc443590503"/>
      <w:bookmarkStart w:id="951" w:name="_Toc448771483"/>
      <w:r w:rsidRPr="00F03F8D">
        <w:t xml:space="preserve">[New Section] </w:t>
      </w:r>
      <w:r w:rsidR="00E40CCE" w:rsidRPr="003928DF">
        <w:t>4.4.2.</w:t>
      </w:r>
      <w:r w:rsidR="00560477">
        <w:t>10</w:t>
      </w:r>
      <w:r w:rsidR="00E40CCE" w:rsidRPr="003928DF">
        <w:t xml:space="preserve"> Non-Connectable Directed Event Type</w:t>
      </w:r>
      <w:bookmarkEnd w:id="950"/>
      <w:bookmarkEnd w:id="951"/>
    </w:p>
    <w:p w14:paraId="2A62DA36" w14:textId="77777777" w:rsidR="00E40CCE" w:rsidRPr="00B03027" w:rsidRDefault="00560477" w:rsidP="00E40CCE">
      <w:pPr>
        <w:autoSpaceDE w:val="0"/>
        <w:autoSpaceDN w:val="0"/>
        <w:adjustRightInd w:val="0"/>
        <w:spacing w:after="0" w:line="240" w:lineRule="auto"/>
        <w:rPr>
          <w:b/>
          <w:color w:val="FF0000"/>
        </w:rPr>
      </w:pPr>
      <w:r w:rsidRPr="003928DF">
        <w:rPr>
          <w:b/>
          <w:color w:val="FF0000"/>
        </w:rPr>
        <w:t>4.4.2.10</w:t>
      </w:r>
      <w:r w:rsidR="007B04AF" w:rsidRPr="00B03027">
        <w:rPr>
          <w:b/>
          <w:color w:val="FF0000"/>
        </w:rPr>
        <w:t xml:space="preserve"> Non-Connectable Directed Event Type</w:t>
      </w:r>
    </w:p>
    <w:p w14:paraId="2D5A0E1A" w14:textId="77777777" w:rsidR="007B04AF" w:rsidRDefault="007B04AF" w:rsidP="00E40CCE">
      <w:pPr>
        <w:autoSpaceDE w:val="0"/>
        <w:autoSpaceDN w:val="0"/>
        <w:adjustRightInd w:val="0"/>
        <w:spacing w:after="0" w:line="240" w:lineRule="auto"/>
        <w:rPr>
          <w:rFonts w:cs="Arial"/>
          <w:b/>
          <w:bCs/>
          <w:i/>
          <w:iCs/>
          <w:color w:val="FF0000"/>
          <w:sz w:val="24"/>
          <w:szCs w:val="24"/>
        </w:rPr>
      </w:pPr>
    </w:p>
    <w:p w14:paraId="72DBD608" w14:textId="77777777" w:rsidR="00E40CCE" w:rsidRDefault="00E40CCE" w:rsidP="00E40CCE">
      <w:pPr>
        <w:autoSpaceDE w:val="0"/>
        <w:autoSpaceDN w:val="0"/>
        <w:adjustRightInd w:val="0"/>
        <w:spacing w:after="0" w:line="240" w:lineRule="auto"/>
        <w:rPr>
          <w:rFonts w:cs="Arial"/>
          <w:color w:val="FF0000"/>
          <w:sz w:val="24"/>
          <w:szCs w:val="24"/>
        </w:rPr>
      </w:pPr>
      <w:r w:rsidRPr="00481C3C">
        <w:rPr>
          <w:rFonts w:cs="Arial"/>
          <w:color w:val="FF0000"/>
          <w:sz w:val="24"/>
          <w:szCs w:val="24"/>
        </w:rPr>
        <w:t xml:space="preserve">The </w:t>
      </w:r>
      <w:r>
        <w:rPr>
          <w:rFonts w:cs="Arial"/>
          <w:color w:val="FF0000"/>
          <w:sz w:val="24"/>
          <w:szCs w:val="24"/>
        </w:rPr>
        <w:t>non-</w:t>
      </w:r>
      <w:r w:rsidRPr="00481C3C">
        <w:rPr>
          <w:rFonts w:cs="Arial"/>
          <w:color w:val="FF0000"/>
          <w:sz w:val="24"/>
          <w:szCs w:val="24"/>
        </w:rPr>
        <w:t xml:space="preserve">connectable directed advertising event type </w:t>
      </w:r>
      <w:r>
        <w:rPr>
          <w:rFonts w:cs="Arial"/>
          <w:color w:val="FF0000"/>
          <w:sz w:val="24"/>
          <w:szCs w:val="24"/>
        </w:rPr>
        <w:t>using the ADV_EXT_IND PDU</w:t>
      </w:r>
      <w:r w:rsidRPr="00481C3C">
        <w:rPr>
          <w:rFonts w:cs="Arial"/>
          <w:color w:val="FF0000"/>
          <w:sz w:val="24"/>
          <w:szCs w:val="24"/>
        </w:rPr>
        <w:t xml:space="preserve"> allows </w:t>
      </w:r>
      <w:r>
        <w:rPr>
          <w:rFonts w:cs="Arial"/>
          <w:color w:val="FF0000"/>
          <w:sz w:val="24"/>
          <w:szCs w:val="24"/>
        </w:rPr>
        <w:t xml:space="preserve">an advertiser to send non-connectable </w:t>
      </w:r>
      <w:r w:rsidR="00405A8A">
        <w:rPr>
          <w:rFonts w:cs="Arial"/>
          <w:color w:val="FF0000"/>
          <w:sz w:val="24"/>
          <w:szCs w:val="24"/>
        </w:rPr>
        <w:t>directed</w:t>
      </w:r>
      <w:r>
        <w:rPr>
          <w:rFonts w:cs="Arial"/>
          <w:color w:val="FF0000"/>
          <w:sz w:val="24"/>
          <w:szCs w:val="24"/>
        </w:rPr>
        <w:t xml:space="preserve"> ADV_EXT_IND PDUs on the primary advertising channel with any advertising data sent on the secondary advertising channel targeted for a specific scanner.</w:t>
      </w:r>
    </w:p>
    <w:p w14:paraId="76AEE1E5" w14:textId="77777777" w:rsidR="00E40CCE" w:rsidRDefault="00E40CCE" w:rsidP="00E40CCE">
      <w:pPr>
        <w:autoSpaceDE w:val="0"/>
        <w:autoSpaceDN w:val="0"/>
        <w:adjustRightInd w:val="0"/>
        <w:spacing w:after="0" w:line="240" w:lineRule="auto"/>
        <w:rPr>
          <w:rFonts w:cs="Arial"/>
          <w:color w:val="FF0000"/>
          <w:sz w:val="24"/>
          <w:szCs w:val="24"/>
        </w:rPr>
      </w:pPr>
    </w:p>
    <w:p w14:paraId="2E1D0B19" w14:textId="77777777" w:rsidR="00E40CCE" w:rsidRDefault="00E40CCE" w:rsidP="00E40CCE">
      <w:pPr>
        <w:autoSpaceDE w:val="0"/>
        <w:autoSpaceDN w:val="0"/>
        <w:adjustRightInd w:val="0"/>
        <w:spacing w:after="0" w:line="240" w:lineRule="auto"/>
        <w:rPr>
          <w:rFonts w:cs="Arial"/>
          <w:color w:val="FF0000"/>
          <w:sz w:val="24"/>
          <w:szCs w:val="24"/>
        </w:rPr>
      </w:pPr>
      <w:r>
        <w:rPr>
          <w:rFonts w:cs="Arial"/>
          <w:color w:val="FF0000"/>
          <w:sz w:val="24"/>
          <w:szCs w:val="24"/>
        </w:rPr>
        <w:t>The AdvMode field in the ADV_EXT_IND PDU shall be set to non-connectable.</w:t>
      </w:r>
    </w:p>
    <w:p w14:paraId="2B3F9021" w14:textId="77777777" w:rsidR="00E40CCE" w:rsidRDefault="00E40CCE" w:rsidP="00E40CCE">
      <w:pPr>
        <w:autoSpaceDE w:val="0"/>
        <w:autoSpaceDN w:val="0"/>
        <w:adjustRightInd w:val="0"/>
        <w:spacing w:after="0" w:line="240" w:lineRule="auto"/>
        <w:rPr>
          <w:rFonts w:cs="Arial"/>
          <w:color w:val="FF0000"/>
          <w:sz w:val="24"/>
          <w:szCs w:val="24"/>
        </w:rPr>
      </w:pPr>
    </w:p>
    <w:p w14:paraId="408917DB" w14:textId="77777777" w:rsidR="00E40CCE" w:rsidRPr="00BA7662" w:rsidRDefault="00407BD5" w:rsidP="007F67C1">
      <w:pPr>
        <w:autoSpaceDE w:val="0"/>
        <w:autoSpaceDN w:val="0"/>
        <w:adjustRightInd w:val="0"/>
        <w:spacing w:after="240" w:line="240" w:lineRule="auto"/>
        <w:rPr>
          <w:rFonts w:cs="Arial"/>
          <w:color w:val="FF0000"/>
          <w:sz w:val="24"/>
          <w:szCs w:val="24"/>
        </w:rPr>
      </w:pPr>
      <w:r>
        <w:rPr>
          <w:rFonts w:cs="Arial"/>
          <w:color w:val="FF0000"/>
          <w:sz w:val="24"/>
          <w:szCs w:val="24"/>
        </w:rPr>
        <w:t xml:space="preserve">Either </w:t>
      </w:r>
      <w:r w:rsidR="00E40CCE">
        <w:rPr>
          <w:rFonts w:cs="Arial"/>
          <w:color w:val="FF0000"/>
          <w:sz w:val="24"/>
          <w:szCs w:val="24"/>
        </w:rPr>
        <w:t>the ADV_EXT_IND PDU</w:t>
      </w:r>
      <w:r>
        <w:rPr>
          <w:rFonts w:cs="Arial"/>
          <w:color w:val="FF0000"/>
          <w:sz w:val="24"/>
          <w:szCs w:val="24"/>
        </w:rPr>
        <w:t xml:space="preserve"> or</w:t>
      </w:r>
      <w:r w:rsidR="00E40CCE">
        <w:rPr>
          <w:rFonts w:cs="Arial"/>
          <w:color w:val="FF0000"/>
          <w:sz w:val="24"/>
          <w:szCs w:val="24"/>
        </w:rPr>
        <w:t xml:space="preserve"> the AUX_ADV_IND PDU </w:t>
      </w:r>
      <w:r w:rsidR="003875D5">
        <w:rPr>
          <w:rFonts w:cs="Arial"/>
          <w:color w:val="FF0000"/>
          <w:sz w:val="24"/>
          <w:szCs w:val="24"/>
        </w:rPr>
        <w:t>it points to</w:t>
      </w:r>
      <w:r>
        <w:rPr>
          <w:rFonts w:cs="Arial"/>
          <w:color w:val="FF0000"/>
          <w:sz w:val="24"/>
          <w:szCs w:val="24"/>
        </w:rPr>
        <w:t>, but not both,</w:t>
      </w:r>
      <w:r w:rsidR="003875D5">
        <w:rPr>
          <w:rFonts w:cs="Arial"/>
          <w:color w:val="FF0000"/>
          <w:sz w:val="24"/>
          <w:szCs w:val="24"/>
        </w:rPr>
        <w:t xml:space="preserve"> </w:t>
      </w:r>
      <w:r w:rsidR="00E40CCE">
        <w:rPr>
          <w:rFonts w:cs="Arial"/>
          <w:color w:val="FF0000"/>
          <w:sz w:val="24"/>
          <w:szCs w:val="24"/>
        </w:rPr>
        <w:t>shall contain the AdvA and TargetA fields.</w:t>
      </w:r>
      <w:r>
        <w:rPr>
          <w:rFonts w:cs="Arial"/>
          <w:color w:val="FF0000"/>
          <w:sz w:val="24"/>
          <w:szCs w:val="24"/>
        </w:rPr>
        <w:t xml:space="preserve"> On the LE Coded PHY they shall be present in the AUX_ADV_IND PDU.</w:t>
      </w:r>
    </w:p>
    <w:p w14:paraId="66650C8A" w14:textId="77777777" w:rsidR="00BA7662" w:rsidRPr="00BA7662" w:rsidRDefault="00BA7662" w:rsidP="00E40CCE">
      <w:pPr>
        <w:autoSpaceDE w:val="0"/>
        <w:autoSpaceDN w:val="0"/>
        <w:adjustRightInd w:val="0"/>
        <w:spacing w:after="0" w:line="240" w:lineRule="auto"/>
        <w:rPr>
          <w:rFonts w:cs="Arial"/>
          <w:color w:val="FF0000"/>
          <w:sz w:val="24"/>
          <w:szCs w:val="24"/>
        </w:rPr>
      </w:pPr>
      <w:r w:rsidRPr="007F67C1">
        <w:rPr>
          <w:rFonts w:cs="Arial"/>
          <w:color w:val="FF0000"/>
          <w:sz w:val="24"/>
          <w:szCs w:val="24"/>
        </w:rPr>
        <w:t>The Link Layer does not listen, and therefore cannot receive any requests from scanners or initiators.</w:t>
      </w:r>
    </w:p>
    <w:p w14:paraId="4D9EFE1F" w14:textId="77777777" w:rsidR="00E40CCE" w:rsidRDefault="00E40CCE" w:rsidP="00E40CCE">
      <w:pPr>
        <w:autoSpaceDE w:val="0"/>
        <w:autoSpaceDN w:val="0"/>
        <w:adjustRightInd w:val="0"/>
        <w:spacing w:after="0" w:line="240" w:lineRule="auto"/>
        <w:rPr>
          <w:rFonts w:cs="Arial"/>
          <w:iCs/>
          <w:color w:val="FF0000"/>
          <w:sz w:val="24"/>
          <w:szCs w:val="24"/>
        </w:rPr>
      </w:pPr>
    </w:p>
    <w:p w14:paraId="6787CBFE" w14:textId="77777777" w:rsidR="00E40CCE" w:rsidRPr="00AA7EAA" w:rsidRDefault="00DC1422" w:rsidP="00F03F8D">
      <w:pPr>
        <w:pStyle w:val="Heading3"/>
      </w:pPr>
      <w:bookmarkStart w:id="952" w:name="_Toc443590504"/>
      <w:bookmarkStart w:id="953" w:name="_Toc448771484"/>
      <w:r w:rsidRPr="006B3756">
        <w:t xml:space="preserve">[New Section] </w:t>
      </w:r>
      <w:r w:rsidR="00E40CCE" w:rsidRPr="006B3756">
        <w:t>4.4.2.</w:t>
      </w:r>
      <w:r w:rsidR="00560477" w:rsidRPr="006B3756">
        <w:t>1</w:t>
      </w:r>
      <w:r w:rsidR="00560477">
        <w:t>1</w:t>
      </w:r>
      <w:r w:rsidR="00560477" w:rsidRPr="006B3756">
        <w:t xml:space="preserve"> </w:t>
      </w:r>
      <w:r w:rsidR="00E40CCE" w:rsidRPr="006B3756">
        <w:t>Advertising Data Sets</w:t>
      </w:r>
      <w:bookmarkEnd w:id="952"/>
      <w:bookmarkEnd w:id="953"/>
    </w:p>
    <w:p w14:paraId="5FA9BC38" w14:textId="77777777" w:rsidR="00E40CCE" w:rsidRDefault="007B04AF" w:rsidP="00E40CCE">
      <w:pPr>
        <w:autoSpaceDE w:val="0"/>
        <w:autoSpaceDN w:val="0"/>
        <w:adjustRightInd w:val="0"/>
        <w:spacing w:after="0" w:line="240" w:lineRule="auto"/>
        <w:rPr>
          <w:b/>
          <w:color w:val="FF0000"/>
        </w:rPr>
      </w:pPr>
      <w:r w:rsidRPr="00B03027">
        <w:rPr>
          <w:b/>
          <w:color w:val="FF0000"/>
        </w:rPr>
        <w:t>4.4.2.1</w:t>
      </w:r>
      <w:r w:rsidR="00560477">
        <w:rPr>
          <w:b/>
          <w:color w:val="FF0000"/>
        </w:rPr>
        <w:t>1</w:t>
      </w:r>
      <w:r w:rsidRPr="00B03027">
        <w:rPr>
          <w:b/>
          <w:color w:val="FF0000"/>
        </w:rPr>
        <w:t xml:space="preserve"> Advertising Data Sets</w:t>
      </w:r>
    </w:p>
    <w:p w14:paraId="0DA68E3B" w14:textId="77777777" w:rsidR="007B04AF" w:rsidRPr="00B03027" w:rsidRDefault="007B04AF" w:rsidP="00E40CCE">
      <w:pPr>
        <w:autoSpaceDE w:val="0"/>
        <w:autoSpaceDN w:val="0"/>
        <w:adjustRightInd w:val="0"/>
        <w:spacing w:after="0" w:line="240" w:lineRule="auto"/>
        <w:rPr>
          <w:rFonts w:cs="Arial"/>
          <w:b/>
          <w:bCs/>
          <w:iCs/>
          <w:color w:val="FF0000"/>
          <w:sz w:val="24"/>
          <w:szCs w:val="24"/>
        </w:rPr>
      </w:pPr>
    </w:p>
    <w:p w14:paraId="49AB37C3" w14:textId="77777777" w:rsidR="00E40CCE" w:rsidRDefault="00E40CCE" w:rsidP="00E40CCE">
      <w:pPr>
        <w:autoSpaceDE w:val="0"/>
        <w:autoSpaceDN w:val="0"/>
        <w:adjustRightInd w:val="0"/>
        <w:spacing w:after="0" w:line="240" w:lineRule="auto"/>
        <w:rPr>
          <w:rFonts w:cs="Arial"/>
          <w:bCs/>
          <w:iCs/>
          <w:color w:val="FF0000"/>
          <w:sz w:val="24"/>
          <w:szCs w:val="24"/>
        </w:rPr>
      </w:pPr>
      <w:r>
        <w:rPr>
          <w:rFonts w:cs="Arial"/>
          <w:bCs/>
          <w:iCs/>
          <w:color w:val="FF0000"/>
          <w:sz w:val="24"/>
          <w:szCs w:val="24"/>
        </w:rPr>
        <w:t>The advertiser’s Host may instruct the Link Layer to interleave advertising events. Advertising data belonging together is called an advertising data set. The Link Layer may support multiple advertising data sets, with each set having different advertising parameters such as advertising PDU type, advertising interval, and PHY.</w:t>
      </w:r>
    </w:p>
    <w:p w14:paraId="488714DF" w14:textId="77777777" w:rsidR="00E40CCE" w:rsidRDefault="00E40CCE" w:rsidP="00E40CCE">
      <w:pPr>
        <w:autoSpaceDE w:val="0"/>
        <w:autoSpaceDN w:val="0"/>
        <w:adjustRightInd w:val="0"/>
        <w:spacing w:after="0" w:line="240" w:lineRule="auto"/>
        <w:rPr>
          <w:rFonts w:cs="Arial"/>
          <w:bCs/>
          <w:iCs/>
          <w:color w:val="FF0000"/>
          <w:sz w:val="24"/>
          <w:szCs w:val="24"/>
        </w:rPr>
      </w:pPr>
    </w:p>
    <w:p w14:paraId="01389179" w14:textId="77777777" w:rsidR="00E40CCE" w:rsidRDefault="00E40CCE" w:rsidP="00E40CCE">
      <w:pPr>
        <w:autoSpaceDE w:val="0"/>
        <w:autoSpaceDN w:val="0"/>
        <w:adjustRightInd w:val="0"/>
        <w:spacing w:after="0" w:line="240" w:lineRule="auto"/>
        <w:rPr>
          <w:rFonts w:cs="Arial"/>
          <w:bCs/>
          <w:iCs/>
          <w:color w:val="FF0000"/>
          <w:sz w:val="24"/>
          <w:szCs w:val="24"/>
        </w:rPr>
      </w:pPr>
      <w:r>
        <w:rPr>
          <w:rFonts w:cs="Arial"/>
          <w:bCs/>
          <w:iCs/>
          <w:color w:val="FF0000"/>
          <w:sz w:val="24"/>
          <w:szCs w:val="24"/>
        </w:rPr>
        <w:t>When advertising with the ADV_EXT_IND, AUX_ADV_IND, or AUX_SYNC_IND PDUs, the advertising data set is identified by the Advertising S</w:t>
      </w:r>
      <w:r w:rsidR="001C324F">
        <w:rPr>
          <w:rFonts w:cs="Arial"/>
          <w:bCs/>
          <w:iCs/>
          <w:color w:val="FF0000"/>
          <w:sz w:val="24"/>
          <w:szCs w:val="24"/>
        </w:rPr>
        <w:t>ID</w:t>
      </w:r>
      <w:r>
        <w:rPr>
          <w:rFonts w:cs="Arial"/>
          <w:bCs/>
          <w:iCs/>
          <w:color w:val="FF0000"/>
          <w:sz w:val="24"/>
          <w:szCs w:val="24"/>
        </w:rPr>
        <w:t xml:space="preserve"> subfield of the </w:t>
      </w:r>
      <w:r w:rsidR="002F1964">
        <w:rPr>
          <w:rFonts w:cs="Arial"/>
          <w:bCs/>
          <w:iCs/>
          <w:color w:val="FF0000"/>
          <w:sz w:val="24"/>
          <w:szCs w:val="24"/>
        </w:rPr>
        <w:t xml:space="preserve">ADI </w:t>
      </w:r>
      <w:r>
        <w:rPr>
          <w:rFonts w:cs="Arial"/>
          <w:bCs/>
          <w:iCs/>
          <w:color w:val="FF0000"/>
          <w:sz w:val="24"/>
          <w:szCs w:val="24"/>
        </w:rPr>
        <w:t>field. The Link Layer shall set the Advertising S</w:t>
      </w:r>
      <w:r w:rsidR="00685D7F">
        <w:rPr>
          <w:rFonts w:cs="Arial"/>
          <w:bCs/>
          <w:iCs/>
          <w:color w:val="FF0000"/>
          <w:sz w:val="24"/>
          <w:szCs w:val="24"/>
        </w:rPr>
        <w:t>ID</w:t>
      </w:r>
      <w:r>
        <w:rPr>
          <w:rFonts w:cs="Arial"/>
          <w:bCs/>
          <w:iCs/>
          <w:color w:val="FF0000"/>
          <w:sz w:val="24"/>
          <w:szCs w:val="24"/>
        </w:rPr>
        <w:t xml:space="preserve"> subfield as directed by the Host.</w:t>
      </w:r>
    </w:p>
    <w:p w14:paraId="723175FE" w14:textId="77777777" w:rsidR="00E40CCE" w:rsidRDefault="00E40CCE" w:rsidP="00E40CCE">
      <w:pPr>
        <w:autoSpaceDE w:val="0"/>
        <w:autoSpaceDN w:val="0"/>
        <w:adjustRightInd w:val="0"/>
        <w:spacing w:after="0" w:line="240" w:lineRule="auto"/>
        <w:rPr>
          <w:rFonts w:cs="Arial"/>
          <w:bCs/>
          <w:iCs/>
          <w:color w:val="FF0000"/>
          <w:sz w:val="24"/>
          <w:szCs w:val="24"/>
        </w:rPr>
      </w:pPr>
    </w:p>
    <w:p w14:paraId="6E888376" w14:textId="77777777" w:rsidR="00E40CCE" w:rsidRDefault="00E40CCE" w:rsidP="00E40CCE">
      <w:pPr>
        <w:autoSpaceDE w:val="0"/>
        <w:autoSpaceDN w:val="0"/>
        <w:adjustRightInd w:val="0"/>
        <w:spacing w:after="0" w:line="240" w:lineRule="auto"/>
        <w:rPr>
          <w:rFonts w:cs="Arial"/>
          <w:bCs/>
          <w:iCs/>
          <w:color w:val="FF0000"/>
          <w:sz w:val="24"/>
          <w:szCs w:val="24"/>
        </w:rPr>
      </w:pPr>
      <w:r>
        <w:rPr>
          <w:rFonts w:cs="Arial"/>
          <w:bCs/>
          <w:iCs/>
          <w:color w:val="FF0000"/>
          <w:sz w:val="24"/>
          <w:szCs w:val="24"/>
        </w:rPr>
        <w:t>The scanner may filter advertisements based on the Advertising S</w:t>
      </w:r>
      <w:r w:rsidR="00685D7F">
        <w:rPr>
          <w:rFonts w:cs="Arial"/>
          <w:bCs/>
          <w:iCs/>
          <w:color w:val="FF0000"/>
          <w:sz w:val="24"/>
          <w:szCs w:val="24"/>
        </w:rPr>
        <w:t>ID</w:t>
      </w:r>
      <w:r>
        <w:rPr>
          <w:rFonts w:cs="Arial"/>
          <w:bCs/>
          <w:iCs/>
          <w:color w:val="FF0000"/>
          <w:sz w:val="24"/>
          <w:szCs w:val="24"/>
        </w:rPr>
        <w:t>.</w:t>
      </w:r>
    </w:p>
    <w:p w14:paraId="06284AB8" w14:textId="77777777" w:rsidR="00E40CCE" w:rsidRDefault="00E40CCE" w:rsidP="00E40CCE">
      <w:pPr>
        <w:autoSpaceDE w:val="0"/>
        <w:autoSpaceDN w:val="0"/>
        <w:adjustRightInd w:val="0"/>
        <w:spacing w:after="0" w:line="240" w:lineRule="auto"/>
        <w:rPr>
          <w:rFonts w:cs="Arial"/>
          <w:bCs/>
          <w:iCs/>
          <w:color w:val="FF0000"/>
          <w:sz w:val="24"/>
          <w:szCs w:val="24"/>
        </w:rPr>
      </w:pPr>
    </w:p>
    <w:p w14:paraId="52C72A44" w14:textId="77777777" w:rsidR="00E40CCE" w:rsidRDefault="00E40CCE" w:rsidP="00E40CCE">
      <w:pPr>
        <w:autoSpaceDE w:val="0"/>
        <w:autoSpaceDN w:val="0"/>
        <w:adjustRightInd w:val="0"/>
        <w:spacing w:after="0" w:line="240" w:lineRule="auto"/>
        <w:rPr>
          <w:rFonts w:cs="Arial"/>
          <w:bCs/>
          <w:iCs/>
          <w:color w:val="FF0000"/>
          <w:sz w:val="24"/>
          <w:szCs w:val="24"/>
        </w:rPr>
      </w:pPr>
      <w:r>
        <w:rPr>
          <w:rFonts w:cs="Arial"/>
          <w:bCs/>
          <w:iCs/>
          <w:color w:val="FF0000"/>
          <w:sz w:val="24"/>
          <w:szCs w:val="24"/>
        </w:rPr>
        <w:t>The advertising events for each Advertising Data Set are considered a separate instance of the Advertising State.</w:t>
      </w:r>
    </w:p>
    <w:p w14:paraId="3DAD6019" w14:textId="77777777" w:rsidR="00E40CCE" w:rsidRDefault="00E40CCE" w:rsidP="00E40CCE">
      <w:pPr>
        <w:autoSpaceDE w:val="0"/>
        <w:autoSpaceDN w:val="0"/>
        <w:adjustRightInd w:val="0"/>
        <w:spacing w:after="0" w:line="240" w:lineRule="auto"/>
        <w:rPr>
          <w:rFonts w:cs="Arial"/>
          <w:bCs/>
          <w:iCs/>
          <w:color w:val="FF0000"/>
          <w:sz w:val="24"/>
          <w:szCs w:val="24"/>
        </w:rPr>
      </w:pPr>
    </w:p>
    <w:p w14:paraId="3F4C806A" w14:textId="77777777" w:rsidR="00E40CCE" w:rsidRDefault="00E40CCE" w:rsidP="00E40CCE">
      <w:pPr>
        <w:autoSpaceDE w:val="0"/>
        <w:autoSpaceDN w:val="0"/>
        <w:adjustRightInd w:val="0"/>
        <w:spacing w:after="0" w:line="240" w:lineRule="auto"/>
        <w:rPr>
          <w:rFonts w:cs="Arial"/>
          <w:bCs/>
          <w:iCs/>
          <w:color w:val="FF0000"/>
          <w:sz w:val="24"/>
          <w:szCs w:val="24"/>
        </w:rPr>
      </w:pPr>
      <w:r>
        <w:rPr>
          <w:rFonts w:cs="Arial"/>
          <w:bCs/>
          <w:iCs/>
          <w:color w:val="FF0000"/>
          <w:sz w:val="24"/>
          <w:szCs w:val="24"/>
        </w:rPr>
        <w:t>Figure 4.X illustrates an example of advertising using multiple advertising sets.</w:t>
      </w:r>
    </w:p>
    <w:p w14:paraId="74E73A79" w14:textId="77777777" w:rsidR="00E40CCE" w:rsidRDefault="00E40CCE" w:rsidP="00E40CCE">
      <w:pPr>
        <w:autoSpaceDE w:val="0"/>
        <w:autoSpaceDN w:val="0"/>
        <w:adjustRightInd w:val="0"/>
        <w:spacing w:after="0" w:line="240" w:lineRule="auto"/>
        <w:rPr>
          <w:rFonts w:cs="Arial"/>
          <w:bCs/>
          <w:iCs/>
          <w:color w:val="FF0000"/>
          <w:sz w:val="24"/>
          <w:szCs w:val="24"/>
        </w:rPr>
      </w:pPr>
      <w:r w:rsidRPr="00082694">
        <w:rPr>
          <w:rFonts w:cs="Arial"/>
          <w:color w:val="000000"/>
          <w:szCs w:val="24"/>
        </w:rPr>
        <w:object w:dxaOrig="8994" w:dyaOrig="2210" w14:anchorId="70D78976">
          <v:shape id="_x0000_i1041" type="#_x0000_t75" style="width:452.65pt;height:107.7pt" o:ole="">
            <v:imagedata r:id="rId50" o:title=""/>
          </v:shape>
          <o:OLEObject Type="Embed" ProgID="Visio.Drawing.11" ShapeID="_x0000_i1041" DrawAspect="Content" ObjectID="_1522518089" r:id="rId51"/>
        </w:object>
      </w:r>
    </w:p>
    <w:p w14:paraId="65BB173C" w14:textId="77777777" w:rsidR="00E40CCE" w:rsidRDefault="00E40CCE" w:rsidP="00E40CCE">
      <w:pPr>
        <w:pStyle w:val="Caption"/>
        <w:rPr>
          <w:color w:val="FF0000"/>
        </w:rPr>
      </w:pPr>
      <w:r w:rsidRPr="00760353">
        <w:rPr>
          <w:color w:val="FF0000"/>
        </w:rPr>
        <w:t xml:space="preserve">Figure </w:t>
      </w:r>
      <w:r>
        <w:rPr>
          <w:color w:val="FF0000"/>
        </w:rPr>
        <w:t>4</w:t>
      </w:r>
      <w:r w:rsidRPr="00760353">
        <w:rPr>
          <w:color w:val="FF0000"/>
        </w:rPr>
        <w:t>.X: Mult</w:t>
      </w:r>
      <w:r w:rsidR="000040D1">
        <w:rPr>
          <w:color w:val="FF0000"/>
        </w:rPr>
        <w:t>i</w:t>
      </w:r>
      <w:r w:rsidRPr="00760353">
        <w:rPr>
          <w:color w:val="FF0000"/>
        </w:rPr>
        <w:t>ple advertising data sets example</w:t>
      </w:r>
    </w:p>
    <w:p w14:paraId="55774C8F" w14:textId="77777777" w:rsidR="00E40CCE" w:rsidRDefault="00E40CCE" w:rsidP="00AA7EAA">
      <w:pPr>
        <w:rPr>
          <w:rFonts w:cs="Arial"/>
          <w:b/>
          <w:bCs/>
          <w:i/>
          <w:iCs/>
          <w:color w:val="FF0000"/>
          <w:sz w:val="24"/>
          <w:szCs w:val="24"/>
        </w:rPr>
      </w:pPr>
      <w:r>
        <w:rPr>
          <w:color w:val="FF0000"/>
        </w:rPr>
        <w:t>On reset, the advertising parameters and advertising data for all advertising sets are cleared.</w:t>
      </w:r>
    </w:p>
    <w:p w14:paraId="5CC0FC23" w14:textId="77777777" w:rsidR="00E40CCE" w:rsidRPr="006B3756" w:rsidRDefault="00DC1422" w:rsidP="00F03F8D">
      <w:pPr>
        <w:pStyle w:val="Heading3"/>
      </w:pPr>
      <w:bookmarkStart w:id="954" w:name="_Toc443590505"/>
      <w:bookmarkStart w:id="955" w:name="_Toc448771485"/>
      <w:r w:rsidRPr="006B3756">
        <w:t xml:space="preserve">[New Section] </w:t>
      </w:r>
      <w:commentRangeStart w:id="956"/>
      <w:r w:rsidR="00E40CCE" w:rsidRPr="006B3756">
        <w:t>4.4.2.</w:t>
      </w:r>
      <w:r w:rsidR="00560477" w:rsidRPr="006B3756">
        <w:t>1</w:t>
      </w:r>
      <w:r w:rsidR="00560477">
        <w:t>2</w:t>
      </w:r>
      <w:r w:rsidR="00560477" w:rsidRPr="006B3756">
        <w:t xml:space="preserve"> </w:t>
      </w:r>
      <w:r w:rsidR="00E40CCE" w:rsidRPr="006B3756">
        <w:t>Using AdvDataInfo</w:t>
      </w:r>
      <w:bookmarkEnd w:id="954"/>
      <w:r w:rsidR="00E4524A">
        <w:t xml:space="preserve"> (ADI)</w:t>
      </w:r>
      <w:commentRangeEnd w:id="956"/>
      <w:r w:rsidR="00D14350">
        <w:rPr>
          <w:rStyle w:val="CommentReference"/>
          <w:rFonts w:eastAsiaTheme="minorEastAsia" w:cstheme="minorBidi"/>
          <w:b w:val="0"/>
          <w:bCs w:val="0"/>
          <w:color w:val="auto"/>
        </w:rPr>
        <w:commentReference w:id="956"/>
      </w:r>
      <w:bookmarkEnd w:id="955"/>
    </w:p>
    <w:p w14:paraId="7295C405" w14:textId="77777777" w:rsidR="00E40CCE" w:rsidRPr="00B03027" w:rsidRDefault="007B04AF" w:rsidP="00E40CCE">
      <w:pPr>
        <w:autoSpaceDE w:val="0"/>
        <w:autoSpaceDN w:val="0"/>
        <w:adjustRightInd w:val="0"/>
        <w:spacing w:after="0" w:line="240" w:lineRule="auto"/>
        <w:rPr>
          <w:b/>
          <w:color w:val="FF0000"/>
        </w:rPr>
      </w:pPr>
      <w:r w:rsidRPr="00B03027">
        <w:rPr>
          <w:b/>
          <w:color w:val="FF0000"/>
        </w:rPr>
        <w:t>4.4.2.1</w:t>
      </w:r>
      <w:r w:rsidR="00560477">
        <w:rPr>
          <w:b/>
          <w:color w:val="FF0000"/>
        </w:rPr>
        <w:t>2</w:t>
      </w:r>
      <w:r w:rsidRPr="00B03027">
        <w:rPr>
          <w:b/>
          <w:color w:val="FF0000"/>
        </w:rPr>
        <w:t xml:space="preserve"> Using AdvDataInfo (ADI)</w:t>
      </w:r>
    </w:p>
    <w:p w14:paraId="768DF6F0" w14:textId="77777777" w:rsidR="007B04AF" w:rsidRDefault="007B04AF" w:rsidP="00E40CCE">
      <w:pPr>
        <w:autoSpaceDE w:val="0"/>
        <w:autoSpaceDN w:val="0"/>
        <w:adjustRightInd w:val="0"/>
        <w:spacing w:after="0" w:line="240" w:lineRule="auto"/>
        <w:rPr>
          <w:rFonts w:cs="Arial"/>
          <w:bCs/>
          <w:iCs/>
          <w:color w:val="FF0000"/>
          <w:sz w:val="24"/>
          <w:szCs w:val="24"/>
        </w:rPr>
      </w:pPr>
    </w:p>
    <w:p w14:paraId="3F475098" w14:textId="1CC65B7C" w:rsidR="00217505" w:rsidRDefault="00E40CCE" w:rsidP="00E40CCE">
      <w:pPr>
        <w:autoSpaceDE w:val="0"/>
        <w:autoSpaceDN w:val="0"/>
        <w:adjustRightInd w:val="0"/>
        <w:spacing w:after="0" w:line="240" w:lineRule="auto"/>
        <w:rPr>
          <w:rFonts w:cs="Arial"/>
          <w:bCs/>
          <w:iCs/>
          <w:color w:val="FF0000"/>
          <w:sz w:val="24"/>
          <w:szCs w:val="24"/>
        </w:rPr>
      </w:pPr>
      <w:r>
        <w:rPr>
          <w:rFonts w:cs="Arial"/>
          <w:bCs/>
          <w:iCs/>
          <w:color w:val="FF0000"/>
          <w:sz w:val="24"/>
          <w:szCs w:val="24"/>
        </w:rPr>
        <w:t>The AdvDataInfo</w:t>
      </w:r>
      <w:r w:rsidR="002F1964">
        <w:rPr>
          <w:rFonts w:cs="Arial"/>
          <w:bCs/>
          <w:iCs/>
          <w:color w:val="FF0000"/>
          <w:sz w:val="24"/>
          <w:szCs w:val="24"/>
        </w:rPr>
        <w:t xml:space="preserve"> (ADI)</w:t>
      </w:r>
      <w:r>
        <w:rPr>
          <w:rFonts w:cs="Arial"/>
          <w:bCs/>
          <w:iCs/>
          <w:color w:val="FF0000"/>
          <w:sz w:val="24"/>
          <w:szCs w:val="24"/>
        </w:rPr>
        <w:t xml:space="preserve"> field is used </w:t>
      </w:r>
      <w:r w:rsidR="00E4524A">
        <w:rPr>
          <w:rFonts w:cs="Arial"/>
          <w:bCs/>
          <w:iCs/>
          <w:color w:val="FF0000"/>
          <w:sz w:val="24"/>
          <w:szCs w:val="24"/>
        </w:rPr>
        <w:t xml:space="preserve">to </w:t>
      </w:r>
      <w:r w:rsidR="00217505">
        <w:rPr>
          <w:rFonts w:cs="Arial"/>
          <w:bCs/>
          <w:iCs/>
          <w:color w:val="FF0000"/>
          <w:sz w:val="24"/>
          <w:szCs w:val="24"/>
        </w:rPr>
        <w:t>identify advertising sets and duplicate AdvData</w:t>
      </w:r>
      <w:r w:rsidR="009E779F">
        <w:rPr>
          <w:rFonts w:cs="Arial"/>
          <w:bCs/>
          <w:iCs/>
          <w:color w:val="FF0000"/>
          <w:sz w:val="24"/>
          <w:szCs w:val="24"/>
        </w:rPr>
        <w:t xml:space="preserve"> in either the AUX_ADV_IND or AUX_SCAN_RSP PDUs</w:t>
      </w:r>
      <w:r w:rsidR="00217505">
        <w:rPr>
          <w:rFonts w:cs="Arial"/>
          <w:bCs/>
          <w:iCs/>
          <w:color w:val="FF0000"/>
          <w:sz w:val="24"/>
          <w:szCs w:val="24"/>
        </w:rPr>
        <w:t>.</w:t>
      </w:r>
      <w:r w:rsidR="009E779F">
        <w:rPr>
          <w:rFonts w:cs="Arial"/>
          <w:bCs/>
          <w:iCs/>
          <w:color w:val="FF0000"/>
          <w:sz w:val="24"/>
          <w:szCs w:val="24"/>
        </w:rPr>
        <w:t xml:space="preserve">  For scannable ADV_EXT_IND, AdvData is not permitted in the AUX_ADV_IND PDU so ADI only refers to the AdvData contained in the AUX_SCAN_RSP PDU.</w:t>
      </w:r>
    </w:p>
    <w:p w14:paraId="2DEBB75A" w14:textId="77777777" w:rsidR="00E40CCE" w:rsidRDefault="00E40CCE" w:rsidP="00E40CCE">
      <w:pPr>
        <w:autoSpaceDE w:val="0"/>
        <w:autoSpaceDN w:val="0"/>
        <w:adjustRightInd w:val="0"/>
        <w:spacing w:after="0" w:line="240" w:lineRule="auto"/>
        <w:rPr>
          <w:rFonts w:cs="Arial"/>
          <w:bCs/>
          <w:iCs/>
          <w:color w:val="FF0000"/>
          <w:sz w:val="24"/>
          <w:szCs w:val="24"/>
        </w:rPr>
      </w:pPr>
    </w:p>
    <w:p w14:paraId="46E5D342" w14:textId="77777777" w:rsidR="00E40CCE" w:rsidRDefault="00E40CCE" w:rsidP="00E40CCE">
      <w:pPr>
        <w:autoSpaceDE w:val="0"/>
        <w:autoSpaceDN w:val="0"/>
        <w:adjustRightInd w:val="0"/>
        <w:spacing w:after="0" w:line="240" w:lineRule="auto"/>
        <w:rPr>
          <w:rFonts w:cs="Arial"/>
          <w:color w:val="FF0000"/>
          <w:sz w:val="24"/>
          <w:szCs w:val="24"/>
        </w:rPr>
      </w:pPr>
      <w:r>
        <w:rPr>
          <w:rFonts w:cs="Arial"/>
          <w:color w:val="FF0000"/>
          <w:sz w:val="24"/>
          <w:szCs w:val="24"/>
        </w:rPr>
        <w:t xml:space="preserve">The </w:t>
      </w:r>
      <w:r w:rsidR="002F1964">
        <w:rPr>
          <w:rFonts w:cs="Arial"/>
          <w:color w:val="FF0000"/>
          <w:sz w:val="24"/>
          <w:szCs w:val="24"/>
        </w:rPr>
        <w:t xml:space="preserve">ADI </w:t>
      </w:r>
      <w:r>
        <w:rPr>
          <w:rFonts w:cs="Arial"/>
          <w:color w:val="FF0000"/>
          <w:sz w:val="24"/>
          <w:szCs w:val="24"/>
        </w:rPr>
        <w:t>field contains two fields: Advertising SID field and Advertising DID field.</w:t>
      </w:r>
    </w:p>
    <w:p w14:paraId="79E66377" w14:textId="77777777" w:rsidR="00E40CCE" w:rsidRDefault="00E40CCE" w:rsidP="00E40CCE">
      <w:pPr>
        <w:autoSpaceDE w:val="0"/>
        <w:autoSpaceDN w:val="0"/>
        <w:adjustRightInd w:val="0"/>
        <w:spacing w:after="0" w:line="240" w:lineRule="auto"/>
        <w:rPr>
          <w:rFonts w:cs="Arial"/>
          <w:color w:val="FF0000"/>
          <w:sz w:val="24"/>
          <w:szCs w:val="24"/>
        </w:rPr>
      </w:pPr>
    </w:p>
    <w:p w14:paraId="1682B9EE" w14:textId="77777777" w:rsidR="00E40CCE" w:rsidRPr="00DC2221" w:rsidRDefault="00E40CCE" w:rsidP="00E40CCE">
      <w:pPr>
        <w:autoSpaceDE w:val="0"/>
        <w:autoSpaceDN w:val="0"/>
        <w:adjustRightInd w:val="0"/>
        <w:spacing w:after="0" w:line="240" w:lineRule="auto"/>
        <w:rPr>
          <w:rFonts w:cs="Arial"/>
          <w:color w:val="FF0000"/>
          <w:sz w:val="24"/>
          <w:szCs w:val="24"/>
          <w:lang w:val="en-GB"/>
        </w:rPr>
      </w:pPr>
      <w:r>
        <w:rPr>
          <w:rFonts w:cs="Arial"/>
          <w:color w:val="FF0000"/>
          <w:sz w:val="24"/>
          <w:szCs w:val="24"/>
        </w:rPr>
        <w:t xml:space="preserve">The following rules apply to PDUs containing the </w:t>
      </w:r>
      <w:r w:rsidR="002F1964">
        <w:rPr>
          <w:rFonts w:cs="Arial"/>
          <w:color w:val="FF0000"/>
          <w:sz w:val="24"/>
          <w:szCs w:val="24"/>
        </w:rPr>
        <w:t xml:space="preserve">ADI </w:t>
      </w:r>
      <w:r>
        <w:rPr>
          <w:rFonts w:cs="Arial"/>
          <w:color w:val="FF0000"/>
          <w:sz w:val="24"/>
          <w:szCs w:val="24"/>
        </w:rPr>
        <w:t xml:space="preserve">field. No PDU is required to contain an </w:t>
      </w:r>
      <w:r w:rsidR="002F1964">
        <w:rPr>
          <w:rFonts w:cs="Arial"/>
          <w:color w:val="FF0000"/>
          <w:sz w:val="24"/>
          <w:szCs w:val="24"/>
        </w:rPr>
        <w:t xml:space="preserve">ADI </w:t>
      </w:r>
      <w:r>
        <w:rPr>
          <w:rFonts w:cs="Arial"/>
          <w:color w:val="FF0000"/>
          <w:sz w:val="24"/>
          <w:szCs w:val="24"/>
        </w:rPr>
        <w:t>field.</w:t>
      </w:r>
      <w:r w:rsidR="003C1CD2">
        <w:rPr>
          <w:rFonts w:cs="Arial"/>
          <w:color w:val="FF0000"/>
          <w:sz w:val="24"/>
          <w:szCs w:val="24"/>
        </w:rPr>
        <w:t xml:space="preserve"> </w:t>
      </w:r>
    </w:p>
    <w:p w14:paraId="30238FF1" w14:textId="77777777" w:rsidR="00E40CCE" w:rsidRDefault="00E40CCE" w:rsidP="00E40CCE">
      <w:pPr>
        <w:autoSpaceDE w:val="0"/>
        <w:autoSpaceDN w:val="0"/>
        <w:adjustRightInd w:val="0"/>
        <w:spacing w:after="0" w:line="240" w:lineRule="auto"/>
        <w:rPr>
          <w:rFonts w:cs="Arial"/>
          <w:color w:val="FF0000"/>
          <w:sz w:val="24"/>
          <w:szCs w:val="24"/>
        </w:rPr>
      </w:pPr>
    </w:p>
    <w:p w14:paraId="06DF632F" w14:textId="052B08FF" w:rsidR="00643459" w:rsidRDefault="00E40CCE" w:rsidP="007F67C1">
      <w:pPr>
        <w:autoSpaceDE w:val="0"/>
        <w:autoSpaceDN w:val="0"/>
        <w:adjustRightInd w:val="0"/>
        <w:spacing w:after="240" w:line="240" w:lineRule="auto"/>
        <w:rPr>
          <w:rFonts w:cs="Arial"/>
          <w:color w:val="FF0000"/>
          <w:sz w:val="24"/>
          <w:szCs w:val="24"/>
        </w:rPr>
      </w:pPr>
      <w:r>
        <w:rPr>
          <w:rFonts w:cs="Arial"/>
          <w:color w:val="FF0000"/>
          <w:sz w:val="24"/>
          <w:szCs w:val="24"/>
        </w:rPr>
        <w:t>If consecutive ADV_EXT_IND PDUs</w:t>
      </w:r>
      <w:r w:rsidR="00B65444">
        <w:rPr>
          <w:rFonts w:cs="Arial"/>
          <w:color w:val="FF0000"/>
          <w:sz w:val="24"/>
          <w:szCs w:val="24"/>
        </w:rPr>
        <w:t xml:space="preserve"> with the same Advertising SID field are sent (whether or not separated by other ADV_EXT_IND PDUs containing a different Advertising SID field),</w:t>
      </w:r>
      <w:r>
        <w:rPr>
          <w:rFonts w:cs="Arial"/>
          <w:color w:val="FF0000"/>
          <w:sz w:val="24"/>
          <w:szCs w:val="24"/>
        </w:rPr>
        <w:t xml:space="preserve"> then the </w:t>
      </w:r>
      <w:r w:rsidR="00B65444">
        <w:rPr>
          <w:rFonts w:cs="Arial"/>
          <w:color w:val="FF0000"/>
          <w:sz w:val="24"/>
          <w:szCs w:val="24"/>
        </w:rPr>
        <w:t xml:space="preserve">Advertising DID </w:t>
      </w:r>
      <w:r>
        <w:rPr>
          <w:rFonts w:cs="Arial"/>
          <w:color w:val="FF0000"/>
          <w:sz w:val="24"/>
          <w:szCs w:val="24"/>
        </w:rPr>
        <w:t>fields shall be the same in each of the ADV_EXT_IND PDUs</w:t>
      </w:r>
      <w:r w:rsidR="00B65444">
        <w:rPr>
          <w:rFonts w:cs="Arial"/>
          <w:color w:val="FF0000"/>
          <w:sz w:val="24"/>
          <w:szCs w:val="24"/>
        </w:rPr>
        <w:t xml:space="preserve"> if and only if the AUX_ADV_IND PDUs indicated by the AuxPtr fields (plus any AUX_CHAIN_IND PDUs that these refer to) </w:t>
      </w:r>
      <w:r w:rsidR="00643459">
        <w:rPr>
          <w:rFonts w:cs="Arial"/>
          <w:color w:val="FF0000"/>
          <w:sz w:val="24"/>
          <w:szCs w:val="24"/>
        </w:rPr>
        <w:t xml:space="preserve">or an AUX_SCAN_RSP resulting from a AUX_SCAN_REQ </w:t>
      </w:r>
      <w:r w:rsidR="00B65444">
        <w:rPr>
          <w:rFonts w:cs="Arial"/>
          <w:color w:val="FF0000"/>
          <w:sz w:val="24"/>
          <w:szCs w:val="24"/>
        </w:rPr>
        <w:t>contain the same AdvData. For this purpose, an ADV_EXT_IND PDU not containing an AuxPtr field shall be equivalent to one pointing to an AUX_ADV_IND PDU with no advertising data</w:t>
      </w:r>
      <w:r w:rsidR="00E845FE">
        <w:rPr>
          <w:rFonts w:cs="Arial"/>
          <w:color w:val="FF0000"/>
          <w:sz w:val="24"/>
          <w:szCs w:val="24"/>
        </w:rPr>
        <w:t>.</w:t>
      </w:r>
    </w:p>
    <w:p w14:paraId="7B4D8FAE" w14:textId="77777777" w:rsidR="00B65444" w:rsidRDefault="00B65444" w:rsidP="007F67C1">
      <w:pPr>
        <w:autoSpaceDE w:val="0"/>
        <w:autoSpaceDN w:val="0"/>
        <w:adjustRightInd w:val="0"/>
        <w:spacing w:after="240" w:line="240" w:lineRule="auto"/>
        <w:rPr>
          <w:rFonts w:cs="Arial"/>
          <w:color w:val="FF0000"/>
          <w:sz w:val="24"/>
          <w:szCs w:val="24"/>
        </w:rPr>
      </w:pPr>
      <w:r>
        <w:rPr>
          <w:rFonts w:cs="Arial"/>
          <w:color w:val="FF0000"/>
          <w:sz w:val="24"/>
          <w:szCs w:val="24"/>
        </w:rPr>
        <w:t xml:space="preserve">Note: </w:t>
      </w:r>
      <w:r w:rsidR="003B7C68">
        <w:rPr>
          <w:rFonts w:cs="Arial"/>
          <w:color w:val="FF0000"/>
          <w:sz w:val="24"/>
          <w:szCs w:val="24"/>
        </w:rPr>
        <w:t>T</w:t>
      </w:r>
      <w:r>
        <w:rPr>
          <w:rFonts w:cs="Arial"/>
          <w:color w:val="FF0000"/>
          <w:sz w:val="24"/>
          <w:szCs w:val="24"/>
        </w:rPr>
        <w:t>he Controller should choose Advertising DID field values randomly to reduce the possibility of PDUs from different advertisers containing the same ADI field value.</w:t>
      </w:r>
    </w:p>
    <w:p w14:paraId="698E122D" w14:textId="77777777" w:rsidR="00E40CCE" w:rsidRPr="006B3756" w:rsidRDefault="00DC1422" w:rsidP="00F03F8D">
      <w:pPr>
        <w:pStyle w:val="Heading3"/>
      </w:pPr>
      <w:bookmarkStart w:id="957" w:name="_Toc443590506"/>
      <w:bookmarkStart w:id="958" w:name="_Toc448771486"/>
      <w:r w:rsidRPr="006B3756">
        <w:t xml:space="preserve">[New Section] </w:t>
      </w:r>
      <w:r w:rsidR="00E40CCE" w:rsidRPr="006B3756">
        <w:t>4.4.2.</w:t>
      </w:r>
      <w:r w:rsidR="00560477" w:rsidRPr="006B3756">
        <w:t>1</w:t>
      </w:r>
      <w:r w:rsidR="00560477">
        <w:t>3</w:t>
      </w:r>
      <w:r w:rsidR="00560477" w:rsidRPr="006B3756">
        <w:t xml:space="preserve"> </w:t>
      </w:r>
      <w:r w:rsidR="00E40CCE" w:rsidRPr="006B3756">
        <w:t>Periodic Advertising</w:t>
      </w:r>
      <w:bookmarkEnd w:id="957"/>
      <w:bookmarkEnd w:id="958"/>
    </w:p>
    <w:p w14:paraId="0A5C2DE1" w14:textId="77777777" w:rsidR="00E40CCE" w:rsidRPr="00B03027" w:rsidRDefault="007B04AF" w:rsidP="00E40CCE">
      <w:pPr>
        <w:autoSpaceDE w:val="0"/>
        <w:autoSpaceDN w:val="0"/>
        <w:adjustRightInd w:val="0"/>
        <w:spacing w:after="0" w:line="240" w:lineRule="auto"/>
        <w:rPr>
          <w:b/>
          <w:color w:val="FF0000"/>
        </w:rPr>
      </w:pPr>
      <w:r w:rsidRPr="00B03027">
        <w:rPr>
          <w:b/>
          <w:color w:val="FF0000"/>
        </w:rPr>
        <w:t>4.4.2.1</w:t>
      </w:r>
      <w:r w:rsidR="00560477">
        <w:rPr>
          <w:b/>
          <w:color w:val="FF0000"/>
        </w:rPr>
        <w:t>3</w:t>
      </w:r>
      <w:r w:rsidRPr="00B03027">
        <w:rPr>
          <w:b/>
          <w:color w:val="FF0000"/>
        </w:rPr>
        <w:t xml:space="preserve"> Periodic Advertising</w:t>
      </w:r>
    </w:p>
    <w:p w14:paraId="0D58C8F0" w14:textId="77777777" w:rsidR="007B04AF" w:rsidRDefault="007B04AF" w:rsidP="00E40CCE">
      <w:pPr>
        <w:autoSpaceDE w:val="0"/>
        <w:autoSpaceDN w:val="0"/>
        <w:adjustRightInd w:val="0"/>
        <w:spacing w:after="0" w:line="240" w:lineRule="auto"/>
        <w:rPr>
          <w:rFonts w:cs="Arial"/>
          <w:bCs/>
          <w:iCs/>
          <w:color w:val="FF0000"/>
          <w:sz w:val="24"/>
          <w:szCs w:val="24"/>
        </w:rPr>
      </w:pPr>
    </w:p>
    <w:p w14:paraId="22215B82" w14:textId="77777777" w:rsidR="001715A2" w:rsidRDefault="00E40CCE" w:rsidP="00E40CCE">
      <w:pPr>
        <w:autoSpaceDE w:val="0"/>
        <w:autoSpaceDN w:val="0"/>
        <w:adjustRightInd w:val="0"/>
        <w:spacing w:after="0" w:line="240" w:lineRule="auto"/>
        <w:rPr>
          <w:rFonts w:cs="Arial"/>
          <w:color w:val="FF0000"/>
          <w:sz w:val="24"/>
          <w:szCs w:val="24"/>
        </w:rPr>
      </w:pPr>
      <w:r>
        <w:rPr>
          <w:rFonts w:cs="Arial"/>
          <w:color w:val="FF0000"/>
          <w:sz w:val="24"/>
          <w:szCs w:val="24"/>
        </w:rPr>
        <w:t xml:space="preserve">When advertising data is required to be sent </w:t>
      </w:r>
      <w:r w:rsidR="00E30AA3">
        <w:rPr>
          <w:rFonts w:cs="Arial"/>
          <w:color w:val="FF0000"/>
          <w:sz w:val="24"/>
          <w:szCs w:val="24"/>
        </w:rPr>
        <w:t xml:space="preserve">regularly </w:t>
      </w:r>
      <w:r>
        <w:rPr>
          <w:rFonts w:cs="Arial"/>
          <w:color w:val="FF0000"/>
          <w:sz w:val="24"/>
          <w:szCs w:val="24"/>
        </w:rPr>
        <w:t xml:space="preserve">at a </w:t>
      </w:r>
      <w:r w:rsidR="00E30AA3">
        <w:rPr>
          <w:rFonts w:cs="Arial"/>
          <w:color w:val="FF0000"/>
          <w:sz w:val="24"/>
          <w:szCs w:val="24"/>
        </w:rPr>
        <w:t xml:space="preserve">fixed </w:t>
      </w:r>
      <w:r>
        <w:rPr>
          <w:rFonts w:cs="Arial"/>
          <w:color w:val="FF0000"/>
          <w:sz w:val="24"/>
          <w:szCs w:val="24"/>
        </w:rPr>
        <w:t xml:space="preserve">interval, periodic advertising is used. Periodic advertising consists of advertisements sent at a fixed interval with the advertisement data changing </w:t>
      </w:r>
      <w:r w:rsidR="00197B46">
        <w:rPr>
          <w:rFonts w:cs="Arial"/>
          <w:color w:val="FF0000"/>
          <w:sz w:val="24"/>
          <w:szCs w:val="24"/>
        </w:rPr>
        <w:t>from time to time</w:t>
      </w:r>
      <w:r>
        <w:rPr>
          <w:rFonts w:cs="Arial"/>
          <w:color w:val="FF0000"/>
          <w:sz w:val="24"/>
          <w:szCs w:val="24"/>
        </w:rPr>
        <w:t>.</w:t>
      </w:r>
    </w:p>
    <w:p w14:paraId="74C0462B" w14:textId="77777777" w:rsidR="00E40CCE" w:rsidRDefault="00E40CCE" w:rsidP="00E40CCE">
      <w:pPr>
        <w:autoSpaceDE w:val="0"/>
        <w:autoSpaceDN w:val="0"/>
        <w:adjustRightInd w:val="0"/>
        <w:spacing w:after="0" w:line="240" w:lineRule="auto"/>
        <w:rPr>
          <w:rFonts w:cs="Arial"/>
          <w:color w:val="FF0000"/>
          <w:sz w:val="24"/>
          <w:szCs w:val="24"/>
        </w:rPr>
      </w:pPr>
    </w:p>
    <w:p w14:paraId="0F50C574" w14:textId="77777777" w:rsidR="00E40CCE" w:rsidRDefault="001715A2" w:rsidP="00E40CCE">
      <w:pPr>
        <w:autoSpaceDE w:val="0"/>
        <w:autoSpaceDN w:val="0"/>
        <w:adjustRightInd w:val="0"/>
        <w:spacing w:after="0" w:line="240" w:lineRule="auto"/>
        <w:rPr>
          <w:rFonts w:cs="Arial"/>
          <w:color w:val="FF0000"/>
          <w:sz w:val="24"/>
          <w:szCs w:val="24"/>
        </w:rPr>
      </w:pPr>
      <w:r>
        <w:rPr>
          <w:rFonts w:cs="Arial"/>
          <w:color w:val="FF0000"/>
          <w:sz w:val="24"/>
          <w:szCs w:val="24"/>
        </w:rPr>
        <w:t xml:space="preserve">When periodic advertising data is used, </w:t>
      </w:r>
      <w:r w:rsidR="0035188C">
        <w:rPr>
          <w:rFonts w:cs="Arial"/>
          <w:color w:val="FF0000"/>
          <w:sz w:val="24"/>
          <w:szCs w:val="24"/>
        </w:rPr>
        <w:t>the Periodic Advertising is identified by the AdvDataInfo field of the ADV_EXT_IND PDUs on the primary advertising channel that point to the AUX_ADV_IND PDUs containing the SyncInfo field used to describe the AUX_SUNC_IND PDUs.  T</w:t>
      </w:r>
      <w:r>
        <w:rPr>
          <w:rFonts w:cs="Arial"/>
          <w:color w:val="FF0000"/>
          <w:sz w:val="24"/>
          <w:szCs w:val="24"/>
        </w:rPr>
        <w:t xml:space="preserve">he advertiser shall send </w:t>
      </w:r>
      <w:r w:rsidR="00CD268F">
        <w:rPr>
          <w:rFonts w:cs="Arial"/>
          <w:color w:val="FF0000"/>
          <w:sz w:val="24"/>
          <w:szCs w:val="24"/>
        </w:rPr>
        <w:t xml:space="preserve">the </w:t>
      </w:r>
      <w:r w:rsidR="00E40CCE">
        <w:rPr>
          <w:rFonts w:cs="Arial"/>
          <w:color w:val="FF0000"/>
          <w:sz w:val="24"/>
          <w:szCs w:val="24"/>
        </w:rPr>
        <w:t xml:space="preserve">AUX_SYNC_IND PDUs </w:t>
      </w:r>
      <w:r w:rsidR="00156C91">
        <w:rPr>
          <w:rFonts w:cs="Arial"/>
          <w:color w:val="FF0000"/>
          <w:sz w:val="24"/>
          <w:szCs w:val="24"/>
        </w:rPr>
        <w:t>sent at regular intervals</w:t>
      </w:r>
      <w:r w:rsidR="00E40CCE">
        <w:rPr>
          <w:rFonts w:cs="Arial"/>
          <w:color w:val="FF0000"/>
          <w:sz w:val="24"/>
          <w:szCs w:val="24"/>
        </w:rPr>
        <w:t xml:space="preserve"> </w:t>
      </w:r>
      <w:r w:rsidR="00CD268F">
        <w:rPr>
          <w:rFonts w:cs="Arial"/>
          <w:color w:val="FF0000"/>
          <w:sz w:val="24"/>
          <w:szCs w:val="24"/>
        </w:rPr>
        <w:t xml:space="preserve">described in the AUX_ADV_IND PDU’s SyncInfo field </w:t>
      </w:r>
      <w:r w:rsidR="00E40CCE">
        <w:rPr>
          <w:rFonts w:cs="Arial"/>
          <w:color w:val="FF0000"/>
          <w:sz w:val="24"/>
          <w:szCs w:val="24"/>
        </w:rPr>
        <w:t xml:space="preserve">on the secondary advertising channel. The </w:t>
      </w:r>
      <w:r w:rsidR="00156C91">
        <w:rPr>
          <w:rFonts w:cs="Arial"/>
          <w:color w:val="FF0000"/>
          <w:sz w:val="24"/>
          <w:szCs w:val="24"/>
          <w:lang w:val="en-GB"/>
        </w:rPr>
        <w:t>AUX_SYNC_IND PDUs shall be sent on</w:t>
      </w:r>
      <w:r w:rsidR="00E40CCE" w:rsidRPr="00770EFE">
        <w:rPr>
          <w:color w:val="FF0000"/>
          <w:sz w:val="24"/>
          <w:lang w:val="en-GB"/>
        </w:rPr>
        <w:t xml:space="preserve"> </w:t>
      </w:r>
      <w:r w:rsidR="00E40CCE">
        <w:rPr>
          <w:rFonts w:cs="Arial"/>
          <w:color w:val="FF0000"/>
          <w:sz w:val="24"/>
          <w:szCs w:val="24"/>
        </w:rPr>
        <w:t xml:space="preserve">the same PHY </w:t>
      </w:r>
      <w:r w:rsidR="00156C91">
        <w:rPr>
          <w:rFonts w:cs="Arial"/>
          <w:color w:val="FF0000"/>
          <w:sz w:val="24"/>
          <w:szCs w:val="24"/>
          <w:lang w:val="en-GB"/>
        </w:rPr>
        <w:t xml:space="preserve">as that </w:t>
      </w:r>
      <w:r w:rsidR="00E40CCE">
        <w:rPr>
          <w:rFonts w:cs="Arial"/>
          <w:color w:val="FF0000"/>
          <w:sz w:val="24"/>
          <w:szCs w:val="24"/>
        </w:rPr>
        <w:t>used for the PDU</w:t>
      </w:r>
      <w:r w:rsidR="00156C91">
        <w:rPr>
          <w:rFonts w:cs="Arial"/>
          <w:color w:val="FF0000"/>
          <w:sz w:val="24"/>
          <w:szCs w:val="24"/>
        </w:rPr>
        <w:t>s that point to them</w:t>
      </w:r>
      <w:r w:rsidR="00E40CCE">
        <w:rPr>
          <w:rFonts w:cs="Arial"/>
          <w:color w:val="FF0000"/>
          <w:sz w:val="24"/>
          <w:szCs w:val="24"/>
        </w:rPr>
        <w:t>.</w:t>
      </w:r>
      <w:r w:rsidR="0035188C">
        <w:rPr>
          <w:rFonts w:cs="Arial"/>
          <w:color w:val="FF0000"/>
          <w:sz w:val="24"/>
          <w:szCs w:val="24"/>
        </w:rPr>
        <w:t xml:space="preserve">  </w:t>
      </w:r>
    </w:p>
    <w:p w14:paraId="28B3A0EC" w14:textId="77777777" w:rsidR="00E40CCE" w:rsidRDefault="00E40CCE" w:rsidP="00E40CCE">
      <w:pPr>
        <w:autoSpaceDE w:val="0"/>
        <w:autoSpaceDN w:val="0"/>
        <w:adjustRightInd w:val="0"/>
        <w:spacing w:after="0" w:line="240" w:lineRule="auto"/>
        <w:rPr>
          <w:rFonts w:cs="Arial"/>
          <w:color w:val="FF0000"/>
          <w:sz w:val="24"/>
          <w:szCs w:val="24"/>
        </w:rPr>
      </w:pPr>
    </w:p>
    <w:p w14:paraId="0E3156E7" w14:textId="77777777" w:rsidR="001715A2" w:rsidRDefault="00E40CCE" w:rsidP="007F67C1">
      <w:pPr>
        <w:autoSpaceDE w:val="0"/>
        <w:autoSpaceDN w:val="0"/>
        <w:adjustRightInd w:val="0"/>
        <w:spacing w:after="240" w:line="240" w:lineRule="auto"/>
        <w:rPr>
          <w:rFonts w:cs="Arial"/>
          <w:color w:val="FF0000"/>
          <w:sz w:val="24"/>
          <w:szCs w:val="24"/>
        </w:rPr>
      </w:pPr>
      <w:r>
        <w:rPr>
          <w:rFonts w:cs="Arial"/>
          <w:color w:val="FF0000"/>
          <w:sz w:val="24"/>
          <w:szCs w:val="24"/>
        </w:rPr>
        <w:t xml:space="preserve">The Host </w:t>
      </w:r>
      <w:r w:rsidR="00553F5B">
        <w:rPr>
          <w:rFonts w:cs="Arial"/>
          <w:color w:val="FF0000"/>
          <w:sz w:val="24"/>
          <w:szCs w:val="24"/>
        </w:rPr>
        <w:t xml:space="preserve">may </w:t>
      </w:r>
      <w:r>
        <w:rPr>
          <w:rFonts w:cs="Arial"/>
          <w:color w:val="FF0000"/>
          <w:sz w:val="24"/>
          <w:szCs w:val="24"/>
        </w:rPr>
        <w:t xml:space="preserve">send </w:t>
      </w:r>
      <w:r w:rsidR="00553F5B">
        <w:rPr>
          <w:rFonts w:cs="Arial"/>
          <w:color w:val="FF0000"/>
          <w:sz w:val="24"/>
          <w:szCs w:val="24"/>
        </w:rPr>
        <w:t xml:space="preserve">periodic </w:t>
      </w:r>
      <w:r>
        <w:rPr>
          <w:rFonts w:cs="Arial"/>
          <w:color w:val="FF0000"/>
          <w:sz w:val="24"/>
          <w:szCs w:val="24"/>
        </w:rPr>
        <w:t xml:space="preserve">advertising data to the Link Layer. This advertising data is placed by the Link Layer in the periodic AUX_SYNC_IND PDUs. The Link Layer shall repeat the last advertising data sent by the Host </w:t>
      </w:r>
      <w:r w:rsidR="00197B46">
        <w:rPr>
          <w:rFonts w:cs="Arial"/>
          <w:color w:val="FF0000"/>
          <w:sz w:val="24"/>
          <w:szCs w:val="24"/>
        </w:rPr>
        <w:t>until</w:t>
      </w:r>
      <w:r>
        <w:rPr>
          <w:rFonts w:cs="Arial"/>
          <w:color w:val="FF0000"/>
          <w:sz w:val="24"/>
          <w:szCs w:val="24"/>
        </w:rPr>
        <w:t xml:space="preserve"> </w:t>
      </w:r>
      <w:r w:rsidR="00197B46">
        <w:rPr>
          <w:rFonts w:cs="Arial"/>
          <w:color w:val="FF0000"/>
          <w:sz w:val="24"/>
          <w:szCs w:val="24"/>
        </w:rPr>
        <w:t xml:space="preserve">it receives </w:t>
      </w:r>
      <w:r>
        <w:rPr>
          <w:rFonts w:cs="Arial"/>
          <w:color w:val="FF0000"/>
          <w:sz w:val="24"/>
          <w:szCs w:val="24"/>
        </w:rPr>
        <w:t xml:space="preserve">new advertising data. The AUX_SYNC_IND PDUs are continuously sent out until the </w:t>
      </w:r>
      <w:r w:rsidR="00197B46">
        <w:rPr>
          <w:rFonts w:cs="Arial"/>
          <w:color w:val="FF0000"/>
          <w:sz w:val="24"/>
          <w:szCs w:val="24"/>
        </w:rPr>
        <w:t xml:space="preserve">Host directs the </w:t>
      </w:r>
      <w:r>
        <w:rPr>
          <w:rFonts w:cs="Arial"/>
          <w:color w:val="FF0000"/>
          <w:sz w:val="24"/>
          <w:szCs w:val="24"/>
        </w:rPr>
        <w:t>Link Layer to terminate the periodic advertising.</w:t>
      </w:r>
    </w:p>
    <w:p w14:paraId="15DF953E" w14:textId="77777777" w:rsidR="00E40CCE" w:rsidRDefault="001715A2" w:rsidP="00E40CCE">
      <w:pPr>
        <w:autoSpaceDE w:val="0"/>
        <w:autoSpaceDN w:val="0"/>
        <w:adjustRightInd w:val="0"/>
        <w:spacing w:after="0" w:line="240" w:lineRule="auto"/>
        <w:rPr>
          <w:rFonts w:cs="Arial"/>
          <w:color w:val="FF0000"/>
          <w:sz w:val="24"/>
          <w:szCs w:val="24"/>
        </w:rPr>
      </w:pPr>
      <w:r>
        <w:rPr>
          <w:rFonts w:cs="Arial"/>
          <w:color w:val="FF0000"/>
          <w:sz w:val="24"/>
          <w:szCs w:val="24"/>
        </w:rPr>
        <w:t>Periodic advertising may be sent autonomously or on demand.</w:t>
      </w:r>
    </w:p>
    <w:p w14:paraId="3D6D1D47" w14:textId="77777777" w:rsidR="001715A2" w:rsidRDefault="001715A2" w:rsidP="00E40CCE">
      <w:pPr>
        <w:autoSpaceDE w:val="0"/>
        <w:autoSpaceDN w:val="0"/>
        <w:adjustRightInd w:val="0"/>
        <w:spacing w:after="0" w:line="240" w:lineRule="auto"/>
        <w:rPr>
          <w:rFonts w:cs="Arial"/>
          <w:color w:val="FF0000"/>
          <w:sz w:val="24"/>
          <w:szCs w:val="24"/>
        </w:rPr>
      </w:pPr>
    </w:p>
    <w:p w14:paraId="1E08F7A6" w14:textId="77777777" w:rsidR="001715A2" w:rsidRPr="00F03F8D" w:rsidRDefault="001715A2" w:rsidP="001715A2">
      <w:pPr>
        <w:pStyle w:val="Heading3"/>
        <w:spacing w:after="240"/>
      </w:pPr>
      <w:bookmarkStart w:id="959" w:name="_Toc443590507"/>
      <w:bookmarkStart w:id="960" w:name="_Toc448771487"/>
      <w:r w:rsidRPr="00F03F8D">
        <w:t>[New Section] 4.4.2.13</w:t>
      </w:r>
      <w:r>
        <w:t>.1</w:t>
      </w:r>
      <w:r w:rsidRPr="00F03F8D">
        <w:t xml:space="preserve"> </w:t>
      </w:r>
      <w:r>
        <w:t>Autonomous</w:t>
      </w:r>
      <w:r w:rsidRPr="00F03F8D">
        <w:t xml:space="preserve"> </w:t>
      </w:r>
      <w:r w:rsidRPr="003928DF">
        <w:t>Periodic Advertising</w:t>
      </w:r>
      <w:bookmarkEnd w:id="960"/>
    </w:p>
    <w:p w14:paraId="59116063" w14:textId="77777777" w:rsidR="001715A2" w:rsidRPr="00B03027" w:rsidRDefault="001715A2" w:rsidP="001715A2">
      <w:pPr>
        <w:autoSpaceDE w:val="0"/>
        <w:autoSpaceDN w:val="0"/>
        <w:adjustRightInd w:val="0"/>
        <w:spacing w:after="0" w:line="240" w:lineRule="auto"/>
        <w:rPr>
          <w:b/>
          <w:color w:val="FF0000"/>
        </w:rPr>
      </w:pPr>
      <w:r w:rsidRPr="00B03027">
        <w:rPr>
          <w:b/>
          <w:color w:val="FF0000"/>
        </w:rPr>
        <w:t>4.4.2.13</w:t>
      </w:r>
      <w:r>
        <w:rPr>
          <w:b/>
          <w:color w:val="FF0000"/>
        </w:rPr>
        <w:t>.1</w:t>
      </w:r>
      <w:r w:rsidRPr="00B03027">
        <w:rPr>
          <w:b/>
          <w:color w:val="FF0000"/>
        </w:rPr>
        <w:t xml:space="preserve"> </w:t>
      </w:r>
      <w:r>
        <w:rPr>
          <w:b/>
          <w:color w:val="FF0000"/>
        </w:rPr>
        <w:t>Autonomous</w:t>
      </w:r>
      <w:r w:rsidRPr="00B03027">
        <w:rPr>
          <w:b/>
          <w:color w:val="FF0000"/>
        </w:rPr>
        <w:t xml:space="preserve"> Periodic Advertising</w:t>
      </w:r>
    </w:p>
    <w:p w14:paraId="0AABA1F1" w14:textId="77777777" w:rsidR="001715A2" w:rsidRDefault="001715A2" w:rsidP="001715A2">
      <w:pPr>
        <w:autoSpaceDE w:val="0"/>
        <w:autoSpaceDN w:val="0"/>
        <w:adjustRightInd w:val="0"/>
        <w:spacing w:after="0" w:line="240" w:lineRule="auto"/>
        <w:rPr>
          <w:rFonts w:cs="Arial"/>
          <w:color w:val="FF0000"/>
          <w:szCs w:val="24"/>
        </w:rPr>
      </w:pPr>
    </w:p>
    <w:p w14:paraId="75704435" w14:textId="77777777" w:rsidR="001715A2" w:rsidRDefault="001715A2" w:rsidP="007F67C1">
      <w:pPr>
        <w:autoSpaceDE w:val="0"/>
        <w:autoSpaceDN w:val="0"/>
        <w:adjustRightInd w:val="0"/>
        <w:spacing w:after="240" w:line="240" w:lineRule="auto"/>
        <w:rPr>
          <w:rFonts w:cs="Arial"/>
          <w:color w:val="FF0000"/>
          <w:sz w:val="24"/>
          <w:szCs w:val="24"/>
        </w:rPr>
      </w:pPr>
      <w:r>
        <w:rPr>
          <w:rFonts w:cs="Arial"/>
          <w:color w:val="FF0000"/>
          <w:sz w:val="24"/>
          <w:szCs w:val="24"/>
        </w:rPr>
        <w:t xml:space="preserve">A link layer can choose to supply periodic advertising data autonomously. To do so, the advertiser shall send ADV_EXT_IND PDUs on the primary advertising channel that contain an AuxPtr field pointing to AUX_ADV_IND PDUs sent on the secondary advertising channel. </w:t>
      </w:r>
      <w:r w:rsidRPr="001F0512">
        <w:rPr>
          <w:color w:val="FF0000"/>
          <w:sz w:val="24"/>
        </w:rPr>
        <w:t>The AdvA field shall be present in either the ADV_EXT_IND PDU or the AUX_ADV_IND PDU but not both.</w:t>
      </w:r>
      <w:r w:rsidRPr="00DB6164">
        <w:rPr>
          <w:rFonts w:cs="Arial"/>
          <w:color w:val="FF0000"/>
          <w:sz w:val="24"/>
          <w:szCs w:val="24"/>
        </w:rPr>
        <w:t xml:space="preserve"> </w:t>
      </w:r>
      <w:r>
        <w:rPr>
          <w:rFonts w:cs="Arial"/>
          <w:color w:val="FF0000"/>
          <w:sz w:val="24"/>
          <w:szCs w:val="24"/>
        </w:rPr>
        <w:t>If periodic advertising is used on the LE Coded PHY, the AdvA field shall not be present in the ADV_EXT_IND PDU. The AUX_ADV_IND PDUs shall contain a SyncInfo field.</w:t>
      </w:r>
    </w:p>
    <w:p w14:paraId="6EF5A527" w14:textId="77777777" w:rsidR="001715A2" w:rsidRDefault="001715A2" w:rsidP="001715A2">
      <w:pPr>
        <w:autoSpaceDE w:val="0"/>
        <w:autoSpaceDN w:val="0"/>
        <w:adjustRightInd w:val="0"/>
        <w:spacing w:after="0" w:line="240" w:lineRule="auto"/>
        <w:rPr>
          <w:rFonts w:cs="Arial"/>
          <w:color w:val="FF0000"/>
          <w:sz w:val="24"/>
          <w:szCs w:val="24"/>
        </w:rPr>
      </w:pPr>
      <w:r>
        <w:rPr>
          <w:rFonts w:cs="Arial"/>
          <w:color w:val="FF0000"/>
          <w:sz w:val="24"/>
          <w:szCs w:val="24"/>
        </w:rPr>
        <w:t>Figure 4.X illustrates an example of autonomous periodic advertising.</w:t>
      </w:r>
    </w:p>
    <w:p w14:paraId="60CDCBC4" w14:textId="77777777" w:rsidR="001715A2" w:rsidRDefault="001715A2" w:rsidP="001715A2">
      <w:pPr>
        <w:autoSpaceDE w:val="0"/>
        <w:autoSpaceDN w:val="0"/>
        <w:adjustRightInd w:val="0"/>
        <w:spacing w:after="240" w:line="240" w:lineRule="auto"/>
        <w:rPr>
          <w:rFonts w:cs="Arial"/>
          <w:color w:val="FF0000"/>
          <w:sz w:val="24"/>
          <w:szCs w:val="24"/>
        </w:rPr>
      </w:pPr>
      <w:r w:rsidRPr="00082694">
        <w:rPr>
          <w:rFonts w:cs="Arial"/>
          <w:color w:val="000000"/>
          <w:szCs w:val="24"/>
        </w:rPr>
        <w:object w:dxaOrig="5966" w:dyaOrig="11693" w14:anchorId="17C16AEE">
          <v:shape id="_x0000_i1042" type="#_x0000_t75" style="width:266.1pt;height:510.9pt" o:ole="">
            <v:imagedata r:id="rId52" o:title=""/>
          </v:shape>
          <o:OLEObject Type="Embed" ProgID="Visio.Drawing.11" ShapeID="_x0000_i1042" DrawAspect="Content" ObjectID="_1522518090" r:id="rId53"/>
        </w:object>
      </w:r>
    </w:p>
    <w:p w14:paraId="520F0F1F" w14:textId="77777777" w:rsidR="00E40CCE" w:rsidRPr="00F03F8D" w:rsidRDefault="00DC1422" w:rsidP="007F67C1">
      <w:pPr>
        <w:pStyle w:val="Heading3"/>
        <w:spacing w:after="240"/>
      </w:pPr>
      <w:bookmarkStart w:id="961" w:name="_Toc448771488"/>
      <w:r w:rsidRPr="00F03F8D">
        <w:t xml:space="preserve">[New Section] </w:t>
      </w:r>
      <w:r w:rsidR="00E40CCE" w:rsidRPr="00F03F8D">
        <w:t>4.4.2.13</w:t>
      </w:r>
      <w:r w:rsidR="000A49D0">
        <w:t>.2</w:t>
      </w:r>
      <w:r w:rsidR="00E40CCE" w:rsidRPr="00F03F8D">
        <w:t xml:space="preserve"> On-Demand </w:t>
      </w:r>
      <w:r w:rsidR="00F73147" w:rsidRPr="003928DF">
        <w:t xml:space="preserve">Periodic </w:t>
      </w:r>
      <w:r w:rsidR="00E40CCE" w:rsidRPr="003928DF">
        <w:t>Advertising</w:t>
      </w:r>
      <w:bookmarkEnd w:id="959"/>
      <w:bookmarkEnd w:id="961"/>
    </w:p>
    <w:p w14:paraId="26C3E7D6" w14:textId="77777777" w:rsidR="00E40CCE" w:rsidRPr="00B03027" w:rsidRDefault="007B04AF" w:rsidP="00E40CCE">
      <w:pPr>
        <w:autoSpaceDE w:val="0"/>
        <w:autoSpaceDN w:val="0"/>
        <w:adjustRightInd w:val="0"/>
        <w:spacing w:after="0" w:line="240" w:lineRule="auto"/>
        <w:rPr>
          <w:b/>
          <w:color w:val="FF0000"/>
        </w:rPr>
      </w:pPr>
      <w:r w:rsidRPr="00B03027">
        <w:rPr>
          <w:b/>
          <w:color w:val="FF0000"/>
        </w:rPr>
        <w:t>4.4.2.13</w:t>
      </w:r>
      <w:r w:rsidR="000A49D0">
        <w:rPr>
          <w:b/>
          <w:color w:val="FF0000"/>
        </w:rPr>
        <w:t>.2</w:t>
      </w:r>
      <w:r w:rsidRPr="00B03027">
        <w:rPr>
          <w:b/>
          <w:color w:val="FF0000"/>
        </w:rPr>
        <w:t xml:space="preserve"> On-Demand Periodic Advertising</w:t>
      </w:r>
    </w:p>
    <w:p w14:paraId="44A1D2D6" w14:textId="77777777" w:rsidR="007B04AF" w:rsidRDefault="007B04AF" w:rsidP="00E40CCE">
      <w:pPr>
        <w:autoSpaceDE w:val="0"/>
        <w:autoSpaceDN w:val="0"/>
        <w:adjustRightInd w:val="0"/>
        <w:spacing w:after="0" w:line="240" w:lineRule="auto"/>
        <w:rPr>
          <w:rFonts w:cs="Arial"/>
          <w:color w:val="FF0000"/>
          <w:szCs w:val="24"/>
        </w:rPr>
      </w:pPr>
    </w:p>
    <w:p w14:paraId="0F222A45" w14:textId="568D5940" w:rsidR="00E40CCE" w:rsidRDefault="00053C1F" w:rsidP="00E40CCE">
      <w:pPr>
        <w:autoSpaceDE w:val="0"/>
        <w:autoSpaceDN w:val="0"/>
        <w:adjustRightInd w:val="0"/>
        <w:spacing w:after="0" w:line="240" w:lineRule="auto"/>
        <w:rPr>
          <w:rFonts w:cs="Arial"/>
          <w:color w:val="FF0000"/>
          <w:sz w:val="24"/>
          <w:szCs w:val="24"/>
        </w:rPr>
      </w:pPr>
      <w:r>
        <w:rPr>
          <w:rFonts w:cs="Arial"/>
          <w:color w:val="FF0000"/>
          <w:sz w:val="24"/>
          <w:szCs w:val="24"/>
        </w:rPr>
        <w:t xml:space="preserve">A link layer can choose to supply </w:t>
      </w:r>
      <w:r w:rsidR="00E40CCE">
        <w:rPr>
          <w:rFonts w:cs="Arial"/>
          <w:color w:val="FF0000"/>
          <w:sz w:val="24"/>
          <w:szCs w:val="24"/>
        </w:rPr>
        <w:t>periodic advertising data only when requested by a scanning device</w:t>
      </w:r>
      <w:r w:rsidR="001715A2">
        <w:rPr>
          <w:rFonts w:cs="Arial"/>
          <w:color w:val="FF0000"/>
          <w:sz w:val="24"/>
          <w:szCs w:val="24"/>
        </w:rPr>
        <w:t>; this is called “on-demand” periodic advertising</w:t>
      </w:r>
      <w:r>
        <w:rPr>
          <w:rFonts w:cs="Arial"/>
          <w:color w:val="FF0000"/>
          <w:sz w:val="24"/>
          <w:szCs w:val="24"/>
        </w:rPr>
        <w:t xml:space="preserve">. </w:t>
      </w:r>
      <w:r w:rsidR="0066462F">
        <w:rPr>
          <w:rFonts w:cs="Arial"/>
          <w:color w:val="FF0000"/>
          <w:sz w:val="24"/>
          <w:szCs w:val="24"/>
        </w:rPr>
        <w:t>To do so</w:t>
      </w:r>
      <w:r w:rsidR="001715A2">
        <w:rPr>
          <w:rFonts w:cs="Arial"/>
          <w:color w:val="FF0000"/>
          <w:sz w:val="24"/>
          <w:szCs w:val="24"/>
        </w:rPr>
        <w:t xml:space="preserve">, when the </w:t>
      </w:r>
      <w:r w:rsidR="00E40CCE">
        <w:rPr>
          <w:rFonts w:cs="Arial"/>
          <w:color w:val="FF0000"/>
          <w:sz w:val="24"/>
          <w:szCs w:val="24"/>
        </w:rPr>
        <w:t xml:space="preserve">advertiser </w:t>
      </w:r>
      <w:r w:rsidR="001715A2">
        <w:rPr>
          <w:rFonts w:cs="Arial"/>
          <w:color w:val="FF0000"/>
          <w:sz w:val="24"/>
          <w:szCs w:val="24"/>
        </w:rPr>
        <w:t>transmits an</w:t>
      </w:r>
      <w:r>
        <w:rPr>
          <w:rFonts w:cs="Arial"/>
          <w:color w:val="FF0000"/>
          <w:sz w:val="24"/>
          <w:szCs w:val="24"/>
        </w:rPr>
        <w:t xml:space="preserve"> </w:t>
      </w:r>
      <w:r w:rsidR="00E40CCE">
        <w:rPr>
          <w:rFonts w:cs="Arial"/>
          <w:color w:val="FF0000"/>
          <w:sz w:val="24"/>
          <w:szCs w:val="24"/>
        </w:rPr>
        <w:t xml:space="preserve">AUX_SCAN_RSP PDU </w:t>
      </w:r>
      <w:r w:rsidR="001715A2">
        <w:rPr>
          <w:rFonts w:cs="Arial"/>
          <w:color w:val="FF0000"/>
          <w:sz w:val="24"/>
          <w:szCs w:val="24"/>
        </w:rPr>
        <w:t>to the scanner, the PDU shall contain a</w:t>
      </w:r>
      <w:r w:rsidR="00745156">
        <w:rPr>
          <w:rFonts w:cs="Arial"/>
          <w:color w:val="FF0000"/>
          <w:sz w:val="24"/>
          <w:szCs w:val="24"/>
        </w:rPr>
        <w:t xml:space="preserve"> SyncInfo field.</w:t>
      </w:r>
    </w:p>
    <w:p w14:paraId="2CBC5A55" w14:textId="77777777" w:rsidR="00E40CCE" w:rsidRPr="00EE1FF6" w:rsidRDefault="00E40CCE" w:rsidP="00E40CCE">
      <w:pPr>
        <w:autoSpaceDE w:val="0"/>
        <w:autoSpaceDN w:val="0"/>
        <w:adjustRightInd w:val="0"/>
        <w:spacing w:after="0" w:line="240" w:lineRule="auto"/>
        <w:rPr>
          <w:rFonts w:cs="Arial"/>
          <w:color w:val="000000"/>
          <w:szCs w:val="24"/>
        </w:rPr>
      </w:pPr>
    </w:p>
    <w:p w14:paraId="50E22A5F" w14:textId="77777777" w:rsidR="00E40CCE" w:rsidRPr="003928DF" w:rsidRDefault="00E40CCE" w:rsidP="00F03F8D">
      <w:pPr>
        <w:pStyle w:val="Heading3"/>
      </w:pPr>
      <w:bookmarkStart w:id="962" w:name="_Toc432709751"/>
      <w:bookmarkStart w:id="963" w:name="_Toc443590508"/>
      <w:bookmarkStart w:id="964" w:name="_Toc448771489"/>
      <w:r w:rsidRPr="00B03027">
        <w:t xml:space="preserve">[Modified Section] </w:t>
      </w:r>
      <w:r w:rsidRPr="00F03F8D">
        <w:t>4.4.3 Scanning State</w:t>
      </w:r>
      <w:bookmarkEnd w:id="962"/>
      <w:bookmarkEnd w:id="963"/>
      <w:bookmarkEnd w:id="964"/>
    </w:p>
    <w:p w14:paraId="0F8060E5" w14:textId="77777777" w:rsidR="00E40CCE" w:rsidRDefault="00E40CCE" w:rsidP="00E40CCE">
      <w:pPr>
        <w:autoSpaceDE w:val="0"/>
        <w:autoSpaceDN w:val="0"/>
        <w:adjustRightInd w:val="0"/>
        <w:spacing w:after="0" w:line="240" w:lineRule="auto"/>
        <w:rPr>
          <w:rFonts w:cs="Arial"/>
          <w:b/>
          <w:bCs/>
          <w:sz w:val="24"/>
          <w:szCs w:val="24"/>
        </w:rPr>
      </w:pPr>
      <w:r>
        <w:rPr>
          <w:rFonts w:cs="Arial"/>
          <w:b/>
          <w:bCs/>
          <w:sz w:val="24"/>
          <w:szCs w:val="24"/>
        </w:rPr>
        <w:t xml:space="preserve">4.4.3 </w:t>
      </w:r>
      <w:commentRangeStart w:id="965"/>
      <w:r>
        <w:rPr>
          <w:rFonts w:cs="Arial"/>
          <w:b/>
          <w:bCs/>
          <w:sz w:val="24"/>
          <w:szCs w:val="24"/>
        </w:rPr>
        <w:t>Scanning State</w:t>
      </w:r>
      <w:commentRangeEnd w:id="965"/>
      <w:r w:rsidR="00DE115B">
        <w:rPr>
          <w:rStyle w:val="CommentReference"/>
        </w:rPr>
        <w:commentReference w:id="965"/>
      </w:r>
    </w:p>
    <w:p w14:paraId="4B11F7A0" w14:textId="77777777" w:rsidR="00E40CCE" w:rsidRDefault="00E40CCE" w:rsidP="00E40CCE">
      <w:pPr>
        <w:autoSpaceDE w:val="0"/>
        <w:autoSpaceDN w:val="0"/>
        <w:adjustRightInd w:val="0"/>
        <w:spacing w:after="0" w:line="240" w:lineRule="auto"/>
        <w:rPr>
          <w:rFonts w:cs="Arial"/>
          <w:b/>
          <w:bCs/>
          <w:sz w:val="24"/>
          <w:szCs w:val="24"/>
        </w:rPr>
      </w:pPr>
    </w:p>
    <w:p w14:paraId="0B558514" w14:textId="77777777" w:rsidR="00E40CCE" w:rsidRDefault="00E40CCE" w:rsidP="00E40CCE">
      <w:pPr>
        <w:autoSpaceDE w:val="0"/>
        <w:autoSpaceDN w:val="0"/>
        <w:adjustRightInd w:val="0"/>
        <w:spacing w:after="0" w:line="240" w:lineRule="auto"/>
        <w:rPr>
          <w:rFonts w:cs="Arial"/>
          <w:sz w:val="24"/>
          <w:szCs w:val="24"/>
        </w:rPr>
      </w:pPr>
      <w:r>
        <w:rPr>
          <w:rFonts w:cs="Arial"/>
          <w:sz w:val="24"/>
          <w:szCs w:val="24"/>
        </w:rPr>
        <w:t xml:space="preserve">The Link Layer shall enter the Scanning State when directed by the Host. When scanning, the Link Layer shall listen on the </w:t>
      </w:r>
      <w:r>
        <w:rPr>
          <w:rFonts w:cs="Arial"/>
          <w:color w:val="FF0000"/>
          <w:sz w:val="24"/>
          <w:szCs w:val="24"/>
        </w:rPr>
        <w:t xml:space="preserve">primary </w:t>
      </w:r>
      <w:r>
        <w:rPr>
          <w:rFonts w:cs="Arial"/>
          <w:sz w:val="24"/>
          <w:szCs w:val="24"/>
        </w:rPr>
        <w:t>advertising channel</w:t>
      </w:r>
      <w:r w:rsidRPr="0025589B">
        <w:rPr>
          <w:rFonts w:cs="Arial"/>
          <w:strike/>
          <w:sz w:val="24"/>
          <w:szCs w:val="24"/>
        </w:rPr>
        <w:t xml:space="preserve"> indices</w:t>
      </w:r>
      <w:r>
        <w:rPr>
          <w:rFonts w:cs="Arial"/>
          <w:sz w:val="24"/>
          <w:szCs w:val="24"/>
        </w:rPr>
        <w:t>. There are two types of scanning, determined by the Host: passive and active.</w:t>
      </w:r>
    </w:p>
    <w:p w14:paraId="6ADEFC79" w14:textId="77777777" w:rsidR="00E40CCE" w:rsidRDefault="00E40CCE" w:rsidP="00E40CCE">
      <w:pPr>
        <w:autoSpaceDE w:val="0"/>
        <w:autoSpaceDN w:val="0"/>
        <w:adjustRightInd w:val="0"/>
        <w:spacing w:after="0" w:line="240" w:lineRule="auto"/>
        <w:rPr>
          <w:rFonts w:cs="Arial"/>
          <w:sz w:val="24"/>
          <w:szCs w:val="24"/>
        </w:rPr>
      </w:pPr>
    </w:p>
    <w:p w14:paraId="07888E3E" w14:textId="77777777" w:rsidR="00E40CCE" w:rsidRDefault="00E40CCE" w:rsidP="00E40CCE">
      <w:pPr>
        <w:autoSpaceDE w:val="0"/>
        <w:autoSpaceDN w:val="0"/>
        <w:adjustRightInd w:val="0"/>
        <w:spacing w:after="0" w:line="240" w:lineRule="auto"/>
        <w:rPr>
          <w:rFonts w:cs="Arial"/>
          <w:sz w:val="24"/>
          <w:szCs w:val="24"/>
        </w:rPr>
      </w:pPr>
      <w:r>
        <w:rPr>
          <w:rFonts w:cs="Arial"/>
          <w:sz w:val="24"/>
          <w:szCs w:val="24"/>
        </w:rPr>
        <w:t>There are no strict timing or advertising channel index selection rules for scanning.</w:t>
      </w:r>
    </w:p>
    <w:p w14:paraId="1CC5A3BD" w14:textId="77777777" w:rsidR="00E40CCE" w:rsidRDefault="00E40CCE" w:rsidP="00E40CCE">
      <w:pPr>
        <w:autoSpaceDE w:val="0"/>
        <w:autoSpaceDN w:val="0"/>
        <w:adjustRightInd w:val="0"/>
        <w:spacing w:after="0" w:line="240" w:lineRule="auto"/>
        <w:rPr>
          <w:rFonts w:cs="Arial"/>
          <w:sz w:val="24"/>
          <w:szCs w:val="24"/>
        </w:rPr>
      </w:pPr>
    </w:p>
    <w:p w14:paraId="65273A83" w14:textId="77777777" w:rsidR="00E40CCE" w:rsidRDefault="00E40CCE" w:rsidP="00E40CCE">
      <w:pPr>
        <w:autoSpaceDE w:val="0"/>
        <w:autoSpaceDN w:val="0"/>
        <w:adjustRightInd w:val="0"/>
        <w:spacing w:after="0" w:line="240" w:lineRule="auto"/>
        <w:rPr>
          <w:rFonts w:cs="Arial"/>
          <w:sz w:val="24"/>
          <w:szCs w:val="24"/>
        </w:rPr>
      </w:pPr>
      <w:r>
        <w:rPr>
          <w:rFonts w:cs="Arial"/>
          <w:sz w:val="24"/>
          <w:szCs w:val="24"/>
        </w:rPr>
        <w:t xml:space="preserve">During scanning, the Link Layer listens on an </w:t>
      </w:r>
      <w:r>
        <w:rPr>
          <w:rFonts w:cs="Arial"/>
          <w:color w:val="FF0000"/>
          <w:sz w:val="24"/>
          <w:szCs w:val="24"/>
        </w:rPr>
        <w:t xml:space="preserve">primary </w:t>
      </w:r>
      <w:r>
        <w:rPr>
          <w:rFonts w:cs="Arial"/>
          <w:sz w:val="24"/>
          <w:szCs w:val="24"/>
        </w:rPr>
        <w:t xml:space="preserve">advertising channel index for the duration of the scan window, </w:t>
      </w:r>
      <w:r>
        <w:rPr>
          <w:rFonts w:ascii="Arial,Italic" w:hAnsi="Arial,Italic" w:cs="Arial,Italic"/>
          <w:i/>
          <w:iCs/>
          <w:sz w:val="24"/>
          <w:szCs w:val="24"/>
        </w:rPr>
        <w:t>scanWindow</w:t>
      </w:r>
      <w:r>
        <w:rPr>
          <w:rFonts w:cs="Arial"/>
          <w:sz w:val="24"/>
          <w:szCs w:val="24"/>
        </w:rPr>
        <w:t xml:space="preserve">. The scan interval, </w:t>
      </w:r>
      <w:r>
        <w:rPr>
          <w:rFonts w:ascii="Arial,Italic" w:hAnsi="Arial,Italic" w:cs="Arial,Italic"/>
          <w:i/>
          <w:iCs/>
          <w:sz w:val="24"/>
          <w:szCs w:val="24"/>
        </w:rPr>
        <w:t>scanInterval</w:t>
      </w:r>
      <w:r>
        <w:rPr>
          <w:rFonts w:cs="Arial"/>
          <w:sz w:val="24"/>
          <w:szCs w:val="24"/>
        </w:rPr>
        <w:t>, is defined as the interval between the start of two consecutive scan windows.</w:t>
      </w:r>
    </w:p>
    <w:p w14:paraId="2CFC9DEA" w14:textId="77777777" w:rsidR="00E40CCE" w:rsidRDefault="00E40CCE" w:rsidP="00E40CCE">
      <w:pPr>
        <w:autoSpaceDE w:val="0"/>
        <w:autoSpaceDN w:val="0"/>
        <w:adjustRightInd w:val="0"/>
        <w:spacing w:after="0" w:line="240" w:lineRule="auto"/>
        <w:rPr>
          <w:rFonts w:cs="Arial"/>
          <w:sz w:val="24"/>
          <w:szCs w:val="24"/>
        </w:rPr>
      </w:pPr>
    </w:p>
    <w:p w14:paraId="7242EA2E" w14:textId="77777777" w:rsidR="00E40CCE" w:rsidRDefault="00E40CCE" w:rsidP="00E40CCE">
      <w:pPr>
        <w:autoSpaceDE w:val="0"/>
        <w:autoSpaceDN w:val="0"/>
        <w:adjustRightInd w:val="0"/>
        <w:spacing w:after="0" w:line="240" w:lineRule="auto"/>
        <w:rPr>
          <w:rFonts w:cs="Arial"/>
          <w:sz w:val="24"/>
          <w:szCs w:val="24"/>
        </w:rPr>
      </w:pPr>
      <w:r>
        <w:rPr>
          <w:rFonts w:cs="Arial"/>
          <w:sz w:val="24"/>
          <w:szCs w:val="24"/>
        </w:rPr>
        <w:t xml:space="preserve">The Link Layer should listen for the complete </w:t>
      </w:r>
      <w:r>
        <w:rPr>
          <w:rFonts w:ascii="Arial,Italic" w:hAnsi="Arial,Italic" w:cs="Arial,Italic"/>
          <w:i/>
          <w:iCs/>
          <w:sz w:val="24"/>
          <w:szCs w:val="24"/>
        </w:rPr>
        <w:t xml:space="preserve">scanWindow </w:t>
      </w:r>
      <w:r>
        <w:rPr>
          <w:rFonts w:cs="Arial"/>
          <w:sz w:val="24"/>
          <w:szCs w:val="24"/>
        </w:rPr>
        <w:t xml:space="preserve">every </w:t>
      </w:r>
      <w:r>
        <w:rPr>
          <w:rFonts w:ascii="Arial,Italic" w:hAnsi="Arial,Italic" w:cs="Arial,Italic"/>
          <w:i/>
          <w:iCs/>
          <w:sz w:val="24"/>
          <w:szCs w:val="24"/>
        </w:rPr>
        <w:t xml:space="preserve">scanInterval </w:t>
      </w:r>
      <w:r>
        <w:rPr>
          <w:rFonts w:cs="Arial"/>
          <w:sz w:val="24"/>
          <w:szCs w:val="24"/>
        </w:rPr>
        <w:t>as directed by the Host unless there is a scheduling conflict. In each scan</w:t>
      </w:r>
      <w:r>
        <w:rPr>
          <w:rFonts w:ascii="Arial,Italic" w:hAnsi="Arial,Italic" w:cs="Arial,Italic"/>
          <w:i/>
          <w:iCs/>
          <w:sz w:val="24"/>
          <w:szCs w:val="24"/>
        </w:rPr>
        <w:t xml:space="preserve"> </w:t>
      </w:r>
      <w:r>
        <w:rPr>
          <w:rFonts w:cs="Arial"/>
          <w:sz w:val="24"/>
          <w:szCs w:val="24"/>
        </w:rPr>
        <w:t>window, the Link Layer should scan on a different advertising channel index. The Link Layer shall use all the advertising channel indices.</w:t>
      </w:r>
    </w:p>
    <w:p w14:paraId="0C1ECE31" w14:textId="77777777" w:rsidR="00E40CCE" w:rsidRDefault="00E40CCE" w:rsidP="00E40CCE">
      <w:pPr>
        <w:autoSpaceDE w:val="0"/>
        <w:autoSpaceDN w:val="0"/>
        <w:adjustRightInd w:val="0"/>
        <w:spacing w:after="0" w:line="240" w:lineRule="auto"/>
        <w:rPr>
          <w:rFonts w:cs="Arial"/>
          <w:sz w:val="24"/>
          <w:szCs w:val="24"/>
        </w:rPr>
      </w:pPr>
    </w:p>
    <w:p w14:paraId="14D8DB6F" w14:textId="77777777" w:rsidR="00E40CCE" w:rsidRDefault="00E40CCE" w:rsidP="00E40CCE">
      <w:pPr>
        <w:autoSpaceDE w:val="0"/>
        <w:autoSpaceDN w:val="0"/>
        <w:adjustRightInd w:val="0"/>
        <w:spacing w:after="0" w:line="240" w:lineRule="auto"/>
        <w:rPr>
          <w:rFonts w:cs="Arial"/>
          <w:sz w:val="24"/>
          <w:szCs w:val="24"/>
        </w:rPr>
      </w:pPr>
      <w:r>
        <w:rPr>
          <w:rFonts w:cs="Arial"/>
          <w:sz w:val="24"/>
          <w:szCs w:val="24"/>
        </w:rPr>
        <w:t xml:space="preserve">The </w:t>
      </w:r>
      <w:r>
        <w:rPr>
          <w:rFonts w:ascii="Arial,Italic" w:hAnsi="Arial,Italic" w:cs="Arial,Italic"/>
          <w:i/>
          <w:iCs/>
          <w:sz w:val="24"/>
          <w:szCs w:val="24"/>
        </w:rPr>
        <w:t xml:space="preserve">scanWindow </w:t>
      </w:r>
      <w:r>
        <w:rPr>
          <w:rFonts w:cs="Arial"/>
          <w:sz w:val="24"/>
          <w:szCs w:val="24"/>
        </w:rPr>
        <w:t xml:space="preserve">and </w:t>
      </w:r>
      <w:r>
        <w:rPr>
          <w:rFonts w:ascii="Arial,Italic" w:hAnsi="Arial,Italic" w:cs="Arial,Italic"/>
          <w:i/>
          <w:iCs/>
          <w:sz w:val="24"/>
          <w:szCs w:val="24"/>
        </w:rPr>
        <w:t xml:space="preserve">scanInterval </w:t>
      </w:r>
      <w:r>
        <w:rPr>
          <w:rFonts w:cs="Arial"/>
          <w:sz w:val="24"/>
          <w:szCs w:val="24"/>
        </w:rPr>
        <w:t xml:space="preserve">parameters shall be </w:t>
      </w:r>
      <w:commentRangeStart w:id="966"/>
      <w:r>
        <w:rPr>
          <w:rFonts w:cs="Arial"/>
          <w:sz w:val="24"/>
          <w:szCs w:val="24"/>
        </w:rPr>
        <w:t xml:space="preserve">less than </w:t>
      </w:r>
      <w:r w:rsidRPr="00A84D99">
        <w:rPr>
          <w:rFonts w:cs="Arial"/>
          <w:strike/>
          <w:sz w:val="24"/>
          <w:szCs w:val="24"/>
          <w:rPrChange w:id="967" w:author="Clive D.W. Feather" w:date="2016-04-12T15:25:00Z">
            <w:rPr>
              <w:rFonts w:cs="Arial"/>
              <w:sz w:val="24"/>
              <w:szCs w:val="24"/>
            </w:rPr>
          </w:rPrChange>
        </w:rPr>
        <w:t>or equal to</w:t>
      </w:r>
      <w:r>
        <w:rPr>
          <w:rFonts w:cs="Arial"/>
          <w:sz w:val="24"/>
          <w:szCs w:val="24"/>
        </w:rPr>
        <w:t xml:space="preserve"> </w:t>
      </w:r>
      <w:r w:rsidR="00D443B8">
        <w:rPr>
          <w:rFonts w:cs="Arial"/>
          <w:color w:val="FF0000"/>
          <w:sz w:val="24"/>
          <w:szCs w:val="24"/>
          <w:lang w:val="en-GB"/>
        </w:rPr>
        <w:t>40.</w:t>
      </w:r>
      <w:del w:id="968" w:author="Clive D.W. Feather" w:date="2016-04-12T15:26:00Z">
        <w:r w:rsidR="00D443B8" w:rsidDel="00A84D99">
          <w:rPr>
            <w:rFonts w:cs="Arial"/>
            <w:color w:val="FF0000"/>
            <w:sz w:val="24"/>
            <w:szCs w:val="24"/>
            <w:lang w:val="en-GB"/>
          </w:rPr>
          <w:delText>959375</w:delText>
        </w:r>
        <w:r w:rsidDel="00A84D99">
          <w:rPr>
            <w:rFonts w:cs="Arial"/>
            <w:sz w:val="24"/>
            <w:szCs w:val="24"/>
          </w:rPr>
          <w:delText xml:space="preserve"> </w:delText>
        </w:r>
      </w:del>
      <w:ins w:id="969" w:author="Clive D.W. Feather" w:date="2016-04-12T15:26:00Z">
        <w:r w:rsidR="00A84D99">
          <w:rPr>
            <w:rFonts w:cs="Arial"/>
            <w:color w:val="FF0000"/>
            <w:sz w:val="24"/>
            <w:szCs w:val="24"/>
            <w:lang w:val="en-GB"/>
          </w:rPr>
          <w:t>96</w:t>
        </w:r>
        <w:commentRangeEnd w:id="966"/>
        <w:r w:rsidR="00A84D99">
          <w:rPr>
            <w:rStyle w:val="CommentReference"/>
          </w:rPr>
          <w:commentReference w:id="966"/>
        </w:r>
        <w:r w:rsidR="00A84D99">
          <w:rPr>
            <w:rFonts w:cs="Arial"/>
            <w:sz w:val="24"/>
            <w:szCs w:val="24"/>
          </w:rPr>
          <w:t xml:space="preserve"> </w:t>
        </w:r>
      </w:ins>
      <w:r>
        <w:rPr>
          <w:rFonts w:cs="Arial"/>
          <w:sz w:val="24"/>
          <w:szCs w:val="24"/>
        </w:rPr>
        <w:t xml:space="preserve">s. The </w:t>
      </w:r>
      <w:r>
        <w:rPr>
          <w:rFonts w:ascii="Arial,Italic" w:hAnsi="Arial,Italic" w:cs="Arial,Italic"/>
          <w:i/>
          <w:iCs/>
          <w:sz w:val="24"/>
          <w:szCs w:val="24"/>
        </w:rPr>
        <w:t xml:space="preserve">scanWindow </w:t>
      </w:r>
      <w:r>
        <w:rPr>
          <w:rFonts w:cs="Arial"/>
          <w:sz w:val="24"/>
          <w:szCs w:val="24"/>
        </w:rPr>
        <w:t xml:space="preserve">shall be less than or equal to the </w:t>
      </w:r>
      <w:r>
        <w:rPr>
          <w:rFonts w:ascii="Arial,Italic" w:hAnsi="Arial,Italic" w:cs="Arial,Italic"/>
          <w:i/>
          <w:iCs/>
          <w:sz w:val="24"/>
          <w:szCs w:val="24"/>
        </w:rPr>
        <w:t>scanInterval</w:t>
      </w:r>
      <w:r>
        <w:rPr>
          <w:rFonts w:cs="Arial"/>
          <w:sz w:val="24"/>
          <w:szCs w:val="24"/>
        </w:rPr>
        <w:t xml:space="preserve">. If the </w:t>
      </w:r>
      <w:r>
        <w:rPr>
          <w:rFonts w:ascii="Arial,Italic" w:hAnsi="Arial,Italic" w:cs="Arial,Italic"/>
          <w:i/>
          <w:iCs/>
          <w:sz w:val="24"/>
          <w:szCs w:val="24"/>
        </w:rPr>
        <w:t xml:space="preserve">scanWindow </w:t>
      </w:r>
      <w:r>
        <w:rPr>
          <w:rFonts w:cs="Arial"/>
          <w:sz w:val="24"/>
          <w:szCs w:val="24"/>
        </w:rPr>
        <w:t xml:space="preserve">and the </w:t>
      </w:r>
      <w:r>
        <w:rPr>
          <w:rFonts w:ascii="Arial,Italic" w:hAnsi="Arial,Italic" w:cs="Arial,Italic"/>
          <w:i/>
          <w:iCs/>
          <w:sz w:val="24"/>
          <w:szCs w:val="24"/>
        </w:rPr>
        <w:t xml:space="preserve">scanInterval </w:t>
      </w:r>
      <w:r>
        <w:rPr>
          <w:rFonts w:cs="Arial"/>
          <w:sz w:val="24"/>
          <w:szCs w:val="24"/>
        </w:rPr>
        <w:t>parameters are set to the same value by the Host, the Link Layer should scan continuously.</w:t>
      </w:r>
    </w:p>
    <w:p w14:paraId="5E66FC8D" w14:textId="77777777" w:rsidR="00E40CCE" w:rsidRDefault="00E40CCE" w:rsidP="00E40CCE">
      <w:pPr>
        <w:autoSpaceDE w:val="0"/>
        <w:autoSpaceDN w:val="0"/>
        <w:adjustRightInd w:val="0"/>
        <w:spacing w:after="0" w:line="240" w:lineRule="auto"/>
        <w:rPr>
          <w:rFonts w:cs="Arial"/>
          <w:sz w:val="24"/>
          <w:szCs w:val="24"/>
        </w:rPr>
      </w:pPr>
    </w:p>
    <w:p w14:paraId="2FF39526" w14:textId="77777777" w:rsidR="00E40CCE" w:rsidRDefault="00E40CCE" w:rsidP="00E40CCE">
      <w:pPr>
        <w:autoSpaceDE w:val="0"/>
        <w:autoSpaceDN w:val="0"/>
        <w:adjustRightInd w:val="0"/>
        <w:spacing w:after="0" w:line="240" w:lineRule="auto"/>
        <w:rPr>
          <w:rFonts w:cs="Arial"/>
          <w:color w:val="FF0000"/>
          <w:sz w:val="24"/>
          <w:szCs w:val="24"/>
        </w:rPr>
      </w:pPr>
      <w:r>
        <w:rPr>
          <w:rFonts w:cs="Arial"/>
          <w:sz w:val="24"/>
          <w:szCs w:val="24"/>
        </w:rPr>
        <w:t>The scanner filter policy shall apply when receiving an advertising PDU when scanning.</w:t>
      </w:r>
    </w:p>
    <w:p w14:paraId="2EADAA2C" w14:textId="77777777" w:rsidR="00E40CCE" w:rsidRDefault="00E40CCE" w:rsidP="00E40CCE">
      <w:pPr>
        <w:autoSpaceDE w:val="0"/>
        <w:autoSpaceDN w:val="0"/>
        <w:adjustRightInd w:val="0"/>
        <w:spacing w:after="0" w:line="240" w:lineRule="auto"/>
        <w:rPr>
          <w:rFonts w:cs="Arial"/>
          <w:color w:val="FF0000"/>
          <w:sz w:val="24"/>
          <w:szCs w:val="24"/>
        </w:rPr>
      </w:pPr>
    </w:p>
    <w:p w14:paraId="57662BE1" w14:textId="77777777" w:rsidR="00E40CCE" w:rsidRPr="0025589B" w:rsidRDefault="00BD4035" w:rsidP="00E40CCE">
      <w:pPr>
        <w:autoSpaceDE w:val="0"/>
        <w:autoSpaceDN w:val="0"/>
        <w:adjustRightInd w:val="0"/>
        <w:spacing w:after="0" w:line="240" w:lineRule="auto"/>
        <w:rPr>
          <w:rFonts w:cs="Arial"/>
          <w:color w:val="FF0000"/>
          <w:sz w:val="24"/>
          <w:szCs w:val="24"/>
        </w:rPr>
      </w:pPr>
      <w:r>
        <w:rPr>
          <w:rFonts w:cs="Arial"/>
          <w:color w:val="FF0000"/>
          <w:sz w:val="24"/>
          <w:szCs w:val="24"/>
        </w:rPr>
        <w:t>On receiving a PDU</w:t>
      </w:r>
      <w:r w:rsidR="00E40CCE">
        <w:rPr>
          <w:rFonts w:cs="Arial"/>
          <w:color w:val="FF0000"/>
          <w:sz w:val="24"/>
          <w:szCs w:val="24"/>
        </w:rPr>
        <w:t xml:space="preserve"> w</w:t>
      </w:r>
      <w:r>
        <w:rPr>
          <w:rFonts w:cs="Arial"/>
          <w:color w:val="FF0000"/>
          <w:sz w:val="24"/>
          <w:szCs w:val="24"/>
        </w:rPr>
        <w:t>ith</w:t>
      </w:r>
      <w:r w:rsidR="00E40CCE">
        <w:rPr>
          <w:rFonts w:cs="Arial"/>
          <w:color w:val="FF0000"/>
          <w:sz w:val="24"/>
          <w:szCs w:val="24"/>
        </w:rPr>
        <w:t xml:space="preserve"> the AuxPtr field present, the scanner should </w:t>
      </w:r>
      <w:r>
        <w:rPr>
          <w:rFonts w:cs="Arial"/>
          <w:color w:val="FF0000"/>
          <w:sz w:val="24"/>
          <w:szCs w:val="24"/>
        </w:rPr>
        <w:t xml:space="preserve">also </w:t>
      </w:r>
      <w:r w:rsidR="00E40CCE">
        <w:rPr>
          <w:rFonts w:cs="Arial"/>
          <w:color w:val="FF0000"/>
          <w:sz w:val="24"/>
          <w:szCs w:val="24"/>
        </w:rPr>
        <w:t>listen for the PDU</w:t>
      </w:r>
      <w:r w:rsidR="0092457A">
        <w:rPr>
          <w:rFonts w:cs="Arial"/>
          <w:color w:val="FF0000"/>
          <w:sz w:val="24"/>
          <w:szCs w:val="24"/>
        </w:rPr>
        <w:t xml:space="preserve"> </w:t>
      </w:r>
      <w:r>
        <w:rPr>
          <w:rFonts w:cs="Arial"/>
          <w:color w:val="FF0000"/>
          <w:sz w:val="24"/>
          <w:szCs w:val="24"/>
        </w:rPr>
        <w:t>it points to</w:t>
      </w:r>
      <w:r w:rsidR="00765AC0">
        <w:rPr>
          <w:rFonts w:cs="Arial"/>
          <w:color w:val="FF0000"/>
          <w:sz w:val="24"/>
          <w:szCs w:val="24"/>
        </w:rPr>
        <w:t xml:space="preserve"> (provided that it supports the PHY specified in the AuxPtr field)</w:t>
      </w:r>
      <w:r w:rsidR="007D070A">
        <w:rPr>
          <w:rFonts w:cs="Arial"/>
          <w:color w:val="FF0000"/>
          <w:sz w:val="24"/>
          <w:szCs w:val="24"/>
        </w:rPr>
        <w:t xml:space="preserve">. </w:t>
      </w:r>
    </w:p>
    <w:p w14:paraId="05AE4509" w14:textId="77777777" w:rsidR="00E40CCE" w:rsidRDefault="00E40CCE" w:rsidP="00E40CCE">
      <w:pPr>
        <w:autoSpaceDE w:val="0"/>
        <w:autoSpaceDN w:val="0"/>
        <w:adjustRightInd w:val="0"/>
        <w:spacing w:after="0" w:line="240" w:lineRule="auto"/>
        <w:rPr>
          <w:rFonts w:cs="Arial"/>
          <w:sz w:val="24"/>
          <w:szCs w:val="24"/>
        </w:rPr>
      </w:pPr>
    </w:p>
    <w:p w14:paraId="099B2C23" w14:textId="77777777" w:rsidR="00E40CCE" w:rsidRDefault="00E40CCE" w:rsidP="00E40CCE">
      <w:pPr>
        <w:autoSpaceDE w:val="0"/>
        <w:autoSpaceDN w:val="0"/>
        <w:adjustRightInd w:val="0"/>
        <w:spacing w:after="0" w:line="240" w:lineRule="auto"/>
        <w:rPr>
          <w:rFonts w:cs="Arial"/>
          <w:strike/>
          <w:sz w:val="24"/>
          <w:szCs w:val="24"/>
        </w:rPr>
      </w:pPr>
      <w:r w:rsidRPr="0025589B">
        <w:rPr>
          <w:rFonts w:cs="Arial"/>
          <w:strike/>
          <w:sz w:val="24"/>
          <w:szCs w:val="24"/>
        </w:rPr>
        <w:t>For each non-duplicate ADV_IND, ADV_SCAN_IND, ADV_NONCONN_IND, ADV_DIRECT_IND, or SCAN_RSP PDU from an advertiser, the Link Layer shall send an advertising report to the Host. The advertising report shall contain at least the advertiser's device address and advertising data or scan response data if present. Duplicate advertising reports are not required to be sent to the Host. A duplicate advertising report is an advertising report for the same device address while the Link Layer stays in the Scanning State. The advertising data may change; advertising data or scan response data is not considered significant when determining duplicate advertising reports.</w:t>
      </w:r>
    </w:p>
    <w:p w14:paraId="20F8E13B" w14:textId="77777777" w:rsidR="00E40CCE" w:rsidRPr="0025589B" w:rsidRDefault="00E40CCE" w:rsidP="00E40CCE">
      <w:pPr>
        <w:autoSpaceDE w:val="0"/>
        <w:autoSpaceDN w:val="0"/>
        <w:adjustRightInd w:val="0"/>
        <w:spacing w:after="0" w:line="240" w:lineRule="auto"/>
        <w:rPr>
          <w:rFonts w:cs="Arial"/>
          <w:color w:val="00B050"/>
          <w:sz w:val="24"/>
          <w:szCs w:val="24"/>
        </w:rPr>
      </w:pPr>
      <w:r>
        <w:rPr>
          <w:rFonts w:cs="Arial"/>
          <w:color w:val="00B050"/>
          <w:sz w:val="24"/>
          <w:szCs w:val="24"/>
        </w:rPr>
        <w:t>[Moved to new section 4.4.3.3]</w:t>
      </w:r>
    </w:p>
    <w:p w14:paraId="06E555DA" w14:textId="77777777" w:rsidR="00E40CCE" w:rsidRDefault="00E40CCE" w:rsidP="00E40CCE">
      <w:pPr>
        <w:autoSpaceDE w:val="0"/>
        <w:autoSpaceDN w:val="0"/>
        <w:adjustRightInd w:val="0"/>
        <w:spacing w:after="0" w:line="240" w:lineRule="auto"/>
        <w:rPr>
          <w:rFonts w:cs="Arial"/>
          <w:sz w:val="24"/>
          <w:szCs w:val="24"/>
        </w:rPr>
      </w:pPr>
    </w:p>
    <w:p w14:paraId="271B2F43" w14:textId="77777777" w:rsidR="00E40CCE" w:rsidRPr="003928DF" w:rsidRDefault="00DC1422" w:rsidP="00F03F8D">
      <w:pPr>
        <w:pStyle w:val="Heading3"/>
      </w:pPr>
      <w:bookmarkStart w:id="970" w:name="_Toc443590509"/>
      <w:bookmarkStart w:id="971" w:name="_Toc448771490"/>
      <w:r w:rsidRPr="00B03027">
        <w:t xml:space="preserve">[Modified Section] </w:t>
      </w:r>
      <w:r w:rsidR="00E40CCE" w:rsidRPr="00F03F8D">
        <w:t>4.4.3.2 Active Scanning</w:t>
      </w:r>
      <w:bookmarkEnd w:id="970"/>
      <w:bookmarkEnd w:id="971"/>
    </w:p>
    <w:p w14:paraId="58F0F77A" w14:textId="77777777" w:rsidR="00E40CCE" w:rsidRPr="00B03027" w:rsidRDefault="007B04AF" w:rsidP="00E40CCE">
      <w:pPr>
        <w:autoSpaceDE w:val="0"/>
        <w:autoSpaceDN w:val="0"/>
        <w:adjustRightInd w:val="0"/>
        <w:spacing w:after="0" w:line="240" w:lineRule="auto"/>
        <w:rPr>
          <w:b/>
        </w:rPr>
      </w:pPr>
      <w:r w:rsidRPr="00B03027">
        <w:rPr>
          <w:b/>
        </w:rPr>
        <w:t>4.4.3.2 Active Scanning</w:t>
      </w:r>
    </w:p>
    <w:p w14:paraId="2F52F0DE" w14:textId="77777777" w:rsidR="007B04AF" w:rsidRDefault="007B04AF" w:rsidP="00E40CCE">
      <w:pPr>
        <w:autoSpaceDE w:val="0"/>
        <w:autoSpaceDN w:val="0"/>
        <w:adjustRightInd w:val="0"/>
        <w:spacing w:after="0" w:line="240" w:lineRule="auto"/>
        <w:rPr>
          <w:rFonts w:cs="Arial"/>
          <w:sz w:val="24"/>
          <w:szCs w:val="24"/>
        </w:rPr>
      </w:pPr>
    </w:p>
    <w:p w14:paraId="1BEF3D8E" w14:textId="77777777" w:rsidR="00E40CCE" w:rsidRDefault="00E40CCE" w:rsidP="00E40CCE">
      <w:pPr>
        <w:autoSpaceDE w:val="0"/>
        <w:autoSpaceDN w:val="0"/>
        <w:adjustRightInd w:val="0"/>
        <w:spacing w:after="0" w:line="240" w:lineRule="auto"/>
        <w:rPr>
          <w:rFonts w:cs="Arial"/>
          <w:sz w:val="24"/>
          <w:szCs w:val="24"/>
        </w:rPr>
      </w:pPr>
      <w:r>
        <w:rPr>
          <w:rFonts w:cs="Arial"/>
          <w:sz w:val="24"/>
          <w:szCs w:val="24"/>
        </w:rPr>
        <w:t>In active scanning, the Link Layer shall listen for advertising PDUs and depending on the advertising PDU type it may request an advertiser to send additional information.</w:t>
      </w:r>
    </w:p>
    <w:p w14:paraId="4419404F" w14:textId="77777777" w:rsidR="00E40CCE" w:rsidRDefault="00E40CCE" w:rsidP="00E40CCE">
      <w:pPr>
        <w:autoSpaceDE w:val="0"/>
        <w:autoSpaceDN w:val="0"/>
        <w:adjustRightInd w:val="0"/>
        <w:spacing w:after="0" w:line="240" w:lineRule="auto"/>
        <w:rPr>
          <w:rFonts w:cs="Arial"/>
          <w:sz w:val="24"/>
          <w:szCs w:val="24"/>
        </w:rPr>
      </w:pPr>
    </w:p>
    <w:p w14:paraId="17C4FABB" w14:textId="66554314" w:rsidR="00E40CCE" w:rsidRPr="0025589B" w:rsidRDefault="00E40CCE" w:rsidP="00E40CCE">
      <w:pPr>
        <w:autoSpaceDE w:val="0"/>
        <w:autoSpaceDN w:val="0"/>
        <w:adjustRightInd w:val="0"/>
        <w:spacing w:after="0" w:line="240" w:lineRule="auto"/>
        <w:rPr>
          <w:rFonts w:cs="Arial"/>
          <w:color w:val="FF0000"/>
          <w:sz w:val="24"/>
          <w:szCs w:val="24"/>
        </w:rPr>
      </w:pPr>
      <w:r>
        <w:rPr>
          <w:rFonts w:cs="Arial"/>
          <w:sz w:val="24"/>
          <w:szCs w:val="24"/>
        </w:rPr>
        <w:t xml:space="preserve">The Link Layer shall </w:t>
      </w:r>
      <w:r w:rsidRPr="0025589B">
        <w:rPr>
          <w:rFonts w:cs="Arial"/>
          <w:strike/>
          <w:sz w:val="24"/>
          <w:szCs w:val="24"/>
        </w:rPr>
        <w:t xml:space="preserve">not </w:t>
      </w:r>
      <w:r>
        <w:rPr>
          <w:rFonts w:cs="Arial"/>
          <w:color w:val="FF0000"/>
          <w:sz w:val="24"/>
          <w:szCs w:val="24"/>
        </w:rPr>
        <w:t xml:space="preserve">only </w:t>
      </w:r>
      <w:r>
        <w:rPr>
          <w:rFonts w:cs="Arial"/>
          <w:sz w:val="24"/>
          <w:szCs w:val="24"/>
        </w:rPr>
        <w:t xml:space="preserve">send a SCAN_REQ PDU to an advertiser from which an </w:t>
      </w:r>
      <w:r w:rsidRPr="0025589B">
        <w:rPr>
          <w:rFonts w:cs="Arial"/>
          <w:strike/>
          <w:sz w:val="24"/>
          <w:szCs w:val="24"/>
        </w:rPr>
        <w:t>ADV_DIRECT_IND PDU or ADV_NONCONN_IND</w:t>
      </w:r>
      <w:r>
        <w:rPr>
          <w:rFonts w:cs="Arial"/>
          <w:sz w:val="24"/>
          <w:szCs w:val="24"/>
        </w:rPr>
        <w:t xml:space="preserve"> </w:t>
      </w:r>
      <w:r w:rsidR="00CE1826">
        <w:rPr>
          <w:rFonts w:cs="Arial"/>
          <w:color w:val="FF0000"/>
          <w:sz w:val="24"/>
          <w:szCs w:val="24"/>
        </w:rPr>
        <w:t>ADV_IND PDU or</w:t>
      </w:r>
      <w:r>
        <w:rPr>
          <w:rFonts w:cs="Arial"/>
          <w:color w:val="FF0000"/>
          <w:sz w:val="24"/>
          <w:szCs w:val="24"/>
        </w:rPr>
        <w:t xml:space="preserve"> ADV_SCAN_IND </w:t>
      </w:r>
      <w:r>
        <w:rPr>
          <w:rFonts w:cs="Arial"/>
          <w:sz w:val="24"/>
          <w:szCs w:val="24"/>
        </w:rPr>
        <w:t>PDU</w:t>
      </w:r>
      <w:r w:rsidR="001276A7" w:rsidRPr="00CE1826">
        <w:rPr>
          <w:rFonts w:cs="Arial"/>
          <w:strike/>
          <w:sz w:val="24"/>
          <w:szCs w:val="24"/>
        </w:rPr>
        <w:t>,</w:t>
      </w:r>
      <w:r>
        <w:rPr>
          <w:rFonts w:cs="Arial"/>
          <w:color w:val="FF0000"/>
          <w:sz w:val="24"/>
          <w:szCs w:val="24"/>
        </w:rPr>
        <w:t xml:space="preserve"> </w:t>
      </w:r>
      <w:r>
        <w:rPr>
          <w:rFonts w:cs="Arial"/>
          <w:sz w:val="24"/>
          <w:szCs w:val="24"/>
        </w:rPr>
        <w:t>is received.</w:t>
      </w:r>
      <w:r>
        <w:rPr>
          <w:rFonts w:cs="Arial"/>
          <w:color w:val="FF0000"/>
          <w:sz w:val="24"/>
          <w:szCs w:val="24"/>
        </w:rPr>
        <w:t xml:space="preserve"> The Link Layer shall only send an AUX_SCAN_REQ PDU to an advertiser from which a scannable AUX_ADV_IND is received.</w:t>
      </w:r>
    </w:p>
    <w:p w14:paraId="7AD39E37" w14:textId="77777777" w:rsidR="00E40CCE" w:rsidRDefault="00E40CCE" w:rsidP="00E40CCE">
      <w:pPr>
        <w:autoSpaceDE w:val="0"/>
        <w:autoSpaceDN w:val="0"/>
        <w:adjustRightInd w:val="0"/>
        <w:spacing w:after="0" w:line="240" w:lineRule="auto"/>
        <w:rPr>
          <w:rFonts w:cs="Arial"/>
          <w:sz w:val="24"/>
          <w:szCs w:val="24"/>
        </w:rPr>
      </w:pPr>
    </w:p>
    <w:p w14:paraId="23698C5C" w14:textId="4CDFDABE" w:rsidR="004B37D7" w:rsidRPr="00F301D3" w:rsidRDefault="00E40CCE" w:rsidP="00E40CCE">
      <w:pPr>
        <w:autoSpaceDE w:val="0"/>
        <w:autoSpaceDN w:val="0"/>
        <w:adjustRightInd w:val="0"/>
        <w:spacing w:after="0" w:line="240" w:lineRule="auto"/>
        <w:rPr>
          <w:rFonts w:cs="Arial"/>
          <w:color w:val="FF0000"/>
          <w:sz w:val="24"/>
          <w:szCs w:val="24"/>
        </w:rPr>
      </w:pPr>
      <w:r>
        <w:rPr>
          <w:rFonts w:cs="Arial"/>
          <w:sz w:val="24"/>
          <w:szCs w:val="24"/>
        </w:rPr>
        <w:t xml:space="preserve">The Link Layer shall send at least one SCAN_REQ PDU after entering the Scanning State to all advertisers that are allowed by the scanner filter policy from which ADV_IND </w:t>
      </w:r>
      <w:r>
        <w:rPr>
          <w:rFonts w:cs="Arial"/>
          <w:color w:val="FF0000"/>
          <w:sz w:val="24"/>
          <w:szCs w:val="24"/>
        </w:rPr>
        <w:t>PDUs,</w:t>
      </w:r>
      <w:r w:rsidRPr="0025589B">
        <w:rPr>
          <w:rFonts w:cs="Arial"/>
          <w:strike/>
          <w:sz w:val="24"/>
          <w:szCs w:val="24"/>
        </w:rPr>
        <w:t>or</w:t>
      </w:r>
      <w:r>
        <w:rPr>
          <w:rFonts w:cs="Arial"/>
          <w:sz w:val="24"/>
          <w:szCs w:val="24"/>
        </w:rPr>
        <w:t xml:space="preserve"> ADV_SCAN_IND PDU</w:t>
      </w:r>
      <w:r w:rsidRPr="0025589B">
        <w:rPr>
          <w:rFonts w:cs="Arial"/>
          <w:sz w:val="24"/>
          <w:szCs w:val="24"/>
        </w:rPr>
        <w:t>s</w:t>
      </w:r>
      <w:r>
        <w:rPr>
          <w:rFonts w:cs="Arial"/>
          <w:color w:val="FF0000"/>
          <w:sz w:val="24"/>
          <w:szCs w:val="24"/>
        </w:rPr>
        <w:t xml:space="preserve"> </w:t>
      </w:r>
      <w:r>
        <w:rPr>
          <w:rFonts w:cs="Arial"/>
          <w:sz w:val="24"/>
          <w:szCs w:val="24"/>
        </w:rPr>
        <w:t xml:space="preserve">are received. </w:t>
      </w:r>
      <w:r w:rsidRPr="002E1619">
        <w:rPr>
          <w:rFonts w:cs="Arial"/>
          <w:strike/>
          <w:sz w:val="24"/>
          <w:szCs w:val="24"/>
        </w:rPr>
        <w:t>The Link Layer should interleave SCAN_REQ PDUs to multiple advertisers.</w:t>
      </w:r>
      <w:r>
        <w:rPr>
          <w:rFonts w:cs="Arial"/>
          <w:sz w:val="24"/>
          <w:szCs w:val="24"/>
        </w:rPr>
        <w:t xml:space="preserve"> </w:t>
      </w:r>
      <w:r w:rsidR="000C72A9" w:rsidRPr="00F301D3">
        <w:rPr>
          <w:rFonts w:cs="Arial"/>
          <w:color w:val="FF0000"/>
          <w:sz w:val="24"/>
          <w:szCs w:val="24"/>
        </w:rPr>
        <w:t xml:space="preserve">The </w:t>
      </w:r>
      <w:r w:rsidR="00234FBB">
        <w:rPr>
          <w:rFonts w:cs="Arial"/>
          <w:color w:val="FF0000"/>
          <w:sz w:val="24"/>
          <w:szCs w:val="24"/>
        </w:rPr>
        <w:t>Link Layer shall ignore the</w:t>
      </w:r>
      <w:r w:rsidR="00D1608C">
        <w:rPr>
          <w:rFonts w:cs="Arial"/>
          <w:color w:val="FF0000"/>
          <w:sz w:val="24"/>
          <w:szCs w:val="24"/>
        </w:rPr>
        <w:t xml:space="preserve"> scannable ADV_EXT_IND PDU </w:t>
      </w:r>
      <w:r w:rsidR="00234FBB">
        <w:rPr>
          <w:rFonts w:cs="Arial"/>
          <w:color w:val="FF0000"/>
          <w:sz w:val="24"/>
          <w:szCs w:val="24"/>
        </w:rPr>
        <w:t>if the</w:t>
      </w:r>
      <w:r w:rsidR="00D1608C">
        <w:rPr>
          <w:rFonts w:cs="Arial"/>
          <w:color w:val="FF0000"/>
          <w:sz w:val="24"/>
          <w:szCs w:val="24"/>
        </w:rPr>
        <w:t xml:space="preserve"> TargetA field </w:t>
      </w:r>
      <w:r w:rsidR="00234FBB">
        <w:rPr>
          <w:rFonts w:cs="Arial"/>
          <w:color w:val="FF0000"/>
          <w:sz w:val="24"/>
          <w:szCs w:val="24"/>
        </w:rPr>
        <w:t>is present and it does not match the Link Layer’s device address.</w:t>
      </w:r>
    </w:p>
    <w:p w14:paraId="233A59F3" w14:textId="77777777" w:rsidR="004B37D7" w:rsidRDefault="004B37D7" w:rsidP="00E40CCE">
      <w:pPr>
        <w:autoSpaceDE w:val="0"/>
        <w:autoSpaceDN w:val="0"/>
        <w:adjustRightInd w:val="0"/>
        <w:spacing w:after="0" w:line="240" w:lineRule="auto"/>
        <w:rPr>
          <w:rFonts w:cs="Arial"/>
          <w:sz w:val="24"/>
          <w:szCs w:val="24"/>
        </w:rPr>
      </w:pPr>
    </w:p>
    <w:p w14:paraId="10997F6B" w14:textId="77777777" w:rsidR="004B37D7" w:rsidRDefault="004B37D7" w:rsidP="00E40CCE">
      <w:pPr>
        <w:autoSpaceDE w:val="0"/>
        <w:autoSpaceDN w:val="0"/>
        <w:adjustRightInd w:val="0"/>
        <w:spacing w:after="0" w:line="240" w:lineRule="auto"/>
        <w:rPr>
          <w:rFonts w:cs="Arial"/>
          <w:color w:val="FF0000"/>
          <w:sz w:val="24"/>
          <w:szCs w:val="24"/>
        </w:rPr>
      </w:pPr>
      <w:r>
        <w:rPr>
          <w:rFonts w:cs="Arial"/>
          <w:color w:val="FF0000"/>
          <w:sz w:val="24"/>
          <w:szCs w:val="24"/>
        </w:rPr>
        <w:t xml:space="preserve">If the Link Layer has not already sent at least one SCAN_REQ PDU after entering the Scanning State to all advertisers that are allowed by the scanner filter policy, the Link Layer shall send at least one AUX_SCAN_REQ PDU after entering the Scanning State to all advertisers that are allowed by the scanner filter policy from which scannable AUX_ADV_IND PDUs are received. </w:t>
      </w:r>
      <w:r w:rsidR="000C72A9" w:rsidRPr="00912C11">
        <w:rPr>
          <w:rFonts w:cs="Arial"/>
          <w:color w:val="FF0000"/>
          <w:sz w:val="24"/>
          <w:szCs w:val="24"/>
        </w:rPr>
        <w:t xml:space="preserve">The </w:t>
      </w:r>
      <w:r w:rsidR="000C72A9">
        <w:rPr>
          <w:rFonts w:cs="Arial"/>
          <w:color w:val="FF0000"/>
          <w:sz w:val="24"/>
          <w:szCs w:val="24"/>
        </w:rPr>
        <w:t>Link Layer shall ignore the scannable AUX_ADV_IND PDU if the TargetA field is present and it does not match the Link Layer’s device address.</w:t>
      </w:r>
    </w:p>
    <w:p w14:paraId="6BB9F1ED" w14:textId="77777777" w:rsidR="004B37D7" w:rsidRDefault="004B37D7" w:rsidP="00E40CCE">
      <w:pPr>
        <w:autoSpaceDE w:val="0"/>
        <w:autoSpaceDN w:val="0"/>
        <w:adjustRightInd w:val="0"/>
        <w:spacing w:after="0" w:line="240" w:lineRule="auto"/>
        <w:rPr>
          <w:rFonts w:cs="Arial"/>
          <w:color w:val="FF0000"/>
          <w:sz w:val="24"/>
          <w:szCs w:val="24"/>
        </w:rPr>
      </w:pPr>
    </w:p>
    <w:p w14:paraId="57830AEE" w14:textId="29E81CD2" w:rsidR="00E40CCE" w:rsidRPr="0025589B" w:rsidRDefault="00E40CCE" w:rsidP="00E40CCE">
      <w:pPr>
        <w:autoSpaceDE w:val="0"/>
        <w:autoSpaceDN w:val="0"/>
        <w:adjustRightInd w:val="0"/>
        <w:spacing w:after="0" w:line="240" w:lineRule="auto"/>
        <w:rPr>
          <w:rFonts w:cs="Arial"/>
          <w:color w:val="FF0000"/>
          <w:sz w:val="24"/>
          <w:szCs w:val="24"/>
        </w:rPr>
      </w:pPr>
      <w:r>
        <w:rPr>
          <w:rFonts w:cs="Arial"/>
          <w:sz w:val="24"/>
          <w:szCs w:val="24"/>
        </w:rPr>
        <w:t xml:space="preserve">The Link Layer shall continue to send SCAN_REQ </w:t>
      </w:r>
      <w:r w:rsidR="004B37D7">
        <w:rPr>
          <w:rFonts w:cs="Arial"/>
          <w:color w:val="FF0000"/>
          <w:sz w:val="24"/>
          <w:szCs w:val="24"/>
        </w:rPr>
        <w:t xml:space="preserve">or AUX_SCAN_REQ </w:t>
      </w:r>
      <w:r>
        <w:rPr>
          <w:rFonts w:cs="Arial"/>
          <w:sz w:val="24"/>
          <w:szCs w:val="24"/>
        </w:rPr>
        <w:t>PDUs to an advertiser that is allowed by the advertiser filter policy until it has received at least one SCAN_RSP PDU from that advertiser.</w:t>
      </w:r>
      <w:r w:rsidR="004B37D7">
        <w:rPr>
          <w:rFonts w:cs="Arial"/>
          <w:sz w:val="24"/>
          <w:szCs w:val="24"/>
        </w:rPr>
        <w:t xml:space="preserve"> </w:t>
      </w:r>
      <w:r w:rsidR="00D87EC7">
        <w:rPr>
          <w:rFonts w:cs="Arial"/>
          <w:color w:val="FF0000"/>
          <w:sz w:val="24"/>
          <w:szCs w:val="24"/>
        </w:rPr>
        <w:t>A scanner should not send multiple AUX_SCAN_R</w:t>
      </w:r>
      <w:r w:rsidR="0005365E">
        <w:rPr>
          <w:rFonts w:cs="Arial"/>
          <w:color w:val="FF0000"/>
          <w:sz w:val="24"/>
          <w:szCs w:val="24"/>
        </w:rPr>
        <w:t>E</w:t>
      </w:r>
      <w:r w:rsidR="00F72E23">
        <w:rPr>
          <w:rFonts w:cs="Arial"/>
          <w:color w:val="FF0000"/>
          <w:sz w:val="24"/>
          <w:szCs w:val="24"/>
        </w:rPr>
        <w:t xml:space="preserve">Q </w:t>
      </w:r>
      <w:r w:rsidR="00D87EC7">
        <w:rPr>
          <w:rFonts w:cs="Arial"/>
          <w:color w:val="FF0000"/>
          <w:sz w:val="24"/>
          <w:szCs w:val="24"/>
        </w:rPr>
        <w:t>PDUs to an advertiser if the ADI field in the AUX_ADV_IND PDUs does not change.</w:t>
      </w:r>
    </w:p>
    <w:p w14:paraId="594733C9" w14:textId="77777777" w:rsidR="00E40CCE" w:rsidRDefault="00E40CCE" w:rsidP="00E40CCE">
      <w:pPr>
        <w:autoSpaceDE w:val="0"/>
        <w:autoSpaceDN w:val="0"/>
        <w:adjustRightInd w:val="0"/>
        <w:spacing w:after="0" w:line="240" w:lineRule="auto"/>
        <w:rPr>
          <w:rFonts w:cs="Arial"/>
          <w:color w:val="FF0000"/>
          <w:sz w:val="24"/>
          <w:szCs w:val="24"/>
        </w:rPr>
      </w:pPr>
    </w:p>
    <w:p w14:paraId="1B9A925E" w14:textId="77777777" w:rsidR="00E40CCE" w:rsidRDefault="00E40CCE" w:rsidP="00E40CCE">
      <w:pPr>
        <w:autoSpaceDE w:val="0"/>
        <w:autoSpaceDN w:val="0"/>
        <w:adjustRightInd w:val="0"/>
        <w:spacing w:after="0" w:line="240" w:lineRule="auto"/>
        <w:rPr>
          <w:rFonts w:cs="Arial"/>
          <w:sz w:val="24"/>
          <w:szCs w:val="24"/>
        </w:rPr>
      </w:pPr>
      <w:r>
        <w:rPr>
          <w:rFonts w:cs="Arial"/>
          <w:sz w:val="24"/>
          <w:szCs w:val="24"/>
        </w:rPr>
        <w:t xml:space="preserve">The scanner shall run a backoff procedure to minimize collisions of SCAN_REQ </w:t>
      </w:r>
      <w:r>
        <w:rPr>
          <w:rFonts w:cs="Arial"/>
          <w:color w:val="FF0000"/>
          <w:sz w:val="24"/>
          <w:szCs w:val="24"/>
        </w:rPr>
        <w:t xml:space="preserve">or AUX_SCAN_REQ </w:t>
      </w:r>
      <w:r>
        <w:rPr>
          <w:rFonts w:cs="Arial"/>
          <w:sz w:val="24"/>
          <w:szCs w:val="24"/>
        </w:rPr>
        <w:t>PDUs from multiple scanners.</w:t>
      </w:r>
    </w:p>
    <w:p w14:paraId="13EDECA7" w14:textId="77777777" w:rsidR="00E40CCE" w:rsidRDefault="00E40CCE" w:rsidP="00E40CCE">
      <w:pPr>
        <w:autoSpaceDE w:val="0"/>
        <w:autoSpaceDN w:val="0"/>
        <w:adjustRightInd w:val="0"/>
        <w:spacing w:after="0" w:line="240" w:lineRule="auto"/>
        <w:rPr>
          <w:rFonts w:cs="Arial"/>
          <w:sz w:val="24"/>
          <w:szCs w:val="24"/>
        </w:rPr>
      </w:pPr>
    </w:p>
    <w:p w14:paraId="299C879B" w14:textId="77777777" w:rsidR="00E40CCE" w:rsidRDefault="00E40CCE" w:rsidP="00E40CCE">
      <w:pPr>
        <w:autoSpaceDE w:val="0"/>
        <w:autoSpaceDN w:val="0"/>
        <w:adjustRightInd w:val="0"/>
        <w:spacing w:after="0" w:line="240" w:lineRule="auto"/>
        <w:rPr>
          <w:rFonts w:cs="Arial"/>
          <w:sz w:val="24"/>
          <w:szCs w:val="24"/>
        </w:rPr>
      </w:pPr>
      <w:r>
        <w:rPr>
          <w:rFonts w:cs="Arial"/>
          <w:sz w:val="24"/>
          <w:szCs w:val="24"/>
        </w:rPr>
        <w:t xml:space="preserve">The backoff procedure uses two parameters, </w:t>
      </w:r>
      <w:r>
        <w:rPr>
          <w:rFonts w:ascii="Arial,Italic" w:hAnsi="Arial,Italic" w:cs="Arial,Italic"/>
          <w:i/>
          <w:iCs/>
          <w:sz w:val="24"/>
          <w:szCs w:val="24"/>
        </w:rPr>
        <w:t xml:space="preserve">backoffCount </w:t>
      </w:r>
      <w:r>
        <w:rPr>
          <w:rFonts w:cs="Arial"/>
          <w:sz w:val="24"/>
          <w:szCs w:val="24"/>
        </w:rPr>
        <w:t xml:space="preserve">and </w:t>
      </w:r>
      <w:r>
        <w:rPr>
          <w:rFonts w:ascii="Arial,Italic" w:hAnsi="Arial,Italic" w:cs="Arial,Italic"/>
          <w:i/>
          <w:iCs/>
          <w:sz w:val="24"/>
          <w:szCs w:val="24"/>
        </w:rPr>
        <w:t xml:space="preserve">upperLimit </w:t>
      </w:r>
      <w:r>
        <w:rPr>
          <w:rFonts w:cs="Arial"/>
          <w:sz w:val="24"/>
          <w:szCs w:val="24"/>
        </w:rPr>
        <w:t>to restrict the number of SCAN_REQ PDUs sent when collisions occur on SCAN_RSP PDUs.</w:t>
      </w:r>
    </w:p>
    <w:p w14:paraId="750AFCFA" w14:textId="77777777" w:rsidR="00E40CCE" w:rsidRDefault="00E40CCE" w:rsidP="00E40CCE">
      <w:pPr>
        <w:autoSpaceDE w:val="0"/>
        <w:autoSpaceDN w:val="0"/>
        <w:adjustRightInd w:val="0"/>
        <w:spacing w:after="0" w:line="240" w:lineRule="auto"/>
        <w:rPr>
          <w:rFonts w:cs="Arial"/>
          <w:sz w:val="24"/>
          <w:szCs w:val="24"/>
        </w:rPr>
      </w:pPr>
    </w:p>
    <w:p w14:paraId="41980173" w14:textId="77777777" w:rsidR="00E40CCE" w:rsidRDefault="00E40CCE" w:rsidP="00E40CCE">
      <w:pPr>
        <w:autoSpaceDE w:val="0"/>
        <w:autoSpaceDN w:val="0"/>
        <w:adjustRightInd w:val="0"/>
        <w:spacing w:after="0" w:line="240" w:lineRule="auto"/>
        <w:rPr>
          <w:rFonts w:cs="Arial"/>
          <w:sz w:val="24"/>
          <w:szCs w:val="24"/>
        </w:rPr>
      </w:pPr>
      <w:r>
        <w:rPr>
          <w:rFonts w:cs="Arial"/>
          <w:sz w:val="24"/>
          <w:szCs w:val="24"/>
        </w:rPr>
        <w:t xml:space="preserve">Upon entering the Scanning State, the </w:t>
      </w:r>
      <w:r>
        <w:rPr>
          <w:rFonts w:ascii="Arial,Italic" w:hAnsi="Arial,Italic" w:cs="Arial,Italic"/>
          <w:i/>
          <w:iCs/>
          <w:sz w:val="24"/>
          <w:szCs w:val="24"/>
        </w:rPr>
        <w:t xml:space="preserve">upperLimit </w:t>
      </w:r>
      <w:r>
        <w:rPr>
          <w:rFonts w:cs="Arial"/>
          <w:sz w:val="24"/>
          <w:szCs w:val="24"/>
        </w:rPr>
        <w:t>shall be set to one and the</w:t>
      </w:r>
    </w:p>
    <w:p w14:paraId="7F7C71B7" w14:textId="77777777" w:rsidR="00E40CCE" w:rsidRDefault="00E40CCE" w:rsidP="00E40CCE">
      <w:pPr>
        <w:autoSpaceDE w:val="0"/>
        <w:autoSpaceDN w:val="0"/>
        <w:adjustRightInd w:val="0"/>
        <w:spacing w:after="0" w:line="240" w:lineRule="auto"/>
        <w:rPr>
          <w:rFonts w:cs="Arial"/>
          <w:sz w:val="24"/>
          <w:szCs w:val="24"/>
        </w:rPr>
      </w:pPr>
      <w:r>
        <w:rPr>
          <w:rFonts w:ascii="Arial,Italic" w:hAnsi="Arial,Italic" w:cs="Arial,Italic"/>
          <w:i/>
          <w:iCs/>
          <w:sz w:val="24"/>
          <w:szCs w:val="24"/>
        </w:rPr>
        <w:t xml:space="preserve">backoffCount </w:t>
      </w:r>
      <w:r>
        <w:rPr>
          <w:rFonts w:cs="Arial"/>
          <w:sz w:val="24"/>
          <w:szCs w:val="24"/>
        </w:rPr>
        <w:t>shall be set to one.</w:t>
      </w:r>
    </w:p>
    <w:p w14:paraId="64236A9F" w14:textId="77777777" w:rsidR="00E40CCE" w:rsidRDefault="00E40CCE" w:rsidP="00E40CCE">
      <w:pPr>
        <w:autoSpaceDE w:val="0"/>
        <w:autoSpaceDN w:val="0"/>
        <w:adjustRightInd w:val="0"/>
        <w:spacing w:after="0" w:line="240" w:lineRule="auto"/>
        <w:rPr>
          <w:rFonts w:cs="Arial"/>
          <w:sz w:val="24"/>
          <w:szCs w:val="24"/>
        </w:rPr>
      </w:pPr>
    </w:p>
    <w:p w14:paraId="3DBE3A64" w14:textId="1AC858CF" w:rsidR="00E40CCE" w:rsidRPr="00AA19FA" w:rsidRDefault="00E40CCE" w:rsidP="00E40CCE">
      <w:pPr>
        <w:autoSpaceDE w:val="0"/>
        <w:autoSpaceDN w:val="0"/>
        <w:adjustRightInd w:val="0"/>
        <w:spacing w:after="0" w:line="240" w:lineRule="auto"/>
        <w:rPr>
          <w:rFonts w:cs="Arial"/>
          <w:sz w:val="24"/>
          <w:szCs w:val="24"/>
        </w:rPr>
      </w:pPr>
      <w:r>
        <w:rPr>
          <w:rFonts w:cs="Arial"/>
          <w:sz w:val="24"/>
          <w:szCs w:val="24"/>
        </w:rPr>
        <w:t xml:space="preserve">On every received ADV_IND </w:t>
      </w:r>
      <w:r w:rsidRPr="00353694">
        <w:rPr>
          <w:rFonts w:cs="Arial"/>
          <w:strike/>
          <w:sz w:val="24"/>
          <w:szCs w:val="24"/>
        </w:rPr>
        <w:t>PDU</w:t>
      </w:r>
      <w:r>
        <w:rPr>
          <w:rFonts w:cs="Arial"/>
          <w:color w:val="FF0000"/>
          <w:sz w:val="24"/>
          <w:szCs w:val="24"/>
        </w:rPr>
        <w:t>,</w:t>
      </w:r>
      <w:r w:rsidRPr="0025589B">
        <w:rPr>
          <w:rFonts w:cs="Arial"/>
          <w:strike/>
          <w:sz w:val="24"/>
          <w:szCs w:val="24"/>
        </w:rPr>
        <w:t xml:space="preserve"> or</w:t>
      </w:r>
      <w:r>
        <w:rPr>
          <w:rFonts w:cs="Arial"/>
          <w:sz w:val="24"/>
          <w:szCs w:val="24"/>
        </w:rPr>
        <w:t xml:space="preserve"> ADV_SCAN_IND </w:t>
      </w:r>
      <w:r w:rsidRPr="00353694">
        <w:rPr>
          <w:rFonts w:cs="Arial"/>
          <w:strike/>
          <w:sz w:val="24"/>
          <w:szCs w:val="24"/>
        </w:rPr>
        <w:t>PDU</w:t>
      </w:r>
      <w:r>
        <w:rPr>
          <w:rFonts w:cs="Arial"/>
          <w:color w:val="FF0000"/>
          <w:sz w:val="24"/>
          <w:szCs w:val="24"/>
        </w:rPr>
        <w:t>, or scannable AUX_ADV_IND</w:t>
      </w:r>
      <w:r w:rsidR="00236695">
        <w:rPr>
          <w:rFonts w:cs="Arial"/>
          <w:color w:val="FF0000"/>
          <w:sz w:val="24"/>
          <w:szCs w:val="24"/>
        </w:rPr>
        <w:t xml:space="preserve"> PDU</w:t>
      </w:r>
      <w:r>
        <w:rPr>
          <w:rFonts w:cs="Arial"/>
          <w:sz w:val="24"/>
          <w:szCs w:val="24"/>
        </w:rPr>
        <w:t xml:space="preserve"> that is allowed by the scanner filter policy and </w:t>
      </w:r>
      <w:r w:rsidR="007D070A" w:rsidRPr="00770EFE">
        <w:rPr>
          <w:rFonts w:cs="Arial"/>
          <w:color w:val="FF0000"/>
          <w:sz w:val="24"/>
          <w:szCs w:val="24"/>
        </w:rPr>
        <w:t>for which</w:t>
      </w:r>
      <w:r>
        <w:rPr>
          <w:rFonts w:cs="Arial"/>
          <w:sz w:val="24"/>
          <w:szCs w:val="24"/>
        </w:rPr>
        <w:t xml:space="preserve"> a SCAN_REQ</w:t>
      </w:r>
      <w:r>
        <w:rPr>
          <w:rFonts w:cs="Arial"/>
          <w:color w:val="FF0000"/>
          <w:sz w:val="24"/>
          <w:szCs w:val="24"/>
        </w:rPr>
        <w:t xml:space="preserve"> or AUX_SCAN_REQ</w:t>
      </w:r>
      <w:r>
        <w:rPr>
          <w:rFonts w:cs="Arial"/>
          <w:sz w:val="24"/>
          <w:szCs w:val="24"/>
        </w:rPr>
        <w:t xml:space="preserve"> PDU is to be sent</w:t>
      </w:r>
      <w:r w:rsidR="007D070A" w:rsidRPr="00770EFE">
        <w:rPr>
          <w:rFonts w:cs="Arial"/>
          <w:color w:val="FF0000"/>
          <w:sz w:val="24"/>
          <w:szCs w:val="24"/>
        </w:rPr>
        <w:t>,</w:t>
      </w:r>
      <w:r>
        <w:rPr>
          <w:rFonts w:cs="Arial"/>
          <w:sz w:val="24"/>
          <w:szCs w:val="24"/>
        </w:rPr>
        <w:t xml:space="preserve"> the </w:t>
      </w:r>
      <w:r>
        <w:rPr>
          <w:rFonts w:ascii="Arial,Italic" w:hAnsi="Arial,Italic" w:cs="Arial,Italic"/>
          <w:i/>
          <w:iCs/>
          <w:sz w:val="24"/>
          <w:szCs w:val="24"/>
        </w:rPr>
        <w:t xml:space="preserve">backoffCount </w:t>
      </w:r>
      <w:r>
        <w:rPr>
          <w:rFonts w:cs="Arial"/>
          <w:sz w:val="24"/>
          <w:szCs w:val="24"/>
        </w:rPr>
        <w:t>shall be decremented by one until it reaches the value of zero. The</w:t>
      </w:r>
      <w:r>
        <w:rPr>
          <w:rFonts w:ascii="Arial,Italic" w:hAnsi="Arial,Italic" w:cs="Arial,Italic"/>
          <w:i/>
          <w:iCs/>
          <w:sz w:val="24"/>
          <w:szCs w:val="24"/>
        </w:rPr>
        <w:t xml:space="preserve"> </w:t>
      </w:r>
      <w:r>
        <w:rPr>
          <w:rFonts w:cs="Arial"/>
          <w:sz w:val="24"/>
          <w:szCs w:val="24"/>
        </w:rPr>
        <w:t xml:space="preserve">SCAN_REQ </w:t>
      </w:r>
      <w:r>
        <w:rPr>
          <w:rFonts w:cs="Arial"/>
          <w:color w:val="FF0000"/>
          <w:sz w:val="24"/>
          <w:szCs w:val="24"/>
        </w:rPr>
        <w:t xml:space="preserve">or AUX_SCAN_REQ </w:t>
      </w:r>
      <w:r>
        <w:rPr>
          <w:rFonts w:cs="Arial"/>
          <w:sz w:val="24"/>
          <w:szCs w:val="24"/>
        </w:rPr>
        <w:t xml:space="preserve">PDU shall only be sent when </w:t>
      </w:r>
      <w:r>
        <w:rPr>
          <w:rFonts w:ascii="Arial,Italic" w:hAnsi="Arial,Italic" w:cs="Arial,Italic"/>
          <w:i/>
          <w:iCs/>
          <w:sz w:val="24"/>
          <w:szCs w:val="24"/>
        </w:rPr>
        <w:t xml:space="preserve">backoffCount </w:t>
      </w:r>
      <w:r>
        <w:rPr>
          <w:rFonts w:cs="Arial"/>
          <w:sz w:val="24"/>
          <w:szCs w:val="24"/>
        </w:rPr>
        <w:t>becomes zero.</w:t>
      </w:r>
    </w:p>
    <w:p w14:paraId="45D2E5FF" w14:textId="77777777" w:rsidR="00E40CCE" w:rsidRDefault="00E40CCE" w:rsidP="00E40CCE">
      <w:pPr>
        <w:autoSpaceDE w:val="0"/>
        <w:autoSpaceDN w:val="0"/>
        <w:adjustRightInd w:val="0"/>
        <w:spacing w:after="0" w:line="240" w:lineRule="auto"/>
        <w:rPr>
          <w:rFonts w:cs="Arial"/>
          <w:sz w:val="24"/>
          <w:szCs w:val="24"/>
        </w:rPr>
      </w:pPr>
    </w:p>
    <w:p w14:paraId="46CE2F0B" w14:textId="0406234E" w:rsidR="00E40CCE" w:rsidRPr="00EE1FF6" w:rsidRDefault="00E40CCE" w:rsidP="00E40CCE">
      <w:pPr>
        <w:autoSpaceDE w:val="0"/>
        <w:autoSpaceDN w:val="0"/>
        <w:adjustRightInd w:val="0"/>
        <w:spacing w:after="0" w:line="240" w:lineRule="auto"/>
        <w:rPr>
          <w:rFonts w:cs="Arial"/>
          <w:sz w:val="24"/>
          <w:szCs w:val="24"/>
        </w:rPr>
      </w:pPr>
      <w:r>
        <w:rPr>
          <w:rFonts w:cs="Arial"/>
          <w:sz w:val="24"/>
          <w:szCs w:val="24"/>
        </w:rPr>
        <w:t xml:space="preserve">After sending a SCAN_REQ </w:t>
      </w:r>
      <w:r>
        <w:rPr>
          <w:rFonts w:cs="Arial"/>
          <w:color w:val="FF0000"/>
          <w:sz w:val="24"/>
          <w:szCs w:val="24"/>
        </w:rPr>
        <w:t xml:space="preserve">or AUX_SCAN_REQ </w:t>
      </w:r>
      <w:r>
        <w:rPr>
          <w:rFonts w:cs="Arial"/>
          <w:sz w:val="24"/>
          <w:szCs w:val="24"/>
        </w:rPr>
        <w:t>PDU the Link Layer shall listen for a SCAN_RSP</w:t>
      </w:r>
      <w:r>
        <w:rPr>
          <w:rFonts w:cs="Arial"/>
          <w:color w:val="FF0000"/>
          <w:sz w:val="24"/>
          <w:szCs w:val="24"/>
        </w:rPr>
        <w:t xml:space="preserve"> or AUX_SCAN_RSP</w:t>
      </w:r>
      <w:r>
        <w:rPr>
          <w:rFonts w:cs="Arial"/>
          <w:sz w:val="24"/>
          <w:szCs w:val="24"/>
        </w:rPr>
        <w:t xml:space="preserve"> PDU from that advertiser. If the SCAN_RSP</w:t>
      </w:r>
      <w:r>
        <w:rPr>
          <w:rFonts w:cs="Arial"/>
          <w:color w:val="FF0000"/>
          <w:sz w:val="24"/>
          <w:szCs w:val="24"/>
        </w:rPr>
        <w:t xml:space="preserve"> or AUX_SCAN_RSP</w:t>
      </w:r>
      <w:r>
        <w:rPr>
          <w:rFonts w:cs="Arial"/>
          <w:sz w:val="24"/>
          <w:szCs w:val="24"/>
        </w:rPr>
        <w:t xml:space="preserve"> PDU was not received from that advertiser, it is considered a failure otherwise it is considered a success. On every two consecutive failures, the </w:t>
      </w:r>
      <w:r>
        <w:rPr>
          <w:rFonts w:ascii="Arial,Italic" w:hAnsi="Arial,Italic" w:cs="Arial,Italic"/>
          <w:i/>
          <w:iCs/>
          <w:sz w:val="24"/>
          <w:szCs w:val="24"/>
        </w:rPr>
        <w:t xml:space="preserve">upperLimit </w:t>
      </w:r>
      <w:r>
        <w:rPr>
          <w:rFonts w:cs="Arial"/>
          <w:sz w:val="24"/>
          <w:szCs w:val="24"/>
        </w:rPr>
        <w:t xml:space="preserve">shall be doubled until it reaches the value of 256. On every two consecutive successes, the </w:t>
      </w:r>
      <w:r>
        <w:rPr>
          <w:rFonts w:ascii="Arial,Italic" w:hAnsi="Arial,Italic" w:cs="Arial,Italic"/>
          <w:i/>
          <w:iCs/>
          <w:sz w:val="24"/>
          <w:szCs w:val="24"/>
        </w:rPr>
        <w:t xml:space="preserve">upperLimit </w:t>
      </w:r>
      <w:r>
        <w:rPr>
          <w:rFonts w:cs="Arial"/>
          <w:sz w:val="24"/>
          <w:szCs w:val="24"/>
        </w:rPr>
        <w:t xml:space="preserve">shall be halved until it reaches the value of one. After success or failure of receiving the </w:t>
      </w:r>
      <w:r>
        <w:rPr>
          <w:rFonts w:cs="Arial"/>
          <w:color w:val="000000"/>
          <w:sz w:val="24"/>
          <w:szCs w:val="24"/>
        </w:rPr>
        <w:t>SCAN_RSP</w:t>
      </w:r>
      <w:r w:rsidR="009E779F">
        <w:rPr>
          <w:rFonts w:cs="Arial"/>
          <w:color w:val="FF0000"/>
          <w:sz w:val="24"/>
          <w:szCs w:val="24"/>
        </w:rPr>
        <w:t xml:space="preserve"> </w:t>
      </w:r>
      <w:r>
        <w:rPr>
          <w:rFonts w:cs="Arial"/>
          <w:color w:val="FF0000"/>
          <w:sz w:val="24"/>
          <w:szCs w:val="24"/>
        </w:rPr>
        <w:t>or AUX_SCAN_RSP</w:t>
      </w:r>
      <w:r>
        <w:rPr>
          <w:rFonts w:cs="Arial"/>
          <w:color w:val="000000"/>
          <w:sz w:val="24"/>
          <w:szCs w:val="24"/>
        </w:rPr>
        <w:t xml:space="preserve"> PDU, the Link Layer shall set </w:t>
      </w:r>
      <w:r>
        <w:rPr>
          <w:rFonts w:ascii="Arial,Italic" w:hAnsi="Arial,Italic" w:cs="Arial,Italic"/>
          <w:i/>
          <w:iCs/>
          <w:color w:val="000000"/>
          <w:sz w:val="24"/>
          <w:szCs w:val="24"/>
        </w:rPr>
        <w:t xml:space="preserve">backoffCount </w:t>
      </w:r>
      <w:r>
        <w:rPr>
          <w:rFonts w:cs="Arial"/>
          <w:color w:val="000000"/>
          <w:sz w:val="24"/>
          <w:szCs w:val="24"/>
        </w:rPr>
        <w:t>to a new pseudorandom</w:t>
      </w:r>
      <w:r>
        <w:rPr>
          <w:rFonts w:cs="Arial"/>
          <w:sz w:val="24"/>
          <w:szCs w:val="24"/>
        </w:rPr>
        <w:t xml:space="preserve"> </w:t>
      </w:r>
      <w:r>
        <w:rPr>
          <w:rFonts w:cs="Arial"/>
          <w:color w:val="000000"/>
          <w:sz w:val="24"/>
          <w:szCs w:val="24"/>
        </w:rPr>
        <w:t xml:space="preserve">integer between one and </w:t>
      </w:r>
      <w:r>
        <w:rPr>
          <w:rFonts w:ascii="Arial,Italic" w:hAnsi="Arial,Italic" w:cs="Arial,Italic"/>
          <w:i/>
          <w:iCs/>
          <w:color w:val="000000"/>
          <w:sz w:val="24"/>
          <w:szCs w:val="24"/>
        </w:rPr>
        <w:t xml:space="preserve">upperLimit </w:t>
      </w:r>
      <w:r>
        <w:rPr>
          <w:rFonts w:cs="Arial"/>
          <w:color w:val="000000"/>
          <w:sz w:val="24"/>
          <w:szCs w:val="24"/>
        </w:rPr>
        <w:t>inclusive.</w:t>
      </w:r>
    </w:p>
    <w:p w14:paraId="6EEF96CE" w14:textId="77777777" w:rsidR="00E40CCE" w:rsidRDefault="00E40CCE" w:rsidP="00E40CCE">
      <w:pPr>
        <w:autoSpaceDE w:val="0"/>
        <w:autoSpaceDN w:val="0"/>
        <w:adjustRightInd w:val="0"/>
        <w:spacing w:after="0" w:line="240" w:lineRule="auto"/>
        <w:rPr>
          <w:rFonts w:cs="Arial"/>
          <w:color w:val="000000"/>
          <w:sz w:val="24"/>
          <w:szCs w:val="24"/>
        </w:rPr>
      </w:pPr>
    </w:p>
    <w:p w14:paraId="7879468F" w14:textId="77777777" w:rsidR="00E40CCE" w:rsidRDefault="00E40CCE" w:rsidP="00E40CCE">
      <w:pPr>
        <w:autoSpaceDE w:val="0"/>
        <w:autoSpaceDN w:val="0"/>
        <w:adjustRightInd w:val="0"/>
        <w:spacing w:after="0" w:line="240" w:lineRule="auto"/>
        <w:rPr>
          <w:rFonts w:cs="Arial"/>
          <w:color w:val="000000"/>
          <w:szCs w:val="24"/>
        </w:rPr>
      </w:pPr>
      <w:r>
        <w:rPr>
          <w:rFonts w:cs="Arial"/>
          <w:color w:val="000000"/>
          <w:sz w:val="24"/>
          <w:szCs w:val="24"/>
        </w:rPr>
        <w:t xml:space="preserve">Two illustrations of advertising events using all the advertising channel indices during which a SCAN_REQ PDU is received and a SCAN_RSP PDU is sent are shown in </w:t>
      </w:r>
      <w:r>
        <w:rPr>
          <w:rFonts w:cs="Arial"/>
          <w:color w:val="0000FF"/>
          <w:sz w:val="24"/>
          <w:szCs w:val="24"/>
        </w:rPr>
        <w:t xml:space="preserve">Figure 4.3 </w:t>
      </w:r>
      <w:r>
        <w:rPr>
          <w:rFonts w:cs="Arial"/>
          <w:color w:val="000000"/>
          <w:sz w:val="24"/>
          <w:szCs w:val="24"/>
        </w:rPr>
        <w:t xml:space="preserve">and in </w:t>
      </w:r>
      <w:r>
        <w:rPr>
          <w:rFonts w:cs="Arial"/>
          <w:color w:val="0000FF"/>
          <w:sz w:val="24"/>
          <w:szCs w:val="24"/>
        </w:rPr>
        <w:t>Figure 4.4</w:t>
      </w:r>
      <w:r>
        <w:rPr>
          <w:rFonts w:cs="Arial"/>
          <w:color w:val="000000"/>
          <w:sz w:val="24"/>
          <w:szCs w:val="24"/>
        </w:rPr>
        <w:t>.</w:t>
      </w:r>
    </w:p>
    <w:p w14:paraId="5F94C12D" w14:textId="77777777" w:rsidR="00E40CCE" w:rsidRDefault="00E40CCE" w:rsidP="00E40CCE">
      <w:pPr>
        <w:autoSpaceDE w:val="0"/>
        <w:autoSpaceDN w:val="0"/>
        <w:adjustRightInd w:val="0"/>
        <w:spacing w:after="0" w:line="240" w:lineRule="auto"/>
        <w:rPr>
          <w:rFonts w:cs="Arial"/>
          <w:color w:val="000000"/>
          <w:szCs w:val="24"/>
        </w:rPr>
      </w:pPr>
    </w:p>
    <w:p w14:paraId="68C3C478" w14:textId="77777777" w:rsidR="00E40CCE" w:rsidRPr="006B3756" w:rsidRDefault="00DC1422" w:rsidP="00F03F8D">
      <w:pPr>
        <w:pStyle w:val="Heading3"/>
      </w:pPr>
      <w:bookmarkStart w:id="972" w:name="_Toc443590510"/>
      <w:bookmarkStart w:id="973" w:name="_Toc448771491"/>
      <w:r w:rsidRPr="006B3756">
        <w:t xml:space="preserve">[New Section] </w:t>
      </w:r>
      <w:r w:rsidR="00E40CCE" w:rsidRPr="006B3756">
        <w:t>4.4.3.3 Advertising Data Sets</w:t>
      </w:r>
      <w:bookmarkEnd w:id="972"/>
      <w:bookmarkEnd w:id="973"/>
    </w:p>
    <w:p w14:paraId="395529BA" w14:textId="77777777" w:rsidR="00E40CCE" w:rsidRPr="00B03027" w:rsidRDefault="007B04AF" w:rsidP="00E40CCE">
      <w:pPr>
        <w:autoSpaceDE w:val="0"/>
        <w:autoSpaceDN w:val="0"/>
        <w:adjustRightInd w:val="0"/>
        <w:spacing w:after="0" w:line="240" w:lineRule="auto"/>
        <w:rPr>
          <w:b/>
          <w:color w:val="FF0000"/>
        </w:rPr>
      </w:pPr>
      <w:r w:rsidRPr="00B03027">
        <w:rPr>
          <w:b/>
          <w:color w:val="FF0000"/>
        </w:rPr>
        <w:t>4.4.3.3 Advertising Data Sets</w:t>
      </w:r>
    </w:p>
    <w:p w14:paraId="132EA142" w14:textId="77777777" w:rsidR="007B04AF" w:rsidRDefault="007B04AF" w:rsidP="00E40CCE">
      <w:pPr>
        <w:autoSpaceDE w:val="0"/>
        <w:autoSpaceDN w:val="0"/>
        <w:adjustRightInd w:val="0"/>
        <w:spacing w:after="0" w:line="240" w:lineRule="auto"/>
        <w:rPr>
          <w:rFonts w:cs="Arial"/>
          <w:b/>
          <w:color w:val="FF0000"/>
          <w:sz w:val="24"/>
          <w:szCs w:val="24"/>
        </w:rPr>
      </w:pPr>
    </w:p>
    <w:p w14:paraId="7EED2EE6" w14:textId="77777777" w:rsidR="00E40CCE" w:rsidRDefault="00E40CCE" w:rsidP="00E40CCE">
      <w:pPr>
        <w:autoSpaceDE w:val="0"/>
        <w:autoSpaceDN w:val="0"/>
        <w:adjustRightInd w:val="0"/>
        <w:spacing w:after="0" w:line="240" w:lineRule="auto"/>
        <w:rPr>
          <w:rFonts w:cs="Arial"/>
          <w:color w:val="FF0000"/>
          <w:sz w:val="24"/>
          <w:szCs w:val="24"/>
        </w:rPr>
      </w:pPr>
      <w:r>
        <w:rPr>
          <w:rFonts w:cs="Arial"/>
          <w:color w:val="FF0000"/>
          <w:sz w:val="24"/>
          <w:szCs w:val="24"/>
        </w:rPr>
        <w:t>When an advertiser is advertising multiple data sets, the Host may only be interested in receiving specific advertising data sets. The Host can configure the Link Layer to only report specified advertising data sets.</w:t>
      </w:r>
    </w:p>
    <w:p w14:paraId="6C2D2A28" w14:textId="77777777" w:rsidR="00E40CCE" w:rsidRDefault="00E40CCE" w:rsidP="00E40CCE">
      <w:pPr>
        <w:autoSpaceDE w:val="0"/>
        <w:autoSpaceDN w:val="0"/>
        <w:adjustRightInd w:val="0"/>
        <w:spacing w:after="0" w:line="240" w:lineRule="auto"/>
        <w:rPr>
          <w:rFonts w:cs="Arial"/>
          <w:color w:val="FF0000"/>
          <w:sz w:val="24"/>
          <w:szCs w:val="24"/>
        </w:rPr>
      </w:pPr>
    </w:p>
    <w:p w14:paraId="1BB7436F" w14:textId="77777777" w:rsidR="00E40CCE" w:rsidRDefault="00E40CCE" w:rsidP="00E40CCE">
      <w:pPr>
        <w:autoSpaceDE w:val="0"/>
        <w:autoSpaceDN w:val="0"/>
        <w:adjustRightInd w:val="0"/>
        <w:spacing w:after="0" w:line="240" w:lineRule="auto"/>
        <w:rPr>
          <w:rFonts w:cs="Arial"/>
          <w:color w:val="FF0000"/>
          <w:sz w:val="24"/>
          <w:szCs w:val="24"/>
        </w:rPr>
      </w:pPr>
      <w:r>
        <w:rPr>
          <w:rFonts w:cs="Arial"/>
          <w:color w:val="FF0000"/>
          <w:sz w:val="24"/>
          <w:szCs w:val="24"/>
        </w:rPr>
        <w:t xml:space="preserve">The ADV_EXT_IND PDU may contain an </w:t>
      </w:r>
      <w:r w:rsidR="002F1964">
        <w:rPr>
          <w:rFonts w:cs="Arial"/>
          <w:color w:val="FF0000"/>
          <w:sz w:val="24"/>
          <w:szCs w:val="24"/>
        </w:rPr>
        <w:t xml:space="preserve">ADI </w:t>
      </w:r>
      <w:r>
        <w:rPr>
          <w:rFonts w:cs="Arial"/>
          <w:color w:val="FF0000"/>
          <w:sz w:val="24"/>
          <w:szCs w:val="24"/>
        </w:rPr>
        <w:t xml:space="preserve">field. When the </w:t>
      </w:r>
      <w:r w:rsidR="002F1964">
        <w:rPr>
          <w:rFonts w:cs="Arial"/>
          <w:color w:val="FF0000"/>
          <w:sz w:val="24"/>
          <w:szCs w:val="24"/>
        </w:rPr>
        <w:t xml:space="preserve">ADI </w:t>
      </w:r>
      <w:r>
        <w:rPr>
          <w:rFonts w:cs="Arial"/>
          <w:color w:val="FF0000"/>
          <w:sz w:val="24"/>
          <w:szCs w:val="24"/>
        </w:rPr>
        <w:t>field is present, it can be used to identify advertisement data that belong to the same set. This is specified in the Advertising S</w:t>
      </w:r>
      <w:r w:rsidR="000F304A">
        <w:rPr>
          <w:rFonts w:cs="Arial"/>
          <w:color w:val="FF0000"/>
          <w:sz w:val="24"/>
          <w:szCs w:val="24"/>
        </w:rPr>
        <w:t>ID</w:t>
      </w:r>
      <w:r>
        <w:rPr>
          <w:rFonts w:cs="Arial"/>
          <w:color w:val="FF0000"/>
          <w:sz w:val="24"/>
          <w:szCs w:val="24"/>
        </w:rPr>
        <w:t xml:space="preserve"> subfield in the </w:t>
      </w:r>
      <w:r w:rsidR="002F1964">
        <w:rPr>
          <w:rFonts w:cs="Arial"/>
          <w:color w:val="FF0000"/>
          <w:sz w:val="24"/>
          <w:szCs w:val="24"/>
        </w:rPr>
        <w:t>ADI</w:t>
      </w:r>
      <w:r>
        <w:rPr>
          <w:rFonts w:cs="Arial"/>
          <w:color w:val="FF0000"/>
          <w:sz w:val="24"/>
          <w:szCs w:val="24"/>
        </w:rPr>
        <w:t xml:space="preserve">. The Advertising </w:t>
      </w:r>
      <w:r w:rsidR="000F304A">
        <w:rPr>
          <w:rFonts w:cs="Arial"/>
          <w:color w:val="FF0000"/>
          <w:sz w:val="24"/>
          <w:szCs w:val="24"/>
        </w:rPr>
        <w:t>SID</w:t>
      </w:r>
      <w:r>
        <w:rPr>
          <w:rFonts w:cs="Arial"/>
          <w:color w:val="FF0000"/>
          <w:sz w:val="24"/>
          <w:szCs w:val="24"/>
        </w:rPr>
        <w:t xml:space="preserve"> is set by the Host of the advertiser. The Host on the scanner may configure the Link Layer to only report specific advertising data sets</w:t>
      </w:r>
      <w:r w:rsidR="00501DD1">
        <w:rPr>
          <w:rFonts w:cs="Arial"/>
          <w:color w:val="FF0000"/>
          <w:sz w:val="24"/>
          <w:szCs w:val="24"/>
        </w:rPr>
        <w:t>; if so, t</w:t>
      </w:r>
      <w:r>
        <w:rPr>
          <w:rFonts w:cs="Arial"/>
          <w:color w:val="FF0000"/>
          <w:sz w:val="24"/>
          <w:szCs w:val="24"/>
        </w:rPr>
        <w:t>he Link Layer shall only send advertising reports for advertising data sets specified by the Host. If the Host does not configure the Link Layer to only return advertising reports for specific advertising data sets, the Link Layer shall report all advertising data sets.</w:t>
      </w:r>
    </w:p>
    <w:p w14:paraId="60A2B963" w14:textId="77777777" w:rsidR="00E40CCE" w:rsidRPr="0025589B" w:rsidRDefault="00E40CCE" w:rsidP="00E40CCE">
      <w:pPr>
        <w:autoSpaceDE w:val="0"/>
        <w:autoSpaceDN w:val="0"/>
        <w:adjustRightInd w:val="0"/>
        <w:spacing w:after="0" w:line="240" w:lineRule="auto"/>
        <w:rPr>
          <w:rFonts w:cs="Arial"/>
          <w:color w:val="FF0000"/>
          <w:sz w:val="24"/>
          <w:szCs w:val="24"/>
        </w:rPr>
      </w:pPr>
    </w:p>
    <w:p w14:paraId="5DAEF06B" w14:textId="77777777" w:rsidR="00E40CCE" w:rsidRPr="006B3756" w:rsidRDefault="00DC1422" w:rsidP="00F03F8D">
      <w:pPr>
        <w:pStyle w:val="Heading3"/>
      </w:pPr>
      <w:bookmarkStart w:id="974" w:name="_Toc443590511"/>
      <w:bookmarkStart w:id="975" w:name="_Toc448771492"/>
      <w:r w:rsidRPr="006B3756">
        <w:t xml:space="preserve">[New Section] </w:t>
      </w:r>
      <w:r w:rsidR="00E40CCE" w:rsidRPr="006B3756">
        <w:t>4.4.3.4 Periodic Advertisements</w:t>
      </w:r>
      <w:bookmarkEnd w:id="974"/>
      <w:bookmarkEnd w:id="975"/>
    </w:p>
    <w:p w14:paraId="1B4A1077" w14:textId="77777777" w:rsidR="00E40CCE" w:rsidRDefault="007B04AF" w:rsidP="00E40CCE">
      <w:pPr>
        <w:autoSpaceDE w:val="0"/>
        <w:autoSpaceDN w:val="0"/>
        <w:adjustRightInd w:val="0"/>
        <w:spacing w:after="0" w:line="240" w:lineRule="auto"/>
        <w:rPr>
          <w:b/>
          <w:color w:val="FF0000"/>
        </w:rPr>
      </w:pPr>
      <w:r w:rsidRPr="00B03027">
        <w:rPr>
          <w:b/>
          <w:color w:val="FF0000"/>
        </w:rPr>
        <w:t>4.4.3.4 Periodic Advertisements</w:t>
      </w:r>
    </w:p>
    <w:p w14:paraId="036665AC" w14:textId="77777777" w:rsidR="007B04AF" w:rsidRPr="00F03F8D" w:rsidRDefault="007B04AF" w:rsidP="00E40CCE">
      <w:pPr>
        <w:autoSpaceDE w:val="0"/>
        <w:autoSpaceDN w:val="0"/>
        <w:adjustRightInd w:val="0"/>
        <w:spacing w:after="0" w:line="240" w:lineRule="auto"/>
        <w:rPr>
          <w:rFonts w:cs="Arial"/>
          <w:b/>
          <w:color w:val="FF0000"/>
          <w:sz w:val="24"/>
          <w:szCs w:val="24"/>
        </w:rPr>
      </w:pPr>
    </w:p>
    <w:p w14:paraId="0A57330E" w14:textId="77777777" w:rsidR="0095143F" w:rsidRDefault="00E40CCE" w:rsidP="00E40CCE">
      <w:pPr>
        <w:autoSpaceDE w:val="0"/>
        <w:autoSpaceDN w:val="0"/>
        <w:adjustRightInd w:val="0"/>
        <w:spacing w:after="0" w:line="240" w:lineRule="auto"/>
        <w:rPr>
          <w:rFonts w:cs="Arial"/>
          <w:color w:val="FF0000"/>
          <w:sz w:val="24"/>
          <w:szCs w:val="24"/>
        </w:rPr>
      </w:pPr>
      <w:r>
        <w:rPr>
          <w:rFonts w:cs="Arial"/>
          <w:color w:val="FF0000"/>
          <w:sz w:val="24"/>
          <w:szCs w:val="24"/>
        </w:rPr>
        <w:t xml:space="preserve">For an AUX_ADV_IND PDU where the SyncInfo field is present the scanner should, when instructed by the </w:t>
      </w:r>
      <w:r w:rsidR="00964D0A">
        <w:rPr>
          <w:rFonts w:cs="Arial"/>
          <w:color w:val="FF0000"/>
          <w:sz w:val="24"/>
          <w:szCs w:val="24"/>
        </w:rPr>
        <w:t>Host</w:t>
      </w:r>
      <w:r>
        <w:rPr>
          <w:rFonts w:cs="Arial"/>
          <w:color w:val="FF0000"/>
          <w:sz w:val="24"/>
          <w:szCs w:val="24"/>
        </w:rPr>
        <w:t xml:space="preserve">, listen for the AUX_SYNC_IND PDU </w:t>
      </w:r>
      <w:r w:rsidR="00E96BC9">
        <w:rPr>
          <w:rFonts w:cs="Arial"/>
          <w:color w:val="FF0000"/>
          <w:sz w:val="24"/>
          <w:szCs w:val="24"/>
        </w:rPr>
        <w:t xml:space="preserve">specified </w:t>
      </w:r>
      <w:r>
        <w:rPr>
          <w:rFonts w:cs="Arial"/>
          <w:color w:val="FF0000"/>
          <w:sz w:val="24"/>
          <w:szCs w:val="24"/>
        </w:rPr>
        <w:t xml:space="preserve">in the SyncInfo field. </w:t>
      </w:r>
    </w:p>
    <w:p w14:paraId="4E4E6312" w14:textId="77777777" w:rsidR="0095143F" w:rsidRDefault="0095143F" w:rsidP="00E40CCE">
      <w:pPr>
        <w:autoSpaceDE w:val="0"/>
        <w:autoSpaceDN w:val="0"/>
        <w:adjustRightInd w:val="0"/>
        <w:spacing w:after="0" w:line="240" w:lineRule="auto"/>
        <w:rPr>
          <w:rFonts w:cs="Arial"/>
          <w:color w:val="FF0000"/>
          <w:sz w:val="24"/>
          <w:szCs w:val="24"/>
        </w:rPr>
      </w:pPr>
    </w:p>
    <w:p w14:paraId="303B9237" w14:textId="77777777" w:rsidR="00E40CCE" w:rsidRDefault="00E40CCE" w:rsidP="00E40CCE">
      <w:pPr>
        <w:autoSpaceDE w:val="0"/>
        <w:autoSpaceDN w:val="0"/>
        <w:adjustRightInd w:val="0"/>
        <w:spacing w:after="0" w:line="240" w:lineRule="auto"/>
        <w:rPr>
          <w:rFonts w:cs="Arial"/>
          <w:color w:val="FF0000"/>
          <w:sz w:val="24"/>
          <w:szCs w:val="24"/>
        </w:rPr>
      </w:pPr>
      <w:r>
        <w:rPr>
          <w:rFonts w:cs="Arial"/>
          <w:color w:val="FF0000"/>
          <w:sz w:val="24"/>
          <w:szCs w:val="24"/>
        </w:rPr>
        <w:t xml:space="preserve">The next </w:t>
      </w:r>
      <w:r w:rsidR="0078231E">
        <w:rPr>
          <w:rFonts w:cs="Arial"/>
          <w:color w:val="FF0000"/>
          <w:sz w:val="24"/>
          <w:szCs w:val="24"/>
        </w:rPr>
        <w:t xml:space="preserve">channel to listen for the </w:t>
      </w:r>
      <w:r>
        <w:rPr>
          <w:rFonts w:cs="Arial"/>
          <w:color w:val="FF0000"/>
          <w:sz w:val="24"/>
          <w:szCs w:val="24"/>
        </w:rPr>
        <w:t xml:space="preserve">AUX_SYNC_IND PDU is determined by the </w:t>
      </w:r>
      <w:r w:rsidR="00F74D31">
        <w:rPr>
          <w:rFonts w:cs="Arial"/>
          <w:color w:val="FF0000"/>
          <w:sz w:val="24"/>
          <w:szCs w:val="24"/>
        </w:rPr>
        <w:t>Hop and Channel Index</w:t>
      </w:r>
      <w:r>
        <w:rPr>
          <w:rFonts w:cs="Arial"/>
          <w:color w:val="FF0000"/>
          <w:sz w:val="24"/>
          <w:szCs w:val="24"/>
        </w:rPr>
        <w:t xml:space="preserve"> subfields in the SyncInfo field. </w:t>
      </w:r>
    </w:p>
    <w:p w14:paraId="7865184D" w14:textId="77777777" w:rsidR="0095143F" w:rsidRDefault="0095143F" w:rsidP="00E40CCE">
      <w:pPr>
        <w:autoSpaceDE w:val="0"/>
        <w:autoSpaceDN w:val="0"/>
        <w:adjustRightInd w:val="0"/>
        <w:spacing w:after="0" w:line="240" w:lineRule="auto"/>
        <w:rPr>
          <w:rFonts w:cs="Arial"/>
          <w:color w:val="FF0000"/>
          <w:sz w:val="24"/>
          <w:szCs w:val="24"/>
        </w:rPr>
      </w:pPr>
    </w:p>
    <w:p w14:paraId="59623762" w14:textId="77777777" w:rsidR="00323F1C" w:rsidRDefault="00E03287" w:rsidP="007F67C1">
      <w:pPr>
        <w:autoSpaceDE w:val="0"/>
        <w:autoSpaceDN w:val="0"/>
        <w:adjustRightInd w:val="0"/>
        <w:spacing w:after="240" w:line="240" w:lineRule="auto"/>
        <w:rPr>
          <w:rFonts w:cs="Arial"/>
          <w:color w:val="FF0000"/>
          <w:sz w:val="24"/>
          <w:szCs w:val="24"/>
        </w:rPr>
      </w:pPr>
      <w:r>
        <w:rPr>
          <w:rFonts w:cs="Arial"/>
          <w:color w:val="FF0000"/>
          <w:sz w:val="24"/>
          <w:szCs w:val="24"/>
        </w:rPr>
        <w:t>Because of</w:t>
      </w:r>
      <w:r w:rsidR="0095143F">
        <w:rPr>
          <w:rFonts w:cs="Arial"/>
          <w:color w:val="FF0000"/>
          <w:sz w:val="24"/>
          <w:szCs w:val="24"/>
        </w:rPr>
        <w:t xml:space="preserve"> sleep clock accuracies</w:t>
      </w:r>
      <w:r>
        <w:rPr>
          <w:rFonts w:cs="Arial"/>
          <w:color w:val="FF0000"/>
          <w:sz w:val="24"/>
          <w:szCs w:val="24"/>
        </w:rPr>
        <w:t xml:space="preserve"> (see Section 4.2.2)</w:t>
      </w:r>
      <w:r w:rsidR="0095143F">
        <w:rPr>
          <w:rFonts w:cs="Arial"/>
          <w:color w:val="FF0000"/>
          <w:sz w:val="24"/>
          <w:szCs w:val="24"/>
        </w:rPr>
        <w:t xml:space="preserve">, the scanner should perform </w:t>
      </w:r>
      <w:r w:rsidR="00BC074B">
        <w:rPr>
          <w:rFonts w:cs="Arial"/>
          <w:color w:val="FF0000"/>
          <w:sz w:val="24"/>
          <w:szCs w:val="24"/>
        </w:rPr>
        <w:t xml:space="preserve">the </w:t>
      </w:r>
      <w:r w:rsidR="0095143F">
        <w:rPr>
          <w:rFonts w:cs="Arial"/>
          <w:color w:val="FF0000"/>
          <w:sz w:val="24"/>
          <w:szCs w:val="24"/>
        </w:rPr>
        <w:t>window widening specified in Section 4.5.7</w:t>
      </w:r>
      <w:r w:rsidR="00BC074B">
        <w:rPr>
          <w:rFonts w:cs="Arial"/>
          <w:color w:val="FF0000"/>
          <w:sz w:val="24"/>
          <w:szCs w:val="24"/>
        </w:rPr>
        <w:t>, with connection events replaced by packets containing AUX_SYNC_IND PDUs</w:t>
      </w:r>
      <w:r w:rsidR="0095143F">
        <w:rPr>
          <w:rFonts w:cs="Arial"/>
          <w:color w:val="FF0000"/>
          <w:sz w:val="24"/>
          <w:szCs w:val="24"/>
        </w:rPr>
        <w:t xml:space="preserve">. </w:t>
      </w:r>
    </w:p>
    <w:p w14:paraId="27F39CB8" w14:textId="77777777" w:rsidR="0095143F" w:rsidRDefault="00323F1C" w:rsidP="00E40CCE">
      <w:pPr>
        <w:autoSpaceDE w:val="0"/>
        <w:autoSpaceDN w:val="0"/>
        <w:adjustRightInd w:val="0"/>
        <w:spacing w:after="0" w:line="240" w:lineRule="auto"/>
        <w:rPr>
          <w:rFonts w:cs="Arial"/>
          <w:color w:val="FF0000"/>
          <w:sz w:val="24"/>
          <w:szCs w:val="24"/>
        </w:rPr>
      </w:pPr>
      <w:r>
        <w:rPr>
          <w:rFonts w:cs="Arial"/>
          <w:color w:val="FF0000"/>
          <w:sz w:val="24"/>
          <w:szCs w:val="24"/>
        </w:rPr>
        <w:t>The Link Layer on the scanner shall report the advertising data received in the periodic advertisements</w:t>
      </w:r>
      <w:r w:rsidR="00E03287">
        <w:rPr>
          <w:rFonts w:cs="Arial"/>
          <w:color w:val="FF0000"/>
          <w:sz w:val="24"/>
          <w:szCs w:val="24"/>
        </w:rPr>
        <w:t xml:space="preserve"> to the Host</w:t>
      </w:r>
      <w:r>
        <w:rPr>
          <w:rFonts w:cs="Arial"/>
          <w:color w:val="FF0000"/>
          <w:sz w:val="24"/>
          <w:szCs w:val="24"/>
        </w:rPr>
        <w:t>.</w:t>
      </w:r>
    </w:p>
    <w:p w14:paraId="47D00AD2" w14:textId="77777777" w:rsidR="00E40CCE" w:rsidRDefault="00E40CCE" w:rsidP="00E40CCE">
      <w:pPr>
        <w:autoSpaceDE w:val="0"/>
        <w:autoSpaceDN w:val="0"/>
        <w:adjustRightInd w:val="0"/>
        <w:spacing w:after="0" w:line="240" w:lineRule="auto"/>
        <w:rPr>
          <w:rFonts w:cs="Arial"/>
          <w:b/>
          <w:color w:val="FF0000"/>
          <w:sz w:val="24"/>
          <w:szCs w:val="24"/>
        </w:rPr>
      </w:pPr>
    </w:p>
    <w:p w14:paraId="133BFB2D" w14:textId="77777777" w:rsidR="00E40CCE" w:rsidRDefault="00547835" w:rsidP="00F03F8D">
      <w:pPr>
        <w:pStyle w:val="Heading3"/>
      </w:pPr>
      <w:bookmarkStart w:id="976" w:name="_Toc443590512"/>
      <w:bookmarkStart w:id="977" w:name="_Toc448771493"/>
      <w:r w:rsidRPr="00F03F8D">
        <w:t xml:space="preserve">[New Section] </w:t>
      </w:r>
      <w:r w:rsidR="00E40CCE" w:rsidRPr="003928DF">
        <w:t>4.4.3.5 Duplicate Advertisement Report Filtering</w:t>
      </w:r>
      <w:bookmarkEnd w:id="976"/>
      <w:bookmarkEnd w:id="977"/>
    </w:p>
    <w:p w14:paraId="7F1F9B80" w14:textId="77777777" w:rsidR="007B04AF" w:rsidRPr="00B03027" w:rsidRDefault="007B04AF" w:rsidP="00B03027">
      <w:pPr>
        <w:rPr>
          <w:b/>
          <w:color w:val="FF0000"/>
        </w:rPr>
      </w:pPr>
      <w:r w:rsidRPr="00B03027">
        <w:rPr>
          <w:b/>
          <w:color w:val="FF0000"/>
        </w:rPr>
        <w:t>4.4.3.5 Duplicate Advertisement Report Filtering</w:t>
      </w:r>
    </w:p>
    <w:p w14:paraId="7A9D7981" w14:textId="77777777" w:rsidR="00E40CCE" w:rsidRPr="006B3756" w:rsidRDefault="00547835" w:rsidP="00AA7EAA">
      <w:pPr>
        <w:rPr>
          <w:rFonts w:cs="Arial"/>
          <w:b/>
          <w:color w:val="00B050"/>
          <w:sz w:val="24"/>
          <w:szCs w:val="24"/>
        </w:rPr>
      </w:pPr>
      <w:r w:rsidRPr="006B3756">
        <w:rPr>
          <w:rFonts w:eastAsiaTheme="majorEastAsia" w:cstheme="majorBidi"/>
          <w:b/>
          <w:bCs/>
          <w:color w:val="00B050"/>
          <w:sz w:val="24"/>
          <w:szCs w:val="26"/>
        </w:rPr>
        <w:t>[Editor Note: the following paragraph was moved from the last paragraph in 4.4.3 to create this new sub-section]</w:t>
      </w:r>
    </w:p>
    <w:p w14:paraId="064B3B62" w14:textId="77777777" w:rsidR="006C7782" w:rsidRDefault="00E40CCE" w:rsidP="00E40CCE">
      <w:pPr>
        <w:autoSpaceDE w:val="0"/>
        <w:autoSpaceDN w:val="0"/>
        <w:adjustRightInd w:val="0"/>
        <w:spacing w:after="0" w:line="240" w:lineRule="auto"/>
        <w:rPr>
          <w:rFonts w:cs="Arial"/>
          <w:sz w:val="24"/>
          <w:szCs w:val="24"/>
        </w:rPr>
      </w:pPr>
      <w:r>
        <w:rPr>
          <w:rFonts w:cs="Arial"/>
          <w:sz w:val="24"/>
          <w:szCs w:val="24"/>
        </w:rPr>
        <w:t xml:space="preserve">For each non-duplicate </w:t>
      </w:r>
      <w:r w:rsidRPr="00F301D3">
        <w:rPr>
          <w:rFonts w:cs="Arial"/>
          <w:strike/>
          <w:sz w:val="24"/>
          <w:szCs w:val="24"/>
        </w:rPr>
        <w:t>ADV_IND, ADV_SCAN_IND, ADV_NONCONN_IND, ADV_DIRECT_IND, or SCAN_RSP</w:t>
      </w:r>
      <w:r>
        <w:rPr>
          <w:rFonts w:cs="Arial"/>
          <w:sz w:val="24"/>
          <w:szCs w:val="24"/>
        </w:rPr>
        <w:t xml:space="preserve"> </w:t>
      </w:r>
      <w:r w:rsidR="001D0EB8">
        <w:rPr>
          <w:rFonts w:cs="Arial"/>
          <w:color w:val="FF0000"/>
          <w:sz w:val="24"/>
          <w:szCs w:val="24"/>
        </w:rPr>
        <w:t>advertising</w:t>
      </w:r>
      <w:r w:rsidR="00D13DE4">
        <w:rPr>
          <w:rFonts w:cs="Arial"/>
          <w:color w:val="FF0000"/>
          <w:sz w:val="24"/>
          <w:szCs w:val="24"/>
        </w:rPr>
        <w:t>, SCAN_RSP or AUX_SCAN_RSP</w:t>
      </w:r>
      <w:r w:rsidR="001D0EB8">
        <w:rPr>
          <w:rFonts w:cs="Arial"/>
          <w:color w:val="FF0000"/>
          <w:sz w:val="24"/>
          <w:szCs w:val="24"/>
        </w:rPr>
        <w:t xml:space="preserve"> </w:t>
      </w:r>
      <w:r>
        <w:rPr>
          <w:rFonts w:cs="Arial"/>
          <w:sz w:val="24"/>
          <w:szCs w:val="24"/>
        </w:rPr>
        <w:t>PDU</w:t>
      </w:r>
      <w:r w:rsidR="00D13DE4">
        <w:rPr>
          <w:rFonts w:cs="Arial"/>
          <w:sz w:val="24"/>
          <w:szCs w:val="24"/>
        </w:rPr>
        <w:t>,</w:t>
      </w:r>
      <w:r>
        <w:rPr>
          <w:rFonts w:cs="Arial"/>
          <w:sz w:val="24"/>
          <w:szCs w:val="24"/>
        </w:rPr>
        <w:t xml:space="preserve"> from an advertiser, the Link Layer shall send an advertising report to the Host. The advertising report shall contain at least the advertiser's device address and advertising data or scan response data if present. </w:t>
      </w:r>
      <w:r w:rsidR="00135319">
        <w:rPr>
          <w:rFonts w:cs="Arial"/>
          <w:sz w:val="24"/>
          <w:szCs w:val="24"/>
        </w:rPr>
        <w:t>The Host may request that duplicate advertising reports are filtered</w:t>
      </w:r>
      <w:r>
        <w:rPr>
          <w:rFonts w:cs="Arial"/>
          <w:sz w:val="24"/>
          <w:szCs w:val="24"/>
        </w:rPr>
        <w:t xml:space="preserve">. </w:t>
      </w:r>
    </w:p>
    <w:p w14:paraId="0F31D946" w14:textId="77777777" w:rsidR="006C7782" w:rsidRDefault="006C7782" w:rsidP="00E40CCE">
      <w:pPr>
        <w:autoSpaceDE w:val="0"/>
        <w:autoSpaceDN w:val="0"/>
        <w:adjustRightInd w:val="0"/>
        <w:spacing w:after="0" w:line="240" w:lineRule="auto"/>
        <w:rPr>
          <w:rFonts w:cs="Arial"/>
          <w:sz w:val="24"/>
          <w:szCs w:val="24"/>
        </w:rPr>
      </w:pPr>
    </w:p>
    <w:p w14:paraId="06690E87" w14:textId="77777777" w:rsidR="00EB501C" w:rsidRDefault="00EB501C" w:rsidP="00EB501C">
      <w:pPr>
        <w:autoSpaceDE w:val="0"/>
        <w:autoSpaceDN w:val="0"/>
        <w:adjustRightInd w:val="0"/>
        <w:spacing w:after="240" w:line="240" w:lineRule="auto"/>
        <w:rPr>
          <w:rFonts w:cs="Arial"/>
          <w:color w:val="FF0000"/>
          <w:sz w:val="24"/>
          <w:szCs w:val="24"/>
        </w:rPr>
      </w:pPr>
      <w:r>
        <w:rPr>
          <w:rFonts w:cs="Arial"/>
          <w:color w:val="FF0000"/>
          <w:sz w:val="24"/>
          <w:szCs w:val="24"/>
        </w:rPr>
        <w:t xml:space="preserve">Where the </w:t>
      </w:r>
      <w:r w:rsidR="005C0AA0">
        <w:rPr>
          <w:rFonts w:cs="Arial"/>
          <w:color w:val="FF0000"/>
          <w:sz w:val="24"/>
          <w:szCs w:val="24"/>
        </w:rPr>
        <w:t xml:space="preserve">ADV_EXT_IND </w:t>
      </w:r>
      <w:r>
        <w:rPr>
          <w:rFonts w:cs="Arial"/>
          <w:color w:val="FF0000"/>
          <w:sz w:val="24"/>
          <w:szCs w:val="24"/>
        </w:rPr>
        <w:t xml:space="preserve">PDU </w:t>
      </w:r>
      <w:r w:rsidR="004B5CE4">
        <w:rPr>
          <w:rFonts w:cs="Arial"/>
          <w:color w:val="FF0000"/>
          <w:sz w:val="24"/>
          <w:szCs w:val="24"/>
        </w:rPr>
        <w:t xml:space="preserve">contains </w:t>
      </w:r>
      <w:r>
        <w:rPr>
          <w:rFonts w:cs="Arial"/>
          <w:color w:val="FF0000"/>
          <w:sz w:val="24"/>
          <w:szCs w:val="24"/>
        </w:rPr>
        <w:t xml:space="preserve">an </w:t>
      </w:r>
      <w:r w:rsidR="002F1964">
        <w:rPr>
          <w:rFonts w:cs="Arial"/>
          <w:color w:val="FF0000"/>
          <w:sz w:val="24"/>
          <w:szCs w:val="24"/>
        </w:rPr>
        <w:t xml:space="preserve">ADI </w:t>
      </w:r>
      <w:r>
        <w:rPr>
          <w:rFonts w:cs="Arial"/>
          <w:color w:val="FF0000"/>
          <w:sz w:val="24"/>
          <w:szCs w:val="24"/>
        </w:rPr>
        <w:t>field, a duplicate advertising report is an advertising report for the same device address where the previous report</w:t>
      </w:r>
      <w:r>
        <w:rPr>
          <w:rFonts w:cs="Arial"/>
          <w:color w:val="B5B5B5" w:themeColor="accent6"/>
          <w:sz w:val="24"/>
          <w:szCs w:val="24"/>
        </w:rPr>
        <w:t xml:space="preserve"> </w:t>
      </w:r>
      <w:r>
        <w:rPr>
          <w:rFonts w:cs="Arial"/>
          <w:color w:val="FF0000"/>
          <w:sz w:val="24"/>
          <w:szCs w:val="24"/>
        </w:rPr>
        <w:t xml:space="preserve">that contained an </w:t>
      </w:r>
      <w:r w:rsidR="002F1964">
        <w:rPr>
          <w:rFonts w:cs="Arial"/>
          <w:color w:val="FF0000"/>
          <w:sz w:val="24"/>
          <w:szCs w:val="24"/>
        </w:rPr>
        <w:t xml:space="preserve">ADI </w:t>
      </w:r>
      <w:r>
        <w:rPr>
          <w:rFonts w:cs="Arial"/>
          <w:color w:val="FF0000"/>
          <w:sz w:val="24"/>
          <w:szCs w:val="24"/>
        </w:rPr>
        <w:t xml:space="preserve">value with the same Advertising </w:t>
      </w:r>
      <w:r w:rsidR="001C324F">
        <w:rPr>
          <w:rFonts w:cs="Arial"/>
          <w:color w:val="FF0000"/>
          <w:sz w:val="24"/>
          <w:szCs w:val="24"/>
        </w:rPr>
        <w:t>SID</w:t>
      </w:r>
      <w:r>
        <w:rPr>
          <w:rFonts w:cs="Arial"/>
          <w:color w:val="FF0000"/>
          <w:sz w:val="24"/>
          <w:szCs w:val="24"/>
        </w:rPr>
        <w:t xml:space="preserve"> also had the same Advertising DID.</w:t>
      </w:r>
    </w:p>
    <w:p w14:paraId="075EF816" w14:textId="77777777" w:rsidR="00EB501C" w:rsidRDefault="00EB501C" w:rsidP="00E40CCE">
      <w:pPr>
        <w:autoSpaceDE w:val="0"/>
        <w:autoSpaceDN w:val="0"/>
        <w:adjustRightInd w:val="0"/>
        <w:spacing w:after="0" w:line="240" w:lineRule="auto"/>
        <w:rPr>
          <w:rFonts w:cs="Arial"/>
          <w:sz w:val="24"/>
          <w:szCs w:val="24"/>
        </w:rPr>
      </w:pPr>
    </w:p>
    <w:p w14:paraId="61600974" w14:textId="77777777" w:rsidR="00EB501C" w:rsidRDefault="00EB501C" w:rsidP="00E40CCE">
      <w:pPr>
        <w:autoSpaceDE w:val="0"/>
        <w:autoSpaceDN w:val="0"/>
        <w:adjustRightInd w:val="0"/>
        <w:spacing w:after="0" w:line="240" w:lineRule="auto"/>
        <w:rPr>
          <w:rFonts w:cs="Arial"/>
          <w:sz w:val="24"/>
          <w:szCs w:val="24"/>
        </w:rPr>
      </w:pPr>
      <w:r>
        <w:rPr>
          <w:rFonts w:cs="Arial"/>
          <w:color w:val="FF0000"/>
          <w:sz w:val="24"/>
          <w:szCs w:val="24"/>
        </w:rPr>
        <w:t xml:space="preserve">Where the </w:t>
      </w:r>
      <w:r w:rsidR="004B5CE4">
        <w:rPr>
          <w:rFonts w:cs="Arial"/>
          <w:color w:val="FF0000"/>
          <w:sz w:val="24"/>
          <w:szCs w:val="24"/>
        </w:rPr>
        <w:t xml:space="preserve">ADV_EXT_IND </w:t>
      </w:r>
      <w:r>
        <w:rPr>
          <w:rFonts w:cs="Arial"/>
          <w:color w:val="FF0000"/>
          <w:sz w:val="24"/>
          <w:szCs w:val="24"/>
        </w:rPr>
        <w:t xml:space="preserve">PDU does not </w:t>
      </w:r>
      <w:r w:rsidR="004B5CE4">
        <w:rPr>
          <w:rFonts w:cs="Arial"/>
          <w:color w:val="FF0000"/>
          <w:sz w:val="24"/>
          <w:szCs w:val="24"/>
        </w:rPr>
        <w:t xml:space="preserve">contain </w:t>
      </w:r>
      <w:r>
        <w:rPr>
          <w:rFonts w:cs="Arial"/>
          <w:color w:val="FF0000"/>
          <w:sz w:val="24"/>
          <w:szCs w:val="24"/>
        </w:rPr>
        <w:t xml:space="preserve">an </w:t>
      </w:r>
      <w:r w:rsidR="002F1964">
        <w:rPr>
          <w:rFonts w:cs="Arial"/>
          <w:color w:val="FF0000"/>
          <w:sz w:val="24"/>
          <w:szCs w:val="24"/>
        </w:rPr>
        <w:t xml:space="preserve">ADI </w:t>
      </w:r>
      <w:r>
        <w:rPr>
          <w:rFonts w:cs="Arial"/>
          <w:color w:val="FF0000"/>
          <w:sz w:val="24"/>
          <w:szCs w:val="24"/>
        </w:rPr>
        <w:t xml:space="preserve">field, </w:t>
      </w:r>
      <w:r w:rsidRPr="00353694">
        <w:rPr>
          <w:rFonts w:cs="Arial"/>
          <w:color w:val="FF0000"/>
          <w:sz w:val="24"/>
          <w:szCs w:val="24"/>
        </w:rPr>
        <w:t>a</w:t>
      </w:r>
      <w:r w:rsidR="00E40CCE" w:rsidRPr="00353694">
        <w:rPr>
          <w:rFonts w:cs="Arial"/>
          <w:strike/>
          <w:sz w:val="24"/>
          <w:szCs w:val="24"/>
        </w:rPr>
        <w:t>A</w:t>
      </w:r>
      <w:r w:rsidR="00E40CCE">
        <w:rPr>
          <w:rFonts w:cs="Arial"/>
          <w:sz w:val="24"/>
          <w:szCs w:val="24"/>
        </w:rPr>
        <w:t xml:space="preserve"> duplicate advertising report is an advertising report for the same device address while the Link Layer stays in the Scanning State. </w:t>
      </w:r>
    </w:p>
    <w:p w14:paraId="3C57A073" w14:textId="77777777" w:rsidR="00EB501C" w:rsidRDefault="00EB501C" w:rsidP="00E40CCE">
      <w:pPr>
        <w:autoSpaceDE w:val="0"/>
        <w:autoSpaceDN w:val="0"/>
        <w:adjustRightInd w:val="0"/>
        <w:spacing w:after="0" w:line="240" w:lineRule="auto"/>
        <w:rPr>
          <w:rFonts w:cs="Arial"/>
          <w:sz w:val="24"/>
          <w:szCs w:val="24"/>
        </w:rPr>
      </w:pPr>
    </w:p>
    <w:p w14:paraId="08B3388B" w14:textId="77777777" w:rsidR="00E40CCE" w:rsidRDefault="00EB501C" w:rsidP="00E40CCE">
      <w:pPr>
        <w:autoSpaceDE w:val="0"/>
        <w:autoSpaceDN w:val="0"/>
        <w:adjustRightInd w:val="0"/>
        <w:spacing w:after="0" w:line="240" w:lineRule="auto"/>
        <w:rPr>
          <w:rFonts w:cs="Arial"/>
          <w:sz w:val="24"/>
          <w:szCs w:val="24"/>
        </w:rPr>
      </w:pPr>
      <w:r>
        <w:rPr>
          <w:rFonts w:cs="Arial"/>
          <w:color w:val="FF0000"/>
          <w:sz w:val="24"/>
          <w:szCs w:val="24"/>
        </w:rPr>
        <w:t>In either case t</w:t>
      </w:r>
      <w:r w:rsidR="00E40CCE" w:rsidRPr="00353694">
        <w:rPr>
          <w:rFonts w:cs="Arial"/>
          <w:strike/>
          <w:sz w:val="24"/>
          <w:szCs w:val="24"/>
        </w:rPr>
        <w:t>T</w:t>
      </w:r>
      <w:r w:rsidR="00E40CCE">
        <w:rPr>
          <w:rFonts w:cs="Arial"/>
          <w:sz w:val="24"/>
          <w:szCs w:val="24"/>
        </w:rPr>
        <w:t xml:space="preserve">he </w:t>
      </w:r>
      <w:r>
        <w:rPr>
          <w:rFonts w:cs="Arial"/>
          <w:color w:val="FF0000"/>
          <w:sz w:val="24"/>
          <w:szCs w:val="24"/>
        </w:rPr>
        <w:t xml:space="preserve">actual </w:t>
      </w:r>
      <w:r w:rsidR="00E40CCE" w:rsidRPr="00353694">
        <w:rPr>
          <w:rFonts w:cs="Arial"/>
          <w:strike/>
          <w:sz w:val="24"/>
          <w:szCs w:val="24"/>
        </w:rPr>
        <w:t>advertising</w:t>
      </w:r>
      <w:r w:rsidR="00E40CCE">
        <w:rPr>
          <w:rFonts w:cs="Arial"/>
          <w:sz w:val="24"/>
          <w:szCs w:val="24"/>
        </w:rPr>
        <w:t xml:space="preserve"> data may change; advertising data or scan response data is not considered significant when determining duplicate advertising reports.</w:t>
      </w:r>
    </w:p>
    <w:p w14:paraId="5E8CDB06" w14:textId="77777777" w:rsidR="00E40CCE" w:rsidRDefault="00E40CCE" w:rsidP="00E40CCE">
      <w:pPr>
        <w:autoSpaceDE w:val="0"/>
        <w:autoSpaceDN w:val="0"/>
        <w:adjustRightInd w:val="0"/>
        <w:spacing w:after="0" w:line="240" w:lineRule="auto"/>
        <w:rPr>
          <w:rFonts w:cs="Arial"/>
          <w:b/>
          <w:color w:val="FF0000"/>
          <w:sz w:val="24"/>
          <w:szCs w:val="24"/>
        </w:rPr>
      </w:pPr>
    </w:p>
    <w:p w14:paraId="5CBB6DAA" w14:textId="77777777" w:rsidR="00E40CCE" w:rsidRPr="003928DF" w:rsidRDefault="00E40CCE" w:rsidP="00F03F8D">
      <w:pPr>
        <w:pStyle w:val="Heading3"/>
      </w:pPr>
      <w:bookmarkStart w:id="978" w:name="_Toc432709752"/>
      <w:bookmarkStart w:id="979" w:name="_Toc443590513"/>
      <w:bookmarkStart w:id="980" w:name="_Toc448771494"/>
      <w:r w:rsidRPr="00B03027">
        <w:t xml:space="preserve">[Modified Section] </w:t>
      </w:r>
      <w:r w:rsidRPr="00F03F8D">
        <w:t>4.4.4 Initiating State</w:t>
      </w:r>
      <w:bookmarkEnd w:id="978"/>
      <w:bookmarkEnd w:id="979"/>
      <w:bookmarkEnd w:id="980"/>
    </w:p>
    <w:p w14:paraId="1D6AEF99" w14:textId="77777777" w:rsidR="00E40CCE" w:rsidRDefault="00E40CCE" w:rsidP="00E40CCE">
      <w:pPr>
        <w:autoSpaceDE w:val="0"/>
        <w:autoSpaceDN w:val="0"/>
        <w:adjustRightInd w:val="0"/>
        <w:spacing w:after="0" w:line="240" w:lineRule="auto"/>
        <w:rPr>
          <w:rFonts w:cs="Arial"/>
          <w:b/>
          <w:bCs/>
          <w:color w:val="000000"/>
          <w:sz w:val="24"/>
          <w:szCs w:val="24"/>
        </w:rPr>
      </w:pPr>
      <w:r>
        <w:rPr>
          <w:rFonts w:cs="Arial"/>
          <w:b/>
          <w:bCs/>
          <w:color w:val="000000"/>
          <w:sz w:val="24"/>
          <w:szCs w:val="24"/>
        </w:rPr>
        <w:t>4.4.4 Initiating State</w:t>
      </w:r>
    </w:p>
    <w:p w14:paraId="2A767615" w14:textId="77777777" w:rsidR="00E40CCE" w:rsidRDefault="00E40CCE" w:rsidP="00E40CCE">
      <w:pPr>
        <w:autoSpaceDE w:val="0"/>
        <w:autoSpaceDN w:val="0"/>
        <w:adjustRightInd w:val="0"/>
        <w:spacing w:after="0" w:line="240" w:lineRule="auto"/>
        <w:rPr>
          <w:rFonts w:cs="Arial"/>
          <w:b/>
          <w:bCs/>
          <w:color w:val="000000"/>
          <w:sz w:val="24"/>
          <w:szCs w:val="24"/>
        </w:rPr>
      </w:pPr>
    </w:p>
    <w:p w14:paraId="1D9CD1A2" w14:textId="77777777" w:rsidR="00E40CCE" w:rsidRDefault="00E40CCE" w:rsidP="00E40CCE">
      <w:pPr>
        <w:autoSpaceDE w:val="0"/>
        <w:autoSpaceDN w:val="0"/>
        <w:adjustRightInd w:val="0"/>
        <w:spacing w:after="0" w:line="240" w:lineRule="auto"/>
        <w:rPr>
          <w:rFonts w:cs="Arial"/>
          <w:color w:val="000000"/>
          <w:sz w:val="24"/>
          <w:szCs w:val="24"/>
        </w:rPr>
      </w:pPr>
      <w:r>
        <w:rPr>
          <w:rFonts w:cs="Arial"/>
          <w:color w:val="000000"/>
          <w:sz w:val="24"/>
          <w:szCs w:val="24"/>
        </w:rPr>
        <w:t xml:space="preserve">The Link Layer shall enter the Initiating State when directed by the Host. When initiating, the Link Layer shall listen on the advertising channel indices. </w:t>
      </w:r>
    </w:p>
    <w:p w14:paraId="2422EAB3" w14:textId="77777777" w:rsidR="00E40CCE" w:rsidRDefault="00E40CCE" w:rsidP="00E40CCE">
      <w:pPr>
        <w:autoSpaceDE w:val="0"/>
        <w:autoSpaceDN w:val="0"/>
        <w:adjustRightInd w:val="0"/>
        <w:spacing w:after="0" w:line="240" w:lineRule="auto"/>
        <w:rPr>
          <w:rFonts w:cs="Arial"/>
          <w:color w:val="000000"/>
          <w:sz w:val="24"/>
          <w:szCs w:val="24"/>
        </w:rPr>
      </w:pPr>
    </w:p>
    <w:p w14:paraId="6A92AD5E" w14:textId="77777777" w:rsidR="00E40CCE" w:rsidRDefault="00E40CCE" w:rsidP="00E40CCE">
      <w:pPr>
        <w:autoSpaceDE w:val="0"/>
        <w:autoSpaceDN w:val="0"/>
        <w:adjustRightInd w:val="0"/>
        <w:spacing w:after="0" w:line="240" w:lineRule="auto"/>
        <w:rPr>
          <w:rFonts w:cs="Arial"/>
          <w:color w:val="000000"/>
          <w:sz w:val="24"/>
          <w:szCs w:val="24"/>
        </w:rPr>
      </w:pPr>
      <w:r>
        <w:rPr>
          <w:rFonts w:cs="Arial"/>
          <w:color w:val="000000"/>
          <w:sz w:val="24"/>
          <w:szCs w:val="24"/>
        </w:rPr>
        <w:t>There are no strict timing or advertising channel index selection rules for initiators.</w:t>
      </w:r>
    </w:p>
    <w:p w14:paraId="1811CEE9" w14:textId="77777777" w:rsidR="00E40CCE" w:rsidRDefault="00E40CCE" w:rsidP="00E40CCE">
      <w:pPr>
        <w:autoSpaceDE w:val="0"/>
        <w:autoSpaceDN w:val="0"/>
        <w:adjustRightInd w:val="0"/>
        <w:spacing w:after="0" w:line="240" w:lineRule="auto"/>
        <w:rPr>
          <w:rFonts w:cs="Arial"/>
          <w:color w:val="000000"/>
          <w:sz w:val="24"/>
          <w:szCs w:val="24"/>
        </w:rPr>
      </w:pPr>
    </w:p>
    <w:p w14:paraId="7E3B795D" w14:textId="77777777" w:rsidR="00E40CCE" w:rsidRDefault="00E40CCE" w:rsidP="00E40CCE">
      <w:pPr>
        <w:autoSpaceDE w:val="0"/>
        <w:autoSpaceDN w:val="0"/>
        <w:adjustRightInd w:val="0"/>
        <w:spacing w:after="0" w:line="240" w:lineRule="auto"/>
        <w:rPr>
          <w:rFonts w:cs="Arial"/>
          <w:color w:val="000000"/>
          <w:sz w:val="24"/>
          <w:szCs w:val="24"/>
        </w:rPr>
      </w:pPr>
      <w:r>
        <w:rPr>
          <w:rFonts w:cs="Arial"/>
          <w:color w:val="000000"/>
          <w:sz w:val="24"/>
          <w:szCs w:val="24"/>
        </w:rPr>
        <w:t xml:space="preserve">During initiating, the Link Layer listens on an advertising channel index for the duration of the scan window, </w:t>
      </w:r>
      <w:r>
        <w:rPr>
          <w:rFonts w:ascii="Arial,Italic" w:hAnsi="Arial,Italic" w:cs="Arial,Italic"/>
          <w:i/>
          <w:iCs/>
          <w:color w:val="000000"/>
          <w:sz w:val="24"/>
          <w:szCs w:val="24"/>
        </w:rPr>
        <w:t>scanWindow</w:t>
      </w:r>
      <w:r>
        <w:rPr>
          <w:rFonts w:cs="Arial"/>
          <w:color w:val="000000"/>
          <w:sz w:val="24"/>
          <w:szCs w:val="24"/>
        </w:rPr>
        <w:t xml:space="preserve">. The scan interval, </w:t>
      </w:r>
      <w:r>
        <w:rPr>
          <w:rFonts w:ascii="Arial,Italic" w:hAnsi="Arial,Italic" w:cs="Arial,Italic"/>
          <w:i/>
          <w:iCs/>
          <w:color w:val="000000"/>
          <w:sz w:val="24"/>
          <w:szCs w:val="24"/>
        </w:rPr>
        <w:t>scanInterval</w:t>
      </w:r>
      <w:r>
        <w:rPr>
          <w:rFonts w:cs="Arial"/>
          <w:color w:val="000000"/>
          <w:sz w:val="24"/>
          <w:szCs w:val="24"/>
        </w:rPr>
        <w:t>, is defined as the interval between the start of two consecutive scan windows.</w:t>
      </w:r>
    </w:p>
    <w:p w14:paraId="4AABD1E1" w14:textId="77777777" w:rsidR="00E40CCE" w:rsidRDefault="00E40CCE" w:rsidP="00E40CCE">
      <w:pPr>
        <w:autoSpaceDE w:val="0"/>
        <w:autoSpaceDN w:val="0"/>
        <w:adjustRightInd w:val="0"/>
        <w:spacing w:after="0" w:line="240" w:lineRule="auto"/>
        <w:rPr>
          <w:rFonts w:cs="Arial"/>
          <w:color w:val="000000"/>
          <w:sz w:val="24"/>
          <w:szCs w:val="24"/>
        </w:rPr>
      </w:pPr>
    </w:p>
    <w:p w14:paraId="3C9F9090" w14:textId="77777777" w:rsidR="00E40CCE" w:rsidRDefault="00E40CCE" w:rsidP="00E40CCE">
      <w:pPr>
        <w:autoSpaceDE w:val="0"/>
        <w:autoSpaceDN w:val="0"/>
        <w:adjustRightInd w:val="0"/>
        <w:spacing w:after="0" w:line="240" w:lineRule="auto"/>
        <w:rPr>
          <w:rFonts w:cs="Arial"/>
          <w:color w:val="000000"/>
          <w:sz w:val="24"/>
          <w:szCs w:val="24"/>
        </w:rPr>
      </w:pPr>
      <w:r>
        <w:rPr>
          <w:rFonts w:cs="Arial"/>
          <w:color w:val="000000"/>
          <w:sz w:val="24"/>
          <w:szCs w:val="24"/>
        </w:rPr>
        <w:t xml:space="preserve">The Link Layer should listen for the complete </w:t>
      </w:r>
      <w:r>
        <w:rPr>
          <w:rFonts w:ascii="Arial,Italic" w:hAnsi="Arial,Italic" w:cs="Arial,Italic"/>
          <w:i/>
          <w:iCs/>
          <w:color w:val="000000"/>
          <w:sz w:val="24"/>
          <w:szCs w:val="24"/>
        </w:rPr>
        <w:t xml:space="preserve">scanWindow </w:t>
      </w:r>
      <w:r>
        <w:rPr>
          <w:rFonts w:cs="Arial"/>
          <w:color w:val="000000"/>
          <w:sz w:val="24"/>
          <w:szCs w:val="24"/>
        </w:rPr>
        <w:t xml:space="preserve">every </w:t>
      </w:r>
      <w:r>
        <w:rPr>
          <w:rFonts w:ascii="Arial,Italic" w:hAnsi="Arial,Italic" w:cs="Arial,Italic"/>
          <w:i/>
          <w:iCs/>
          <w:color w:val="000000"/>
          <w:sz w:val="24"/>
          <w:szCs w:val="24"/>
        </w:rPr>
        <w:t xml:space="preserve">scanInterval </w:t>
      </w:r>
      <w:r>
        <w:rPr>
          <w:rFonts w:cs="Arial"/>
          <w:color w:val="000000"/>
          <w:sz w:val="24"/>
          <w:szCs w:val="24"/>
        </w:rPr>
        <w:t>as directed by the Host unless there is a scheduling conflict. In each scan</w:t>
      </w:r>
      <w:r>
        <w:rPr>
          <w:rFonts w:ascii="Arial,Italic" w:hAnsi="Arial,Italic" w:cs="Arial,Italic"/>
          <w:i/>
          <w:iCs/>
          <w:color w:val="000000"/>
          <w:sz w:val="24"/>
          <w:szCs w:val="24"/>
        </w:rPr>
        <w:t xml:space="preserve"> </w:t>
      </w:r>
      <w:r>
        <w:rPr>
          <w:rFonts w:cs="Arial"/>
          <w:color w:val="000000"/>
          <w:sz w:val="24"/>
          <w:szCs w:val="24"/>
        </w:rPr>
        <w:t>window, the Link Layer should listen on a different advertising channel index. The Link Layer shall use all the advertising channel indices.</w:t>
      </w:r>
    </w:p>
    <w:p w14:paraId="5079A666" w14:textId="77777777" w:rsidR="00E40CCE" w:rsidRDefault="00E40CCE" w:rsidP="00E40CCE">
      <w:pPr>
        <w:autoSpaceDE w:val="0"/>
        <w:autoSpaceDN w:val="0"/>
        <w:adjustRightInd w:val="0"/>
        <w:spacing w:after="0" w:line="240" w:lineRule="auto"/>
        <w:rPr>
          <w:rFonts w:cs="Arial"/>
          <w:color w:val="000000"/>
          <w:sz w:val="24"/>
          <w:szCs w:val="24"/>
        </w:rPr>
      </w:pPr>
    </w:p>
    <w:p w14:paraId="65F178D6" w14:textId="77777777" w:rsidR="00E40CCE" w:rsidRDefault="00E40CCE" w:rsidP="00E40CCE">
      <w:pPr>
        <w:autoSpaceDE w:val="0"/>
        <w:autoSpaceDN w:val="0"/>
        <w:adjustRightInd w:val="0"/>
        <w:spacing w:after="0" w:line="240" w:lineRule="auto"/>
        <w:rPr>
          <w:rFonts w:cs="Arial"/>
          <w:color w:val="000000"/>
          <w:sz w:val="24"/>
          <w:szCs w:val="24"/>
        </w:rPr>
      </w:pPr>
      <w:r>
        <w:rPr>
          <w:rFonts w:cs="Arial"/>
          <w:color w:val="000000"/>
          <w:sz w:val="24"/>
          <w:szCs w:val="24"/>
        </w:rPr>
        <w:t xml:space="preserve">The </w:t>
      </w:r>
      <w:r>
        <w:rPr>
          <w:rFonts w:ascii="Arial,Italic" w:hAnsi="Arial,Italic" w:cs="Arial,Italic"/>
          <w:i/>
          <w:iCs/>
          <w:color w:val="000000"/>
          <w:sz w:val="24"/>
          <w:szCs w:val="24"/>
        </w:rPr>
        <w:t xml:space="preserve">scanWindow </w:t>
      </w:r>
      <w:r>
        <w:rPr>
          <w:rFonts w:cs="Arial"/>
          <w:color w:val="000000"/>
          <w:sz w:val="24"/>
          <w:szCs w:val="24"/>
        </w:rPr>
        <w:t xml:space="preserve">and </w:t>
      </w:r>
      <w:r>
        <w:rPr>
          <w:rFonts w:ascii="Arial,Italic" w:hAnsi="Arial,Italic" w:cs="Arial,Italic"/>
          <w:i/>
          <w:iCs/>
          <w:color w:val="000000"/>
          <w:sz w:val="24"/>
          <w:szCs w:val="24"/>
        </w:rPr>
        <w:t xml:space="preserve">scanInterval </w:t>
      </w:r>
      <w:r>
        <w:rPr>
          <w:rFonts w:cs="Arial"/>
          <w:color w:val="000000"/>
          <w:sz w:val="24"/>
          <w:szCs w:val="24"/>
        </w:rPr>
        <w:t>parameters shall be less than or equal to 10.</w:t>
      </w:r>
      <w:r w:rsidR="00E54C94">
        <w:rPr>
          <w:rFonts w:cs="Arial"/>
          <w:color w:val="000000"/>
          <w:sz w:val="24"/>
          <w:szCs w:val="24"/>
        </w:rPr>
        <w:t>24</w:t>
      </w:r>
      <w:r w:rsidR="00E54C94">
        <w:rPr>
          <w:rStyle w:val="CommentReference"/>
        </w:rPr>
        <w:t xml:space="preserve"> </w:t>
      </w:r>
      <w:r>
        <w:rPr>
          <w:rFonts w:cs="Arial"/>
          <w:color w:val="000000"/>
          <w:sz w:val="24"/>
          <w:szCs w:val="24"/>
        </w:rPr>
        <w:t xml:space="preserve">s. The </w:t>
      </w:r>
      <w:r>
        <w:rPr>
          <w:rFonts w:ascii="Arial,Italic" w:hAnsi="Arial,Italic" w:cs="Arial,Italic"/>
          <w:i/>
          <w:iCs/>
          <w:color w:val="000000"/>
          <w:sz w:val="24"/>
          <w:szCs w:val="24"/>
        </w:rPr>
        <w:t xml:space="preserve">scanWindow </w:t>
      </w:r>
      <w:r>
        <w:rPr>
          <w:rFonts w:cs="Arial"/>
          <w:color w:val="000000"/>
          <w:sz w:val="24"/>
          <w:szCs w:val="24"/>
        </w:rPr>
        <w:t xml:space="preserve">shall be less than or equal to the </w:t>
      </w:r>
      <w:r>
        <w:rPr>
          <w:rFonts w:ascii="Arial,Italic" w:hAnsi="Arial,Italic" w:cs="Arial,Italic"/>
          <w:i/>
          <w:iCs/>
          <w:color w:val="000000"/>
          <w:sz w:val="24"/>
          <w:szCs w:val="24"/>
        </w:rPr>
        <w:t>scanInterval</w:t>
      </w:r>
      <w:r>
        <w:rPr>
          <w:rFonts w:cs="Arial"/>
          <w:color w:val="000000"/>
          <w:sz w:val="24"/>
          <w:szCs w:val="24"/>
        </w:rPr>
        <w:t xml:space="preserve">. If the </w:t>
      </w:r>
      <w:r>
        <w:rPr>
          <w:rFonts w:ascii="Arial,Italic" w:hAnsi="Arial,Italic" w:cs="Arial,Italic"/>
          <w:i/>
          <w:iCs/>
          <w:color w:val="000000"/>
          <w:sz w:val="24"/>
          <w:szCs w:val="24"/>
        </w:rPr>
        <w:t xml:space="preserve">scanWindow </w:t>
      </w:r>
      <w:r>
        <w:rPr>
          <w:rFonts w:cs="Arial"/>
          <w:color w:val="000000"/>
          <w:sz w:val="24"/>
          <w:szCs w:val="24"/>
        </w:rPr>
        <w:t xml:space="preserve">and the </w:t>
      </w:r>
      <w:r>
        <w:rPr>
          <w:rFonts w:ascii="Arial,Italic" w:hAnsi="Arial,Italic" w:cs="Arial,Italic"/>
          <w:i/>
          <w:iCs/>
          <w:color w:val="000000"/>
          <w:sz w:val="24"/>
          <w:szCs w:val="24"/>
        </w:rPr>
        <w:t xml:space="preserve">scanInterval </w:t>
      </w:r>
      <w:r>
        <w:rPr>
          <w:rFonts w:cs="Arial"/>
          <w:color w:val="000000"/>
          <w:sz w:val="24"/>
          <w:szCs w:val="24"/>
        </w:rPr>
        <w:t>parameters are set to the same value by the Host, the Link Layer should listen continuously.</w:t>
      </w:r>
    </w:p>
    <w:p w14:paraId="7BB58527" w14:textId="77777777" w:rsidR="00E40CCE" w:rsidRDefault="00E40CCE" w:rsidP="00E40CCE">
      <w:pPr>
        <w:autoSpaceDE w:val="0"/>
        <w:autoSpaceDN w:val="0"/>
        <w:adjustRightInd w:val="0"/>
        <w:spacing w:after="0" w:line="240" w:lineRule="auto"/>
        <w:rPr>
          <w:rFonts w:cs="Arial"/>
          <w:color w:val="000000"/>
          <w:sz w:val="24"/>
          <w:szCs w:val="24"/>
        </w:rPr>
      </w:pPr>
    </w:p>
    <w:p w14:paraId="7DC21A15" w14:textId="77777777" w:rsidR="00E40CCE" w:rsidRDefault="00E40CCE" w:rsidP="00E40CCE">
      <w:pPr>
        <w:autoSpaceDE w:val="0"/>
        <w:autoSpaceDN w:val="0"/>
        <w:adjustRightInd w:val="0"/>
        <w:spacing w:after="0" w:line="240" w:lineRule="auto"/>
        <w:rPr>
          <w:rFonts w:cs="Arial"/>
          <w:color w:val="FF0000"/>
          <w:sz w:val="24"/>
          <w:szCs w:val="24"/>
        </w:rPr>
      </w:pPr>
      <w:r>
        <w:rPr>
          <w:rFonts w:cs="Arial"/>
          <w:color w:val="FF0000"/>
          <w:sz w:val="24"/>
          <w:szCs w:val="24"/>
        </w:rPr>
        <w:t>Connection indications or requests in response to a connectable advertis</w:t>
      </w:r>
      <w:r w:rsidR="00FC1F73">
        <w:rPr>
          <w:rFonts w:cs="Arial"/>
          <w:color w:val="FF0000"/>
          <w:sz w:val="24"/>
          <w:szCs w:val="24"/>
        </w:rPr>
        <w:t>ment</w:t>
      </w:r>
      <w:r>
        <w:rPr>
          <w:rFonts w:cs="Arial"/>
          <w:color w:val="FF0000"/>
          <w:sz w:val="24"/>
          <w:szCs w:val="24"/>
        </w:rPr>
        <w:t xml:space="preserve"> shall be sent on either the primary or secondary advertising channel depending on which advertising PDU contains an AdvA field. The </w:t>
      </w:r>
      <w:r w:rsidR="00FC1F73">
        <w:rPr>
          <w:rFonts w:cs="Arial"/>
          <w:color w:val="FF0000"/>
          <w:sz w:val="24"/>
          <w:szCs w:val="24"/>
        </w:rPr>
        <w:t>following sub-</w:t>
      </w:r>
      <w:r>
        <w:rPr>
          <w:rFonts w:cs="Arial"/>
          <w:color w:val="FF0000"/>
          <w:sz w:val="24"/>
          <w:szCs w:val="24"/>
        </w:rPr>
        <w:t>sections describe the two procedures.</w:t>
      </w:r>
    </w:p>
    <w:p w14:paraId="1A6F8DA5" w14:textId="77777777" w:rsidR="005074DE" w:rsidRPr="0025589B" w:rsidRDefault="005074DE" w:rsidP="00E40CCE">
      <w:pPr>
        <w:autoSpaceDE w:val="0"/>
        <w:autoSpaceDN w:val="0"/>
        <w:adjustRightInd w:val="0"/>
        <w:spacing w:after="0" w:line="240" w:lineRule="auto"/>
        <w:rPr>
          <w:rFonts w:cs="Arial"/>
          <w:color w:val="FF0000"/>
          <w:sz w:val="24"/>
          <w:szCs w:val="24"/>
        </w:rPr>
      </w:pPr>
    </w:p>
    <w:p w14:paraId="4499A9B7" w14:textId="77777777" w:rsidR="00E40CCE" w:rsidRPr="00AA7EAA" w:rsidRDefault="005074DE" w:rsidP="00E40CCE">
      <w:pPr>
        <w:autoSpaceDE w:val="0"/>
        <w:autoSpaceDN w:val="0"/>
        <w:adjustRightInd w:val="0"/>
        <w:spacing w:after="0" w:line="240" w:lineRule="auto"/>
        <w:rPr>
          <w:rFonts w:cs="Arial"/>
          <w:sz w:val="24"/>
          <w:szCs w:val="24"/>
        </w:rPr>
      </w:pPr>
      <w:r w:rsidRPr="00626EF1">
        <w:rPr>
          <w:rFonts w:cs="Arial"/>
          <w:sz w:val="24"/>
          <w:szCs w:val="24"/>
        </w:rPr>
        <w:t>If Link Layer Privacy has been enabled, then the requirements in Section 6.4 shall also be followed.</w:t>
      </w:r>
    </w:p>
    <w:p w14:paraId="5610A2DA" w14:textId="77777777" w:rsidR="00E40CCE" w:rsidRPr="006B3756" w:rsidRDefault="00547835" w:rsidP="00F03F8D">
      <w:pPr>
        <w:pStyle w:val="Heading3"/>
      </w:pPr>
      <w:bookmarkStart w:id="981" w:name="_Toc443590514"/>
      <w:bookmarkStart w:id="982" w:name="_Toc448771495"/>
      <w:r w:rsidRPr="006B3756">
        <w:t xml:space="preserve">[New Section] </w:t>
      </w:r>
      <w:r w:rsidR="00E40CCE" w:rsidRPr="006B3756">
        <w:t xml:space="preserve">4.4.4.1 Connect </w:t>
      </w:r>
      <w:r w:rsidR="006F549A">
        <w:t>Request</w:t>
      </w:r>
      <w:r w:rsidR="006F549A" w:rsidRPr="006B3756">
        <w:t xml:space="preserve">s </w:t>
      </w:r>
      <w:r w:rsidR="00E40CCE" w:rsidRPr="006B3756">
        <w:t>on the Primary Advertising Channel</w:t>
      </w:r>
      <w:bookmarkEnd w:id="981"/>
      <w:bookmarkEnd w:id="982"/>
    </w:p>
    <w:p w14:paraId="57446913" w14:textId="77777777" w:rsidR="00E40CCE" w:rsidRDefault="00723202" w:rsidP="00E40CCE">
      <w:pPr>
        <w:autoSpaceDE w:val="0"/>
        <w:autoSpaceDN w:val="0"/>
        <w:adjustRightInd w:val="0"/>
        <w:spacing w:after="0" w:line="240" w:lineRule="auto"/>
        <w:rPr>
          <w:b/>
          <w:color w:val="FF0000"/>
        </w:rPr>
      </w:pPr>
      <w:r w:rsidRPr="00B03027">
        <w:rPr>
          <w:b/>
          <w:color w:val="FF0000"/>
        </w:rPr>
        <w:t xml:space="preserve">4.4.4.1 Connect </w:t>
      </w:r>
      <w:r w:rsidR="006F549A">
        <w:rPr>
          <w:b/>
          <w:color w:val="FF0000"/>
        </w:rPr>
        <w:t>Request</w:t>
      </w:r>
      <w:r w:rsidR="006F549A" w:rsidRPr="00B03027">
        <w:rPr>
          <w:b/>
          <w:color w:val="FF0000"/>
        </w:rPr>
        <w:t xml:space="preserve">s </w:t>
      </w:r>
      <w:r w:rsidRPr="00B03027">
        <w:rPr>
          <w:b/>
          <w:color w:val="FF0000"/>
        </w:rPr>
        <w:t>on the Primary Advertising Channel</w:t>
      </w:r>
    </w:p>
    <w:p w14:paraId="767FDC9C" w14:textId="77777777" w:rsidR="00723202" w:rsidRPr="00F03F8D" w:rsidRDefault="00723202" w:rsidP="00E40CCE">
      <w:pPr>
        <w:autoSpaceDE w:val="0"/>
        <w:autoSpaceDN w:val="0"/>
        <w:adjustRightInd w:val="0"/>
        <w:spacing w:after="0" w:line="240" w:lineRule="auto"/>
        <w:rPr>
          <w:rFonts w:cs="Arial"/>
          <w:b/>
          <w:color w:val="FF0000"/>
          <w:sz w:val="24"/>
          <w:szCs w:val="24"/>
        </w:rPr>
      </w:pPr>
    </w:p>
    <w:p w14:paraId="223F3D4B" w14:textId="77777777" w:rsidR="00E40CCE" w:rsidRDefault="00E40CCE" w:rsidP="00E40CCE">
      <w:pPr>
        <w:autoSpaceDE w:val="0"/>
        <w:autoSpaceDN w:val="0"/>
        <w:adjustRightInd w:val="0"/>
        <w:spacing w:after="0" w:line="240" w:lineRule="auto"/>
        <w:rPr>
          <w:rFonts w:cs="Arial"/>
          <w:color w:val="FF0000"/>
          <w:sz w:val="24"/>
          <w:szCs w:val="24"/>
        </w:rPr>
      </w:pPr>
      <w:r>
        <w:rPr>
          <w:rFonts w:cs="Arial"/>
          <w:color w:val="FF0000"/>
          <w:sz w:val="24"/>
          <w:szCs w:val="24"/>
        </w:rPr>
        <w:t>This procedure shall not be used when establishing a connection on the LE Coded PHY.</w:t>
      </w:r>
    </w:p>
    <w:p w14:paraId="6F1F1A05" w14:textId="77777777" w:rsidR="00547835" w:rsidRDefault="00547835" w:rsidP="00E40CCE">
      <w:pPr>
        <w:autoSpaceDE w:val="0"/>
        <w:autoSpaceDN w:val="0"/>
        <w:adjustRightInd w:val="0"/>
        <w:spacing w:after="0" w:line="240" w:lineRule="auto"/>
        <w:rPr>
          <w:rFonts w:cs="Arial"/>
          <w:color w:val="FF0000"/>
          <w:sz w:val="24"/>
          <w:szCs w:val="24"/>
        </w:rPr>
      </w:pPr>
    </w:p>
    <w:p w14:paraId="17361F5D" w14:textId="77777777" w:rsidR="00547835" w:rsidRPr="006B3756" w:rsidRDefault="00547835" w:rsidP="00E40CCE">
      <w:pPr>
        <w:autoSpaceDE w:val="0"/>
        <w:autoSpaceDN w:val="0"/>
        <w:adjustRightInd w:val="0"/>
        <w:spacing w:after="0" w:line="240" w:lineRule="auto"/>
        <w:rPr>
          <w:rFonts w:cs="Arial"/>
          <w:b/>
          <w:color w:val="00B050"/>
          <w:sz w:val="24"/>
          <w:szCs w:val="24"/>
        </w:rPr>
      </w:pPr>
      <w:r w:rsidRPr="006B3756">
        <w:rPr>
          <w:rFonts w:cs="Arial"/>
          <w:b/>
          <w:color w:val="00B050"/>
          <w:sz w:val="24"/>
          <w:szCs w:val="24"/>
        </w:rPr>
        <w:t>[Editor Note: The following text was taken from 4.4.4</w:t>
      </w:r>
      <w:r w:rsidR="00E5379D" w:rsidRPr="006B3756">
        <w:rPr>
          <w:rFonts w:cs="Arial"/>
          <w:b/>
          <w:color w:val="00B050"/>
          <w:sz w:val="24"/>
          <w:szCs w:val="24"/>
        </w:rPr>
        <w:t>, modified</w:t>
      </w:r>
      <w:r w:rsidRPr="006B3756">
        <w:rPr>
          <w:rFonts w:cs="Arial"/>
          <w:b/>
          <w:color w:val="00B050"/>
          <w:sz w:val="24"/>
          <w:szCs w:val="24"/>
        </w:rPr>
        <w:t xml:space="preserve"> and placed in this subsection]</w:t>
      </w:r>
    </w:p>
    <w:p w14:paraId="125DFBD8" w14:textId="77777777" w:rsidR="00E40CCE" w:rsidRPr="0025589B" w:rsidRDefault="00E40CCE" w:rsidP="00E40CCE">
      <w:pPr>
        <w:autoSpaceDE w:val="0"/>
        <w:autoSpaceDN w:val="0"/>
        <w:adjustRightInd w:val="0"/>
        <w:spacing w:after="0" w:line="240" w:lineRule="auto"/>
        <w:rPr>
          <w:rFonts w:cs="Arial"/>
          <w:b/>
          <w:color w:val="FF0000"/>
          <w:sz w:val="24"/>
          <w:szCs w:val="24"/>
        </w:rPr>
      </w:pPr>
    </w:p>
    <w:p w14:paraId="3A9344C4" w14:textId="77777777" w:rsidR="00E40CCE" w:rsidRDefault="00E40CCE" w:rsidP="00E40CCE">
      <w:pPr>
        <w:autoSpaceDE w:val="0"/>
        <w:autoSpaceDN w:val="0"/>
        <w:adjustRightInd w:val="0"/>
        <w:spacing w:after="0" w:line="240" w:lineRule="auto"/>
        <w:rPr>
          <w:rFonts w:cs="Arial"/>
          <w:color w:val="000000"/>
          <w:sz w:val="24"/>
          <w:szCs w:val="24"/>
        </w:rPr>
      </w:pPr>
      <w:r>
        <w:rPr>
          <w:rFonts w:cs="Arial"/>
          <w:color w:val="000000"/>
          <w:sz w:val="24"/>
          <w:szCs w:val="24"/>
        </w:rPr>
        <w:t xml:space="preserve">If an ADV_IND PDU is received that is allowed by the initiator filter policy, the initiator shall send a </w:t>
      </w:r>
      <w:r w:rsidRPr="005C45EA">
        <w:rPr>
          <w:rFonts w:cs="Arial"/>
          <w:sz w:val="24"/>
          <w:szCs w:val="24"/>
        </w:rPr>
        <w:t>CONNECT_IND</w:t>
      </w:r>
      <w:r>
        <w:rPr>
          <w:rFonts w:cs="Arial"/>
          <w:color w:val="000000"/>
          <w:sz w:val="24"/>
          <w:szCs w:val="24"/>
        </w:rPr>
        <w:t xml:space="preserve"> PDU to the advertiser. If an ADV_DIRECT_IND PDU with </w:t>
      </w:r>
      <w:r w:rsidRPr="00876239">
        <w:rPr>
          <w:rFonts w:cs="Arial"/>
          <w:color w:val="000000"/>
          <w:sz w:val="24"/>
          <w:szCs w:val="24"/>
        </w:rPr>
        <w:t>this</w:t>
      </w:r>
      <w:r>
        <w:rPr>
          <w:rFonts w:cs="Arial"/>
          <w:color w:val="000000"/>
          <w:sz w:val="24"/>
          <w:szCs w:val="24"/>
        </w:rPr>
        <w:t xml:space="preserve"> Link Layer’s device address</w:t>
      </w:r>
      <w:r w:rsidRPr="0025589B">
        <w:rPr>
          <w:rFonts w:cs="Arial"/>
          <w:strike/>
          <w:color w:val="000000"/>
          <w:sz w:val="24"/>
          <w:szCs w:val="24"/>
        </w:rPr>
        <w:t xml:space="preserve"> is received</w:t>
      </w:r>
      <w:r>
        <w:rPr>
          <w:rFonts w:cs="Arial"/>
          <w:color w:val="000000"/>
          <w:sz w:val="24"/>
          <w:szCs w:val="24"/>
        </w:rPr>
        <w:t xml:space="preserve"> </w:t>
      </w:r>
      <w:r>
        <w:rPr>
          <w:rFonts w:cs="Arial"/>
          <w:color w:val="FF0000"/>
          <w:sz w:val="24"/>
          <w:szCs w:val="24"/>
        </w:rPr>
        <w:t xml:space="preserve">and </w:t>
      </w:r>
      <w:r w:rsidRPr="00770EFE">
        <w:rPr>
          <w:rFonts w:cs="Arial"/>
          <w:strike/>
          <w:color w:val="000000"/>
          <w:sz w:val="24"/>
          <w:szCs w:val="24"/>
        </w:rPr>
        <w:t>that is</w:t>
      </w:r>
      <w:r>
        <w:rPr>
          <w:rFonts w:cs="Arial"/>
          <w:color w:val="000000"/>
          <w:sz w:val="24"/>
          <w:szCs w:val="24"/>
        </w:rPr>
        <w:t xml:space="preserve"> allowed by the initiator filter policy</w:t>
      </w:r>
      <w:r w:rsidR="00FC1F73">
        <w:rPr>
          <w:rFonts w:cs="Arial"/>
          <w:color w:val="FF0000"/>
          <w:sz w:val="24"/>
          <w:szCs w:val="24"/>
        </w:rPr>
        <w:t xml:space="preserve"> is received</w:t>
      </w:r>
      <w:r>
        <w:rPr>
          <w:rFonts w:cs="Arial"/>
          <w:color w:val="000000"/>
          <w:sz w:val="24"/>
          <w:szCs w:val="24"/>
        </w:rPr>
        <w:t xml:space="preserve">, the initiator shall send a </w:t>
      </w:r>
      <w:r w:rsidRPr="005C45EA">
        <w:rPr>
          <w:rFonts w:cs="Arial"/>
          <w:sz w:val="24"/>
          <w:szCs w:val="24"/>
        </w:rPr>
        <w:t>CONNECT_IND</w:t>
      </w:r>
      <w:r>
        <w:rPr>
          <w:rFonts w:cs="Arial"/>
          <w:color w:val="000000"/>
          <w:sz w:val="24"/>
          <w:szCs w:val="24"/>
        </w:rPr>
        <w:t xml:space="preserve"> PDU to the advertiser; otherwise it shall be ignored.</w:t>
      </w:r>
    </w:p>
    <w:p w14:paraId="3EC1EEFE" w14:textId="77777777" w:rsidR="00E40CCE" w:rsidRDefault="00E40CCE" w:rsidP="00E40CCE">
      <w:pPr>
        <w:autoSpaceDE w:val="0"/>
        <w:autoSpaceDN w:val="0"/>
        <w:adjustRightInd w:val="0"/>
        <w:spacing w:after="0" w:line="240" w:lineRule="auto"/>
        <w:rPr>
          <w:rFonts w:cs="Arial"/>
          <w:color w:val="000000"/>
          <w:sz w:val="24"/>
          <w:szCs w:val="24"/>
        </w:rPr>
      </w:pPr>
    </w:p>
    <w:p w14:paraId="30FA4D4F" w14:textId="77777777" w:rsidR="005074DE" w:rsidRPr="00AA7EAA" w:rsidRDefault="00E40CCE" w:rsidP="00E40CCE">
      <w:pPr>
        <w:autoSpaceDE w:val="0"/>
        <w:autoSpaceDN w:val="0"/>
        <w:adjustRightInd w:val="0"/>
        <w:spacing w:after="0" w:line="240" w:lineRule="auto"/>
        <w:rPr>
          <w:rFonts w:cs="Arial"/>
          <w:color w:val="000000"/>
          <w:sz w:val="24"/>
          <w:szCs w:val="24"/>
        </w:rPr>
      </w:pPr>
      <w:r>
        <w:rPr>
          <w:rFonts w:cs="Arial"/>
          <w:color w:val="000000"/>
          <w:sz w:val="24"/>
          <w:szCs w:val="24"/>
        </w:rPr>
        <w:t xml:space="preserve">After sending the </w:t>
      </w:r>
      <w:r w:rsidRPr="005C45EA">
        <w:rPr>
          <w:rFonts w:cs="Arial"/>
          <w:sz w:val="24"/>
          <w:szCs w:val="24"/>
        </w:rPr>
        <w:t>CONNECT_IND</w:t>
      </w:r>
      <w:r>
        <w:rPr>
          <w:rFonts w:cs="Arial"/>
          <w:color w:val="000000"/>
          <w:sz w:val="24"/>
          <w:szCs w:val="24"/>
        </w:rPr>
        <w:t xml:space="preserve"> PDU, the Link Layer shall exit the Initiating State, and shall transition to the Connection State in the Master Role as defined in </w:t>
      </w:r>
      <w:r>
        <w:rPr>
          <w:rFonts w:cs="Arial"/>
          <w:color w:val="0000FF"/>
          <w:sz w:val="24"/>
          <w:szCs w:val="24"/>
        </w:rPr>
        <w:t>Section 4.5.4</w:t>
      </w:r>
      <w:r>
        <w:rPr>
          <w:rFonts w:cs="Arial"/>
          <w:color w:val="000000"/>
          <w:sz w:val="24"/>
          <w:szCs w:val="24"/>
        </w:rPr>
        <w:t>.</w:t>
      </w:r>
    </w:p>
    <w:p w14:paraId="0D748AAC" w14:textId="77777777" w:rsidR="00E40CCE" w:rsidRPr="006B3756" w:rsidRDefault="00E5379D" w:rsidP="00F03F8D">
      <w:pPr>
        <w:pStyle w:val="Heading3"/>
      </w:pPr>
      <w:bookmarkStart w:id="983" w:name="_Toc443590515"/>
      <w:bookmarkStart w:id="984" w:name="_Toc448771496"/>
      <w:r w:rsidRPr="006B3756">
        <w:t xml:space="preserve">[New Section] </w:t>
      </w:r>
      <w:r w:rsidR="00E40CCE" w:rsidRPr="006B3756">
        <w:t>4.4.4.2 Connect Requests on the Secondary Advertising Channel</w:t>
      </w:r>
      <w:bookmarkEnd w:id="983"/>
      <w:bookmarkEnd w:id="984"/>
    </w:p>
    <w:p w14:paraId="4AF89A16" w14:textId="77777777" w:rsidR="00E40CCE" w:rsidRDefault="00723202" w:rsidP="00E40CCE">
      <w:pPr>
        <w:autoSpaceDE w:val="0"/>
        <w:autoSpaceDN w:val="0"/>
        <w:adjustRightInd w:val="0"/>
        <w:spacing w:after="0" w:line="240" w:lineRule="auto"/>
        <w:rPr>
          <w:b/>
          <w:color w:val="FF0000"/>
        </w:rPr>
      </w:pPr>
      <w:r w:rsidRPr="00B03027">
        <w:rPr>
          <w:b/>
          <w:color w:val="FF0000"/>
        </w:rPr>
        <w:t>4.4.4.2 Connect Requests on the Secondary Advertising Channel</w:t>
      </w:r>
    </w:p>
    <w:p w14:paraId="3E3C2146" w14:textId="77777777" w:rsidR="00723202" w:rsidRPr="00F03F8D" w:rsidRDefault="00723202" w:rsidP="00E40CCE">
      <w:pPr>
        <w:autoSpaceDE w:val="0"/>
        <w:autoSpaceDN w:val="0"/>
        <w:adjustRightInd w:val="0"/>
        <w:spacing w:after="0" w:line="240" w:lineRule="auto"/>
        <w:rPr>
          <w:rFonts w:cs="Arial"/>
          <w:b/>
          <w:color w:val="FF0000"/>
          <w:sz w:val="24"/>
          <w:szCs w:val="24"/>
        </w:rPr>
      </w:pPr>
    </w:p>
    <w:p w14:paraId="23D547C2" w14:textId="77777777" w:rsidR="00E40CCE" w:rsidRDefault="00E40CCE" w:rsidP="00E40CCE">
      <w:pPr>
        <w:autoSpaceDE w:val="0"/>
        <w:autoSpaceDN w:val="0"/>
        <w:adjustRightInd w:val="0"/>
        <w:spacing w:after="0" w:line="240" w:lineRule="auto"/>
        <w:rPr>
          <w:rFonts w:cs="Arial"/>
          <w:color w:val="FF0000"/>
          <w:sz w:val="24"/>
          <w:szCs w:val="24"/>
        </w:rPr>
      </w:pPr>
      <w:r>
        <w:rPr>
          <w:rFonts w:cs="Arial"/>
          <w:color w:val="FF0000"/>
          <w:sz w:val="24"/>
          <w:szCs w:val="24"/>
        </w:rPr>
        <w:t>This procedure shall be used when establishing a connection on the LE Coded PHY.</w:t>
      </w:r>
    </w:p>
    <w:p w14:paraId="482EA256" w14:textId="77777777" w:rsidR="00E40CCE" w:rsidRPr="0025589B" w:rsidRDefault="00E40CCE" w:rsidP="00E40CCE">
      <w:pPr>
        <w:autoSpaceDE w:val="0"/>
        <w:autoSpaceDN w:val="0"/>
        <w:adjustRightInd w:val="0"/>
        <w:spacing w:after="0" w:line="240" w:lineRule="auto"/>
        <w:rPr>
          <w:rFonts w:cs="Arial"/>
          <w:color w:val="FF0000"/>
          <w:sz w:val="24"/>
          <w:szCs w:val="24"/>
        </w:rPr>
      </w:pPr>
    </w:p>
    <w:p w14:paraId="4016944F" w14:textId="77777777" w:rsidR="00E40CCE" w:rsidRPr="0025589B" w:rsidRDefault="00E40CCE" w:rsidP="00E40CCE">
      <w:pPr>
        <w:autoSpaceDE w:val="0"/>
        <w:autoSpaceDN w:val="0"/>
        <w:adjustRightInd w:val="0"/>
        <w:spacing w:after="0" w:line="240" w:lineRule="auto"/>
        <w:rPr>
          <w:rFonts w:cs="Arial"/>
          <w:color w:val="FF0000"/>
          <w:sz w:val="24"/>
          <w:szCs w:val="24"/>
        </w:rPr>
      </w:pPr>
      <w:r w:rsidRPr="0025589B">
        <w:rPr>
          <w:rFonts w:cs="Arial"/>
          <w:color w:val="FF0000"/>
          <w:sz w:val="24"/>
          <w:szCs w:val="24"/>
        </w:rPr>
        <w:t>If a connectable ADV_EXT_IND PDU is received</w:t>
      </w:r>
      <w:r w:rsidRPr="003D4082">
        <w:rPr>
          <w:rFonts w:cs="Arial"/>
          <w:color w:val="FF0000"/>
          <w:sz w:val="24"/>
          <w:szCs w:val="24"/>
        </w:rPr>
        <w:t xml:space="preserve">, </w:t>
      </w:r>
      <w:r w:rsidRPr="0025589B">
        <w:rPr>
          <w:rFonts w:cs="Arial"/>
          <w:color w:val="FF0000"/>
          <w:sz w:val="24"/>
          <w:szCs w:val="24"/>
        </w:rPr>
        <w:t>the initiator shall listen for the connectable AUX_ADV_IND on the secondary advertising channel</w:t>
      </w:r>
      <w:r w:rsidR="00FC1F73">
        <w:rPr>
          <w:rFonts w:cs="Arial"/>
          <w:color w:val="FF0000"/>
          <w:sz w:val="24"/>
          <w:szCs w:val="24"/>
        </w:rPr>
        <w:t xml:space="preserve">. If a connectable </w:t>
      </w:r>
      <w:r w:rsidR="00660790">
        <w:rPr>
          <w:rFonts w:cs="Arial"/>
          <w:color w:val="FF0000"/>
          <w:sz w:val="24"/>
          <w:szCs w:val="24"/>
        </w:rPr>
        <w:t xml:space="preserve">undirected </w:t>
      </w:r>
      <w:r w:rsidR="00FC1F73">
        <w:rPr>
          <w:rFonts w:cs="Arial"/>
          <w:color w:val="FF0000"/>
          <w:sz w:val="24"/>
          <w:szCs w:val="24"/>
        </w:rPr>
        <w:t xml:space="preserve">AUX_ADV_IND PDU, or </w:t>
      </w:r>
      <w:r w:rsidRPr="0025589B">
        <w:rPr>
          <w:rFonts w:cs="Arial"/>
          <w:color w:val="FF0000"/>
          <w:sz w:val="24"/>
          <w:szCs w:val="24"/>
        </w:rPr>
        <w:t xml:space="preserve">a connectable </w:t>
      </w:r>
      <w:r w:rsidR="00660790">
        <w:rPr>
          <w:rFonts w:cs="Arial"/>
          <w:color w:val="FF0000"/>
          <w:sz w:val="24"/>
          <w:szCs w:val="24"/>
        </w:rPr>
        <w:t xml:space="preserve">directed </w:t>
      </w:r>
      <w:r>
        <w:rPr>
          <w:rFonts w:cs="Arial"/>
          <w:color w:val="FF0000"/>
          <w:sz w:val="24"/>
          <w:szCs w:val="24"/>
        </w:rPr>
        <w:t>AUX_ADV</w:t>
      </w:r>
      <w:r w:rsidRPr="0025589B">
        <w:rPr>
          <w:rFonts w:cs="Arial"/>
          <w:color w:val="FF0000"/>
          <w:sz w:val="24"/>
          <w:szCs w:val="24"/>
        </w:rPr>
        <w:t xml:space="preserve">_IND PDU </w:t>
      </w:r>
      <w:r>
        <w:rPr>
          <w:rFonts w:cs="Arial"/>
          <w:color w:val="FF0000"/>
          <w:sz w:val="24"/>
          <w:szCs w:val="24"/>
        </w:rPr>
        <w:t xml:space="preserve">with this </w:t>
      </w:r>
      <w:r w:rsidRPr="0025589B">
        <w:rPr>
          <w:rFonts w:cs="Arial"/>
          <w:color w:val="FF0000"/>
          <w:sz w:val="24"/>
          <w:szCs w:val="24"/>
        </w:rPr>
        <w:t>Link Layer’s device address</w:t>
      </w:r>
      <w:r w:rsidR="00FC1F73">
        <w:rPr>
          <w:rFonts w:cs="Arial"/>
          <w:color w:val="FF0000"/>
          <w:sz w:val="24"/>
          <w:szCs w:val="24"/>
        </w:rPr>
        <w:t>, is received</w:t>
      </w:r>
      <w:r w:rsidRPr="0025589B">
        <w:rPr>
          <w:rFonts w:cs="Arial"/>
          <w:color w:val="FF0000"/>
          <w:sz w:val="24"/>
          <w:szCs w:val="24"/>
        </w:rPr>
        <w:t xml:space="preserve"> </w:t>
      </w:r>
      <w:r>
        <w:rPr>
          <w:rFonts w:cs="Arial"/>
          <w:color w:val="FF0000"/>
          <w:sz w:val="24"/>
          <w:szCs w:val="24"/>
        </w:rPr>
        <w:t xml:space="preserve">and </w:t>
      </w:r>
      <w:r w:rsidRPr="0025589B">
        <w:rPr>
          <w:rFonts w:cs="Arial"/>
          <w:color w:val="FF0000"/>
          <w:sz w:val="24"/>
          <w:szCs w:val="24"/>
        </w:rPr>
        <w:t>is allowed by the initiator filter policy, the initiator shall send a</w:t>
      </w:r>
      <w:r>
        <w:rPr>
          <w:rFonts w:cs="Arial"/>
          <w:color w:val="FF0000"/>
          <w:sz w:val="24"/>
          <w:szCs w:val="24"/>
        </w:rPr>
        <w:t>n</w:t>
      </w:r>
      <w:r w:rsidRPr="0025589B">
        <w:rPr>
          <w:rFonts w:cs="Arial"/>
          <w:color w:val="FF0000"/>
          <w:sz w:val="24"/>
          <w:szCs w:val="24"/>
        </w:rPr>
        <w:t xml:space="preserve"> </w:t>
      </w:r>
      <w:r>
        <w:rPr>
          <w:rFonts w:cs="Arial"/>
          <w:color w:val="FF0000"/>
          <w:sz w:val="24"/>
          <w:szCs w:val="24"/>
        </w:rPr>
        <w:t>AUX_CONNECT_REQ</w:t>
      </w:r>
      <w:r w:rsidRPr="0025589B">
        <w:rPr>
          <w:rFonts w:cs="Arial"/>
          <w:color w:val="FF0000"/>
          <w:sz w:val="24"/>
          <w:szCs w:val="24"/>
        </w:rPr>
        <w:t xml:space="preserve"> PDU to the advertiser; otherwise</w:t>
      </w:r>
      <w:r w:rsidR="00F41E11">
        <w:rPr>
          <w:rFonts w:cs="Arial"/>
          <w:color w:val="FF0000"/>
          <w:sz w:val="24"/>
          <w:szCs w:val="24"/>
        </w:rPr>
        <w:t>,</w:t>
      </w:r>
      <w:r w:rsidRPr="0025589B">
        <w:rPr>
          <w:rFonts w:cs="Arial"/>
          <w:color w:val="FF0000"/>
          <w:sz w:val="24"/>
          <w:szCs w:val="24"/>
        </w:rPr>
        <w:t xml:space="preserve"> it shall be ignored.</w:t>
      </w:r>
    </w:p>
    <w:p w14:paraId="3D447716" w14:textId="77777777" w:rsidR="00E40CCE" w:rsidRPr="0025589B" w:rsidRDefault="00E40CCE" w:rsidP="00E40CCE">
      <w:pPr>
        <w:autoSpaceDE w:val="0"/>
        <w:autoSpaceDN w:val="0"/>
        <w:adjustRightInd w:val="0"/>
        <w:spacing w:after="0" w:line="240" w:lineRule="auto"/>
        <w:rPr>
          <w:rFonts w:cs="Arial"/>
          <w:color w:val="FF0000"/>
          <w:sz w:val="24"/>
          <w:szCs w:val="24"/>
        </w:rPr>
      </w:pPr>
    </w:p>
    <w:p w14:paraId="06995F69" w14:textId="77777777" w:rsidR="00E40CCE" w:rsidRDefault="00E40CCE" w:rsidP="00E40CCE">
      <w:pPr>
        <w:autoSpaceDE w:val="0"/>
        <w:autoSpaceDN w:val="0"/>
        <w:adjustRightInd w:val="0"/>
        <w:spacing w:after="0" w:line="240" w:lineRule="auto"/>
        <w:rPr>
          <w:rFonts w:cs="Arial"/>
          <w:color w:val="FF0000"/>
          <w:sz w:val="24"/>
          <w:szCs w:val="24"/>
        </w:rPr>
      </w:pPr>
      <w:r w:rsidRPr="0025589B">
        <w:rPr>
          <w:rFonts w:cs="Arial"/>
          <w:color w:val="FF0000"/>
          <w:sz w:val="24"/>
          <w:szCs w:val="24"/>
        </w:rPr>
        <w:t xml:space="preserve">After sending the </w:t>
      </w:r>
      <w:r>
        <w:rPr>
          <w:rFonts w:cs="Arial"/>
          <w:color w:val="FF0000"/>
          <w:sz w:val="24"/>
          <w:szCs w:val="24"/>
        </w:rPr>
        <w:t>AUX_</w:t>
      </w:r>
      <w:r w:rsidRPr="0025589B">
        <w:rPr>
          <w:rFonts w:cs="Arial"/>
          <w:color w:val="FF0000"/>
          <w:sz w:val="24"/>
          <w:szCs w:val="24"/>
        </w:rPr>
        <w:t>CONNECT_</w:t>
      </w:r>
      <w:r>
        <w:rPr>
          <w:rFonts w:cs="Arial"/>
          <w:color w:val="FF0000"/>
          <w:sz w:val="24"/>
          <w:szCs w:val="24"/>
        </w:rPr>
        <w:t>REQ</w:t>
      </w:r>
      <w:r w:rsidRPr="0025589B">
        <w:rPr>
          <w:rFonts w:cs="Arial"/>
          <w:color w:val="FF0000"/>
          <w:sz w:val="24"/>
          <w:szCs w:val="24"/>
        </w:rPr>
        <w:t xml:space="preserve"> PDU, the </w:t>
      </w:r>
      <w:r>
        <w:rPr>
          <w:rFonts w:cs="Arial"/>
          <w:color w:val="FF0000"/>
          <w:sz w:val="24"/>
          <w:szCs w:val="24"/>
        </w:rPr>
        <w:t xml:space="preserve">initiator shall wait for the advertiser to send </w:t>
      </w:r>
      <w:r w:rsidR="00FC1F73">
        <w:rPr>
          <w:rFonts w:cs="Arial"/>
          <w:color w:val="FF0000"/>
          <w:sz w:val="24"/>
          <w:szCs w:val="24"/>
        </w:rPr>
        <w:t xml:space="preserve">an </w:t>
      </w:r>
      <w:r>
        <w:rPr>
          <w:rFonts w:cs="Arial"/>
          <w:color w:val="FF0000"/>
          <w:sz w:val="24"/>
          <w:szCs w:val="24"/>
        </w:rPr>
        <w:t xml:space="preserve">AUX_CONNECT_RSP PDU. Once </w:t>
      </w:r>
      <w:r w:rsidR="00FC1F73">
        <w:rPr>
          <w:rFonts w:cs="Arial"/>
          <w:color w:val="FF0000"/>
          <w:sz w:val="24"/>
          <w:szCs w:val="24"/>
        </w:rPr>
        <w:t xml:space="preserve">an </w:t>
      </w:r>
      <w:r>
        <w:rPr>
          <w:rFonts w:cs="Arial"/>
          <w:color w:val="FF0000"/>
          <w:sz w:val="24"/>
          <w:szCs w:val="24"/>
        </w:rPr>
        <w:t xml:space="preserve">AUX_CONNECT_RSP PDU is received, the Link Layer </w:t>
      </w:r>
      <w:r w:rsidRPr="0025589B">
        <w:rPr>
          <w:rFonts w:cs="Arial"/>
          <w:color w:val="FF0000"/>
          <w:sz w:val="24"/>
          <w:szCs w:val="24"/>
        </w:rPr>
        <w:t>shall exit the Initiating State and shall transition to the Connection State in the Master Role as defined in Section 4.5.4.</w:t>
      </w:r>
      <w:r>
        <w:rPr>
          <w:rFonts w:cs="Arial"/>
          <w:color w:val="FF0000"/>
          <w:sz w:val="24"/>
          <w:szCs w:val="24"/>
        </w:rPr>
        <w:t xml:space="preserve"> If the initiator does not receive </w:t>
      </w:r>
      <w:r w:rsidR="00FC1F73">
        <w:rPr>
          <w:rFonts w:cs="Arial"/>
          <w:color w:val="FF0000"/>
          <w:sz w:val="24"/>
          <w:szCs w:val="24"/>
        </w:rPr>
        <w:t xml:space="preserve">an </w:t>
      </w:r>
      <w:r>
        <w:rPr>
          <w:rFonts w:cs="Arial"/>
          <w:color w:val="FF0000"/>
          <w:sz w:val="24"/>
          <w:szCs w:val="24"/>
        </w:rPr>
        <w:t>AUX_CONNECT_RSP PDU from the advertiser, it shall use the back</w:t>
      </w:r>
      <w:r w:rsidR="00FC1F73">
        <w:rPr>
          <w:rFonts w:cs="Arial"/>
          <w:color w:val="FF0000"/>
          <w:sz w:val="24"/>
          <w:szCs w:val="24"/>
        </w:rPr>
        <w:t>-</w:t>
      </w:r>
      <w:r>
        <w:rPr>
          <w:rFonts w:cs="Arial"/>
          <w:color w:val="FF0000"/>
          <w:sz w:val="24"/>
          <w:szCs w:val="24"/>
        </w:rPr>
        <w:t>off algorithm described for SCAN_REQ in Section 4.4.3.2 before responding to the next connectable AUX_ADV_IND PDU.</w:t>
      </w:r>
    </w:p>
    <w:p w14:paraId="44EDFF82" w14:textId="77777777" w:rsidR="00E40CCE" w:rsidRDefault="00E40CCE" w:rsidP="00E40CCE">
      <w:pPr>
        <w:autoSpaceDE w:val="0"/>
        <w:autoSpaceDN w:val="0"/>
        <w:adjustRightInd w:val="0"/>
        <w:spacing w:after="0" w:line="240" w:lineRule="auto"/>
        <w:rPr>
          <w:rFonts w:cs="Arial"/>
          <w:color w:val="FF0000"/>
          <w:sz w:val="24"/>
          <w:szCs w:val="24"/>
        </w:rPr>
      </w:pPr>
    </w:p>
    <w:p w14:paraId="796FF930" w14:textId="77777777" w:rsidR="00E40CCE" w:rsidRDefault="00E40CCE" w:rsidP="00F03F8D">
      <w:pPr>
        <w:pStyle w:val="Heading3"/>
      </w:pPr>
      <w:bookmarkStart w:id="985" w:name="_Toc432709753"/>
      <w:bookmarkStart w:id="986" w:name="_Toc443590516"/>
      <w:bookmarkStart w:id="987" w:name="_Toc448771497"/>
      <w:r>
        <w:rPr>
          <w:color w:val="FF0000"/>
        </w:rPr>
        <w:t xml:space="preserve">[Modified Section] </w:t>
      </w:r>
      <w:r>
        <w:t>4.5 Connection State</w:t>
      </w:r>
      <w:bookmarkEnd w:id="985"/>
      <w:bookmarkEnd w:id="986"/>
      <w:bookmarkEnd w:id="987"/>
    </w:p>
    <w:p w14:paraId="57B793E8" w14:textId="77777777" w:rsidR="008B678B" w:rsidRPr="008B678B" w:rsidRDefault="008B678B" w:rsidP="00353694">
      <w:r>
        <w:rPr>
          <w:rFonts w:cs="Arial"/>
          <w:b/>
          <w:bCs/>
          <w:sz w:val="28"/>
          <w:szCs w:val="28"/>
        </w:rPr>
        <w:t>4.5 CONNECTION STATE</w:t>
      </w:r>
    </w:p>
    <w:p w14:paraId="38B213A8" w14:textId="77777777" w:rsidR="008B678B" w:rsidRDefault="008B678B" w:rsidP="008B678B">
      <w:pPr>
        <w:autoSpaceDE w:val="0"/>
        <w:autoSpaceDN w:val="0"/>
        <w:adjustRightInd w:val="0"/>
        <w:spacing w:after="0" w:line="240" w:lineRule="auto"/>
        <w:rPr>
          <w:rFonts w:cs="Arial"/>
          <w:color w:val="000000"/>
          <w:sz w:val="24"/>
          <w:szCs w:val="24"/>
        </w:rPr>
      </w:pPr>
      <w:r>
        <w:rPr>
          <w:rFonts w:cs="Arial"/>
          <w:color w:val="000000"/>
          <w:sz w:val="24"/>
          <w:szCs w:val="24"/>
        </w:rPr>
        <w:t>The Link Layer enters the Connection State when an initiator sends a CONNECT</w:t>
      </w:r>
      <w:r w:rsidRPr="00353694">
        <w:rPr>
          <w:rFonts w:cs="Arial"/>
          <w:sz w:val="24"/>
          <w:szCs w:val="24"/>
        </w:rPr>
        <w:t xml:space="preserve">_IND </w:t>
      </w:r>
      <w:r>
        <w:rPr>
          <w:rFonts w:cs="Arial"/>
          <w:color w:val="000000"/>
          <w:sz w:val="24"/>
          <w:szCs w:val="24"/>
        </w:rPr>
        <w:t xml:space="preserve">PDU </w:t>
      </w:r>
      <w:r w:rsidR="00240EE1">
        <w:rPr>
          <w:rFonts w:cs="Arial"/>
          <w:color w:val="FF0000"/>
          <w:sz w:val="24"/>
          <w:szCs w:val="24"/>
        </w:rPr>
        <w:t xml:space="preserve">on the primary channel </w:t>
      </w:r>
      <w:r>
        <w:rPr>
          <w:rFonts w:cs="Arial"/>
          <w:color w:val="000000"/>
          <w:sz w:val="24"/>
          <w:szCs w:val="24"/>
        </w:rPr>
        <w:t>to an advertiser</w:t>
      </w:r>
      <w:ins w:id="988" w:author="Clive D.W. Feather" w:date="2016-04-12T10:34:00Z">
        <w:r w:rsidR="00313502">
          <w:rPr>
            <w:rFonts w:cs="Arial"/>
            <w:color w:val="FF0000"/>
            <w:sz w:val="24"/>
            <w:szCs w:val="24"/>
          </w:rPr>
          <w:t>,</w:t>
        </w:r>
      </w:ins>
      <w:r>
        <w:rPr>
          <w:rFonts w:cs="Arial"/>
          <w:color w:val="000000"/>
          <w:sz w:val="24"/>
          <w:szCs w:val="24"/>
        </w:rPr>
        <w:t xml:space="preserve"> </w:t>
      </w:r>
      <w:r w:rsidRPr="00313502">
        <w:rPr>
          <w:rFonts w:cs="Arial"/>
          <w:strike/>
          <w:color w:val="000000"/>
          <w:sz w:val="24"/>
          <w:szCs w:val="24"/>
          <w:rPrChange w:id="989" w:author="Clive D.W. Feather" w:date="2016-04-12T10:34:00Z">
            <w:rPr>
              <w:rFonts w:cs="Arial"/>
              <w:color w:val="000000"/>
              <w:sz w:val="24"/>
              <w:szCs w:val="24"/>
            </w:rPr>
          </w:rPrChange>
        </w:rPr>
        <w:t>or</w:t>
      </w:r>
      <w:r>
        <w:rPr>
          <w:rFonts w:cs="Arial"/>
          <w:color w:val="000000"/>
          <w:sz w:val="24"/>
          <w:szCs w:val="24"/>
        </w:rPr>
        <w:t xml:space="preserve"> an advertiser receives a CONNECT_</w:t>
      </w:r>
      <w:r w:rsidRPr="00353694">
        <w:rPr>
          <w:rFonts w:cs="Arial"/>
          <w:sz w:val="24"/>
          <w:szCs w:val="24"/>
        </w:rPr>
        <w:t>IND</w:t>
      </w:r>
      <w:r>
        <w:rPr>
          <w:rFonts w:cs="Arial"/>
          <w:color w:val="218B21"/>
          <w:sz w:val="24"/>
          <w:szCs w:val="24"/>
        </w:rPr>
        <w:t xml:space="preserve"> </w:t>
      </w:r>
      <w:r>
        <w:rPr>
          <w:rFonts w:cs="Arial"/>
          <w:color w:val="000000"/>
          <w:sz w:val="24"/>
          <w:szCs w:val="24"/>
        </w:rPr>
        <w:t>PDU</w:t>
      </w:r>
      <w:r w:rsidR="00240EE1">
        <w:rPr>
          <w:rFonts w:cs="Arial"/>
          <w:color w:val="FF0000"/>
          <w:sz w:val="24"/>
          <w:szCs w:val="24"/>
        </w:rPr>
        <w:t xml:space="preserve"> on the primary advertising channel</w:t>
      </w:r>
      <w:r>
        <w:rPr>
          <w:rFonts w:cs="Arial"/>
          <w:color w:val="000000"/>
          <w:sz w:val="24"/>
          <w:szCs w:val="24"/>
        </w:rPr>
        <w:t xml:space="preserve"> from an initiator</w:t>
      </w:r>
      <w:r w:rsidR="00240EE1">
        <w:rPr>
          <w:rFonts w:cs="Arial"/>
          <w:color w:val="FF0000"/>
          <w:sz w:val="24"/>
          <w:szCs w:val="24"/>
        </w:rPr>
        <w:t>, an adv</w:t>
      </w:r>
      <w:r w:rsidR="005167DA">
        <w:rPr>
          <w:rFonts w:cs="Arial"/>
          <w:color w:val="FF0000"/>
          <w:sz w:val="24"/>
          <w:szCs w:val="24"/>
        </w:rPr>
        <w:t>ertiser sends an AUX_CONNECT_</w:t>
      </w:r>
      <w:r w:rsidR="00646D7F">
        <w:rPr>
          <w:rFonts w:cs="Arial"/>
          <w:color w:val="FF0000"/>
          <w:sz w:val="24"/>
          <w:szCs w:val="24"/>
        </w:rPr>
        <w:t xml:space="preserve">RSP </w:t>
      </w:r>
      <w:r w:rsidR="00240EE1">
        <w:rPr>
          <w:rFonts w:cs="Arial"/>
          <w:color w:val="FF0000"/>
          <w:sz w:val="24"/>
          <w:szCs w:val="24"/>
        </w:rPr>
        <w:t>PDU on the secondary advertising channel to an initiator, or an initiator receives an AUX_CONNECT_RSP PDU on the secondary advertising channel from an advertiser</w:t>
      </w:r>
      <w:r>
        <w:rPr>
          <w:rFonts w:cs="Arial"/>
          <w:color w:val="000000"/>
          <w:sz w:val="24"/>
          <w:szCs w:val="24"/>
        </w:rPr>
        <w:t>.</w:t>
      </w:r>
    </w:p>
    <w:p w14:paraId="22A8EED9" w14:textId="77777777" w:rsidR="008B678B" w:rsidRPr="00353694" w:rsidRDefault="008B678B" w:rsidP="008B678B">
      <w:pPr>
        <w:autoSpaceDE w:val="0"/>
        <w:autoSpaceDN w:val="0"/>
        <w:adjustRightInd w:val="0"/>
        <w:spacing w:after="0" w:line="240" w:lineRule="auto"/>
        <w:rPr>
          <w:rFonts w:cs="Arial"/>
          <w:color w:val="000000"/>
          <w:sz w:val="24"/>
          <w:szCs w:val="24"/>
        </w:rPr>
      </w:pPr>
    </w:p>
    <w:p w14:paraId="45DFB401" w14:textId="77777777" w:rsidR="008B678B" w:rsidRPr="00353694" w:rsidRDefault="008B678B" w:rsidP="008B678B">
      <w:pPr>
        <w:autoSpaceDE w:val="0"/>
        <w:autoSpaceDN w:val="0"/>
        <w:adjustRightInd w:val="0"/>
        <w:spacing w:after="0" w:line="240" w:lineRule="auto"/>
        <w:rPr>
          <w:rFonts w:cs="Arial"/>
          <w:sz w:val="24"/>
          <w:szCs w:val="24"/>
        </w:rPr>
      </w:pPr>
      <w:r w:rsidRPr="00353694">
        <w:rPr>
          <w:rFonts w:cs="Arial"/>
          <w:sz w:val="24"/>
          <w:szCs w:val="24"/>
        </w:rPr>
        <w:t>After entering the Connection State, the connection is considered to be created. The connection is not considered to be established at this point. A connection is only considered to be established once a data channel packet has been received from the peer device. The only difference between a connection that is created and a connection that is established is the Link Layer connection supervision timeout value that is used (see Section 4.5.2).</w:t>
      </w:r>
    </w:p>
    <w:p w14:paraId="3209548B" w14:textId="77777777" w:rsidR="008B678B" w:rsidRPr="00353694" w:rsidRDefault="008B678B" w:rsidP="008B678B">
      <w:pPr>
        <w:autoSpaceDE w:val="0"/>
        <w:autoSpaceDN w:val="0"/>
        <w:adjustRightInd w:val="0"/>
        <w:spacing w:after="0" w:line="240" w:lineRule="auto"/>
        <w:rPr>
          <w:rFonts w:cs="Arial"/>
          <w:sz w:val="24"/>
          <w:szCs w:val="24"/>
        </w:rPr>
      </w:pPr>
    </w:p>
    <w:p w14:paraId="2AFD2B98" w14:textId="77777777" w:rsidR="008B678B" w:rsidRPr="00353694" w:rsidRDefault="008B678B" w:rsidP="008B678B">
      <w:pPr>
        <w:autoSpaceDE w:val="0"/>
        <w:autoSpaceDN w:val="0"/>
        <w:adjustRightInd w:val="0"/>
        <w:spacing w:after="0" w:line="240" w:lineRule="auto"/>
        <w:rPr>
          <w:rFonts w:cs="Arial"/>
          <w:color w:val="FF0000"/>
          <w:sz w:val="24"/>
          <w:szCs w:val="24"/>
        </w:rPr>
      </w:pPr>
      <w:r w:rsidRPr="00353694">
        <w:rPr>
          <w:rFonts w:cs="Arial"/>
          <w:strike/>
          <w:sz w:val="24"/>
          <w:szCs w:val="24"/>
        </w:rPr>
        <w:t>When</w:t>
      </w:r>
      <w:r w:rsidRPr="00353694">
        <w:rPr>
          <w:rFonts w:cs="Arial"/>
          <w:sz w:val="24"/>
          <w:szCs w:val="24"/>
        </w:rPr>
        <w:t xml:space="preserve"> </w:t>
      </w:r>
      <w:r w:rsidR="005167DA">
        <w:rPr>
          <w:rFonts w:cs="Arial"/>
          <w:color w:val="FF0000"/>
          <w:sz w:val="24"/>
          <w:szCs w:val="24"/>
        </w:rPr>
        <w:t xml:space="preserve">If </w:t>
      </w:r>
      <w:r w:rsidRPr="00353694">
        <w:rPr>
          <w:rFonts w:cs="Arial"/>
          <w:sz w:val="24"/>
          <w:szCs w:val="24"/>
        </w:rPr>
        <w:t>the connection is first created</w:t>
      </w:r>
      <w:r w:rsidR="005167DA">
        <w:rPr>
          <w:rFonts w:cs="Arial"/>
          <w:color w:val="FF0000"/>
          <w:sz w:val="24"/>
          <w:szCs w:val="24"/>
        </w:rPr>
        <w:t xml:space="preserve"> using the CONNECT_IND PDU on the primary advertising channel</w:t>
      </w:r>
      <w:r w:rsidRPr="00353694">
        <w:rPr>
          <w:rFonts w:cs="Arial"/>
          <w:sz w:val="24"/>
          <w:szCs w:val="24"/>
        </w:rPr>
        <w:t xml:space="preserve">, it shall use the </w:t>
      </w:r>
      <w:r w:rsidRPr="004138C9">
        <w:rPr>
          <w:rFonts w:cs="Arial"/>
          <w:strike/>
          <w:sz w:val="24"/>
          <w:szCs w:val="24"/>
        </w:rPr>
        <w:t>same</w:t>
      </w:r>
      <w:r w:rsidRPr="00353694">
        <w:rPr>
          <w:rFonts w:cs="Arial"/>
          <w:sz w:val="24"/>
          <w:szCs w:val="24"/>
        </w:rPr>
        <w:t xml:space="preserve"> </w:t>
      </w:r>
      <w:r w:rsidR="00001576" w:rsidRPr="004138C9">
        <w:rPr>
          <w:rFonts w:cs="Arial"/>
          <w:color w:val="FF0000"/>
          <w:sz w:val="24"/>
          <w:szCs w:val="24"/>
        </w:rPr>
        <w:t xml:space="preserve">LE 1M </w:t>
      </w:r>
      <w:r w:rsidRPr="00353694">
        <w:rPr>
          <w:rFonts w:cs="Arial"/>
          <w:sz w:val="24"/>
          <w:szCs w:val="24"/>
        </w:rPr>
        <w:t>PHY in both directions</w:t>
      </w:r>
      <w:r w:rsidRPr="004138C9">
        <w:rPr>
          <w:rFonts w:cs="Arial"/>
          <w:strike/>
          <w:sz w:val="24"/>
          <w:szCs w:val="24"/>
        </w:rPr>
        <w:t xml:space="preserve"> as was used for the CONNECT_IND PDU</w:t>
      </w:r>
      <w:r w:rsidRPr="00353694">
        <w:rPr>
          <w:rFonts w:cs="Arial"/>
          <w:sz w:val="24"/>
          <w:szCs w:val="24"/>
        </w:rPr>
        <w:t xml:space="preserve">. </w:t>
      </w:r>
      <w:r w:rsidR="005167DA">
        <w:rPr>
          <w:rFonts w:cs="Arial"/>
          <w:color w:val="FF0000"/>
          <w:sz w:val="24"/>
          <w:szCs w:val="24"/>
        </w:rPr>
        <w:t>If the connection is first created on the secondary channel using the AUX_CONNECT_REQ and AUX_CONNECT_RSP PDU</w:t>
      </w:r>
      <w:r w:rsidR="00646D7F">
        <w:rPr>
          <w:rFonts w:cs="Arial"/>
          <w:color w:val="FF0000"/>
          <w:sz w:val="24"/>
          <w:szCs w:val="24"/>
        </w:rPr>
        <w:t>s</w:t>
      </w:r>
      <w:r w:rsidR="005167DA">
        <w:rPr>
          <w:rFonts w:cs="Arial"/>
          <w:color w:val="FF0000"/>
          <w:sz w:val="24"/>
          <w:szCs w:val="24"/>
        </w:rPr>
        <w:t xml:space="preserve">, it shall use the same PHY in both directions as was used for the AUX_CONNECT_REQ and AUX_CONNECT RSP PDU.  </w:t>
      </w:r>
      <w:r w:rsidRPr="00353694">
        <w:rPr>
          <w:rFonts w:cs="Arial"/>
          <w:sz w:val="24"/>
          <w:szCs w:val="24"/>
        </w:rPr>
        <w:t>Either PHY may be changed subsequently using the PHY Update Procedure (Section 5.1.10). When the LE Coded PHY is in use, the coding of each packet is determined by the CI field as defined in Section 2.5.3 and may be different in each direction and in adjacent packets in a given direction.</w:t>
      </w:r>
    </w:p>
    <w:p w14:paraId="4D7E2A8E" w14:textId="77777777" w:rsidR="008B678B" w:rsidRPr="00353694" w:rsidRDefault="008B678B" w:rsidP="008B678B">
      <w:pPr>
        <w:autoSpaceDE w:val="0"/>
        <w:autoSpaceDN w:val="0"/>
        <w:adjustRightInd w:val="0"/>
        <w:spacing w:after="0" w:line="240" w:lineRule="auto"/>
        <w:rPr>
          <w:rFonts w:cs="Arial"/>
          <w:color w:val="218B21"/>
          <w:sz w:val="24"/>
          <w:szCs w:val="24"/>
        </w:rPr>
      </w:pPr>
    </w:p>
    <w:p w14:paraId="7C33563C" w14:textId="77777777" w:rsidR="008B678B" w:rsidRDefault="008B678B" w:rsidP="008B678B">
      <w:pPr>
        <w:autoSpaceDE w:val="0"/>
        <w:autoSpaceDN w:val="0"/>
        <w:adjustRightInd w:val="0"/>
        <w:spacing w:after="0" w:line="240" w:lineRule="auto"/>
        <w:rPr>
          <w:rFonts w:cs="Arial"/>
          <w:color w:val="000000"/>
          <w:sz w:val="24"/>
          <w:szCs w:val="24"/>
        </w:rPr>
      </w:pPr>
      <w:r>
        <w:rPr>
          <w:rFonts w:cs="Arial"/>
          <w:color w:val="000000"/>
          <w:sz w:val="24"/>
          <w:szCs w:val="24"/>
        </w:rPr>
        <w:t>When two devices are in a connection, the two devices act in different roles. A Link Layer in the Master Role is called a master. A Link Layer in the Slave Role is called a slave. The master controls the timing of a connection event. A connection event is a point of synchronization between the master and the slave. There shall be only one connection between two LE device addresses. An initiator shall not send a connection request to an advertiser it is already connected to.</w:t>
      </w:r>
    </w:p>
    <w:p w14:paraId="58803508" w14:textId="77777777" w:rsidR="008B678B" w:rsidRDefault="008B678B" w:rsidP="008B678B">
      <w:pPr>
        <w:autoSpaceDE w:val="0"/>
        <w:autoSpaceDN w:val="0"/>
        <w:adjustRightInd w:val="0"/>
        <w:spacing w:after="0" w:line="240" w:lineRule="auto"/>
        <w:rPr>
          <w:rFonts w:cs="Arial"/>
          <w:color w:val="000000"/>
          <w:sz w:val="24"/>
          <w:szCs w:val="24"/>
        </w:rPr>
      </w:pPr>
    </w:p>
    <w:p w14:paraId="497F49D9" w14:textId="77777777" w:rsidR="008B678B" w:rsidRDefault="008B678B" w:rsidP="00353694">
      <w:pPr>
        <w:autoSpaceDE w:val="0"/>
        <w:autoSpaceDN w:val="0"/>
        <w:adjustRightInd w:val="0"/>
        <w:spacing w:after="0" w:line="240" w:lineRule="auto"/>
        <w:rPr>
          <w:rFonts w:cs="Arial"/>
          <w:color w:val="000000"/>
          <w:szCs w:val="24"/>
        </w:rPr>
      </w:pPr>
      <w:r>
        <w:rPr>
          <w:rFonts w:cs="Arial"/>
          <w:color w:val="000000"/>
          <w:sz w:val="24"/>
          <w:szCs w:val="24"/>
        </w:rPr>
        <w:t>If an advertiser receives a connection request from an initiator it is already connected to, it shall ignore that request.</w:t>
      </w:r>
    </w:p>
    <w:p w14:paraId="3340F0C9" w14:textId="77777777" w:rsidR="008B678B" w:rsidRPr="00353694" w:rsidRDefault="008B678B" w:rsidP="00353694">
      <w:pPr>
        <w:autoSpaceDE w:val="0"/>
        <w:autoSpaceDN w:val="0"/>
        <w:adjustRightInd w:val="0"/>
        <w:spacing w:after="0" w:line="240" w:lineRule="auto"/>
        <w:rPr>
          <w:rFonts w:cs="Arial"/>
          <w:color w:val="000000"/>
          <w:szCs w:val="24"/>
        </w:rPr>
      </w:pPr>
    </w:p>
    <w:p w14:paraId="5D621886" w14:textId="77777777" w:rsidR="00E40CCE" w:rsidRDefault="00E40CCE" w:rsidP="00E40CCE">
      <w:pPr>
        <w:autoSpaceDE w:val="0"/>
        <w:autoSpaceDN w:val="0"/>
        <w:adjustRightInd w:val="0"/>
        <w:spacing w:after="0" w:line="240" w:lineRule="auto"/>
        <w:rPr>
          <w:rFonts w:cs="Arial"/>
          <w:sz w:val="24"/>
          <w:szCs w:val="24"/>
        </w:rPr>
      </w:pPr>
    </w:p>
    <w:p w14:paraId="1753ADCA" w14:textId="77777777" w:rsidR="00E40CCE" w:rsidRPr="003928DF" w:rsidRDefault="00E40CCE" w:rsidP="00F03F8D">
      <w:pPr>
        <w:pStyle w:val="Heading3"/>
      </w:pPr>
      <w:bookmarkStart w:id="990" w:name="_Toc432709754"/>
      <w:bookmarkStart w:id="991" w:name="_Toc443590517"/>
      <w:bookmarkStart w:id="992" w:name="_Toc448771498"/>
      <w:r w:rsidRPr="00B03027">
        <w:t xml:space="preserve">[Modified Section] </w:t>
      </w:r>
      <w:r w:rsidRPr="00F03F8D">
        <w:t>4.5.3 Connection Event Transmission Window</w:t>
      </w:r>
      <w:bookmarkEnd w:id="990"/>
      <w:bookmarkEnd w:id="991"/>
      <w:bookmarkEnd w:id="992"/>
    </w:p>
    <w:p w14:paraId="003EE173" w14:textId="77777777" w:rsidR="00E40CCE" w:rsidRPr="00760353" w:rsidRDefault="00E40CCE" w:rsidP="00E40CCE">
      <w:r>
        <w:rPr>
          <w:rFonts w:cs="Arial"/>
          <w:b/>
          <w:bCs/>
          <w:sz w:val="24"/>
          <w:szCs w:val="24"/>
        </w:rPr>
        <w:t xml:space="preserve">4.5.3 </w:t>
      </w:r>
      <w:commentRangeStart w:id="993"/>
      <w:r>
        <w:rPr>
          <w:rFonts w:cs="Arial"/>
          <w:b/>
          <w:bCs/>
          <w:sz w:val="24"/>
          <w:szCs w:val="24"/>
        </w:rPr>
        <w:t>Connection Event Transmit Window</w:t>
      </w:r>
      <w:commentRangeEnd w:id="993"/>
      <w:r w:rsidR="00F14523">
        <w:rPr>
          <w:rStyle w:val="CommentReference"/>
        </w:rPr>
        <w:commentReference w:id="993"/>
      </w:r>
    </w:p>
    <w:p w14:paraId="075B9BB3" w14:textId="77777777" w:rsidR="00E40CCE" w:rsidRPr="00760353" w:rsidRDefault="00E40CCE" w:rsidP="00E40CCE">
      <w:pPr>
        <w:autoSpaceDE w:val="0"/>
        <w:autoSpaceDN w:val="0"/>
        <w:adjustRightInd w:val="0"/>
        <w:spacing w:after="0" w:line="240" w:lineRule="auto"/>
        <w:rPr>
          <w:rFonts w:cs="Arial"/>
          <w:color w:val="FF0000"/>
          <w:sz w:val="24"/>
          <w:szCs w:val="24"/>
        </w:rPr>
      </w:pPr>
      <w:r>
        <w:rPr>
          <w:rFonts w:cs="Arial"/>
          <w:sz w:val="24"/>
          <w:szCs w:val="24"/>
        </w:rPr>
        <w:t xml:space="preserve">To allow the master to efficiently schedule connection events for multiple connections or other activities it may be involved in, the master has the flexibility to schedule the first connection event anchor point at a time of its choosing. The </w:t>
      </w:r>
      <w:r w:rsidRPr="00F301D3">
        <w:rPr>
          <w:rFonts w:cs="Arial"/>
          <w:sz w:val="24"/>
          <w:szCs w:val="24"/>
        </w:rPr>
        <w:t>CONNECT_IND</w:t>
      </w:r>
      <w:r>
        <w:rPr>
          <w:rFonts w:cs="Arial"/>
          <w:color w:val="FF0000"/>
          <w:sz w:val="24"/>
          <w:szCs w:val="24"/>
        </w:rPr>
        <w:t xml:space="preserve"> </w:t>
      </w:r>
      <w:r>
        <w:rPr>
          <w:rFonts w:cs="Arial"/>
          <w:sz w:val="24"/>
          <w:szCs w:val="24"/>
        </w:rPr>
        <w:t>PDU includes parameters to determine when the master can send its first packet in the Connection State to set the anchor point and when the slave must listen.</w:t>
      </w:r>
      <w:r>
        <w:rPr>
          <w:rFonts w:cs="Arial"/>
          <w:color w:val="FF0000"/>
          <w:sz w:val="24"/>
          <w:szCs w:val="24"/>
        </w:rPr>
        <w:t xml:space="preserve"> </w:t>
      </w:r>
    </w:p>
    <w:p w14:paraId="6070C7DE" w14:textId="77777777" w:rsidR="00E40CCE" w:rsidRDefault="00E40CCE" w:rsidP="00E40CCE">
      <w:pPr>
        <w:autoSpaceDE w:val="0"/>
        <w:autoSpaceDN w:val="0"/>
        <w:adjustRightInd w:val="0"/>
        <w:spacing w:after="0" w:line="240" w:lineRule="auto"/>
        <w:rPr>
          <w:rFonts w:cs="Arial"/>
          <w:sz w:val="24"/>
          <w:szCs w:val="24"/>
        </w:rPr>
      </w:pPr>
    </w:p>
    <w:p w14:paraId="61B06D73" w14:textId="08425291" w:rsidR="00E40CCE" w:rsidRDefault="00E40CCE" w:rsidP="00E40CCE">
      <w:pPr>
        <w:autoSpaceDE w:val="0"/>
        <w:autoSpaceDN w:val="0"/>
        <w:adjustRightInd w:val="0"/>
        <w:spacing w:after="0" w:line="240" w:lineRule="auto"/>
        <w:rPr>
          <w:rFonts w:cs="Arial"/>
          <w:sz w:val="24"/>
          <w:szCs w:val="24"/>
        </w:rPr>
      </w:pPr>
      <w:r>
        <w:rPr>
          <w:rFonts w:cs="Arial"/>
          <w:sz w:val="24"/>
          <w:szCs w:val="24"/>
        </w:rPr>
        <w:t xml:space="preserve">The </w:t>
      </w:r>
      <w:r w:rsidRPr="00F301D3">
        <w:rPr>
          <w:rFonts w:cs="Arial"/>
          <w:sz w:val="24"/>
          <w:szCs w:val="24"/>
        </w:rPr>
        <w:t>CONNECT_IND</w:t>
      </w:r>
      <w:r>
        <w:rPr>
          <w:rFonts w:cs="Arial"/>
          <w:color w:val="FF0000"/>
          <w:sz w:val="24"/>
          <w:szCs w:val="24"/>
        </w:rPr>
        <w:t xml:space="preserve"> and AUX_CONNECT_</w:t>
      </w:r>
      <w:r w:rsidR="00001576">
        <w:rPr>
          <w:rFonts w:cs="Arial"/>
          <w:color w:val="FF0000"/>
          <w:sz w:val="24"/>
          <w:szCs w:val="24"/>
        </w:rPr>
        <w:t>REQ</w:t>
      </w:r>
      <w:r w:rsidR="00001576">
        <w:rPr>
          <w:rFonts w:cs="Arial"/>
          <w:sz w:val="24"/>
          <w:szCs w:val="24"/>
        </w:rPr>
        <w:t xml:space="preserve"> </w:t>
      </w:r>
      <w:r>
        <w:rPr>
          <w:rFonts w:cs="Arial"/>
          <w:sz w:val="24"/>
          <w:szCs w:val="24"/>
        </w:rPr>
        <w:t>PDU</w:t>
      </w:r>
      <w:r>
        <w:rPr>
          <w:rFonts w:cs="Arial"/>
          <w:color w:val="FF0000"/>
          <w:sz w:val="24"/>
          <w:szCs w:val="24"/>
        </w:rPr>
        <w:t>s</w:t>
      </w:r>
      <w:r>
        <w:rPr>
          <w:rFonts w:cs="Arial"/>
          <w:sz w:val="24"/>
          <w:szCs w:val="24"/>
        </w:rPr>
        <w:t xml:space="preserve"> include</w:t>
      </w:r>
      <w:r w:rsidRPr="00236238">
        <w:rPr>
          <w:rFonts w:cs="Arial"/>
          <w:strike/>
          <w:sz w:val="24"/>
          <w:szCs w:val="24"/>
        </w:rPr>
        <w:t>s</w:t>
      </w:r>
      <w:r>
        <w:rPr>
          <w:rFonts w:cs="Arial"/>
          <w:sz w:val="24"/>
          <w:szCs w:val="24"/>
        </w:rPr>
        <w:t xml:space="preserve"> three parameters used to determine the transmit window. The transmit window starts at </w:t>
      </w:r>
      <w:r w:rsidR="008A678F" w:rsidRPr="008A678F">
        <w:rPr>
          <w:rFonts w:ascii="Arial,Italic" w:hAnsi="Arial,Italic" w:cs="Arial,Italic"/>
          <w:i/>
          <w:iCs/>
          <w:color w:val="FF0000"/>
          <w:sz w:val="24"/>
          <w:szCs w:val="24"/>
        </w:rPr>
        <w:t>transmitWindow</w:t>
      </w:r>
      <w:r w:rsidR="008A678F">
        <w:rPr>
          <w:rFonts w:ascii="Arial,Italic" w:hAnsi="Arial,Italic" w:cs="Arial,Italic"/>
          <w:i/>
          <w:iCs/>
          <w:color w:val="FF0000"/>
          <w:sz w:val="24"/>
          <w:szCs w:val="24"/>
        </w:rPr>
        <w:t>Delay</w:t>
      </w:r>
      <w:r w:rsidR="007434EF">
        <w:rPr>
          <w:rFonts w:cs="Arial"/>
          <w:color w:val="FF0000"/>
          <w:sz w:val="24"/>
          <w:szCs w:val="24"/>
        </w:rPr>
        <w:t xml:space="preserve"> + </w:t>
      </w:r>
      <w:r>
        <w:rPr>
          <w:rFonts w:ascii="Arial,Italic" w:hAnsi="Arial,Italic" w:cs="Arial,Italic"/>
          <w:i/>
          <w:iCs/>
          <w:sz w:val="24"/>
          <w:szCs w:val="24"/>
        </w:rPr>
        <w:t xml:space="preserve">transmitWindowOffset </w:t>
      </w:r>
      <w:r w:rsidRPr="008A678F">
        <w:rPr>
          <w:rFonts w:cs="Arial"/>
          <w:strike/>
          <w:sz w:val="24"/>
          <w:szCs w:val="24"/>
        </w:rPr>
        <w:t>+ 1.25 ms</w:t>
      </w:r>
      <w:r>
        <w:rPr>
          <w:rFonts w:cs="Arial"/>
          <w:sz w:val="24"/>
          <w:szCs w:val="24"/>
        </w:rPr>
        <w:t xml:space="preserve"> after the </w:t>
      </w:r>
      <w:r w:rsidRPr="002E1619">
        <w:rPr>
          <w:rFonts w:cs="Arial"/>
          <w:sz w:val="24"/>
          <w:szCs w:val="24"/>
        </w:rPr>
        <w:t xml:space="preserve">end of the </w:t>
      </w:r>
      <w:r>
        <w:rPr>
          <w:rFonts w:cs="Arial"/>
          <w:color w:val="FF0000"/>
          <w:sz w:val="24"/>
          <w:szCs w:val="24"/>
        </w:rPr>
        <w:t xml:space="preserve">packet containing the </w:t>
      </w:r>
      <w:r w:rsidRPr="002E1619">
        <w:rPr>
          <w:rFonts w:cs="Arial"/>
          <w:sz w:val="24"/>
          <w:szCs w:val="24"/>
        </w:rPr>
        <w:t>CONNECT_</w:t>
      </w:r>
      <w:r w:rsidR="00595308">
        <w:rPr>
          <w:rFonts w:cs="Arial"/>
          <w:sz w:val="24"/>
          <w:szCs w:val="24"/>
        </w:rPr>
        <w:t>IND</w:t>
      </w:r>
      <w:r w:rsidR="00595308" w:rsidRPr="002E1619">
        <w:rPr>
          <w:rFonts w:cs="Arial"/>
          <w:sz w:val="24"/>
          <w:szCs w:val="24"/>
        </w:rPr>
        <w:t xml:space="preserve"> </w:t>
      </w:r>
      <w:r w:rsidRPr="002E1619">
        <w:rPr>
          <w:rFonts w:cs="Arial"/>
          <w:sz w:val="24"/>
          <w:szCs w:val="24"/>
        </w:rPr>
        <w:t>PDU</w:t>
      </w:r>
      <w:r>
        <w:rPr>
          <w:rFonts w:cs="Arial"/>
          <w:color w:val="FF0000"/>
          <w:sz w:val="24"/>
          <w:szCs w:val="24"/>
        </w:rPr>
        <w:t xml:space="preserve"> or AUX_CONNECT_</w:t>
      </w:r>
      <w:r w:rsidR="001C41EA">
        <w:rPr>
          <w:rFonts w:cs="Arial"/>
          <w:color w:val="FF0000"/>
          <w:sz w:val="24"/>
          <w:szCs w:val="24"/>
        </w:rPr>
        <w:t xml:space="preserve">REQ </w:t>
      </w:r>
      <w:r>
        <w:rPr>
          <w:rFonts w:cs="Arial"/>
          <w:color w:val="FF0000"/>
          <w:sz w:val="24"/>
          <w:szCs w:val="24"/>
        </w:rPr>
        <w:t>PDU</w:t>
      </w:r>
      <w:r>
        <w:rPr>
          <w:rFonts w:cs="Arial"/>
          <w:sz w:val="24"/>
          <w:szCs w:val="24"/>
        </w:rPr>
        <w:t xml:space="preserve">, and the </w:t>
      </w:r>
      <w:r>
        <w:rPr>
          <w:rFonts w:ascii="Arial,Italic" w:hAnsi="Arial,Italic" w:cs="Arial,Italic"/>
          <w:i/>
          <w:iCs/>
          <w:sz w:val="24"/>
          <w:szCs w:val="24"/>
        </w:rPr>
        <w:t>transmitWindowSize</w:t>
      </w:r>
      <w:r>
        <w:rPr>
          <w:rFonts w:cs="Arial"/>
          <w:sz w:val="24"/>
          <w:szCs w:val="24"/>
        </w:rPr>
        <w:t xml:space="preserve"> parameter shall define the size of the transmit window. The </w:t>
      </w:r>
      <w:r>
        <w:rPr>
          <w:rFonts w:ascii="Arial,Italic" w:hAnsi="Arial,Italic" w:cs="Arial,Italic"/>
          <w:i/>
          <w:iCs/>
          <w:sz w:val="24"/>
          <w:szCs w:val="24"/>
        </w:rPr>
        <w:t xml:space="preserve">connInterval </w:t>
      </w:r>
      <w:r>
        <w:rPr>
          <w:rFonts w:cs="Arial"/>
          <w:sz w:val="24"/>
          <w:szCs w:val="24"/>
        </w:rPr>
        <w:t xml:space="preserve">is used in the calculation of the maximum offset and size of the transmit window. The </w:t>
      </w:r>
      <w:r>
        <w:rPr>
          <w:rFonts w:ascii="Arial,Italic" w:hAnsi="Arial,Italic" w:cs="Arial,Italic"/>
          <w:i/>
          <w:iCs/>
          <w:sz w:val="24"/>
          <w:szCs w:val="24"/>
        </w:rPr>
        <w:t xml:space="preserve">transmitWindowOffset </w:t>
      </w:r>
      <w:r>
        <w:rPr>
          <w:rFonts w:cs="Arial"/>
          <w:sz w:val="24"/>
          <w:szCs w:val="24"/>
        </w:rPr>
        <w:t xml:space="preserve">and </w:t>
      </w:r>
      <w:r>
        <w:rPr>
          <w:rFonts w:ascii="Arial,Italic" w:hAnsi="Arial,Italic" w:cs="Arial,Italic"/>
          <w:i/>
          <w:iCs/>
          <w:sz w:val="24"/>
          <w:szCs w:val="24"/>
        </w:rPr>
        <w:t xml:space="preserve">transmitWindowSize </w:t>
      </w:r>
      <w:r>
        <w:rPr>
          <w:rFonts w:cs="Arial"/>
          <w:sz w:val="24"/>
          <w:szCs w:val="24"/>
        </w:rPr>
        <w:t>parameters are determined by the Link Layer.</w:t>
      </w:r>
    </w:p>
    <w:p w14:paraId="4863AF37" w14:textId="77777777" w:rsidR="00E40CCE" w:rsidRDefault="00E40CCE" w:rsidP="00E40CCE">
      <w:pPr>
        <w:autoSpaceDE w:val="0"/>
        <w:autoSpaceDN w:val="0"/>
        <w:adjustRightInd w:val="0"/>
        <w:spacing w:after="0" w:line="240" w:lineRule="auto"/>
        <w:rPr>
          <w:rFonts w:cs="Arial"/>
          <w:sz w:val="24"/>
          <w:szCs w:val="24"/>
        </w:rPr>
      </w:pPr>
    </w:p>
    <w:p w14:paraId="3345B409" w14:textId="77777777" w:rsidR="00E40CCE" w:rsidRDefault="00E40CCE" w:rsidP="00E40CCE">
      <w:pPr>
        <w:autoSpaceDE w:val="0"/>
        <w:autoSpaceDN w:val="0"/>
        <w:adjustRightInd w:val="0"/>
        <w:spacing w:after="0" w:line="240" w:lineRule="auto"/>
        <w:rPr>
          <w:rFonts w:cs="Arial"/>
          <w:sz w:val="24"/>
          <w:szCs w:val="24"/>
        </w:rPr>
      </w:pPr>
      <w:r>
        <w:rPr>
          <w:rFonts w:cs="Arial"/>
          <w:sz w:val="24"/>
          <w:szCs w:val="24"/>
        </w:rPr>
        <w:t xml:space="preserve">The </w:t>
      </w:r>
      <w:r>
        <w:rPr>
          <w:rFonts w:ascii="Arial,Italic" w:hAnsi="Arial,Italic" w:cs="Arial,Italic"/>
          <w:i/>
          <w:iCs/>
          <w:sz w:val="24"/>
          <w:szCs w:val="24"/>
        </w:rPr>
        <w:t xml:space="preserve">transmitWindowOffset </w:t>
      </w:r>
      <w:r>
        <w:rPr>
          <w:rFonts w:cs="Arial"/>
          <w:sz w:val="24"/>
          <w:szCs w:val="24"/>
        </w:rPr>
        <w:t xml:space="preserve">shall be a multiple of 1.25 ms in the range of 0 ms to </w:t>
      </w:r>
      <w:r>
        <w:rPr>
          <w:rFonts w:ascii="Arial,Italic" w:hAnsi="Arial,Italic" w:cs="Arial,Italic"/>
          <w:i/>
          <w:iCs/>
          <w:sz w:val="24"/>
          <w:szCs w:val="24"/>
        </w:rPr>
        <w:t>connInterval</w:t>
      </w:r>
      <w:r>
        <w:rPr>
          <w:rFonts w:cs="Arial"/>
          <w:sz w:val="24"/>
          <w:szCs w:val="24"/>
        </w:rPr>
        <w:t xml:space="preserve">. The </w:t>
      </w:r>
      <w:r>
        <w:rPr>
          <w:rFonts w:ascii="Arial,Italic" w:hAnsi="Arial,Italic" w:cs="Arial,Italic"/>
          <w:i/>
          <w:iCs/>
          <w:sz w:val="24"/>
          <w:szCs w:val="24"/>
        </w:rPr>
        <w:t xml:space="preserve">transmitWindowSize </w:t>
      </w:r>
      <w:r>
        <w:rPr>
          <w:rFonts w:cs="Arial"/>
          <w:sz w:val="24"/>
          <w:szCs w:val="24"/>
        </w:rPr>
        <w:t>shall be a multiple of 1.25 ms in the range of 1.25 ms to the lesser of 10 ms and (</w:t>
      </w:r>
      <w:r>
        <w:rPr>
          <w:rFonts w:ascii="Arial,Italic" w:hAnsi="Arial,Italic" w:cs="Arial,Italic"/>
          <w:i/>
          <w:iCs/>
          <w:sz w:val="24"/>
          <w:szCs w:val="24"/>
        </w:rPr>
        <w:t xml:space="preserve">connInterval </w:t>
      </w:r>
      <w:r>
        <w:rPr>
          <w:rFonts w:cs="Arial"/>
          <w:sz w:val="24"/>
          <w:szCs w:val="24"/>
        </w:rPr>
        <w:t xml:space="preserve">- 1.25 ms). </w:t>
      </w:r>
    </w:p>
    <w:p w14:paraId="14189C0F" w14:textId="77777777" w:rsidR="00E40CCE" w:rsidRDefault="00E40CCE" w:rsidP="00E40CCE">
      <w:pPr>
        <w:autoSpaceDE w:val="0"/>
        <w:autoSpaceDN w:val="0"/>
        <w:adjustRightInd w:val="0"/>
        <w:spacing w:after="0" w:line="240" w:lineRule="auto"/>
        <w:rPr>
          <w:rFonts w:cs="Arial"/>
          <w:sz w:val="24"/>
          <w:szCs w:val="24"/>
        </w:rPr>
      </w:pPr>
    </w:p>
    <w:p w14:paraId="0F279650" w14:textId="16A498EC" w:rsidR="00E40CCE" w:rsidRPr="00760353" w:rsidRDefault="00E40CCE" w:rsidP="00E40CCE">
      <w:pPr>
        <w:autoSpaceDE w:val="0"/>
        <w:autoSpaceDN w:val="0"/>
        <w:adjustRightInd w:val="0"/>
        <w:spacing w:after="0" w:line="240" w:lineRule="auto"/>
        <w:rPr>
          <w:rFonts w:cs="Arial"/>
          <w:sz w:val="24"/>
          <w:szCs w:val="24"/>
        </w:rPr>
      </w:pPr>
      <w:r>
        <w:rPr>
          <w:rFonts w:cs="Arial"/>
          <w:sz w:val="24"/>
          <w:szCs w:val="24"/>
        </w:rPr>
        <w:t xml:space="preserve">Therefore the start of the first packet will be no earlier than </w:t>
      </w:r>
      <w:r w:rsidR="008A678F" w:rsidRPr="008A678F">
        <w:rPr>
          <w:rFonts w:ascii="Arial,Italic" w:hAnsi="Arial,Italic" w:cs="Arial,Italic"/>
          <w:i/>
          <w:iCs/>
          <w:color w:val="FF0000"/>
          <w:sz w:val="24"/>
          <w:szCs w:val="24"/>
        </w:rPr>
        <w:t>transmitWindow</w:t>
      </w:r>
      <w:r w:rsidR="008A678F">
        <w:rPr>
          <w:rFonts w:ascii="Arial,Italic" w:hAnsi="Arial,Italic" w:cs="Arial,Italic"/>
          <w:i/>
          <w:iCs/>
          <w:color w:val="FF0000"/>
          <w:sz w:val="24"/>
          <w:szCs w:val="24"/>
        </w:rPr>
        <w:t>Delay</w:t>
      </w:r>
      <w:r w:rsidRPr="008A678F">
        <w:rPr>
          <w:rFonts w:cs="Arial"/>
          <w:strike/>
          <w:sz w:val="24"/>
          <w:szCs w:val="24"/>
        </w:rPr>
        <w:t>1.25 ms</w:t>
      </w:r>
      <w:r>
        <w:rPr>
          <w:rFonts w:cs="Arial"/>
          <w:sz w:val="24"/>
          <w:szCs w:val="24"/>
        </w:rPr>
        <w:t xml:space="preserve"> + </w:t>
      </w:r>
      <w:r>
        <w:rPr>
          <w:rFonts w:ascii="Arial,Italic" w:hAnsi="Arial,Italic" w:cs="Arial,Italic"/>
          <w:i/>
          <w:iCs/>
          <w:sz w:val="24"/>
          <w:szCs w:val="24"/>
        </w:rPr>
        <w:t xml:space="preserve">transmitWindowOffset </w:t>
      </w:r>
      <w:r>
        <w:rPr>
          <w:rFonts w:cs="Arial"/>
          <w:sz w:val="24"/>
          <w:szCs w:val="24"/>
        </w:rPr>
        <w:t xml:space="preserve">and no later than </w:t>
      </w:r>
      <w:r w:rsidR="008A678F" w:rsidRPr="008A678F">
        <w:rPr>
          <w:rFonts w:ascii="Arial,Italic" w:hAnsi="Arial,Italic" w:cs="Arial,Italic"/>
          <w:i/>
          <w:iCs/>
          <w:color w:val="FF0000"/>
          <w:sz w:val="24"/>
          <w:szCs w:val="24"/>
        </w:rPr>
        <w:t>transmitWindow</w:t>
      </w:r>
      <w:r w:rsidR="008A678F">
        <w:rPr>
          <w:rFonts w:ascii="Arial,Italic" w:hAnsi="Arial,Italic" w:cs="Arial,Italic"/>
          <w:i/>
          <w:iCs/>
          <w:color w:val="FF0000"/>
          <w:sz w:val="24"/>
          <w:szCs w:val="24"/>
        </w:rPr>
        <w:t>Delay</w:t>
      </w:r>
      <w:r w:rsidRPr="008A678F">
        <w:rPr>
          <w:rFonts w:cs="Arial"/>
          <w:strike/>
          <w:sz w:val="24"/>
          <w:szCs w:val="24"/>
        </w:rPr>
        <w:t>1.25 ms</w:t>
      </w:r>
      <w:r>
        <w:rPr>
          <w:rFonts w:cs="Arial"/>
          <w:sz w:val="24"/>
          <w:szCs w:val="24"/>
        </w:rPr>
        <w:t xml:space="preserve"> + </w:t>
      </w:r>
      <w:r>
        <w:rPr>
          <w:rFonts w:ascii="Arial,Italic" w:hAnsi="Arial,Italic" w:cs="Arial,Italic"/>
          <w:i/>
          <w:iCs/>
          <w:sz w:val="24"/>
          <w:szCs w:val="24"/>
        </w:rPr>
        <w:t>transmitWindowOffset +</w:t>
      </w:r>
      <w:r>
        <w:rPr>
          <w:rFonts w:cs="Arial"/>
          <w:sz w:val="24"/>
          <w:szCs w:val="24"/>
        </w:rPr>
        <w:t xml:space="preserve"> </w:t>
      </w:r>
      <w:r>
        <w:rPr>
          <w:rFonts w:ascii="Arial,Italic" w:hAnsi="Arial,Italic" w:cs="Arial,Italic"/>
          <w:i/>
          <w:iCs/>
          <w:sz w:val="24"/>
          <w:szCs w:val="24"/>
        </w:rPr>
        <w:t xml:space="preserve">transmitWindowSize </w:t>
      </w:r>
      <w:r>
        <w:rPr>
          <w:rFonts w:cs="Arial"/>
          <w:sz w:val="24"/>
          <w:szCs w:val="24"/>
        </w:rPr>
        <w:t xml:space="preserve">after the </w:t>
      </w:r>
      <w:r w:rsidRPr="002E1619">
        <w:rPr>
          <w:rFonts w:cs="Arial"/>
          <w:sz w:val="24"/>
          <w:szCs w:val="24"/>
        </w:rPr>
        <w:t xml:space="preserve">end of the </w:t>
      </w:r>
      <w:r>
        <w:rPr>
          <w:rFonts w:cs="Arial"/>
          <w:sz w:val="24"/>
          <w:szCs w:val="24"/>
        </w:rPr>
        <w:t xml:space="preserve">packet containing the </w:t>
      </w:r>
      <w:r w:rsidRPr="002E1619">
        <w:rPr>
          <w:rFonts w:cs="Arial"/>
          <w:sz w:val="24"/>
          <w:szCs w:val="24"/>
        </w:rPr>
        <w:t>CONNECT_</w:t>
      </w:r>
      <w:r w:rsidR="00595308">
        <w:rPr>
          <w:rFonts w:cs="Arial"/>
          <w:sz w:val="24"/>
          <w:szCs w:val="24"/>
        </w:rPr>
        <w:t>IND</w:t>
      </w:r>
      <w:r w:rsidR="00595308" w:rsidRPr="002E1619">
        <w:rPr>
          <w:rFonts w:cs="Arial"/>
          <w:sz w:val="24"/>
          <w:szCs w:val="24"/>
        </w:rPr>
        <w:t xml:space="preserve"> </w:t>
      </w:r>
      <w:r w:rsidRPr="002E1619">
        <w:rPr>
          <w:rFonts w:cs="Arial"/>
          <w:sz w:val="24"/>
          <w:szCs w:val="24"/>
        </w:rPr>
        <w:t xml:space="preserve">PDU </w:t>
      </w:r>
      <w:r w:rsidRPr="008F50F4">
        <w:rPr>
          <w:rFonts w:cs="Arial"/>
          <w:strike/>
          <w:sz w:val="24"/>
          <w:szCs w:val="24"/>
        </w:rPr>
        <w:t>transmitted in the advertising channel</w:t>
      </w:r>
      <w:r>
        <w:rPr>
          <w:rFonts w:cs="Arial"/>
          <w:color w:val="FF0000"/>
          <w:sz w:val="24"/>
          <w:szCs w:val="24"/>
        </w:rPr>
        <w:t xml:space="preserve"> or AUX_CONNECT_</w:t>
      </w:r>
      <w:r w:rsidR="001C41EA">
        <w:rPr>
          <w:rFonts w:cs="Arial"/>
          <w:color w:val="FF0000"/>
          <w:sz w:val="24"/>
          <w:szCs w:val="24"/>
        </w:rPr>
        <w:t xml:space="preserve">REQ </w:t>
      </w:r>
      <w:r>
        <w:rPr>
          <w:rFonts w:cs="Arial"/>
          <w:color w:val="FF0000"/>
          <w:sz w:val="24"/>
          <w:szCs w:val="24"/>
        </w:rPr>
        <w:t>PDU</w:t>
      </w:r>
      <w:r>
        <w:rPr>
          <w:rFonts w:cs="Arial"/>
          <w:sz w:val="24"/>
          <w:szCs w:val="24"/>
        </w:rPr>
        <w:t>.</w:t>
      </w:r>
    </w:p>
    <w:p w14:paraId="7CBE2AA3" w14:textId="77777777" w:rsidR="00E40CCE" w:rsidRDefault="00E40CCE" w:rsidP="00E40CCE">
      <w:pPr>
        <w:autoSpaceDE w:val="0"/>
        <w:autoSpaceDN w:val="0"/>
        <w:adjustRightInd w:val="0"/>
        <w:spacing w:after="0" w:line="240" w:lineRule="auto"/>
        <w:rPr>
          <w:rFonts w:cs="Arial"/>
          <w:color w:val="000000"/>
          <w:sz w:val="24"/>
          <w:szCs w:val="24"/>
        </w:rPr>
      </w:pPr>
    </w:p>
    <w:p w14:paraId="438B48B0" w14:textId="1389FE3F" w:rsidR="008A678F" w:rsidRDefault="008A678F" w:rsidP="00E40CCE">
      <w:pPr>
        <w:autoSpaceDE w:val="0"/>
        <w:autoSpaceDN w:val="0"/>
        <w:adjustRightInd w:val="0"/>
        <w:spacing w:after="0" w:line="240" w:lineRule="auto"/>
        <w:rPr>
          <w:rFonts w:cs="Arial"/>
          <w:color w:val="000000"/>
          <w:sz w:val="24"/>
          <w:szCs w:val="24"/>
        </w:rPr>
      </w:pPr>
      <w:r>
        <w:rPr>
          <w:rFonts w:cs="Arial"/>
          <w:color w:val="FF0000"/>
          <w:sz w:val="24"/>
          <w:szCs w:val="24"/>
        </w:rPr>
        <w:t xml:space="preserve">The value of </w:t>
      </w:r>
      <w:r w:rsidRPr="008A678F">
        <w:rPr>
          <w:rFonts w:ascii="Arial,Italic" w:hAnsi="Arial,Italic" w:cs="Arial,Italic"/>
          <w:i/>
          <w:iCs/>
          <w:color w:val="FF0000"/>
          <w:sz w:val="24"/>
          <w:szCs w:val="24"/>
        </w:rPr>
        <w:t>transmitWindow</w:t>
      </w:r>
      <w:r>
        <w:rPr>
          <w:rFonts w:ascii="Arial,Italic" w:hAnsi="Arial,Italic" w:cs="Arial,Italic"/>
          <w:i/>
          <w:iCs/>
          <w:color w:val="FF0000"/>
          <w:sz w:val="24"/>
          <w:szCs w:val="24"/>
        </w:rPr>
        <w:t>Delay</w:t>
      </w:r>
      <w:r>
        <w:rPr>
          <w:rFonts w:cs="Arial"/>
          <w:color w:val="FF0000"/>
          <w:sz w:val="24"/>
          <w:szCs w:val="24"/>
        </w:rPr>
        <w:t xml:space="preserve"> shall be 1.25 ms when a CONNECT_IND PDU is used, 2.5 ms when an AUX_CONNECT_REQPDU is used on an LE Uncoded PHY, and 3.75 ms when an AUX_CONNECT_REQ PDU is used on the LE Coded PHY.</w:t>
      </w:r>
    </w:p>
    <w:p w14:paraId="2676BC88" w14:textId="77777777" w:rsidR="00E40CCE" w:rsidRPr="003928DF" w:rsidRDefault="00E40CCE" w:rsidP="00F03F8D">
      <w:pPr>
        <w:pStyle w:val="Heading3"/>
      </w:pPr>
      <w:bookmarkStart w:id="994" w:name="_Toc432709755"/>
      <w:bookmarkStart w:id="995" w:name="_Toc443590518"/>
      <w:bookmarkStart w:id="996" w:name="_Toc448771499"/>
      <w:r w:rsidRPr="00B03027">
        <w:t xml:space="preserve">[Modified Section] </w:t>
      </w:r>
      <w:r w:rsidRPr="00F03F8D">
        <w:t>4.5.4 Connection Setup – Master Role</w:t>
      </w:r>
      <w:bookmarkEnd w:id="994"/>
      <w:bookmarkEnd w:id="995"/>
      <w:bookmarkEnd w:id="996"/>
    </w:p>
    <w:p w14:paraId="342B7710" w14:textId="77777777" w:rsidR="00E40CCE" w:rsidRDefault="00E40CCE" w:rsidP="00E40CCE">
      <w:pPr>
        <w:autoSpaceDE w:val="0"/>
        <w:autoSpaceDN w:val="0"/>
        <w:adjustRightInd w:val="0"/>
        <w:spacing w:after="0" w:line="240" w:lineRule="auto"/>
        <w:rPr>
          <w:rFonts w:cs="Arial"/>
          <w:b/>
          <w:bCs/>
          <w:color w:val="000000"/>
          <w:sz w:val="24"/>
          <w:szCs w:val="24"/>
        </w:rPr>
      </w:pPr>
      <w:r>
        <w:rPr>
          <w:rFonts w:cs="Arial"/>
          <w:b/>
          <w:bCs/>
          <w:color w:val="000000"/>
          <w:sz w:val="24"/>
          <w:szCs w:val="24"/>
        </w:rPr>
        <w:t>4.5.4 Connection Setup – Master Role</w:t>
      </w:r>
    </w:p>
    <w:p w14:paraId="0283697F" w14:textId="77777777" w:rsidR="00E40CCE" w:rsidRDefault="00E40CCE" w:rsidP="00E40CCE">
      <w:pPr>
        <w:autoSpaceDE w:val="0"/>
        <w:autoSpaceDN w:val="0"/>
        <w:adjustRightInd w:val="0"/>
        <w:spacing w:after="0" w:line="240" w:lineRule="auto"/>
        <w:rPr>
          <w:rFonts w:cs="Arial"/>
          <w:b/>
          <w:bCs/>
          <w:color w:val="000000"/>
          <w:sz w:val="24"/>
          <w:szCs w:val="24"/>
        </w:rPr>
      </w:pPr>
    </w:p>
    <w:p w14:paraId="0672E7F6" w14:textId="77777777" w:rsidR="00E40CCE" w:rsidRDefault="00E40CCE" w:rsidP="00E40CCE">
      <w:pPr>
        <w:autoSpaceDE w:val="0"/>
        <w:autoSpaceDN w:val="0"/>
        <w:adjustRightInd w:val="0"/>
        <w:spacing w:after="0" w:line="240" w:lineRule="auto"/>
        <w:rPr>
          <w:rFonts w:cs="Arial"/>
          <w:color w:val="000000"/>
          <w:sz w:val="24"/>
          <w:szCs w:val="24"/>
        </w:rPr>
      </w:pPr>
      <w:r>
        <w:rPr>
          <w:rFonts w:cs="Arial"/>
          <w:color w:val="000000"/>
          <w:sz w:val="24"/>
          <w:szCs w:val="24"/>
        </w:rPr>
        <w:t xml:space="preserve">After the initiator sends </w:t>
      </w:r>
      <w:r w:rsidRPr="00770EFE">
        <w:rPr>
          <w:rFonts w:cs="Arial"/>
          <w:strike/>
          <w:color w:val="000000"/>
          <w:sz w:val="24"/>
          <w:szCs w:val="24"/>
        </w:rPr>
        <w:t>the</w:t>
      </w:r>
      <w:r w:rsidR="00552DE7">
        <w:rPr>
          <w:rFonts w:cs="Arial"/>
          <w:color w:val="FF0000"/>
          <w:sz w:val="24"/>
          <w:szCs w:val="24"/>
        </w:rPr>
        <w:t>a</w:t>
      </w:r>
      <w:r>
        <w:rPr>
          <w:rFonts w:cs="Arial"/>
          <w:color w:val="000000"/>
          <w:sz w:val="24"/>
          <w:szCs w:val="24"/>
        </w:rPr>
        <w:t xml:space="preserve"> </w:t>
      </w:r>
      <w:r w:rsidRPr="00F301D3">
        <w:rPr>
          <w:rFonts w:cs="Arial"/>
          <w:sz w:val="24"/>
          <w:szCs w:val="24"/>
        </w:rPr>
        <w:t>CONNECT_IND</w:t>
      </w:r>
      <w:r>
        <w:rPr>
          <w:rFonts w:cs="Arial"/>
          <w:color w:val="FF0000"/>
          <w:sz w:val="24"/>
          <w:szCs w:val="24"/>
        </w:rPr>
        <w:t xml:space="preserve"> </w:t>
      </w:r>
      <w:r>
        <w:rPr>
          <w:rFonts w:cs="Arial"/>
          <w:color w:val="000000"/>
          <w:sz w:val="24"/>
          <w:szCs w:val="24"/>
        </w:rPr>
        <w:t>PDU</w:t>
      </w:r>
      <w:r>
        <w:rPr>
          <w:rFonts w:cs="Arial"/>
          <w:color w:val="FF0000"/>
          <w:sz w:val="24"/>
          <w:szCs w:val="24"/>
        </w:rPr>
        <w:t xml:space="preserve"> on the primary advertising channel or receives </w:t>
      </w:r>
      <w:r w:rsidR="00552DE7">
        <w:rPr>
          <w:rFonts w:cs="Arial"/>
          <w:color w:val="FF0000"/>
          <w:sz w:val="24"/>
          <w:szCs w:val="24"/>
        </w:rPr>
        <w:t xml:space="preserve">an </w:t>
      </w:r>
      <w:r>
        <w:rPr>
          <w:rFonts w:cs="Arial"/>
          <w:color w:val="FF0000"/>
          <w:sz w:val="24"/>
          <w:szCs w:val="24"/>
        </w:rPr>
        <w:t>AUX_CONNECT_RSP PDU on the secondary advertising channel,</w:t>
      </w:r>
      <w:r>
        <w:rPr>
          <w:rFonts w:cs="Arial"/>
          <w:color w:val="000000"/>
          <w:sz w:val="24"/>
          <w:szCs w:val="24"/>
        </w:rPr>
        <w:t xml:space="preserve"> the Link Layer is in the Connection State in the Master Role. The master shall reset the Link Layer connection supervision timer T</w:t>
      </w:r>
      <w:r>
        <w:rPr>
          <w:rFonts w:cs="Arial"/>
          <w:color w:val="000000"/>
          <w:sz w:val="19"/>
          <w:szCs w:val="19"/>
        </w:rPr>
        <w:t>LLconnSupervision</w:t>
      </w:r>
      <w:r>
        <w:rPr>
          <w:rFonts w:cs="Arial"/>
          <w:color w:val="000000"/>
          <w:sz w:val="24"/>
          <w:szCs w:val="24"/>
        </w:rPr>
        <w:t xml:space="preserve">. The Link Layer shall notify the Host that the connection has been created. The first connection event shall use the data channel index as specified in </w:t>
      </w:r>
      <w:r>
        <w:rPr>
          <w:rFonts w:cs="Arial"/>
          <w:color w:val="0000FF"/>
          <w:sz w:val="24"/>
          <w:szCs w:val="24"/>
        </w:rPr>
        <w:t>Section 1.4.1</w:t>
      </w:r>
      <w:r>
        <w:rPr>
          <w:rFonts w:cs="Arial"/>
          <w:color w:val="000000"/>
          <w:sz w:val="24"/>
          <w:szCs w:val="24"/>
        </w:rPr>
        <w:t>.</w:t>
      </w:r>
    </w:p>
    <w:p w14:paraId="6660B2FE" w14:textId="6C35D91D" w:rsidR="00E90F3E" w:rsidRPr="00E90F3E" w:rsidRDefault="00E90F3E" w:rsidP="00E40CCE">
      <w:pPr>
        <w:autoSpaceDE w:val="0"/>
        <w:autoSpaceDN w:val="0"/>
        <w:adjustRightInd w:val="0"/>
        <w:spacing w:after="0" w:line="240" w:lineRule="auto"/>
        <w:rPr>
          <w:rFonts w:cs="Arial"/>
          <w:color w:val="00B050"/>
          <w:sz w:val="24"/>
          <w:szCs w:val="24"/>
        </w:rPr>
      </w:pPr>
      <w:r w:rsidRPr="00E90F3E">
        <w:rPr>
          <w:rFonts w:cs="Arial"/>
          <w:color w:val="00B050"/>
          <w:sz w:val="24"/>
          <w:szCs w:val="24"/>
        </w:rPr>
        <w:t>[…]</w:t>
      </w:r>
    </w:p>
    <w:p w14:paraId="582A5CC5" w14:textId="77777777" w:rsidR="00E90F3E" w:rsidRDefault="00E90F3E" w:rsidP="00E40CCE">
      <w:pPr>
        <w:autoSpaceDE w:val="0"/>
        <w:autoSpaceDN w:val="0"/>
        <w:adjustRightInd w:val="0"/>
        <w:spacing w:after="0" w:line="240" w:lineRule="auto"/>
        <w:rPr>
          <w:rFonts w:cs="Arial"/>
          <w:color w:val="000000"/>
          <w:sz w:val="24"/>
          <w:szCs w:val="24"/>
        </w:rPr>
      </w:pPr>
    </w:p>
    <w:p w14:paraId="1E06B344" w14:textId="78CDEEAB" w:rsidR="00E90F3E" w:rsidRPr="00760353" w:rsidRDefault="00E90F3E" w:rsidP="00E40CCE">
      <w:pPr>
        <w:autoSpaceDE w:val="0"/>
        <w:autoSpaceDN w:val="0"/>
        <w:adjustRightInd w:val="0"/>
        <w:spacing w:after="0" w:line="240" w:lineRule="auto"/>
        <w:rPr>
          <w:rFonts w:cs="Arial"/>
          <w:color w:val="000000"/>
          <w:sz w:val="24"/>
          <w:szCs w:val="24"/>
        </w:rPr>
      </w:pPr>
      <w:r w:rsidRPr="00E90F3E">
        <w:rPr>
          <w:rFonts w:cs="Arial"/>
          <w:sz w:val="24"/>
          <w:szCs w:val="24"/>
        </w:rPr>
        <w:t>Two</w:t>
      </w:r>
      <w:r w:rsidRPr="00F32186">
        <w:rPr>
          <w:rFonts w:cs="Arial"/>
          <w:sz w:val="24"/>
          <w:szCs w:val="24"/>
        </w:rPr>
        <w:t xml:space="preserve"> examples of the LL connection setup p</w:t>
      </w:r>
      <w:r>
        <w:rPr>
          <w:rFonts w:cs="Arial"/>
          <w:sz w:val="24"/>
          <w:szCs w:val="24"/>
        </w:rPr>
        <w:t xml:space="preserve">rocedure timing from </w:t>
      </w:r>
      <w:r>
        <w:rPr>
          <w:rFonts w:cs="Arial"/>
          <w:color w:val="FF0000"/>
          <w:sz w:val="24"/>
          <w:szCs w:val="24"/>
        </w:rPr>
        <w:t xml:space="preserve">the </w:t>
      </w:r>
      <w:r>
        <w:rPr>
          <w:rFonts w:cs="Arial"/>
          <w:sz w:val="24"/>
          <w:szCs w:val="24"/>
        </w:rPr>
        <w:t xml:space="preserve">master’s </w:t>
      </w:r>
      <w:r w:rsidRPr="00F32186">
        <w:rPr>
          <w:rFonts w:cs="Arial"/>
          <w:sz w:val="24"/>
          <w:szCs w:val="24"/>
        </w:rPr>
        <w:t>perspective are shown in Figure 4.14</w:t>
      </w:r>
      <w:r>
        <w:rPr>
          <w:rFonts w:cs="Arial"/>
          <w:color w:val="FF0000"/>
          <w:sz w:val="24"/>
          <w:szCs w:val="24"/>
        </w:rPr>
        <w:t>,</w:t>
      </w:r>
      <w:r w:rsidRPr="00F32186">
        <w:rPr>
          <w:rFonts w:cs="Arial"/>
          <w:sz w:val="24"/>
          <w:szCs w:val="24"/>
        </w:rPr>
        <w:t xml:space="preserve"> </w:t>
      </w:r>
      <w:r w:rsidRPr="00F32186">
        <w:rPr>
          <w:rFonts w:cs="Arial"/>
          <w:strike/>
          <w:sz w:val="24"/>
          <w:szCs w:val="24"/>
        </w:rPr>
        <w:t>and</w:t>
      </w:r>
      <w:r w:rsidRPr="00AF10FF">
        <w:rPr>
          <w:rFonts w:cs="Arial"/>
          <w:strike/>
          <w:sz w:val="24"/>
          <w:szCs w:val="24"/>
        </w:rPr>
        <w:t xml:space="preserve"> in Figure 4.15</w:t>
      </w:r>
      <w:r>
        <w:rPr>
          <w:rFonts w:cs="Arial"/>
          <w:color w:val="FF0000"/>
          <w:sz w:val="24"/>
          <w:szCs w:val="24"/>
        </w:rPr>
        <w:t xml:space="preserve"> and in Figure 4.X</w:t>
      </w:r>
      <w:r w:rsidRPr="00F32186">
        <w:rPr>
          <w:rFonts w:cs="Arial"/>
          <w:sz w:val="24"/>
          <w:szCs w:val="24"/>
        </w:rPr>
        <w:t>.</w:t>
      </w:r>
    </w:p>
    <w:p w14:paraId="01396C0A" w14:textId="77777777" w:rsidR="00E40CCE" w:rsidRDefault="00E40CCE" w:rsidP="00E40CCE">
      <w:pPr>
        <w:autoSpaceDE w:val="0"/>
        <w:autoSpaceDN w:val="0"/>
        <w:adjustRightInd w:val="0"/>
        <w:spacing w:after="0" w:line="240" w:lineRule="auto"/>
        <w:rPr>
          <w:rFonts w:cs="Arial"/>
          <w:color w:val="000000"/>
          <w:sz w:val="24"/>
          <w:szCs w:val="24"/>
        </w:rPr>
      </w:pPr>
    </w:p>
    <w:p w14:paraId="01D6990A" w14:textId="232B2873" w:rsidR="00E90F3E" w:rsidRDefault="00AF10FF" w:rsidP="00E40CCE">
      <w:pPr>
        <w:autoSpaceDE w:val="0"/>
        <w:autoSpaceDN w:val="0"/>
        <w:adjustRightInd w:val="0"/>
        <w:spacing w:after="0" w:line="240" w:lineRule="auto"/>
        <w:rPr>
          <w:rFonts w:cs="Arial"/>
          <w:color w:val="000000"/>
          <w:szCs w:val="24"/>
        </w:rPr>
      </w:pPr>
      <w:r w:rsidRPr="00082694">
        <w:rPr>
          <w:rFonts w:cs="Arial"/>
          <w:color w:val="000000"/>
          <w:szCs w:val="24"/>
        </w:rPr>
        <w:object w:dxaOrig="8947" w:dyaOrig="3667" w14:anchorId="6CC0DD8F">
          <v:shape id="_x0000_i1067" type="#_x0000_t75" style="width:450.15pt;height:179.7pt" o:ole="">
            <v:imagedata r:id="rId54" o:title=""/>
          </v:shape>
          <o:OLEObject Type="Embed" ProgID="Visio.Drawing.11" ShapeID="_x0000_i1067" DrawAspect="Content" ObjectID="_1522518091" r:id="rId55"/>
        </w:object>
      </w:r>
    </w:p>
    <w:p w14:paraId="21E614D4" w14:textId="0D77453C" w:rsidR="006D7A44" w:rsidRDefault="006D7A44" w:rsidP="006D7A44">
      <w:pPr>
        <w:pStyle w:val="Caption"/>
        <w:rPr>
          <w:color w:val="FF0000"/>
        </w:rPr>
      </w:pPr>
      <w:r w:rsidRPr="006A6908">
        <w:rPr>
          <w:color w:val="auto"/>
        </w:rPr>
        <w:t xml:space="preserve">Figure 4.14: Master’s view on LL connection setup with </w:t>
      </w:r>
      <w:r w:rsidRPr="000D182A">
        <w:rPr>
          <w:strike/>
          <w:color w:val="auto"/>
        </w:rPr>
        <w:t>a non-zero transmitWindowOffset</w:t>
      </w:r>
      <w:r w:rsidR="000D182A">
        <w:rPr>
          <w:color w:val="FF0000"/>
        </w:rPr>
        <w:t>CONNECT_IND</w:t>
      </w:r>
    </w:p>
    <w:p w14:paraId="34A3EFF2" w14:textId="77777777" w:rsidR="000D182A" w:rsidRDefault="000D182A" w:rsidP="000D182A"/>
    <w:p w14:paraId="6BBEEB52" w14:textId="16569417" w:rsidR="00237423" w:rsidRPr="00237423" w:rsidRDefault="00237423" w:rsidP="000D182A">
      <w:pPr>
        <w:rPr>
          <w:color w:val="00B050"/>
        </w:rPr>
      </w:pPr>
      <w:r w:rsidRPr="00237423">
        <w:rPr>
          <w:color w:val="00B050"/>
        </w:rPr>
        <w:t>[Note to editor: Remove Figure 4.15]</w:t>
      </w:r>
    </w:p>
    <w:p w14:paraId="2BA4C8FA" w14:textId="77777777" w:rsidR="00237423" w:rsidRPr="000D182A" w:rsidRDefault="00237423" w:rsidP="000D182A"/>
    <w:p w14:paraId="3CF1B3CB" w14:textId="644A826E" w:rsidR="000D182A" w:rsidRPr="00AF10FF" w:rsidRDefault="00B940C0" w:rsidP="00AF10FF">
      <w:pPr>
        <w:autoSpaceDE w:val="0"/>
        <w:autoSpaceDN w:val="0"/>
        <w:adjustRightInd w:val="0"/>
        <w:spacing w:after="0" w:line="240" w:lineRule="auto"/>
        <w:rPr>
          <w:rStyle w:val="CaptionChar"/>
        </w:rPr>
      </w:pPr>
      <w:r w:rsidRPr="00082694">
        <w:rPr>
          <w:rFonts w:cs="Arial"/>
          <w:color w:val="000000"/>
          <w:szCs w:val="24"/>
        </w:rPr>
        <w:object w:dxaOrig="9532" w:dyaOrig="3667" w14:anchorId="6E78FF03">
          <v:shape id="_x0000_i1079" type="#_x0000_t75" style="width:479.6pt;height:179.7pt" o:ole="">
            <v:imagedata r:id="rId56" o:title=""/>
          </v:shape>
          <o:OLEObject Type="Embed" ProgID="Visio.Drawing.11" ShapeID="_x0000_i1079" DrawAspect="Content" ObjectID="_1522518092" r:id="rId57"/>
        </w:object>
      </w:r>
      <w:r w:rsidR="000D182A" w:rsidRPr="00AF10FF">
        <w:rPr>
          <w:rStyle w:val="CaptionChar"/>
          <w:color w:val="FF0000"/>
        </w:rPr>
        <w:t>Figure 4.X: Master’s view on LL connection setup with AUX_CONNECT_REQ</w:t>
      </w:r>
    </w:p>
    <w:p w14:paraId="1F8B356F" w14:textId="77777777" w:rsidR="000D182A" w:rsidRDefault="000D182A" w:rsidP="000D182A">
      <w:pPr>
        <w:autoSpaceDE w:val="0"/>
        <w:autoSpaceDN w:val="0"/>
        <w:adjustRightInd w:val="0"/>
        <w:spacing w:after="0" w:line="240" w:lineRule="auto"/>
        <w:rPr>
          <w:rFonts w:cs="Arial"/>
          <w:color w:val="000000"/>
          <w:sz w:val="24"/>
          <w:szCs w:val="24"/>
        </w:rPr>
      </w:pPr>
    </w:p>
    <w:p w14:paraId="002FEE81" w14:textId="77777777" w:rsidR="006D7A44" w:rsidRDefault="006D7A44" w:rsidP="00E40CCE">
      <w:pPr>
        <w:autoSpaceDE w:val="0"/>
        <w:autoSpaceDN w:val="0"/>
        <w:adjustRightInd w:val="0"/>
        <w:spacing w:after="0" w:line="240" w:lineRule="auto"/>
        <w:rPr>
          <w:rFonts w:cs="Arial"/>
          <w:color w:val="000000"/>
          <w:sz w:val="24"/>
          <w:szCs w:val="24"/>
        </w:rPr>
      </w:pPr>
    </w:p>
    <w:p w14:paraId="12F2716D" w14:textId="00AF1FFF" w:rsidR="00E40CCE" w:rsidRPr="003928DF" w:rsidRDefault="00E40CCE" w:rsidP="00F03F8D">
      <w:pPr>
        <w:pStyle w:val="Heading3"/>
      </w:pPr>
      <w:bookmarkStart w:id="997" w:name="_Toc432709756"/>
      <w:bookmarkStart w:id="998" w:name="_Toc443590519"/>
      <w:bookmarkStart w:id="999" w:name="_Toc448771500"/>
      <w:r w:rsidRPr="00B03027">
        <w:t xml:space="preserve">[Modified Section] </w:t>
      </w:r>
      <w:r w:rsidRPr="00F03F8D">
        <w:t>4.5.</w:t>
      </w:r>
      <w:ins w:id="1000" w:author="Brian A. Redding" w:date="2016-04-14T17:41:00Z">
        <w:r w:rsidR="00DE115B">
          <w:t>5</w:t>
        </w:r>
      </w:ins>
      <w:del w:id="1001" w:author="Brian A. Redding" w:date="2016-04-14T17:41:00Z">
        <w:r w:rsidRPr="00F03F8D" w:rsidDel="00DE115B">
          <w:delText>4</w:delText>
        </w:r>
      </w:del>
      <w:r w:rsidRPr="00F03F8D">
        <w:t xml:space="preserve"> Connection Setup – Slave Ro</w:t>
      </w:r>
      <w:r w:rsidRPr="003928DF">
        <w:t>le</w:t>
      </w:r>
      <w:bookmarkEnd w:id="997"/>
      <w:bookmarkEnd w:id="998"/>
      <w:bookmarkEnd w:id="999"/>
    </w:p>
    <w:p w14:paraId="79F616D9" w14:textId="77777777" w:rsidR="00E40CCE" w:rsidRDefault="00E40CCE" w:rsidP="00E40CCE">
      <w:pPr>
        <w:autoSpaceDE w:val="0"/>
        <w:autoSpaceDN w:val="0"/>
        <w:adjustRightInd w:val="0"/>
        <w:spacing w:after="0" w:line="240" w:lineRule="auto"/>
        <w:rPr>
          <w:rFonts w:cs="Arial"/>
          <w:b/>
          <w:bCs/>
          <w:color w:val="000000"/>
          <w:sz w:val="24"/>
          <w:szCs w:val="24"/>
        </w:rPr>
      </w:pPr>
      <w:r>
        <w:rPr>
          <w:rFonts w:cs="Arial"/>
          <w:b/>
          <w:bCs/>
          <w:color w:val="000000"/>
          <w:sz w:val="24"/>
          <w:szCs w:val="24"/>
        </w:rPr>
        <w:t>4.5.5 Connection Setup – Slave Role</w:t>
      </w:r>
    </w:p>
    <w:p w14:paraId="70D786B9" w14:textId="77777777" w:rsidR="00E40CCE" w:rsidRDefault="00E40CCE" w:rsidP="00E40CCE">
      <w:pPr>
        <w:autoSpaceDE w:val="0"/>
        <w:autoSpaceDN w:val="0"/>
        <w:adjustRightInd w:val="0"/>
        <w:spacing w:after="0" w:line="240" w:lineRule="auto"/>
        <w:rPr>
          <w:rFonts w:cs="Arial"/>
          <w:b/>
          <w:bCs/>
          <w:color w:val="000000"/>
          <w:sz w:val="24"/>
          <w:szCs w:val="24"/>
        </w:rPr>
      </w:pPr>
    </w:p>
    <w:p w14:paraId="175853A2" w14:textId="77777777" w:rsidR="00E40CCE" w:rsidRDefault="00E40CCE" w:rsidP="00E40CCE">
      <w:pPr>
        <w:autoSpaceDE w:val="0"/>
        <w:autoSpaceDN w:val="0"/>
        <w:adjustRightInd w:val="0"/>
        <w:spacing w:after="0" w:line="240" w:lineRule="auto"/>
        <w:rPr>
          <w:rFonts w:cs="Arial"/>
          <w:color w:val="000000"/>
          <w:sz w:val="24"/>
          <w:szCs w:val="24"/>
        </w:rPr>
      </w:pPr>
      <w:r>
        <w:rPr>
          <w:rFonts w:cs="Arial"/>
          <w:color w:val="000000"/>
          <w:sz w:val="24"/>
          <w:szCs w:val="24"/>
        </w:rPr>
        <w:t xml:space="preserve">After the advertiser receives a </w:t>
      </w:r>
      <w:r w:rsidRPr="00F301D3">
        <w:rPr>
          <w:rFonts w:cs="Arial"/>
          <w:sz w:val="24"/>
          <w:szCs w:val="24"/>
        </w:rPr>
        <w:t>CONNECT_IND</w:t>
      </w:r>
      <w:r>
        <w:rPr>
          <w:rFonts w:cs="Arial"/>
          <w:color w:val="FF0000"/>
          <w:sz w:val="24"/>
          <w:szCs w:val="24"/>
        </w:rPr>
        <w:t xml:space="preserve"> </w:t>
      </w:r>
      <w:r>
        <w:rPr>
          <w:rFonts w:cs="Arial"/>
          <w:color w:val="000000"/>
          <w:sz w:val="24"/>
          <w:szCs w:val="24"/>
        </w:rPr>
        <w:t xml:space="preserve">PDU </w:t>
      </w:r>
      <w:r>
        <w:rPr>
          <w:rFonts w:cs="Arial"/>
          <w:color w:val="FF0000"/>
          <w:sz w:val="24"/>
          <w:szCs w:val="24"/>
        </w:rPr>
        <w:t xml:space="preserve">on the primary advertising channel or sends </w:t>
      </w:r>
      <w:r w:rsidR="00552DE7">
        <w:rPr>
          <w:rFonts w:cs="Arial"/>
          <w:color w:val="FF0000"/>
          <w:sz w:val="24"/>
          <w:szCs w:val="24"/>
        </w:rPr>
        <w:t xml:space="preserve">an </w:t>
      </w:r>
      <w:r>
        <w:rPr>
          <w:rFonts w:cs="Arial"/>
          <w:color w:val="FF0000"/>
          <w:sz w:val="24"/>
          <w:szCs w:val="24"/>
        </w:rPr>
        <w:t xml:space="preserve">AUX_CONNECT_RSP PDU on the secondary advertising channel, </w:t>
      </w:r>
      <w:r>
        <w:rPr>
          <w:rFonts w:cs="Arial"/>
          <w:color w:val="000000"/>
          <w:sz w:val="24"/>
          <w:szCs w:val="24"/>
        </w:rPr>
        <w:t>the Link Layer is in the Connection State in the Slave Role. The slave shall reset the Link Layer connection supervision timer T</w:t>
      </w:r>
      <w:r>
        <w:rPr>
          <w:rFonts w:cs="Arial"/>
          <w:color w:val="000000"/>
          <w:sz w:val="19"/>
          <w:szCs w:val="19"/>
        </w:rPr>
        <w:t>LLconnSupervision</w:t>
      </w:r>
      <w:r>
        <w:rPr>
          <w:rFonts w:cs="Arial"/>
          <w:color w:val="000000"/>
          <w:sz w:val="24"/>
          <w:szCs w:val="24"/>
        </w:rPr>
        <w:t xml:space="preserve">. The Link Layer shall notify the Host that the connection has been created. The first connection event shall use the data channel index as specified in </w:t>
      </w:r>
      <w:r>
        <w:rPr>
          <w:rFonts w:cs="Arial"/>
          <w:color w:val="0000FF"/>
          <w:sz w:val="24"/>
          <w:szCs w:val="24"/>
        </w:rPr>
        <w:t>Section 1.4.1</w:t>
      </w:r>
      <w:r>
        <w:rPr>
          <w:rFonts w:cs="Arial"/>
          <w:color w:val="000000"/>
          <w:sz w:val="24"/>
          <w:szCs w:val="24"/>
        </w:rPr>
        <w:t>.</w:t>
      </w:r>
    </w:p>
    <w:p w14:paraId="45C43398" w14:textId="789485FE" w:rsidR="00E90F3E" w:rsidRDefault="00E90F3E" w:rsidP="00E40CCE">
      <w:pPr>
        <w:autoSpaceDE w:val="0"/>
        <w:autoSpaceDN w:val="0"/>
        <w:adjustRightInd w:val="0"/>
        <w:spacing w:after="0" w:line="240" w:lineRule="auto"/>
        <w:rPr>
          <w:rFonts w:cs="Arial"/>
          <w:color w:val="000000"/>
          <w:sz w:val="24"/>
          <w:szCs w:val="24"/>
        </w:rPr>
      </w:pPr>
    </w:p>
    <w:p w14:paraId="27440C31" w14:textId="22E20542" w:rsidR="00E90F3E" w:rsidRDefault="00E90F3E" w:rsidP="00E90F3E">
      <w:pPr>
        <w:rPr>
          <w:rFonts w:cs="Arial"/>
          <w:sz w:val="24"/>
          <w:szCs w:val="24"/>
        </w:rPr>
      </w:pPr>
      <w:r w:rsidRPr="00204A88">
        <w:rPr>
          <w:rFonts w:cs="Arial"/>
          <w:strike/>
          <w:sz w:val="24"/>
          <w:szCs w:val="24"/>
        </w:rPr>
        <w:t>An</w:t>
      </w:r>
      <w:r>
        <w:rPr>
          <w:rFonts w:cs="Arial"/>
          <w:color w:val="FF0000"/>
          <w:sz w:val="24"/>
          <w:szCs w:val="24"/>
        </w:rPr>
        <w:t>Two</w:t>
      </w:r>
      <w:r w:rsidRPr="00204A88">
        <w:rPr>
          <w:rFonts w:cs="Arial"/>
          <w:sz w:val="24"/>
          <w:szCs w:val="24"/>
        </w:rPr>
        <w:t xml:space="preserve"> example</w:t>
      </w:r>
      <w:r w:rsidRPr="00204A88">
        <w:rPr>
          <w:rFonts w:cs="Arial"/>
          <w:color w:val="FF0000"/>
          <w:sz w:val="24"/>
          <w:szCs w:val="24"/>
        </w:rPr>
        <w:t>s</w:t>
      </w:r>
      <w:r w:rsidRPr="00204A88">
        <w:rPr>
          <w:rFonts w:cs="Arial"/>
          <w:sz w:val="24"/>
          <w:szCs w:val="24"/>
        </w:rPr>
        <w:t xml:space="preserve"> of the procedure from the slave’s perspective </w:t>
      </w:r>
      <w:r w:rsidRPr="00204A88">
        <w:rPr>
          <w:rFonts w:cs="Arial"/>
          <w:strike/>
          <w:sz w:val="24"/>
          <w:szCs w:val="24"/>
        </w:rPr>
        <w:t>is</w:t>
      </w:r>
      <w:r>
        <w:rPr>
          <w:rFonts w:cs="Arial"/>
          <w:color w:val="FF0000"/>
          <w:sz w:val="24"/>
          <w:szCs w:val="24"/>
        </w:rPr>
        <w:t>are</w:t>
      </w:r>
      <w:r w:rsidRPr="00204A88">
        <w:rPr>
          <w:rFonts w:cs="Arial"/>
          <w:sz w:val="24"/>
          <w:szCs w:val="24"/>
        </w:rPr>
        <w:t xml:space="preserve"> shown in Figure</w:t>
      </w:r>
      <w:r>
        <w:rPr>
          <w:rFonts w:cs="Arial"/>
          <w:sz w:val="24"/>
          <w:szCs w:val="24"/>
        </w:rPr>
        <w:t xml:space="preserve"> </w:t>
      </w:r>
      <w:r w:rsidRPr="00204A88">
        <w:rPr>
          <w:rFonts w:cs="Arial"/>
          <w:sz w:val="24"/>
          <w:szCs w:val="24"/>
        </w:rPr>
        <w:t>4.16</w:t>
      </w:r>
      <w:r>
        <w:rPr>
          <w:rFonts w:cs="Arial"/>
          <w:color w:val="FF0000"/>
          <w:sz w:val="24"/>
          <w:szCs w:val="24"/>
        </w:rPr>
        <w:t xml:space="preserve"> and in Figure 4.X+1.</w:t>
      </w:r>
      <w:r w:rsidRPr="00204A88">
        <w:rPr>
          <w:rFonts w:cs="Arial"/>
          <w:sz w:val="24"/>
          <w:szCs w:val="24"/>
        </w:rPr>
        <w:t xml:space="preserve"> </w:t>
      </w:r>
      <w:r w:rsidRPr="00204A88">
        <w:rPr>
          <w:rFonts w:cs="Arial"/>
          <w:strike/>
          <w:sz w:val="24"/>
          <w:szCs w:val="24"/>
        </w:rPr>
        <w:t>in which</w:t>
      </w:r>
      <w:r>
        <w:rPr>
          <w:rFonts w:cs="Arial"/>
          <w:color w:val="FF0000"/>
          <w:sz w:val="24"/>
          <w:szCs w:val="24"/>
        </w:rPr>
        <w:t>In these examples</w:t>
      </w:r>
      <w:r w:rsidRPr="00204A88">
        <w:rPr>
          <w:rFonts w:cs="Arial"/>
          <w:sz w:val="24"/>
          <w:szCs w:val="24"/>
        </w:rPr>
        <w:t xml:space="preserve"> the slave fails to receive any part of the first packet (i.e.,</w:t>
      </w:r>
      <w:r>
        <w:rPr>
          <w:rFonts w:cs="Arial"/>
          <w:sz w:val="24"/>
          <w:szCs w:val="24"/>
        </w:rPr>
        <w:t xml:space="preserve"> </w:t>
      </w:r>
      <w:r w:rsidRPr="00204A88">
        <w:rPr>
          <w:rFonts w:cs="Arial"/>
          <w:sz w:val="24"/>
          <w:szCs w:val="24"/>
        </w:rPr>
        <w:t>connEventCount = 0) from the master and ac</w:t>
      </w:r>
      <w:r>
        <w:rPr>
          <w:rFonts w:cs="Arial"/>
          <w:sz w:val="24"/>
          <w:szCs w:val="24"/>
        </w:rPr>
        <w:t xml:space="preserve">quires anchor point timing from </w:t>
      </w:r>
      <w:r w:rsidRPr="00204A88">
        <w:rPr>
          <w:rFonts w:cs="Arial"/>
          <w:sz w:val="24"/>
          <w:szCs w:val="24"/>
        </w:rPr>
        <w:t>the second packet (i.e., connEventCount = 1).</w:t>
      </w:r>
    </w:p>
    <w:p w14:paraId="70643A5A" w14:textId="1578031D" w:rsidR="00B940C0" w:rsidRPr="00AF10FF" w:rsidRDefault="00B940C0" w:rsidP="00B940C0">
      <w:pPr>
        <w:autoSpaceDE w:val="0"/>
        <w:autoSpaceDN w:val="0"/>
        <w:adjustRightInd w:val="0"/>
        <w:spacing w:after="0" w:line="240" w:lineRule="auto"/>
        <w:rPr>
          <w:rStyle w:val="CaptionChar"/>
        </w:rPr>
      </w:pPr>
      <w:r w:rsidRPr="00082694">
        <w:rPr>
          <w:rFonts w:cs="Arial"/>
          <w:color w:val="000000"/>
          <w:szCs w:val="24"/>
        </w:rPr>
        <w:object w:dxaOrig="9532" w:dyaOrig="3667" w14:anchorId="5CACE89A">
          <v:shape id="_x0000_i1086" type="#_x0000_t75" style="width:479.6pt;height:179.7pt" o:ole="">
            <v:imagedata r:id="rId58" o:title=""/>
          </v:shape>
          <o:OLEObject Type="Embed" ProgID="Visio.Drawing.11" ShapeID="_x0000_i1086" DrawAspect="Content" ObjectID="_1522518093" r:id="rId59"/>
        </w:object>
      </w:r>
      <w:r w:rsidRPr="00C35CF0">
        <w:rPr>
          <w:rStyle w:val="CaptionChar"/>
          <w:color w:val="auto"/>
        </w:rPr>
        <w:t xml:space="preserve">Figure 4.16: Slave closing LL connection setup in the second LL connection event </w:t>
      </w:r>
      <w:r w:rsidRPr="00C35CF0">
        <w:rPr>
          <w:rStyle w:val="CaptionChar"/>
          <w:color w:val="FF0000"/>
        </w:rPr>
        <w:t>with CONNECT_IND</w:t>
      </w:r>
    </w:p>
    <w:p w14:paraId="07297652" w14:textId="77777777" w:rsidR="00B940C0" w:rsidRDefault="00B940C0" w:rsidP="00E90F3E">
      <w:pPr>
        <w:rPr>
          <w:rFonts w:cs="Arial"/>
          <w:sz w:val="24"/>
          <w:szCs w:val="24"/>
        </w:rPr>
      </w:pPr>
    </w:p>
    <w:p w14:paraId="5EC7A835" w14:textId="0DD9243A" w:rsidR="00237423" w:rsidRPr="00AF10FF" w:rsidRDefault="00B940C0" w:rsidP="00237423">
      <w:pPr>
        <w:autoSpaceDE w:val="0"/>
        <w:autoSpaceDN w:val="0"/>
        <w:adjustRightInd w:val="0"/>
        <w:spacing w:after="0" w:line="240" w:lineRule="auto"/>
        <w:rPr>
          <w:rStyle w:val="CaptionChar"/>
        </w:rPr>
      </w:pPr>
      <w:r w:rsidRPr="00082694">
        <w:rPr>
          <w:rFonts w:cs="Arial"/>
          <w:color w:val="000000"/>
          <w:szCs w:val="24"/>
        </w:rPr>
        <w:object w:dxaOrig="9532" w:dyaOrig="3667" w14:anchorId="05851D74">
          <v:shape id="_x0000_i1082" type="#_x0000_t75" style="width:479.6pt;height:179.7pt" o:ole="">
            <v:imagedata r:id="rId60" o:title=""/>
          </v:shape>
          <o:OLEObject Type="Embed" ProgID="Visio.Drawing.11" ShapeID="_x0000_i1082" DrawAspect="Content" ObjectID="_1522518094" r:id="rId61"/>
        </w:object>
      </w:r>
      <w:r w:rsidR="00237423" w:rsidRPr="00AF10FF">
        <w:rPr>
          <w:rStyle w:val="CaptionChar"/>
          <w:color w:val="FF0000"/>
        </w:rPr>
        <w:t xml:space="preserve">Figure 4.X: </w:t>
      </w:r>
      <w:r>
        <w:rPr>
          <w:rStyle w:val="CaptionChar"/>
          <w:color w:val="FF0000"/>
        </w:rPr>
        <w:t>Slave closing LL connection setup in the second LL connection event with AUX_CONNECT_REQ</w:t>
      </w:r>
    </w:p>
    <w:p w14:paraId="7087C01D" w14:textId="77777777" w:rsidR="00237423" w:rsidRPr="00E90F3E" w:rsidRDefault="00237423" w:rsidP="00E90F3E">
      <w:pPr>
        <w:rPr>
          <w:rFonts w:cs="Arial"/>
          <w:sz w:val="24"/>
          <w:szCs w:val="24"/>
        </w:rPr>
      </w:pPr>
    </w:p>
    <w:p w14:paraId="328D1B09" w14:textId="77777777" w:rsidR="00F03DD6" w:rsidRDefault="00F03DD6" w:rsidP="00B03027">
      <w:pPr>
        <w:pStyle w:val="Heading3"/>
      </w:pPr>
      <w:bookmarkStart w:id="1002" w:name="_Toc448771501"/>
      <w:r w:rsidRPr="00F03F8D">
        <w:t>[Modi</w:t>
      </w:r>
      <w:r w:rsidRPr="003928DF">
        <w:t>fied Section]</w:t>
      </w:r>
      <w:r>
        <w:t xml:space="preserve"> </w:t>
      </w:r>
      <w:r w:rsidR="00033442">
        <w:t xml:space="preserve">4.6 </w:t>
      </w:r>
      <w:r>
        <w:t>Feature Support</w:t>
      </w:r>
      <w:bookmarkEnd w:id="1002"/>
    </w:p>
    <w:p w14:paraId="6A52F00C" w14:textId="77777777" w:rsidR="00F03DD6" w:rsidRDefault="00F03DD6" w:rsidP="00B03027">
      <w:pPr>
        <w:rPr>
          <w:rFonts w:ascii="Arial,Bold" w:hAnsi="Arial,Bold" w:cs="Arial,Bold"/>
          <w:b/>
          <w:bCs/>
          <w:sz w:val="28"/>
          <w:szCs w:val="28"/>
        </w:rPr>
      </w:pPr>
      <w:r>
        <w:rPr>
          <w:rFonts w:ascii="Arial,Bold" w:hAnsi="Arial,Bold" w:cs="Arial,Bold"/>
          <w:b/>
          <w:bCs/>
          <w:sz w:val="28"/>
          <w:szCs w:val="28"/>
        </w:rPr>
        <w:t>4.6 FEATURE SUPPORT</w:t>
      </w:r>
    </w:p>
    <w:p w14:paraId="0ACFFD04" w14:textId="77777777" w:rsidR="00F03DD6" w:rsidRPr="00B03027" w:rsidRDefault="004F3D56" w:rsidP="00B03027">
      <w:pPr>
        <w:rPr>
          <w:rFonts w:ascii="Arial,Bold" w:hAnsi="Arial,Bold" w:cs="Arial,Bold"/>
          <w:b/>
          <w:bCs/>
          <w:color w:val="00B050"/>
          <w:sz w:val="24"/>
          <w:szCs w:val="28"/>
        </w:rPr>
      </w:pPr>
      <w:r w:rsidRPr="00B03027">
        <w:rPr>
          <w:rFonts w:ascii="Arial,Bold" w:hAnsi="Arial,Bold" w:cs="Arial,Bold"/>
          <w:b/>
          <w:bCs/>
          <w:color w:val="00B050"/>
          <w:sz w:val="24"/>
          <w:szCs w:val="28"/>
        </w:rPr>
        <w:t xml:space="preserve">[Editor Note: </w:t>
      </w:r>
      <w:r w:rsidR="00F03DD6" w:rsidRPr="00B03027">
        <w:rPr>
          <w:rFonts w:ascii="Arial,Bold" w:hAnsi="Arial,Bold" w:cs="Arial,Bold"/>
          <w:b/>
          <w:bCs/>
          <w:color w:val="00B050"/>
          <w:sz w:val="24"/>
          <w:szCs w:val="28"/>
        </w:rPr>
        <w:t xml:space="preserve">Add </w:t>
      </w:r>
      <w:r w:rsidRPr="00B03027">
        <w:rPr>
          <w:rFonts w:ascii="Arial,Bold" w:hAnsi="Arial,Bold" w:cs="Arial,Bold"/>
          <w:b/>
          <w:bCs/>
          <w:color w:val="00B050"/>
          <w:sz w:val="24"/>
          <w:szCs w:val="28"/>
        </w:rPr>
        <w:t xml:space="preserve">the following </w:t>
      </w:r>
      <w:r w:rsidR="00F03DD6" w:rsidRPr="00B03027">
        <w:rPr>
          <w:rFonts w:ascii="Arial,Bold" w:hAnsi="Arial,Bold" w:cs="Arial,Bold"/>
          <w:b/>
          <w:bCs/>
          <w:color w:val="00B050"/>
          <w:sz w:val="24"/>
          <w:szCs w:val="28"/>
        </w:rPr>
        <w:t>line</w:t>
      </w:r>
      <w:r w:rsidRPr="00B03027">
        <w:rPr>
          <w:rFonts w:ascii="Arial,Bold" w:hAnsi="Arial,Bold" w:cs="Arial,Bold"/>
          <w:b/>
          <w:bCs/>
          <w:color w:val="00B050"/>
          <w:sz w:val="24"/>
          <w:szCs w:val="28"/>
        </w:rPr>
        <w:t>s</w:t>
      </w:r>
      <w:r w:rsidR="00F03DD6" w:rsidRPr="00B03027">
        <w:rPr>
          <w:rFonts w:ascii="Arial,Bold" w:hAnsi="Arial,Bold" w:cs="Arial,Bold"/>
          <w:b/>
          <w:bCs/>
          <w:color w:val="00B050"/>
          <w:sz w:val="24"/>
          <w:szCs w:val="28"/>
        </w:rPr>
        <w:t xml:space="preserve"> to table 4.4</w:t>
      </w:r>
      <w:r w:rsidRPr="00B03027">
        <w:rPr>
          <w:rFonts w:ascii="Arial,Bold" w:hAnsi="Arial,Bold" w:cs="Arial,Bold"/>
          <w:b/>
          <w:bCs/>
          <w:color w:val="00B050"/>
          <w:sz w:val="24"/>
          <w:szCs w:val="28"/>
        </w:rPr>
        <w:t>]</w:t>
      </w:r>
    </w:p>
    <w:tbl>
      <w:tblPr>
        <w:tblStyle w:val="TableGrid"/>
        <w:tblW w:w="0" w:type="auto"/>
        <w:tblLook w:val="04A0" w:firstRow="1" w:lastRow="0" w:firstColumn="1" w:lastColumn="0" w:noHBand="0" w:noVBand="1"/>
      </w:tblPr>
      <w:tblGrid>
        <w:gridCol w:w="1165"/>
        <w:gridCol w:w="3509"/>
        <w:gridCol w:w="2521"/>
      </w:tblGrid>
      <w:tr w:rsidR="00CD372B" w14:paraId="24847C7A" w14:textId="77777777" w:rsidTr="004138C9">
        <w:tc>
          <w:tcPr>
            <w:tcW w:w="1165" w:type="dxa"/>
          </w:tcPr>
          <w:p w14:paraId="682A3135" w14:textId="77777777" w:rsidR="00CD372B" w:rsidRPr="004138C9" w:rsidDel="003B7C68" w:rsidRDefault="00CD372B" w:rsidP="00F03DD6">
            <w:pPr>
              <w:rPr>
                <w:rFonts w:ascii="Arial,Bold" w:hAnsi="Arial,Bold" w:cs="Arial,Bold"/>
                <w:bCs/>
                <w:color w:val="auto"/>
                <w:sz w:val="24"/>
                <w:szCs w:val="28"/>
              </w:rPr>
            </w:pPr>
            <w:r w:rsidRPr="004138C9">
              <w:rPr>
                <w:rFonts w:ascii="Arial,Bold" w:hAnsi="Arial,Bold" w:cs="Arial,Bold"/>
                <w:bCs/>
                <w:color w:val="auto"/>
                <w:sz w:val="24"/>
                <w:szCs w:val="28"/>
              </w:rPr>
              <w:t>Bit position</w:t>
            </w:r>
          </w:p>
        </w:tc>
        <w:tc>
          <w:tcPr>
            <w:tcW w:w="3509" w:type="dxa"/>
          </w:tcPr>
          <w:p w14:paraId="35AEA548" w14:textId="77777777" w:rsidR="00CD372B" w:rsidRPr="004138C9" w:rsidRDefault="00CD372B" w:rsidP="00F03DD6">
            <w:pPr>
              <w:rPr>
                <w:rFonts w:ascii="Arial,Bold" w:hAnsi="Arial,Bold" w:cs="Arial,Bold"/>
                <w:bCs/>
                <w:color w:val="auto"/>
                <w:sz w:val="24"/>
                <w:szCs w:val="28"/>
              </w:rPr>
            </w:pPr>
            <w:r w:rsidRPr="004138C9">
              <w:rPr>
                <w:rFonts w:ascii="Arial,Bold" w:hAnsi="Arial,Bold" w:cs="Arial,Bold"/>
                <w:bCs/>
                <w:color w:val="auto"/>
                <w:sz w:val="24"/>
                <w:szCs w:val="28"/>
              </w:rPr>
              <w:t>Link Layer Feature</w:t>
            </w:r>
          </w:p>
        </w:tc>
        <w:tc>
          <w:tcPr>
            <w:tcW w:w="2521" w:type="dxa"/>
          </w:tcPr>
          <w:p w14:paraId="08078BA2" w14:textId="77777777" w:rsidR="00CD372B" w:rsidRPr="004138C9" w:rsidDel="003B7C68" w:rsidRDefault="00CD372B" w:rsidP="00F03DD6">
            <w:pPr>
              <w:rPr>
                <w:rFonts w:ascii="Arial,Bold" w:hAnsi="Arial,Bold" w:cs="Arial,Bold"/>
                <w:bCs/>
                <w:color w:val="auto"/>
                <w:sz w:val="24"/>
                <w:szCs w:val="28"/>
              </w:rPr>
            </w:pPr>
            <w:r w:rsidRPr="004138C9">
              <w:rPr>
                <w:rFonts w:ascii="Arial,Bold" w:hAnsi="Arial,Bold" w:cs="Arial,Bold"/>
                <w:bCs/>
                <w:color w:val="auto"/>
                <w:sz w:val="24"/>
                <w:szCs w:val="28"/>
              </w:rPr>
              <w:t>Valid from Controller to Controller</w:t>
            </w:r>
          </w:p>
        </w:tc>
      </w:tr>
      <w:tr w:rsidR="00033442" w14:paraId="082F7DC7" w14:textId="77777777" w:rsidTr="004138C9">
        <w:tc>
          <w:tcPr>
            <w:tcW w:w="1165" w:type="dxa"/>
          </w:tcPr>
          <w:p w14:paraId="09A817C2" w14:textId="77777777" w:rsidR="00033442" w:rsidRPr="00B03027" w:rsidRDefault="003B7C68" w:rsidP="00F03DD6">
            <w:pPr>
              <w:rPr>
                <w:rFonts w:ascii="Arial,Bold" w:hAnsi="Arial,Bold" w:cs="Arial,Bold"/>
                <w:bCs/>
                <w:color w:val="FF0000"/>
                <w:sz w:val="24"/>
                <w:szCs w:val="28"/>
              </w:rPr>
            </w:pPr>
            <w:r>
              <w:rPr>
                <w:rFonts w:ascii="Arial,Bold" w:hAnsi="Arial,Bold" w:cs="Arial,Bold"/>
                <w:bCs/>
                <w:color w:val="FF0000"/>
                <w:sz w:val="24"/>
                <w:szCs w:val="28"/>
              </w:rPr>
              <w:t>12</w:t>
            </w:r>
          </w:p>
        </w:tc>
        <w:tc>
          <w:tcPr>
            <w:tcW w:w="3509" w:type="dxa"/>
          </w:tcPr>
          <w:p w14:paraId="10A4333D" w14:textId="77777777" w:rsidR="00033442" w:rsidRPr="00B03027" w:rsidRDefault="00033442" w:rsidP="00F03DD6">
            <w:pPr>
              <w:rPr>
                <w:rFonts w:ascii="Arial,Bold" w:hAnsi="Arial,Bold" w:cs="Arial,Bold"/>
                <w:bCs/>
                <w:color w:val="FF0000"/>
                <w:sz w:val="24"/>
                <w:szCs w:val="28"/>
              </w:rPr>
            </w:pPr>
            <w:r w:rsidRPr="00B03027">
              <w:rPr>
                <w:rFonts w:ascii="Arial,Bold" w:hAnsi="Arial,Bold" w:cs="Arial,Bold"/>
                <w:bCs/>
                <w:color w:val="FF0000"/>
                <w:sz w:val="24"/>
                <w:szCs w:val="28"/>
              </w:rPr>
              <w:t>LE Extended Advertising</w:t>
            </w:r>
          </w:p>
        </w:tc>
        <w:tc>
          <w:tcPr>
            <w:tcW w:w="2521" w:type="dxa"/>
          </w:tcPr>
          <w:p w14:paraId="064E62C3" w14:textId="77777777" w:rsidR="00033442" w:rsidRPr="00B03027" w:rsidRDefault="00033442" w:rsidP="00F03DD6">
            <w:pPr>
              <w:rPr>
                <w:rFonts w:ascii="Arial,Bold" w:hAnsi="Arial,Bold" w:cs="Arial,Bold"/>
                <w:bCs/>
                <w:color w:val="FF0000"/>
                <w:sz w:val="24"/>
                <w:szCs w:val="28"/>
              </w:rPr>
            </w:pPr>
            <w:r w:rsidRPr="00B03027">
              <w:rPr>
                <w:rFonts w:ascii="Arial,Bold" w:hAnsi="Arial,Bold" w:cs="Arial,Bold"/>
                <w:bCs/>
                <w:color w:val="FF0000"/>
                <w:sz w:val="24"/>
                <w:szCs w:val="28"/>
              </w:rPr>
              <w:t>N</w:t>
            </w:r>
          </w:p>
        </w:tc>
      </w:tr>
      <w:tr w:rsidR="00033442" w14:paraId="052BA5C4" w14:textId="77777777" w:rsidTr="004138C9">
        <w:tc>
          <w:tcPr>
            <w:tcW w:w="1165" w:type="dxa"/>
          </w:tcPr>
          <w:p w14:paraId="20F8F1D8" w14:textId="77777777" w:rsidR="00033442" w:rsidRPr="00B03027" w:rsidRDefault="003B7C68" w:rsidP="00F03DD6">
            <w:pPr>
              <w:rPr>
                <w:rFonts w:ascii="Arial,Bold" w:hAnsi="Arial,Bold" w:cs="Arial,Bold"/>
                <w:bCs/>
                <w:color w:val="FF0000"/>
                <w:sz w:val="24"/>
                <w:szCs w:val="28"/>
              </w:rPr>
            </w:pPr>
            <w:r>
              <w:rPr>
                <w:rFonts w:ascii="Arial,Bold" w:hAnsi="Arial,Bold" w:cs="Arial,Bold"/>
                <w:bCs/>
                <w:color w:val="FF0000"/>
                <w:sz w:val="24"/>
                <w:szCs w:val="28"/>
              </w:rPr>
              <w:t>13</w:t>
            </w:r>
          </w:p>
        </w:tc>
        <w:tc>
          <w:tcPr>
            <w:tcW w:w="3509" w:type="dxa"/>
          </w:tcPr>
          <w:p w14:paraId="0962A7F1" w14:textId="77777777" w:rsidR="00033442" w:rsidRPr="00B03027" w:rsidRDefault="00033442" w:rsidP="00F03DD6">
            <w:pPr>
              <w:rPr>
                <w:rFonts w:ascii="Arial,Bold" w:hAnsi="Arial,Bold" w:cs="Arial,Bold"/>
                <w:bCs/>
                <w:color w:val="FF0000"/>
                <w:sz w:val="24"/>
                <w:szCs w:val="28"/>
              </w:rPr>
            </w:pPr>
            <w:r w:rsidRPr="00B03027">
              <w:rPr>
                <w:rFonts w:ascii="Arial,Bold" w:hAnsi="Arial,Bold" w:cs="Arial,Bold"/>
                <w:bCs/>
                <w:color w:val="FF0000"/>
                <w:sz w:val="24"/>
                <w:szCs w:val="28"/>
              </w:rPr>
              <w:t>LE Periodic Advertising</w:t>
            </w:r>
          </w:p>
        </w:tc>
        <w:tc>
          <w:tcPr>
            <w:tcW w:w="2521" w:type="dxa"/>
          </w:tcPr>
          <w:p w14:paraId="28D16C12" w14:textId="77777777" w:rsidR="00033442" w:rsidRPr="00B03027" w:rsidRDefault="00033442" w:rsidP="00F03DD6">
            <w:pPr>
              <w:rPr>
                <w:rFonts w:ascii="Arial,Bold" w:hAnsi="Arial,Bold" w:cs="Arial,Bold"/>
                <w:bCs/>
                <w:color w:val="FF0000"/>
                <w:sz w:val="24"/>
                <w:szCs w:val="28"/>
              </w:rPr>
            </w:pPr>
            <w:r w:rsidRPr="00B03027">
              <w:rPr>
                <w:rFonts w:ascii="Arial,Bold" w:hAnsi="Arial,Bold" w:cs="Arial,Bold"/>
                <w:bCs/>
                <w:color w:val="FF0000"/>
                <w:sz w:val="24"/>
                <w:szCs w:val="28"/>
              </w:rPr>
              <w:t>N</w:t>
            </w:r>
          </w:p>
        </w:tc>
      </w:tr>
    </w:tbl>
    <w:p w14:paraId="7682FEA8" w14:textId="77777777" w:rsidR="004F3D56" w:rsidRPr="00B03027" w:rsidRDefault="004F3D56" w:rsidP="00B03027">
      <w:pPr>
        <w:rPr>
          <w:rFonts w:ascii="Arial,Bold" w:hAnsi="Arial,Bold" w:cs="Arial,Bold"/>
          <w:bCs/>
          <w:sz w:val="24"/>
          <w:szCs w:val="28"/>
        </w:rPr>
      </w:pPr>
    </w:p>
    <w:p w14:paraId="1A70648D" w14:textId="77777777" w:rsidR="00F03DD6" w:rsidRDefault="004F3D56" w:rsidP="00B03027">
      <w:pPr>
        <w:pStyle w:val="Heading3"/>
      </w:pPr>
      <w:bookmarkStart w:id="1003" w:name="_Toc448771502"/>
      <w:r w:rsidRPr="00F03F8D">
        <w:t xml:space="preserve">[New Section] </w:t>
      </w:r>
      <w:r w:rsidR="009714EB" w:rsidRPr="00C70BBA">
        <w:t>4.6.X LE</w:t>
      </w:r>
      <w:r w:rsidR="00F03DD6" w:rsidRPr="00F03F8D">
        <w:t xml:space="preserve"> Extended Advertising</w:t>
      </w:r>
      <w:bookmarkEnd w:id="1003"/>
    </w:p>
    <w:p w14:paraId="64CE2FE4" w14:textId="77777777" w:rsidR="00E75DD3" w:rsidRPr="00B03027" w:rsidRDefault="00E75DD3" w:rsidP="00B03027">
      <w:pPr>
        <w:rPr>
          <w:b/>
          <w:color w:val="FF0000"/>
        </w:rPr>
      </w:pPr>
      <w:r w:rsidRPr="00B03027">
        <w:rPr>
          <w:b/>
          <w:color w:val="FF0000"/>
        </w:rPr>
        <w:t>4.6.X LE Extended Advertising</w:t>
      </w:r>
    </w:p>
    <w:p w14:paraId="55102048" w14:textId="77777777" w:rsidR="00F03DD6" w:rsidRPr="00B03027" w:rsidRDefault="00D7566C" w:rsidP="00F03DD6">
      <w:pPr>
        <w:autoSpaceDE w:val="0"/>
        <w:autoSpaceDN w:val="0"/>
        <w:adjustRightInd w:val="0"/>
        <w:spacing w:after="0" w:line="240" w:lineRule="auto"/>
        <w:rPr>
          <w:rFonts w:cs="Arial"/>
          <w:color w:val="FF0000"/>
          <w:sz w:val="24"/>
          <w:szCs w:val="24"/>
        </w:rPr>
      </w:pPr>
      <w:r w:rsidRPr="00B03027">
        <w:rPr>
          <w:rFonts w:cs="Arial"/>
          <w:color w:val="FF0000"/>
          <w:sz w:val="24"/>
          <w:szCs w:val="24"/>
        </w:rPr>
        <w:t xml:space="preserve">A </w:t>
      </w:r>
      <w:r w:rsidR="00490685">
        <w:rPr>
          <w:rFonts w:cs="Arial"/>
          <w:color w:val="FF0000"/>
          <w:sz w:val="24"/>
          <w:szCs w:val="24"/>
        </w:rPr>
        <w:t>C</w:t>
      </w:r>
      <w:r w:rsidRPr="00B03027">
        <w:rPr>
          <w:rFonts w:cs="Arial"/>
          <w:color w:val="FF0000"/>
          <w:sz w:val="24"/>
          <w:szCs w:val="24"/>
        </w:rPr>
        <w:t>ontroller that supports LE</w:t>
      </w:r>
      <w:r w:rsidR="00F03DD6" w:rsidRPr="00B03027">
        <w:rPr>
          <w:rFonts w:cs="Arial"/>
          <w:color w:val="FF0000"/>
          <w:sz w:val="24"/>
          <w:szCs w:val="24"/>
        </w:rPr>
        <w:t xml:space="preserve"> Extended Advertising shall support reception of an Advertising Channel PDU payload of 255 octets and support the following sections of this document.</w:t>
      </w:r>
    </w:p>
    <w:p w14:paraId="66B35DEB" w14:textId="77777777" w:rsidR="008363E1" w:rsidRPr="00B03027" w:rsidRDefault="008363E1" w:rsidP="00B03027">
      <w:pPr>
        <w:pStyle w:val="ListBullet"/>
        <w:numPr>
          <w:ilvl w:val="0"/>
          <w:numId w:val="0"/>
        </w:numPr>
        <w:rPr>
          <w:rFonts w:cs="Arial"/>
          <w:color w:val="FF0000"/>
          <w:sz w:val="24"/>
          <w:szCs w:val="24"/>
        </w:rPr>
      </w:pPr>
    </w:p>
    <w:p w14:paraId="0A26F291" w14:textId="77777777" w:rsidR="008363E1" w:rsidRPr="00B03027" w:rsidRDefault="008363E1" w:rsidP="00B03027">
      <w:pPr>
        <w:pStyle w:val="ListBullet"/>
        <w:rPr>
          <w:color w:val="FF0000"/>
        </w:rPr>
      </w:pPr>
      <w:r w:rsidRPr="00B03027">
        <w:rPr>
          <w:color w:val="FF0000"/>
        </w:rPr>
        <w:t>Common Extended Advertising Payload Format (Section 2.3.X)</w:t>
      </w:r>
    </w:p>
    <w:p w14:paraId="13345143" w14:textId="77777777" w:rsidR="008363E1" w:rsidRPr="00B03027" w:rsidRDefault="008363E1" w:rsidP="00B03027">
      <w:pPr>
        <w:pStyle w:val="ListBullet"/>
        <w:rPr>
          <w:color w:val="FF0000"/>
        </w:rPr>
      </w:pPr>
      <w:r w:rsidRPr="00B03027">
        <w:rPr>
          <w:color w:val="FF0000"/>
        </w:rPr>
        <w:t>ADV_EXT_IND (Section 2.3.1.X)</w:t>
      </w:r>
    </w:p>
    <w:p w14:paraId="591E2DBD" w14:textId="77777777" w:rsidR="008363E1" w:rsidRPr="00B03027" w:rsidRDefault="008363E1" w:rsidP="00B03027">
      <w:pPr>
        <w:pStyle w:val="ListBullet"/>
        <w:rPr>
          <w:color w:val="FF0000"/>
        </w:rPr>
      </w:pPr>
      <w:r w:rsidRPr="00B03027">
        <w:rPr>
          <w:color w:val="FF0000"/>
        </w:rPr>
        <w:t>AUX_ADV_IND (Section 2.3.1.X)</w:t>
      </w:r>
    </w:p>
    <w:p w14:paraId="75CD808D" w14:textId="77777777" w:rsidR="008363E1" w:rsidRPr="00B03027" w:rsidRDefault="008363E1" w:rsidP="00B03027">
      <w:pPr>
        <w:pStyle w:val="ListBullet"/>
        <w:rPr>
          <w:color w:val="FF0000"/>
        </w:rPr>
      </w:pPr>
      <w:r w:rsidRPr="00B03027">
        <w:rPr>
          <w:color w:val="FF0000"/>
        </w:rPr>
        <w:t>AUX_CHAIN_IND (Section 2.3.1.X)</w:t>
      </w:r>
    </w:p>
    <w:p w14:paraId="67C999B5" w14:textId="77777777" w:rsidR="00D7566C" w:rsidRPr="00B03027" w:rsidRDefault="00D7566C" w:rsidP="00B03027">
      <w:pPr>
        <w:pStyle w:val="ListBullet"/>
        <w:rPr>
          <w:color w:val="FF0000"/>
        </w:rPr>
      </w:pPr>
      <w:r w:rsidRPr="00B03027">
        <w:rPr>
          <w:color w:val="FF0000"/>
        </w:rPr>
        <w:t>AUX_SCAN_REQ (Section 2.3.2.1)</w:t>
      </w:r>
    </w:p>
    <w:p w14:paraId="3C1A9197" w14:textId="77777777" w:rsidR="008363E1" w:rsidRPr="00B03027" w:rsidRDefault="008363E1" w:rsidP="00B03027">
      <w:pPr>
        <w:pStyle w:val="ListBullet"/>
        <w:rPr>
          <w:color w:val="FF0000"/>
        </w:rPr>
      </w:pPr>
      <w:r w:rsidRPr="00B03027">
        <w:rPr>
          <w:color w:val="FF0000"/>
        </w:rPr>
        <w:t>AUX_SCAN_RSP (Section 2.3.2.X)</w:t>
      </w:r>
    </w:p>
    <w:p w14:paraId="385D45D8" w14:textId="77777777" w:rsidR="00D7566C" w:rsidRPr="00B03027" w:rsidRDefault="00D7566C" w:rsidP="00B03027">
      <w:pPr>
        <w:pStyle w:val="ListBullet"/>
        <w:rPr>
          <w:color w:val="FF0000"/>
        </w:rPr>
      </w:pPr>
      <w:r w:rsidRPr="00B03027">
        <w:rPr>
          <w:color w:val="FF0000"/>
        </w:rPr>
        <w:t>AUX_CONNECT_REQ (Section 2.3.3.1)</w:t>
      </w:r>
    </w:p>
    <w:p w14:paraId="6D4D4CAD" w14:textId="77777777" w:rsidR="008363E1" w:rsidRPr="00B03027" w:rsidRDefault="008363E1" w:rsidP="00B03027">
      <w:pPr>
        <w:pStyle w:val="ListBullet"/>
        <w:rPr>
          <w:color w:val="FF0000"/>
        </w:rPr>
      </w:pPr>
      <w:r w:rsidRPr="00B03027">
        <w:rPr>
          <w:color w:val="FF0000"/>
        </w:rPr>
        <w:t>AUX_CONNECT_RSP (Section 2.3.3.X)</w:t>
      </w:r>
    </w:p>
    <w:p w14:paraId="4983878D" w14:textId="77777777" w:rsidR="008363E1" w:rsidRPr="00B03027" w:rsidRDefault="00E174BC" w:rsidP="00B03027">
      <w:pPr>
        <w:pStyle w:val="ListBullet"/>
        <w:rPr>
          <w:color w:val="FF0000"/>
        </w:rPr>
      </w:pPr>
      <w:r w:rsidRPr="00B03027">
        <w:rPr>
          <w:color w:val="FF0000"/>
        </w:rPr>
        <w:t>Connectable Directed Event Type Using ADV_EXT_IND</w:t>
      </w:r>
      <w:r w:rsidR="004B3F41" w:rsidRPr="00B03027">
        <w:rPr>
          <w:color w:val="FF0000"/>
        </w:rPr>
        <w:t xml:space="preserve"> (Section 4.4.2.4.2)</w:t>
      </w:r>
    </w:p>
    <w:p w14:paraId="55F40C0E" w14:textId="77777777" w:rsidR="00E174BC" w:rsidRPr="00B03027" w:rsidRDefault="005D41F5" w:rsidP="00B03027">
      <w:pPr>
        <w:pStyle w:val="ListBullet"/>
        <w:rPr>
          <w:color w:val="FF0000"/>
        </w:rPr>
      </w:pPr>
      <w:r w:rsidRPr="00B03027">
        <w:rPr>
          <w:color w:val="FF0000"/>
        </w:rPr>
        <w:t>Scannable Undirected Event Type using ADV_EXT_IND</w:t>
      </w:r>
      <w:r w:rsidR="004B3F41" w:rsidRPr="00B03027">
        <w:rPr>
          <w:color w:val="FF0000"/>
        </w:rPr>
        <w:t xml:space="preserve"> (Section 4.4.2.5.2)</w:t>
      </w:r>
    </w:p>
    <w:p w14:paraId="0E7F5B24" w14:textId="77777777" w:rsidR="005D41F5" w:rsidRPr="00B03027" w:rsidRDefault="004B3F41" w:rsidP="00B03027">
      <w:pPr>
        <w:pStyle w:val="ListBullet"/>
        <w:rPr>
          <w:color w:val="FF0000"/>
        </w:rPr>
      </w:pPr>
      <w:r w:rsidRPr="00B03027">
        <w:rPr>
          <w:color w:val="FF0000"/>
        </w:rPr>
        <w:t>Scan Requests to Scannable ADV_EXT_IND (Section 4.4.2.5.3)</w:t>
      </w:r>
    </w:p>
    <w:p w14:paraId="46D836B0" w14:textId="77777777" w:rsidR="004B3F41" w:rsidRPr="00B03027" w:rsidRDefault="004B3F41" w:rsidP="00B03027">
      <w:pPr>
        <w:pStyle w:val="ListBullet"/>
        <w:rPr>
          <w:color w:val="FF0000"/>
        </w:rPr>
      </w:pPr>
      <w:r w:rsidRPr="00B03027">
        <w:rPr>
          <w:color w:val="FF0000"/>
        </w:rPr>
        <w:t>Scan Requests to Scannable AUX_ADV_IND (Section 4.4.2.5.4)</w:t>
      </w:r>
    </w:p>
    <w:p w14:paraId="6FB6EA22" w14:textId="77777777" w:rsidR="004B3F41" w:rsidRPr="00B03027" w:rsidRDefault="004B3F41" w:rsidP="00B03027">
      <w:pPr>
        <w:pStyle w:val="ListBullet"/>
        <w:rPr>
          <w:color w:val="FF0000"/>
        </w:rPr>
      </w:pPr>
      <w:r w:rsidRPr="00B03027">
        <w:rPr>
          <w:color w:val="FF0000"/>
        </w:rPr>
        <w:t>Connectable Undirected Event Type (Section 4.4.2.7)</w:t>
      </w:r>
    </w:p>
    <w:p w14:paraId="5740FF47" w14:textId="77777777" w:rsidR="004B3F41" w:rsidRPr="00B03027" w:rsidRDefault="004B3F41" w:rsidP="00B03027">
      <w:pPr>
        <w:pStyle w:val="ListBullet"/>
        <w:rPr>
          <w:color w:val="FF0000"/>
        </w:rPr>
      </w:pPr>
      <w:r w:rsidRPr="00B03027">
        <w:rPr>
          <w:color w:val="FF0000"/>
        </w:rPr>
        <w:t>Scannable Directed Event Type (Section 4.4.2.8)</w:t>
      </w:r>
    </w:p>
    <w:p w14:paraId="738E3A68" w14:textId="77777777" w:rsidR="004B3F41" w:rsidRPr="00B03027" w:rsidRDefault="001978CA" w:rsidP="00B03027">
      <w:pPr>
        <w:pStyle w:val="ListBullet"/>
        <w:rPr>
          <w:color w:val="FF0000"/>
        </w:rPr>
      </w:pPr>
      <w:r w:rsidRPr="00B03027">
        <w:rPr>
          <w:color w:val="FF0000"/>
        </w:rPr>
        <w:t>Advertising Data Sets (Section 4.4.2.10)</w:t>
      </w:r>
    </w:p>
    <w:p w14:paraId="32638C09" w14:textId="77777777" w:rsidR="001978CA" w:rsidRPr="00B03027" w:rsidRDefault="001A3528" w:rsidP="00B03027">
      <w:pPr>
        <w:pStyle w:val="ListBullet"/>
        <w:rPr>
          <w:color w:val="FF0000"/>
        </w:rPr>
      </w:pPr>
      <w:r w:rsidRPr="00B03027">
        <w:rPr>
          <w:color w:val="FF0000"/>
        </w:rPr>
        <w:t>Using AdvDataInfo (ADI) (Section 4.4.2.11)</w:t>
      </w:r>
    </w:p>
    <w:p w14:paraId="3000109C" w14:textId="77777777" w:rsidR="001A3528" w:rsidRPr="00B03027" w:rsidRDefault="001A3528" w:rsidP="00B03027">
      <w:pPr>
        <w:pStyle w:val="ListBullet"/>
        <w:rPr>
          <w:color w:val="FF0000"/>
        </w:rPr>
      </w:pPr>
      <w:r w:rsidRPr="00B03027">
        <w:rPr>
          <w:color w:val="FF0000"/>
        </w:rPr>
        <w:t>On-Demand Advertising (Section 4.4.2.13)</w:t>
      </w:r>
    </w:p>
    <w:p w14:paraId="0D89F443" w14:textId="77777777" w:rsidR="001A3528" w:rsidRPr="00B03027" w:rsidRDefault="001A3528" w:rsidP="00B03027">
      <w:pPr>
        <w:pStyle w:val="ListBullet"/>
        <w:rPr>
          <w:color w:val="FF0000"/>
        </w:rPr>
      </w:pPr>
      <w:r w:rsidRPr="00B03027">
        <w:rPr>
          <w:color w:val="FF0000"/>
        </w:rPr>
        <w:t>Advertising Data Sets (Section 4.4.3.3)</w:t>
      </w:r>
    </w:p>
    <w:p w14:paraId="006C5BAD" w14:textId="77777777" w:rsidR="00127FC2" w:rsidRPr="00B03027" w:rsidRDefault="002C7058" w:rsidP="00B03027">
      <w:pPr>
        <w:pStyle w:val="ListBullet"/>
        <w:rPr>
          <w:color w:val="FF0000"/>
        </w:rPr>
      </w:pPr>
      <w:r w:rsidRPr="00B03027">
        <w:rPr>
          <w:color w:val="FF0000"/>
        </w:rPr>
        <w:t>Connect Request on the Secondary Advertising Channel (Section 4.4.4.2)</w:t>
      </w:r>
    </w:p>
    <w:p w14:paraId="5805AB34" w14:textId="77777777" w:rsidR="00127FC2" w:rsidRDefault="004F3D56" w:rsidP="00B03027">
      <w:pPr>
        <w:pStyle w:val="Heading3"/>
      </w:pPr>
      <w:bookmarkStart w:id="1004" w:name="_Toc448771503"/>
      <w:r w:rsidRPr="00F03F8D">
        <w:t>[New Section]</w:t>
      </w:r>
      <w:r>
        <w:t xml:space="preserve"> </w:t>
      </w:r>
      <w:r w:rsidR="009714EB" w:rsidRPr="00C70BBA">
        <w:t>4.6.X LE</w:t>
      </w:r>
      <w:r w:rsidR="00127FC2" w:rsidRPr="00F03F8D">
        <w:t xml:space="preserve"> Periodic Advertising</w:t>
      </w:r>
      <w:bookmarkEnd w:id="1004"/>
    </w:p>
    <w:p w14:paraId="6C85BBF0" w14:textId="77777777" w:rsidR="00E75DD3" w:rsidRDefault="00E75DD3" w:rsidP="00D7566C">
      <w:pPr>
        <w:autoSpaceDE w:val="0"/>
        <w:autoSpaceDN w:val="0"/>
        <w:adjustRightInd w:val="0"/>
        <w:spacing w:after="0" w:line="240" w:lineRule="auto"/>
        <w:rPr>
          <w:b/>
          <w:color w:val="FF0000"/>
        </w:rPr>
      </w:pPr>
      <w:r w:rsidRPr="00B03027">
        <w:rPr>
          <w:b/>
          <w:color w:val="FF0000"/>
        </w:rPr>
        <w:t>4.6.X LE Periodic Advertising</w:t>
      </w:r>
    </w:p>
    <w:p w14:paraId="6187C785" w14:textId="77777777" w:rsidR="00E75DD3" w:rsidRPr="00B03027" w:rsidRDefault="00E75DD3" w:rsidP="00D7566C">
      <w:pPr>
        <w:autoSpaceDE w:val="0"/>
        <w:autoSpaceDN w:val="0"/>
        <w:adjustRightInd w:val="0"/>
        <w:spacing w:after="0" w:line="240" w:lineRule="auto"/>
        <w:rPr>
          <w:rFonts w:cs="Arial"/>
          <w:b/>
          <w:color w:val="FF0000"/>
          <w:sz w:val="24"/>
          <w:szCs w:val="24"/>
        </w:rPr>
      </w:pPr>
    </w:p>
    <w:p w14:paraId="30FE115C" w14:textId="77777777" w:rsidR="00D7566C" w:rsidRPr="00B03027" w:rsidRDefault="00D7566C" w:rsidP="00D7566C">
      <w:pPr>
        <w:autoSpaceDE w:val="0"/>
        <w:autoSpaceDN w:val="0"/>
        <w:adjustRightInd w:val="0"/>
        <w:spacing w:after="0" w:line="240" w:lineRule="auto"/>
        <w:rPr>
          <w:rFonts w:cs="Arial"/>
          <w:color w:val="FF0000"/>
          <w:sz w:val="24"/>
          <w:szCs w:val="24"/>
        </w:rPr>
      </w:pPr>
      <w:r w:rsidRPr="00B03027">
        <w:rPr>
          <w:rFonts w:cs="Arial"/>
          <w:color w:val="FF0000"/>
          <w:sz w:val="24"/>
          <w:szCs w:val="24"/>
        </w:rPr>
        <w:t xml:space="preserve">A controller that supports LE Periodic Advertising shall support the </w:t>
      </w:r>
      <w:r w:rsidR="00E174BC" w:rsidRPr="00B03027">
        <w:rPr>
          <w:rFonts w:cs="Arial"/>
          <w:color w:val="FF0000"/>
          <w:sz w:val="24"/>
          <w:szCs w:val="24"/>
        </w:rPr>
        <w:t xml:space="preserve">LE Extended Advertising feature and the </w:t>
      </w:r>
      <w:r w:rsidRPr="00B03027">
        <w:rPr>
          <w:rFonts w:cs="Arial"/>
          <w:color w:val="FF0000"/>
          <w:sz w:val="24"/>
          <w:szCs w:val="24"/>
        </w:rPr>
        <w:t>following sections of this document.</w:t>
      </w:r>
    </w:p>
    <w:p w14:paraId="1DECBA4F" w14:textId="77777777" w:rsidR="00127FC2" w:rsidRPr="00B03027" w:rsidRDefault="00127FC2" w:rsidP="00127FC2">
      <w:pPr>
        <w:autoSpaceDE w:val="0"/>
        <w:autoSpaceDN w:val="0"/>
        <w:adjustRightInd w:val="0"/>
        <w:spacing w:after="0" w:line="240" w:lineRule="auto"/>
        <w:rPr>
          <w:rFonts w:ascii="Arial,Bold" w:hAnsi="Arial,Bold" w:cs="Arial,Bold"/>
          <w:b/>
          <w:bCs/>
          <w:color w:val="FF0000"/>
          <w:sz w:val="24"/>
          <w:szCs w:val="24"/>
        </w:rPr>
      </w:pPr>
    </w:p>
    <w:p w14:paraId="1DB431E8" w14:textId="77777777" w:rsidR="00E174BC" w:rsidRPr="00B03027" w:rsidRDefault="00E174BC" w:rsidP="00E174BC">
      <w:pPr>
        <w:pStyle w:val="ListBullet"/>
        <w:rPr>
          <w:color w:val="FF0000"/>
        </w:rPr>
      </w:pPr>
      <w:r w:rsidRPr="00B03027">
        <w:rPr>
          <w:color w:val="FF0000"/>
        </w:rPr>
        <w:t>AUX_SYNC_IND (Section 2.3.1.X)</w:t>
      </w:r>
    </w:p>
    <w:p w14:paraId="24EB5684" w14:textId="77777777" w:rsidR="00127FC2" w:rsidRPr="00B03027" w:rsidRDefault="002C7058" w:rsidP="00B03027">
      <w:pPr>
        <w:pStyle w:val="ListBullet"/>
        <w:rPr>
          <w:color w:val="FF0000"/>
        </w:rPr>
      </w:pPr>
      <w:r w:rsidRPr="00B03027">
        <w:rPr>
          <w:color w:val="FF0000"/>
        </w:rPr>
        <w:t>Periodic Advertising (Section 4.4.2.12 &amp; Section 4.4.3.4)</w:t>
      </w:r>
    </w:p>
    <w:p w14:paraId="7362D97F" w14:textId="77777777" w:rsidR="000E48B1" w:rsidRDefault="000E48B1" w:rsidP="000E48B1">
      <w:pPr>
        <w:pStyle w:val="Heading2"/>
        <w:numPr>
          <w:ilvl w:val="1"/>
          <w:numId w:val="15"/>
        </w:numPr>
      </w:pPr>
      <w:bookmarkStart w:id="1005" w:name="_Toc443590520"/>
      <w:bookmarkStart w:id="1006" w:name="_Toc448771504"/>
      <w:r>
        <w:t xml:space="preserve">Volume 6, </w:t>
      </w:r>
      <w:r w:rsidRPr="001F0512">
        <w:rPr>
          <w:rFonts w:ascii="Arial" w:hAnsi="Arial" w:cs="Arial"/>
        </w:rPr>
        <w:t>Part</w:t>
      </w:r>
      <w:r>
        <w:t xml:space="preserve"> D: Message Sequence Charts</w:t>
      </w:r>
      <w:bookmarkEnd w:id="1006"/>
    </w:p>
    <w:p w14:paraId="323ECB48" w14:textId="77777777" w:rsidR="00F739AA" w:rsidRPr="00C600FF" w:rsidRDefault="00F739AA" w:rsidP="00F03F8D">
      <w:pPr>
        <w:pStyle w:val="Heading3"/>
      </w:pPr>
      <w:bookmarkStart w:id="1007" w:name="_Toc448771505"/>
      <w:r w:rsidRPr="00C600FF">
        <w:t>[Modified Section] 3.2 D</w:t>
      </w:r>
      <w:r>
        <w:t>irected</w:t>
      </w:r>
      <w:r w:rsidRPr="00C600FF">
        <w:t xml:space="preserve"> A</w:t>
      </w:r>
      <w:r>
        <w:t>dvertising</w:t>
      </w:r>
      <w:bookmarkEnd w:id="1007"/>
    </w:p>
    <w:p w14:paraId="2E096399" w14:textId="77777777" w:rsidR="00F739AA" w:rsidRPr="00B03027" w:rsidRDefault="00F739AA" w:rsidP="00B03027">
      <w:pPr>
        <w:rPr>
          <w:color w:val="00B050"/>
        </w:rPr>
      </w:pPr>
      <w:r w:rsidRPr="006B3756">
        <w:rPr>
          <w:rFonts w:eastAsiaTheme="majorEastAsia" w:cstheme="majorBidi"/>
          <w:b/>
          <w:bCs/>
          <w:color w:val="00B050"/>
          <w:sz w:val="24"/>
          <w:szCs w:val="26"/>
        </w:rPr>
        <w:t>[Note to Editor: Change occurrence of Directed Advertising Timeout to Advertising Timeout in MSC]</w:t>
      </w:r>
    </w:p>
    <w:p w14:paraId="393EA146" w14:textId="77777777" w:rsidR="000E48B1" w:rsidRPr="003928DF" w:rsidRDefault="000E48B1" w:rsidP="00B03027">
      <w:pPr>
        <w:pStyle w:val="Heading3"/>
      </w:pPr>
      <w:bookmarkStart w:id="1008" w:name="_Toc448771506"/>
      <w:r w:rsidRPr="00B03027">
        <w:t xml:space="preserve">[NEW SECTION] </w:t>
      </w:r>
      <w:r w:rsidRPr="00F03F8D">
        <w:t>2.X Periodic Advertiser List</w:t>
      </w:r>
      <w:bookmarkEnd w:id="1008"/>
    </w:p>
    <w:p w14:paraId="32BDD937" w14:textId="77777777" w:rsidR="00723202" w:rsidRPr="00B03027" w:rsidRDefault="00723202" w:rsidP="000E48B1">
      <w:pPr>
        <w:rPr>
          <w:b/>
          <w:color w:val="FF0000"/>
          <w:sz w:val="24"/>
          <w:szCs w:val="24"/>
        </w:rPr>
      </w:pPr>
      <w:r w:rsidRPr="00B03027">
        <w:rPr>
          <w:b/>
          <w:color w:val="FF0000"/>
        </w:rPr>
        <w:t>2.X Periodic Advertiser List</w:t>
      </w:r>
    </w:p>
    <w:p w14:paraId="3842E434" w14:textId="77777777" w:rsidR="000E48B1" w:rsidRPr="001F65B3" w:rsidRDefault="000E48B1" w:rsidP="000E48B1">
      <w:pPr>
        <w:rPr>
          <w:color w:val="FF0000"/>
          <w:sz w:val="24"/>
          <w:szCs w:val="24"/>
        </w:rPr>
      </w:pPr>
      <w:r w:rsidRPr="001F65B3">
        <w:rPr>
          <w:color w:val="FF0000"/>
          <w:sz w:val="24"/>
          <w:szCs w:val="24"/>
        </w:rPr>
        <w:t>The Periodic Advertiser List may be cleared and devices added in as required, before it is made use of (see Figure 2.X).</w:t>
      </w:r>
    </w:p>
    <w:p w14:paraId="793974D5" w14:textId="77777777" w:rsidR="000E48B1" w:rsidRPr="0066121B" w:rsidRDefault="000E48B1" w:rsidP="000E48B1">
      <w:r w:rsidRPr="0066121B">
        <w:rPr>
          <w:noProof/>
        </w:rPr>
        <w:drawing>
          <wp:inline distT="0" distB="0" distL="0" distR="0" wp14:anchorId="722FF810" wp14:editId="354C6238">
            <wp:extent cx="6588910" cy="36271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590861" cy="3628194"/>
                    </a:xfrm>
                    <a:prstGeom prst="rect">
                      <a:avLst/>
                    </a:prstGeom>
                    <a:noFill/>
                    <a:ln>
                      <a:noFill/>
                    </a:ln>
                  </pic:spPr>
                </pic:pic>
              </a:graphicData>
            </a:graphic>
          </wp:inline>
        </w:drawing>
      </w:r>
    </w:p>
    <w:p w14:paraId="2C43F655" w14:textId="77777777" w:rsidR="000E48B1" w:rsidRPr="007F6A3C" w:rsidRDefault="000E48B1" w:rsidP="000E48B1">
      <w:pPr>
        <w:rPr>
          <w:i/>
          <w:color w:val="FF0000"/>
        </w:rPr>
      </w:pPr>
      <w:r w:rsidRPr="007F6A3C">
        <w:rPr>
          <w:i/>
          <w:color w:val="FF0000"/>
        </w:rPr>
        <w:t>Figure 2.X Periodic Advertiser List</w:t>
      </w:r>
    </w:p>
    <w:p w14:paraId="464DE489" w14:textId="77777777" w:rsidR="000E48B1" w:rsidRPr="00EC7A33" w:rsidRDefault="000E48B1" w:rsidP="000E48B1"/>
    <w:p w14:paraId="35452473" w14:textId="77777777" w:rsidR="000E48B1" w:rsidRPr="003928DF" w:rsidRDefault="000E48B1" w:rsidP="00F03F8D">
      <w:pPr>
        <w:pStyle w:val="Heading3"/>
      </w:pPr>
      <w:bookmarkStart w:id="1009" w:name="_Toc448771507"/>
      <w:r w:rsidRPr="00B03027">
        <w:t xml:space="preserve">[NEW SECTION] </w:t>
      </w:r>
      <w:r w:rsidRPr="00F03F8D">
        <w:t>3.X Advertising Using ADV_EXT_IND</w:t>
      </w:r>
      <w:bookmarkEnd w:id="1009"/>
    </w:p>
    <w:p w14:paraId="389430F6" w14:textId="77777777" w:rsidR="00723202" w:rsidRPr="00B03027" w:rsidRDefault="00723202" w:rsidP="000E48B1">
      <w:pPr>
        <w:rPr>
          <w:b/>
          <w:color w:val="FF0000"/>
          <w:sz w:val="24"/>
          <w:szCs w:val="24"/>
        </w:rPr>
      </w:pPr>
      <w:r w:rsidRPr="00B03027">
        <w:rPr>
          <w:b/>
          <w:color w:val="FF0000"/>
        </w:rPr>
        <w:t>3.X Advertising Using ADV_EXT_IND</w:t>
      </w:r>
    </w:p>
    <w:p w14:paraId="28271766" w14:textId="77777777" w:rsidR="000E48B1" w:rsidRPr="001F65B3" w:rsidRDefault="000E48B1" w:rsidP="000E48B1">
      <w:pPr>
        <w:rPr>
          <w:color w:val="FF0000"/>
          <w:sz w:val="24"/>
          <w:szCs w:val="24"/>
        </w:rPr>
      </w:pPr>
      <w:r w:rsidRPr="001F65B3">
        <w:rPr>
          <w:color w:val="FF0000"/>
          <w:sz w:val="24"/>
          <w:szCs w:val="24"/>
        </w:rPr>
        <w:t>A device may enter the Advertising State by enabling advertising a set. It should also configure the advertising set parameters before doing this (see Figure 3.X).</w:t>
      </w:r>
    </w:p>
    <w:p w14:paraId="7EB96936" w14:textId="77777777" w:rsidR="000E48B1" w:rsidRDefault="000E48B1" w:rsidP="000E48B1">
      <w:r w:rsidRPr="00837640">
        <w:rPr>
          <w:noProof/>
        </w:rPr>
        <w:drawing>
          <wp:inline distT="0" distB="0" distL="0" distR="0" wp14:anchorId="4E60C11B" wp14:editId="70DCFC93">
            <wp:extent cx="6423660" cy="690300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431063" cy="6910965"/>
                    </a:xfrm>
                    <a:prstGeom prst="rect">
                      <a:avLst/>
                    </a:prstGeom>
                    <a:noFill/>
                    <a:ln>
                      <a:noFill/>
                    </a:ln>
                  </pic:spPr>
                </pic:pic>
              </a:graphicData>
            </a:graphic>
          </wp:inline>
        </w:drawing>
      </w:r>
    </w:p>
    <w:p w14:paraId="2A062F8F" w14:textId="77777777" w:rsidR="000E48B1" w:rsidRPr="00FE447B" w:rsidRDefault="000E48B1" w:rsidP="000E48B1">
      <w:pPr>
        <w:rPr>
          <w:i/>
          <w:color w:val="FF0000"/>
        </w:rPr>
      </w:pPr>
      <w:r w:rsidRPr="00FE447B">
        <w:rPr>
          <w:i/>
          <w:color w:val="FF0000"/>
        </w:rPr>
        <w:t>Figure 3.X Advertising using ADV_EXT_IND</w:t>
      </w:r>
    </w:p>
    <w:p w14:paraId="4A5B4D00" w14:textId="77777777" w:rsidR="000E48B1" w:rsidRDefault="000E48B1" w:rsidP="000E48B1">
      <w:pPr>
        <w:rPr>
          <w:i/>
        </w:rPr>
      </w:pPr>
    </w:p>
    <w:p w14:paraId="2BA5E0DA" w14:textId="77777777" w:rsidR="000E48B1" w:rsidRPr="003928DF" w:rsidRDefault="000E48B1" w:rsidP="00F03F8D">
      <w:pPr>
        <w:pStyle w:val="Heading3"/>
      </w:pPr>
      <w:bookmarkStart w:id="1010" w:name="_Toc448771508"/>
      <w:r w:rsidRPr="00B03027">
        <w:t xml:space="preserve">[NEW SECTION] </w:t>
      </w:r>
      <w:r w:rsidRPr="00F03F8D">
        <w:t>3.X</w:t>
      </w:r>
      <w:r w:rsidRPr="003928DF">
        <w:t xml:space="preserve"> Scan Request Notifications</w:t>
      </w:r>
      <w:bookmarkEnd w:id="1010"/>
    </w:p>
    <w:p w14:paraId="15AFDB99" w14:textId="77777777" w:rsidR="00723202" w:rsidRPr="00B03027" w:rsidRDefault="00723202" w:rsidP="000E48B1">
      <w:pPr>
        <w:rPr>
          <w:b/>
          <w:color w:val="FF0000"/>
          <w:sz w:val="24"/>
          <w:szCs w:val="24"/>
        </w:rPr>
      </w:pPr>
      <w:r w:rsidRPr="00B03027">
        <w:rPr>
          <w:b/>
          <w:color w:val="FF0000"/>
        </w:rPr>
        <w:t>3.X Scan Request Notifications</w:t>
      </w:r>
    </w:p>
    <w:p w14:paraId="16882C3D" w14:textId="77777777" w:rsidR="000E48B1" w:rsidRPr="001F65B3" w:rsidRDefault="000E48B1" w:rsidP="000E48B1">
      <w:pPr>
        <w:rPr>
          <w:color w:val="FF0000"/>
          <w:sz w:val="24"/>
          <w:szCs w:val="24"/>
        </w:rPr>
      </w:pPr>
      <w:r w:rsidRPr="001F65B3">
        <w:rPr>
          <w:color w:val="FF0000"/>
          <w:sz w:val="24"/>
          <w:szCs w:val="24"/>
        </w:rPr>
        <w:t>A device may enable scan request notifications in an advertising set (see Figure 3.X).</w:t>
      </w:r>
    </w:p>
    <w:p w14:paraId="0115E7B9" w14:textId="77777777" w:rsidR="000E48B1" w:rsidRDefault="00F41FE4" w:rsidP="000E48B1">
      <w:r w:rsidRPr="008F668A">
        <w:rPr>
          <w:noProof/>
        </w:rPr>
        <w:drawing>
          <wp:inline distT="0" distB="0" distL="0" distR="0" wp14:anchorId="68D29673" wp14:editId="71E2AE23">
            <wp:extent cx="5943600" cy="55818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5581875"/>
                    </a:xfrm>
                    <a:prstGeom prst="rect">
                      <a:avLst/>
                    </a:prstGeom>
                    <a:noFill/>
                    <a:ln>
                      <a:noFill/>
                    </a:ln>
                  </pic:spPr>
                </pic:pic>
              </a:graphicData>
            </a:graphic>
          </wp:inline>
        </w:drawing>
      </w:r>
    </w:p>
    <w:p w14:paraId="4067433A" w14:textId="77777777" w:rsidR="000E48B1" w:rsidRPr="00FE447B" w:rsidRDefault="000E48B1" w:rsidP="000E48B1">
      <w:pPr>
        <w:rPr>
          <w:i/>
          <w:color w:val="FF0000"/>
        </w:rPr>
      </w:pPr>
      <w:r w:rsidRPr="00FE447B">
        <w:rPr>
          <w:i/>
          <w:color w:val="FF0000"/>
        </w:rPr>
        <w:t>Figure 3.X Scan Request Notifications</w:t>
      </w:r>
    </w:p>
    <w:p w14:paraId="548AE98D" w14:textId="77777777" w:rsidR="000E48B1" w:rsidRPr="003928DF" w:rsidRDefault="000E48B1" w:rsidP="00F03F8D">
      <w:pPr>
        <w:pStyle w:val="Heading3"/>
      </w:pPr>
      <w:bookmarkStart w:id="1011" w:name="_Toc448771509"/>
      <w:r w:rsidRPr="00B03027">
        <w:t xml:space="preserve">[NEW SECTION] </w:t>
      </w:r>
      <w:r w:rsidRPr="00F03F8D">
        <w:t>3.X</w:t>
      </w:r>
      <w:r w:rsidRPr="003928DF">
        <w:t xml:space="preserve"> Advertising Duration Ended</w:t>
      </w:r>
      <w:bookmarkEnd w:id="1011"/>
    </w:p>
    <w:p w14:paraId="702EB796" w14:textId="77777777" w:rsidR="00723202" w:rsidRPr="00B03027" w:rsidRDefault="00723202" w:rsidP="000E48B1">
      <w:pPr>
        <w:rPr>
          <w:b/>
          <w:color w:val="FF0000"/>
          <w:sz w:val="24"/>
          <w:szCs w:val="24"/>
        </w:rPr>
      </w:pPr>
      <w:r w:rsidRPr="00B03027">
        <w:rPr>
          <w:b/>
          <w:color w:val="FF0000"/>
        </w:rPr>
        <w:t>3.X Advertising Duration Ended</w:t>
      </w:r>
    </w:p>
    <w:p w14:paraId="4B45EEE0" w14:textId="77777777" w:rsidR="000E48B1" w:rsidRPr="001F65B3" w:rsidRDefault="000E48B1" w:rsidP="000E48B1">
      <w:pPr>
        <w:rPr>
          <w:color w:val="FF0000"/>
          <w:sz w:val="24"/>
          <w:szCs w:val="24"/>
        </w:rPr>
      </w:pPr>
      <w:r w:rsidRPr="001F65B3">
        <w:rPr>
          <w:color w:val="FF0000"/>
          <w:sz w:val="24"/>
          <w:szCs w:val="24"/>
        </w:rPr>
        <w:t>A device may enter the Advertising State by enabling advertising a set for a limited duration of time (see Figure 3.X).</w:t>
      </w:r>
    </w:p>
    <w:p w14:paraId="54E9EB1B" w14:textId="77777777" w:rsidR="000E48B1" w:rsidRDefault="00F41FE4" w:rsidP="000E48B1">
      <w:r w:rsidRPr="00E0360E">
        <w:rPr>
          <w:noProof/>
        </w:rPr>
        <w:drawing>
          <wp:inline distT="0" distB="0" distL="0" distR="0" wp14:anchorId="203F784B" wp14:editId="3DF68739">
            <wp:extent cx="5943600" cy="6130244"/>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6130244"/>
                    </a:xfrm>
                    <a:prstGeom prst="rect">
                      <a:avLst/>
                    </a:prstGeom>
                    <a:noFill/>
                    <a:ln>
                      <a:noFill/>
                    </a:ln>
                  </pic:spPr>
                </pic:pic>
              </a:graphicData>
            </a:graphic>
          </wp:inline>
        </w:drawing>
      </w:r>
    </w:p>
    <w:p w14:paraId="2CED3B95" w14:textId="77777777" w:rsidR="000E48B1" w:rsidRPr="00FE447B" w:rsidRDefault="000E48B1" w:rsidP="000E48B1">
      <w:pPr>
        <w:rPr>
          <w:i/>
          <w:color w:val="FF0000"/>
        </w:rPr>
      </w:pPr>
      <w:r w:rsidRPr="00FE447B">
        <w:rPr>
          <w:i/>
          <w:color w:val="FF0000"/>
        </w:rPr>
        <w:t>Figure 3.X Advertising Duration Ended</w:t>
      </w:r>
    </w:p>
    <w:p w14:paraId="241395A1" w14:textId="77777777" w:rsidR="000E48B1" w:rsidRDefault="000E48B1" w:rsidP="000E48B1">
      <w:pPr>
        <w:rPr>
          <w:i/>
        </w:rPr>
      </w:pPr>
    </w:p>
    <w:p w14:paraId="1E5FF471" w14:textId="77777777" w:rsidR="000E48B1" w:rsidRPr="003928DF" w:rsidRDefault="000E48B1" w:rsidP="00F03F8D">
      <w:pPr>
        <w:pStyle w:val="Heading3"/>
      </w:pPr>
      <w:bookmarkStart w:id="1012" w:name="_Toc448771510"/>
      <w:r w:rsidRPr="00B03027">
        <w:t xml:space="preserve">[NEW SECTION] </w:t>
      </w:r>
      <w:r w:rsidRPr="00F03F8D">
        <w:t>3.X</w:t>
      </w:r>
      <w:r w:rsidRPr="003928DF">
        <w:t xml:space="preserve"> Periodic Advertising</w:t>
      </w:r>
      <w:bookmarkEnd w:id="1012"/>
    </w:p>
    <w:p w14:paraId="62315A4E" w14:textId="77777777" w:rsidR="00E75DD3" w:rsidRPr="00B03027" w:rsidRDefault="00723202" w:rsidP="000E48B1">
      <w:pPr>
        <w:rPr>
          <w:b/>
          <w:color w:val="FF0000"/>
          <w:sz w:val="24"/>
          <w:szCs w:val="24"/>
        </w:rPr>
      </w:pPr>
      <w:r w:rsidRPr="003928DF">
        <w:rPr>
          <w:b/>
          <w:color w:val="FF0000"/>
        </w:rPr>
        <w:t>3.X</w:t>
      </w:r>
      <w:r w:rsidR="00E75DD3" w:rsidRPr="00B03027">
        <w:rPr>
          <w:b/>
          <w:color w:val="FF0000"/>
        </w:rPr>
        <w:t xml:space="preserve"> Periodic Advertising</w:t>
      </w:r>
    </w:p>
    <w:p w14:paraId="1A625893" w14:textId="77777777" w:rsidR="000E48B1" w:rsidRPr="001F65B3" w:rsidRDefault="000E48B1" w:rsidP="000E48B1">
      <w:pPr>
        <w:rPr>
          <w:color w:val="FF0000"/>
          <w:sz w:val="24"/>
          <w:szCs w:val="24"/>
        </w:rPr>
      </w:pPr>
      <w:r w:rsidRPr="001F65B3">
        <w:rPr>
          <w:color w:val="FF0000"/>
          <w:sz w:val="24"/>
          <w:szCs w:val="24"/>
        </w:rPr>
        <w:t>A device may enter the Advertising State by enabling periodic advertising in a set. It should also configure the advertising set parameters before doing this (see Figure 3.X).</w:t>
      </w:r>
    </w:p>
    <w:p w14:paraId="49ECCB01" w14:textId="77777777" w:rsidR="000E48B1" w:rsidRDefault="000E48B1" w:rsidP="000E48B1"/>
    <w:p w14:paraId="1C34C9C5" w14:textId="77777777" w:rsidR="000E48B1" w:rsidRPr="00816400" w:rsidRDefault="000E48B1" w:rsidP="000E48B1">
      <w:r w:rsidRPr="00FC0E30">
        <w:rPr>
          <w:noProof/>
        </w:rPr>
        <w:drawing>
          <wp:inline distT="0" distB="0" distL="0" distR="0" wp14:anchorId="35AE7577" wp14:editId="00DD3552">
            <wp:extent cx="6347460" cy="8586031"/>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355651" cy="8597110"/>
                    </a:xfrm>
                    <a:prstGeom prst="rect">
                      <a:avLst/>
                    </a:prstGeom>
                    <a:noFill/>
                    <a:ln>
                      <a:noFill/>
                    </a:ln>
                  </pic:spPr>
                </pic:pic>
              </a:graphicData>
            </a:graphic>
          </wp:inline>
        </w:drawing>
      </w:r>
    </w:p>
    <w:p w14:paraId="302D4D54" w14:textId="77777777" w:rsidR="000E48B1" w:rsidRPr="00B03027" w:rsidRDefault="000E48B1" w:rsidP="000E48B1">
      <w:pPr>
        <w:rPr>
          <w:i/>
          <w:color w:val="FF0000"/>
        </w:rPr>
      </w:pPr>
      <w:r w:rsidRPr="00B03027">
        <w:rPr>
          <w:i/>
          <w:color w:val="FF0000"/>
        </w:rPr>
        <w:t>Figure 3.X Periodic Advertising</w:t>
      </w:r>
    </w:p>
    <w:p w14:paraId="54FC6349" w14:textId="77777777" w:rsidR="000E48B1" w:rsidRPr="008640E0" w:rsidRDefault="000E48B1" w:rsidP="000E48B1">
      <w:pPr>
        <w:rPr>
          <w:i/>
        </w:rPr>
      </w:pPr>
    </w:p>
    <w:p w14:paraId="7179C434" w14:textId="77777777" w:rsidR="000E48B1" w:rsidRPr="003928DF" w:rsidRDefault="000E48B1" w:rsidP="00F03F8D">
      <w:pPr>
        <w:pStyle w:val="Heading3"/>
      </w:pPr>
      <w:bookmarkStart w:id="1013" w:name="_Toc448771511"/>
      <w:r w:rsidRPr="00B03027">
        <w:t xml:space="preserve">[NEW SECTION] </w:t>
      </w:r>
      <w:r w:rsidRPr="00F03F8D">
        <w:t>4.X Active Scanning on the primary advertising channel</w:t>
      </w:r>
      <w:bookmarkEnd w:id="1013"/>
    </w:p>
    <w:p w14:paraId="6768F32D" w14:textId="77777777" w:rsidR="00E75DD3" w:rsidRPr="00B03027" w:rsidRDefault="00E75DD3" w:rsidP="000E48B1">
      <w:pPr>
        <w:rPr>
          <w:rFonts w:eastAsiaTheme="majorEastAsia" w:cs="Arial"/>
          <w:b/>
          <w:color w:val="FF0000"/>
          <w:sz w:val="24"/>
          <w:szCs w:val="24"/>
        </w:rPr>
      </w:pPr>
      <w:r w:rsidRPr="00B03027">
        <w:rPr>
          <w:b/>
          <w:color w:val="FF0000"/>
        </w:rPr>
        <w:t>4.X Active Scanning on the primary advertising channel</w:t>
      </w:r>
    </w:p>
    <w:p w14:paraId="404601F4" w14:textId="77777777" w:rsidR="000E48B1" w:rsidRDefault="000E48B1" w:rsidP="000E48B1">
      <w:pPr>
        <w:rPr>
          <w:rFonts w:eastAsiaTheme="majorEastAsia" w:cs="Arial"/>
          <w:color w:val="FF0000"/>
          <w:sz w:val="24"/>
          <w:szCs w:val="24"/>
        </w:rPr>
      </w:pPr>
      <w:r w:rsidRPr="00FE447B">
        <w:rPr>
          <w:rFonts w:eastAsiaTheme="majorEastAsia" w:cs="Arial"/>
          <w:color w:val="FF0000"/>
          <w:sz w:val="24"/>
          <w:szCs w:val="24"/>
        </w:rPr>
        <w:t>A device may use active scanning on the primary advertising channel in order to obtain more information about devices that may be useful to populate a user interface (see Figure 4.X).</w:t>
      </w:r>
    </w:p>
    <w:p w14:paraId="58C5CA1A" w14:textId="77777777" w:rsidR="000E48B1" w:rsidRPr="005C5448" w:rsidRDefault="000E48B1" w:rsidP="000E48B1">
      <w:pPr>
        <w:rPr>
          <w:color w:val="00B050"/>
        </w:rPr>
      </w:pPr>
      <w:r w:rsidRPr="005C5448">
        <w:rPr>
          <w:rFonts w:eastAsiaTheme="majorEastAsia" w:cs="Arial"/>
          <w:color w:val="00B050"/>
          <w:sz w:val="24"/>
          <w:szCs w:val="24"/>
        </w:rPr>
        <w:t xml:space="preserve">[Note to the editor: </w:t>
      </w:r>
      <w:r>
        <w:rPr>
          <w:rFonts w:eastAsiaTheme="majorEastAsia" w:cs="Arial"/>
          <w:color w:val="00B050"/>
          <w:sz w:val="24"/>
          <w:szCs w:val="24"/>
        </w:rPr>
        <w:t>packets that are followed by “(missing)” should be shown as going missing i.e. not reaching the other side. The MSC generator tool is not capable of doing that.]</w:t>
      </w:r>
    </w:p>
    <w:p w14:paraId="36E726D4" w14:textId="77777777" w:rsidR="000E48B1" w:rsidRDefault="000E48B1" w:rsidP="000E48B1">
      <w:r w:rsidRPr="00051EB3">
        <w:rPr>
          <w:noProof/>
        </w:rPr>
        <w:drawing>
          <wp:inline distT="0" distB="0" distL="0" distR="0" wp14:anchorId="41532B29" wp14:editId="2EAB895B">
            <wp:extent cx="6362700" cy="80461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378139" cy="8065669"/>
                    </a:xfrm>
                    <a:prstGeom prst="rect">
                      <a:avLst/>
                    </a:prstGeom>
                    <a:noFill/>
                    <a:ln>
                      <a:noFill/>
                    </a:ln>
                  </pic:spPr>
                </pic:pic>
              </a:graphicData>
            </a:graphic>
          </wp:inline>
        </w:drawing>
      </w:r>
    </w:p>
    <w:p w14:paraId="5CC9759F" w14:textId="77777777" w:rsidR="000E48B1" w:rsidRPr="008640E0" w:rsidRDefault="000E48B1" w:rsidP="000E48B1">
      <w:pPr>
        <w:rPr>
          <w:i/>
        </w:rPr>
      </w:pPr>
      <w:r w:rsidRPr="008640E0">
        <w:rPr>
          <w:i/>
        </w:rPr>
        <w:t>Figure 4.X Extended active scanning on the primary advertising channel</w:t>
      </w:r>
    </w:p>
    <w:p w14:paraId="37B2301A" w14:textId="77777777" w:rsidR="000E48B1" w:rsidRDefault="000E48B1" w:rsidP="00F03F8D">
      <w:pPr>
        <w:pStyle w:val="Heading3"/>
      </w:pPr>
      <w:bookmarkStart w:id="1014" w:name="_Toc448771512"/>
      <w:r w:rsidRPr="00B03027">
        <w:t xml:space="preserve">[NEW SECTION] </w:t>
      </w:r>
      <w:r w:rsidRPr="00F03F8D">
        <w:t>4.X</w:t>
      </w:r>
      <w:r w:rsidRPr="003928DF">
        <w:t xml:space="preserve"> Active scanning on the secondary advertising </w:t>
      </w:r>
      <w:r w:rsidRPr="001F0512">
        <w:t>channel</w:t>
      </w:r>
      <w:bookmarkEnd w:id="1014"/>
    </w:p>
    <w:p w14:paraId="49EC1908" w14:textId="77777777" w:rsidR="00E75DD3" w:rsidRPr="00B03027" w:rsidRDefault="00EC3DB8" w:rsidP="000E48B1">
      <w:pPr>
        <w:rPr>
          <w:rFonts w:eastAsiaTheme="majorEastAsia" w:cs="Arial"/>
          <w:b/>
          <w:color w:val="FF0000"/>
          <w:sz w:val="24"/>
          <w:szCs w:val="24"/>
        </w:rPr>
      </w:pPr>
      <w:r w:rsidRPr="00F03F8D">
        <w:rPr>
          <w:b/>
          <w:color w:val="FF0000"/>
        </w:rPr>
        <w:t>4</w:t>
      </w:r>
      <w:r w:rsidRPr="003928DF">
        <w:rPr>
          <w:b/>
          <w:color w:val="FF0000"/>
        </w:rPr>
        <w:t>.X</w:t>
      </w:r>
      <w:r w:rsidR="00E75DD3" w:rsidRPr="00B03027">
        <w:rPr>
          <w:b/>
          <w:color w:val="FF0000"/>
        </w:rPr>
        <w:t xml:space="preserve"> Active scanning on the secondary advertising channel</w:t>
      </w:r>
    </w:p>
    <w:p w14:paraId="01891B9B" w14:textId="77777777" w:rsidR="000E48B1" w:rsidRDefault="000E48B1" w:rsidP="000E48B1">
      <w:pPr>
        <w:rPr>
          <w:rFonts w:eastAsiaTheme="majorEastAsia" w:cs="Arial"/>
          <w:color w:val="FF0000"/>
          <w:sz w:val="24"/>
          <w:szCs w:val="24"/>
        </w:rPr>
      </w:pPr>
      <w:r w:rsidRPr="00FE447B">
        <w:rPr>
          <w:rFonts w:eastAsiaTheme="majorEastAsia" w:cs="Arial"/>
          <w:color w:val="FF0000"/>
          <w:sz w:val="24"/>
          <w:szCs w:val="24"/>
        </w:rPr>
        <w:t xml:space="preserve">A device may use active scanning on the </w:t>
      </w:r>
      <w:r>
        <w:rPr>
          <w:rFonts w:eastAsiaTheme="majorEastAsia" w:cs="Arial"/>
          <w:color w:val="FF0000"/>
          <w:sz w:val="24"/>
          <w:szCs w:val="24"/>
        </w:rPr>
        <w:t>secondary</w:t>
      </w:r>
      <w:r w:rsidRPr="00FE447B">
        <w:rPr>
          <w:rFonts w:eastAsiaTheme="majorEastAsia" w:cs="Arial"/>
          <w:color w:val="FF0000"/>
          <w:sz w:val="24"/>
          <w:szCs w:val="24"/>
        </w:rPr>
        <w:t xml:space="preserve"> advertising channel in order to obtain more information about devices that may be useful to populate a user interface (see Figure 4.X).</w:t>
      </w:r>
    </w:p>
    <w:p w14:paraId="03F4B8AB" w14:textId="77777777" w:rsidR="000E48B1" w:rsidRPr="005C5448" w:rsidRDefault="000E48B1" w:rsidP="000E48B1">
      <w:pPr>
        <w:rPr>
          <w:color w:val="00B050"/>
        </w:rPr>
      </w:pPr>
      <w:r w:rsidRPr="005C5448">
        <w:rPr>
          <w:rFonts w:eastAsiaTheme="majorEastAsia" w:cs="Arial"/>
          <w:color w:val="00B050"/>
          <w:sz w:val="24"/>
          <w:szCs w:val="24"/>
        </w:rPr>
        <w:t xml:space="preserve">[Note to the editor: </w:t>
      </w:r>
      <w:r>
        <w:rPr>
          <w:rFonts w:eastAsiaTheme="majorEastAsia" w:cs="Arial"/>
          <w:color w:val="00B050"/>
          <w:sz w:val="24"/>
          <w:szCs w:val="24"/>
        </w:rPr>
        <w:t>packets that are followed by “(missing)” should be shown as going missing i.e. not reaching the other side. The MSC generator tool is not capable of doing that.]</w:t>
      </w:r>
    </w:p>
    <w:p w14:paraId="5E5D23CE" w14:textId="77777777" w:rsidR="000E48B1" w:rsidRPr="00224463" w:rsidRDefault="000E48B1" w:rsidP="000E48B1"/>
    <w:p w14:paraId="36337734" w14:textId="77777777" w:rsidR="000E48B1" w:rsidRDefault="000E48B1" w:rsidP="000E48B1">
      <w:r w:rsidRPr="00051EB3">
        <w:rPr>
          <w:noProof/>
        </w:rPr>
        <w:drawing>
          <wp:inline distT="0" distB="0" distL="0" distR="0" wp14:anchorId="05C1359D" wp14:editId="60327B6F">
            <wp:extent cx="6553200" cy="813909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557690" cy="8144670"/>
                    </a:xfrm>
                    <a:prstGeom prst="rect">
                      <a:avLst/>
                    </a:prstGeom>
                    <a:noFill/>
                    <a:ln>
                      <a:noFill/>
                    </a:ln>
                  </pic:spPr>
                </pic:pic>
              </a:graphicData>
            </a:graphic>
          </wp:inline>
        </w:drawing>
      </w:r>
    </w:p>
    <w:p w14:paraId="6F70C68D" w14:textId="77777777" w:rsidR="000E48B1" w:rsidRPr="00224463" w:rsidRDefault="000E48B1" w:rsidP="000E48B1">
      <w:pPr>
        <w:rPr>
          <w:i/>
          <w:color w:val="FF0000"/>
        </w:rPr>
      </w:pPr>
      <w:r w:rsidRPr="00224463">
        <w:rPr>
          <w:i/>
          <w:color w:val="FF0000"/>
        </w:rPr>
        <w:t>Figure 4.X Extended active scanning on the secondary advertising channel</w:t>
      </w:r>
    </w:p>
    <w:p w14:paraId="547E060F" w14:textId="77777777" w:rsidR="000E48B1" w:rsidRPr="003928DF" w:rsidRDefault="000E48B1" w:rsidP="00F03F8D">
      <w:pPr>
        <w:pStyle w:val="Heading3"/>
      </w:pPr>
      <w:bookmarkStart w:id="1015" w:name="_Toc448771513"/>
      <w:r w:rsidRPr="00B03027">
        <w:t xml:space="preserve">[NEW SECTION] </w:t>
      </w:r>
      <w:r w:rsidRPr="00F03F8D">
        <w:t>4.X</w:t>
      </w:r>
      <w:r w:rsidRPr="003928DF">
        <w:t xml:space="preserve"> Scan Timeout</w:t>
      </w:r>
      <w:bookmarkEnd w:id="1015"/>
    </w:p>
    <w:p w14:paraId="01BB4A97" w14:textId="77777777" w:rsidR="00E75DD3" w:rsidRPr="00B03027" w:rsidRDefault="00EC3DB8" w:rsidP="000E48B1">
      <w:pPr>
        <w:rPr>
          <w:rFonts w:eastAsiaTheme="majorEastAsia" w:cs="Arial"/>
          <w:b/>
          <w:color w:val="FF0000"/>
          <w:sz w:val="24"/>
          <w:szCs w:val="24"/>
        </w:rPr>
      </w:pPr>
      <w:r w:rsidRPr="003928DF">
        <w:rPr>
          <w:b/>
          <w:color w:val="FF0000"/>
        </w:rPr>
        <w:t>4.X</w:t>
      </w:r>
      <w:r w:rsidR="00E75DD3" w:rsidRPr="00B03027">
        <w:rPr>
          <w:b/>
          <w:color w:val="FF0000"/>
        </w:rPr>
        <w:t xml:space="preserve"> Scan Timeout</w:t>
      </w:r>
    </w:p>
    <w:p w14:paraId="09292DDE" w14:textId="77777777" w:rsidR="000E48B1" w:rsidRPr="00B713C5" w:rsidRDefault="000E48B1" w:rsidP="000E48B1">
      <w:r w:rsidRPr="00B713C5">
        <w:rPr>
          <w:rFonts w:eastAsiaTheme="majorEastAsia" w:cs="Arial"/>
          <w:color w:val="FF0000"/>
          <w:sz w:val="24"/>
          <w:szCs w:val="24"/>
        </w:rPr>
        <w:t xml:space="preserve">A device may </w:t>
      </w:r>
      <w:r w:rsidR="00501DD1">
        <w:rPr>
          <w:rFonts w:eastAsiaTheme="majorEastAsia" w:cs="Arial"/>
          <w:color w:val="FF0000"/>
          <w:sz w:val="24"/>
          <w:szCs w:val="24"/>
        </w:rPr>
        <w:t>scan</w:t>
      </w:r>
      <w:r w:rsidRPr="00B713C5">
        <w:rPr>
          <w:rFonts w:eastAsiaTheme="majorEastAsia" w:cs="Arial"/>
          <w:color w:val="FF0000"/>
          <w:sz w:val="24"/>
          <w:szCs w:val="24"/>
        </w:rPr>
        <w:t xml:space="preserve"> for a limited duration of time</w:t>
      </w:r>
      <w:r>
        <w:rPr>
          <w:rFonts w:eastAsiaTheme="majorEastAsia" w:cs="Arial"/>
          <w:color w:val="FF0000"/>
          <w:sz w:val="24"/>
          <w:szCs w:val="24"/>
        </w:rPr>
        <w:t xml:space="preserve"> (see Figure 4.X)</w:t>
      </w:r>
      <w:r w:rsidRPr="00B713C5">
        <w:rPr>
          <w:rFonts w:eastAsiaTheme="majorEastAsia" w:cs="Arial"/>
          <w:color w:val="FF0000"/>
          <w:sz w:val="24"/>
          <w:szCs w:val="24"/>
        </w:rPr>
        <w:t>.</w:t>
      </w:r>
    </w:p>
    <w:p w14:paraId="0BD15B2C" w14:textId="77777777" w:rsidR="000E48B1" w:rsidRDefault="000E48B1" w:rsidP="000E48B1">
      <w:r w:rsidRPr="00736767">
        <w:rPr>
          <w:noProof/>
        </w:rPr>
        <w:drawing>
          <wp:inline distT="0" distB="0" distL="0" distR="0" wp14:anchorId="0BB64265" wp14:editId="6A1DD3D6">
            <wp:extent cx="6576060" cy="5593879"/>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578325" cy="5595806"/>
                    </a:xfrm>
                    <a:prstGeom prst="rect">
                      <a:avLst/>
                    </a:prstGeom>
                    <a:noFill/>
                    <a:ln>
                      <a:noFill/>
                    </a:ln>
                  </pic:spPr>
                </pic:pic>
              </a:graphicData>
            </a:graphic>
          </wp:inline>
        </w:drawing>
      </w:r>
    </w:p>
    <w:p w14:paraId="79A34FF5" w14:textId="77777777" w:rsidR="000E48B1" w:rsidRPr="00B713C5" w:rsidRDefault="000E48B1" w:rsidP="000E48B1">
      <w:pPr>
        <w:rPr>
          <w:i/>
          <w:color w:val="FF0000"/>
        </w:rPr>
      </w:pPr>
      <w:r w:rsidRPr="00B713C5">
        <w:rPr>
          <w:i/>
          <w:color w:val="FF0000"/>
        </w:rPr>
        <w:t>Figure 4.X Scan Timeout</w:t>
      </w:r>
    </w:p>
    <w:p w14:paraId="093F68AA" w14:textId="77777777" w:rsidR="000E48B1" w:rsidRPr="008640E0" w:rsidRDefault="000E48B1" w:rsidP="000E48B1">
      <w:pPr>
        <w:rPr>
          <w:i/>
        </w:rPr>
      </w:pPr>
    </w:p>
    <w:p w14:paraId="609EFBAD" w14:textId="77777777" w:rsidR="000E48B1" w:rsidRPr="003928DF" w:rsidRDefault="000E48B1" w:rsidP="00F03F8D">
      <w:pPr>
        <w:pStyle w:val="Heading3"/>
      </w:pPr>
      <w:bookmarkStart w:id="1016" w:name="_Toc448771514"/>
      <w:r w:rsidRPr="00B03027">
        <w:t xml:space="preserve">[NEW SECTION] </w:t>
      </w:r>
      <w:r w:rsidRPr="00F03F8D">
        <w:t>4.X</w:t>
      </w:r>
      <w:r w:rsidRPr="003928DF">
        <w:t xml:space="preserve"> Periodic Scanning</w:t>
      </w:r>
      <w:bookmarkEnd w:id="1016"/>
    </w:p>
    <w:p w14:paraId="4E2A0559" w14:textId="77777777" w:rsidR="00E75DD3" w:rsidRPr="00B03027" w:rsidRDefault="00EC3DB8" w:rsidP="000E48B1">
      <w:pPr>
        <w:rPr>
          <w:rFonts w:eastAsiaTheme="majorEastAsia" w:cs="Arial"/>
          <w:b/>
          <w:color w:val="FF0000"/>
          <w:sz w:val="24"/>
          <w:szCs w:val="24"/>
        </w:rPr>
      </w:pPr>
      <w:r w:rsidRPr="003928DF">
        <w:rPr>
          <w:b/>
          <w:color w:val="FF0000"/>
        </w:rPr>
        <w:t>4.X</w:t>
      </w:r>
      <w:r w:rsidR="00E75DD3" w:rsidRPr="00B03027">
        <w:rPr>
          <w:b/>
          <w:color w:val="FF0000"/>
        </w:rPr>
        <w:t xml:space="preserve"> Periodic Scanning</w:t>
      </w:r>
    </w:p>
    <w:p w14:paraId="3D1BF795" w14:textId="77777777" w:rsidR="000E48B1" w:rsidRPr="00B713C5" w:rsidRDefault="000E48B1" w:rsidP="000E48B1">
      <w:r w:rsidRPr="00B713C5">
        <w:rPr>
          <w:rFonts w:eastAsiaTheme="majorEastAsia" w:cs="Arial"/>
          <w:color w:val="FF0000"/>
          <w:sz w:val="24"/>
          <w:szCs w:val="24"/>
        </w:rPr>
        <w:t>A device may establish synchroniza</w:t>
      </w:r>
      <w:r>
        <w:rPr>
          <w:rFonts w:eastAsiaTheme="majorEastAsia" w:cs="Arial"/>
          <w:color w:val="FF0000"/>
          <w:sz w:val="24"/>
          <w:szCs w:val="24"/>
        </w:rPr>
        <w:t>tion with a periodic advertiser and report periodic advertising packets to the Host (see Figure 4.X).</w:t>
      </w:r>
    </w:p>
    <w:p w14:paraId="74F5D735" w14:textId="77777777" w:rsidR="000E48B1" w:rsidRPr="009C6E9E" w:rsidRDefault="000E48B1" w:rsidP="000E48B1">
      <w:r w:rsidRPr="009C223A">
        <w:rPr>
          <w:noProof/>
        </w:rPr>
        <w:drawing>
          <wp:inline distT="0" distB="0" distL="0" distR="0" wp14:anchorId="1554ACF5" wp14:editId="6C7C0247">
            <wp:extent cx="6575024" cy="78562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584127" cy="7867097"/>
                    </a:xfrm>
                    <a:prstGeom prst="rect">
                      <a:avLst/>
                    </a:prstGeom>
                    <a:noFill/>
                    <a:ln>
                      <a:noFill/>
                    </a:ln>
                  </pic:spPr>
                </pic:pic>
              </a:graphicData>
            </a:graphic>
          </wp:inline>
        </w:drawing>
      </w:r>
    </w:p>
    <w:p w14:paraId="164E026B" w14:textId="77777777" w:rsidR="000E48B1" w:rsidRPr="00FE1595" w:rsidRDefault="000E48B1" w:rsidP="000E48B1">
      <w:pPr>
        <w:rPr>
          <w:i/>
          <w:color w:val="FF0000"/>
        </w:rPr>
      </w:pPr>
      <w:r w:rsidRPr="00FE1595">
        <w:rPr>
          <w:i/>
          <w:color w:val="FF0000"/>
        </w:rPr>
        <w:t>Figure 4.X Periodic Scanning</w:t>
      </w:r>
    </w:p>
    <w:p w14:paraId="49BF8794" w14:textId="77777777" w:rsidR="000E48B1" w:rsidRPr="003928DF" w:rsidRDefault="000E48B1" w:rsidP="00F03F8D">
      <w:pPr>
        <w:pStyle w:val="Heading3"/>
      </w:pPr>
      <w:bookmarkStart w:id="1017" w:name="_Toc448771515"/>
      <w:r w:rsidRPr="00B03027">
        <w:t xml:space="preserve">[NEW SECTION] </w:t>
      </w:r>
      <w:commentRangeStart w:id="1018"/>
      <w:r w:rsidRPr="00F03F8D">
        <w:t>4.X</w:t>
      </w:r>
      <w:r w:rsidRPr="003928DF">
        <w:t xml:space="preserve"> Periodic Scanning Cancel</w:t>
      </w:r>
      <w:commentRangeEnd w:id="1018"/>
      <w:r w:rsidR="00F14523">
        <w:rPr>
          <w:rStyle w:val="CommentReference"/>
          <w:rFonts w:eastAsiaTheme="minorEastAsia" w:cstheme="minorBidi"/>
          <w:b w:val="0"/>
          <w:bCs w:val="0"/>
          <w:color w:val="auto"/>
        </w:rPr>
        <w:commentReference w:id="1018"/>
      </w:r>
      <w:bookmarkEnd w:id="1017"/>
    </w:p>
    <w:p w14:paraId="53C12842" w14:textId="77777777" w:rsidR="00E75DD3" w:rsidRPr="00B03027" w:rsidRDefault="00EC3DB8" w:rsidP="000E48B1">
      <w:pPr>
        <w:rPr>
          <w:rFonts w:eastAsiaTheme="majorEastAsia" w:cs="Arial"/>
          <w:b/>
          <w:color w:val="FF0000"/>
          <w:sz w:val="24"/>
          <w:szCs w:val="24"/>
        </w:rPr>
      </w:pPr>
      <w:r w:rsidRPr="003928DF">
        <w:rPr>
          <w:b/>
          <w:color w:val="FF0000"/>
        </w:rPr>
        <w:t>4.X</w:t>
      </w:r>
      <w:r w:rsidR="00E75DD3" w:rsidRPr="00B03027">
        <w:rPr>
          <w:b/>
          <w:color w:val="FF0000"/>
        </w:rPr>
        <w:t xml:space="preserve"> Periodic Scanning Cancel</w:t>
      </w:r>
    </w:p>
    <w:p w14:paraId="3432509B" w14:textId="77777777" w:rsidR="000E48B1" w:rsidRPr="00FE1595" w:rsidRDefault="000E48B1" w:rsidP="000E48B1">
      <w:r w:rsidRPr="00FE1595">
        <w:rPr>
          <w:rFonts w:eastAsiaTheme="majorEastAsia" w:cs="Arial"/>
          <w:color w:val="FF0000"/>
          <w:sz w:val="24"/>
          <w:szCs w:val="24"/>
        </w:rPr>
        <w:t>A device may cancel a pending request to establish synchronization with a periodic advertiser. This example shows an unsuccessful synchronization, followed by cancellation of the synchronization</w:t>
      </w:r>
      <w:r>
        <w:rPr>
          <w:rFonts w:eastAsiaTheme="majorEastAsia" w:cs="Arial"/>
          <w:color w:val="FF0000"/>
          <w:sz w:val="24"/>
          <w:szCs w:val="24"/>
        </w:rPr>
        <w:t xml:space="preserve"> (see Figure 4.X)</w:t>
      </w:r>
      <w:r w:rsidRPr="00FE1595">
        <w:rPr>
          <w:rFonts w:eastAsiaTheme="majorEastAsia" w:cs="Arial"/>
          <w:color w:val="FF0000"/>
          <w:sz w:val="24"/>
          <w:szCs w:val="24"/>
        </w:rPr>
        <w:t>.</w:t>
      </w:r>
    </w:p>
    <w:p w14:paraId="094B21FA" w14:textId="77777777" w:rsidR="000E48B1" w:rsidRDefault="00F41FE4" w:rsidP="000E48B1">
      <w:r w:rsidRPr="002235BC">
        <w:rPr>
          <w:noProof/>
        </w:rPr>
        <w:drawing>
          <wp:inline distT="0" distB="0" distL="0" distR="0" wp14:anchorId="6C703E60" wp14:editId="2915C7F6">
            <wp:extent cx="5943600" cy="497619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4976193"/>
                    </a:xfrm>
                    <a:prstGeom prst="rect">
                      <a:avLst/>
                    </a:prstGeom>
                    <a:noFill/>
                    <a:ln>
                      <a:noFill/>
                    </a:ln>
                  </pic:spPr>
                </pic:pic>
              </a:graphicData>
            </a:graphic>
          </wp:inline>
        </w:drawing>
      </w:r>
    </w:p>
    <w:p w14:paraId="22633B3B" w14:textId="77777777" w:rsidR="000E48B1" w:rsidRPr="00FE1595" w:rsidRDefault="000E48B1" w:rsidP="000E48B1">
      <w:pPr>
        <w:rPr>
          <w:i/>
          <w:color w:val="FF0000"/>
        </w:rPr>
      </w:pPr>
      <w:r w:rsidRPr="00FE1595">
        <w:rPr>
          <w:i/>
          <w:color w:val="FF0000"/>
        </w:rPr>
        <w:t>Figure 4.X Periodic Scanning Cancel</w:t>
      </w:r>
    </w:p>
    <w:p w14:paraId="53E3FDE1" w14:textId="77777777" w:rsidR="00E75DD3" w:rsidRPr="003928DF" w:rsidRDefault="000E48B1" w:rsidP="00F03F8D">
      <w:pPr>
        <w:pStyle w:val="Heading3"/>
      </w:pPr>
      <w:bookmarkStart w:id="1019" w:name="_Toc448771516"/>
      <w:r w:rsidRPr="00B03027">
        <w:t xml:space="preserve">[NEW SECTION] </w:t>
      </w:r>
      <w:r w:rsidRPr="00F03F8D">
        <w:t>4.X</w:t>
      </w:r>
      <w:r w:rsidRPr="003928DF">
        <w:t xml:space="preserve"> Periodic Scanning Timeout</w:t>
      </w:r>
      <w:bookmarkEnd w:id="1019"/>
    </w:p>
    <w:p w14:paraId="6C8F8A76" w14:textId="77777777" w:rsidR="00E75DD3" w:rsidRPr="00B03027" w:rsidRDefault="00EC3DB8" w:rsidP="000E48B1">
      <w:pPr>
        <w:rPr>
          <w:rFonts w:eastAsiaTheme="majorEastAsia" w:cs="Arial"/>
          <w:b/>
          <w:color w:val="FF0000"/>
          <w:sz w:val="24"/>
          <w:szCs w:val="24"/>
        </w:rPr>
      </w:pPr>
      <w:r w:rsidRPr="003928DF">
        <w:rPr>
          <w:b/>
          <w:color w:val="FF0000"/>
        </w:rPr>
        <w:t>4.X</w:t>
      </w:r>
      <w:r w:rsidR="00E75DD3" w:rsidRPr="00B03027">
        <w:rPr>
          <w:b/>
          <w:color w:val="FF0000"/>
        </w:rPr>
        <w:t xml:space="preserve"> Periodic Scanning Timeout</w:t>
      </w:r>
    </w:p>
    <w:p w14:paraId="59BFB605" w14:textId="77777777" w:rsidR="000E48B1" w:rsidRPr="00FE1595" w:rsidRDefault="000E48B1" w:rsidP="000E48B1">
      <w:r w:rsidRPr="00FE1595">
        <w:rPr>
          <w:rFonts w:eastAsiaTheme="majorEastAsia" w:cs="Arial"/>
          <w:color w:val="FF0000"/>
          <w:sz w:val="24"/>
          <w:szCs w:val="24"/>
        </w:rPr>
        <w:t>A device may lose synchronization with a periodic advertiser</w:t>
      </w:r>
      <w:r>
        <w:rPr>
          <w:rFonts w:eastAsiaTheme="majorEastAsia" w:cs="Arial"/>
          <w:color w:val="FF0000"/>
          <w:sz w:val="24"/>
          <w:szCs w:val="24"/>
        </w:rPr>
        <w:t xml:space="preserve"> (see Figure 4.X)</w:t>
      </w:r>
      <w:r w:rsidRPr="00FE1595">
        <w:rPr>
          <w:rFonts w:eastAsiaTheme="majorEastAsia" w:cs="Arial"/>
          <w:color w:val="FF0000"/>
          <w:sz w:val="24"/>
          <w:szCs w:val="24"/>
        </w:rPr>
        <w:t>.</w:t>
      </w:r>
    </w:p>
    <w:p w14:paraId="2AB6C00D" w14:textId="77777777" w:rsidR="000E48B1" w:rsidRDefault="000E48B1" w:rsidP="000E48B1">
      <w:r w:rsidRPr="00A20508">
        <w:rPr>
          <w:noProof/>
        </w:rPr>
        <w:drawing>
          <wp:inline distT="0" distB="0" distL="0" distR="0" wp14:anchorId="43A4EF2D" wp14:editId="29785DC7">
            <wp:extent cx="6578169" cy="44348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583084" cy="4438154"/>
                    </a:xfrm>
                    <a:prstGeom prst="rect">
                      <a:avLst/>
                    </a:prstGeom>
                    <a:noFill/>
                    <a:ln>
                      <a:noFill/>
                    </a:ln>
                  </pic:spPr>
                </pic:pic>
              </a:graphicData>
            </a:graphic>
          </wp:inline>
        </w:drawing>
      </w:r>
    </w:p>
    <w:p w14:paraId="3FF26B38" w14:textId="77777777" w:rsidR="000E48B1" w:rsidRPr="00FE1595" w:rsidRDefault="000E48B1" w:rsidP="000E48B1">
      <w:pPr>
        <w:rPr>
          <w:i/>
          <w:color w:val="FF0000"/>
        </w:rPr>
      </w:pPr>
      <w:r w:rsidRPr="00FE1595">
        <w:rPr>
          <w:i/>
          <w:color w:val="FF0000"/>
        </w:rPr>
        <w:t>Figure 4.X Periodic Scanning Timeout</w:t>
      </w:r>
    </w:p>
    <w:p w14:paraId="52081B89" w14:textId="77777777" w:rsidR="000E48B1" w:rsidRDefault="000E48B1" w:rsidP="000E48B1">
      <w:pPr>
        <w:rPr>
          <w:i/>
        </w:rPr>
      </w:pPr>
    </w:p>
    <w:p w14:paraId="1C152898" w14:textId="77777777" w:rsidR="000E48B1" w:rsidRPr="003928DF" w:rsidRDefault="000E48B1" w:rsidP="00F03F8D">
      <w:pPr>
        <w:pStyle w:val="Heading3"/>
      </w:pPr>
      <w:bookmarkStart w:id="1020" w:name="_Toc448771517"/>
      <w:r w:rsidRPr="00B03027">
        <w:t xml:space="preserve">[NEW SECTION] </w:t>
      </w:r>
      <w:r w:rsidRPr="00F03F8D">
        <w:t>4.X</w:t>
      </w:r>
      <w:r w:rsidRPr="003928DF">
        <w:t xml:space="preserve"> Periodic Scanning Terminate</w:t>
      </w:r>
      <w:bookmarkEnd w:id="1020"/>
    </w:p>
    <w:p w14:paraId="72C3102E" w14:textId="77777777" w:rsidR="00E75DD3" w:rsidRPr="00B03027" w:rsidRDefault="00EC3DB8" w:rsidP="000E48B1">
      <w:pPr>
        <w:rPr>
          <w:rFonts w:eastAsiaTheme="majorEastAsia" w:cs="Arial"/>
          <w:b/>
          <w:color w:val="FF0000"/>
          <w:sz w:val="24"/>
          <w:szCs w:val="24"/>
        </w:rPr>
      </w:pPr>
      <w:r w:rsidRPr="003928DF">
        <w:rPr>
          <w:b/>
          <w:color w:val="FF0000"/>
        </w:rPr>
        <w:t>4.X</w:t>
      </w:r>
      <w:r w:rsidR="00E75DD3" w:rsidRPr="00B03027">
        <w:rPr>
          <w:b/>
          <w:color w:val="FF0000"/>
        </w:rPr>
        <w:t xml:space="preserve"> Periodic Scanning Terminate</w:t>
      </w:r>
    </w:p>
    <w:p w14:paraId="4050A10F" w14:textId="77777777" w:rsidR="000E48B1" w:rsidRPr="00FE1595" w:rsidRDefault="000E48B1" w:rsidP="000E48B1">
      <w:r w:rsidRPr="00FE1595">
        <w:rPr>
          <w:rFonts w:eastAsiaTheme="majorEastAsia" w:cs="Arial"/>
          <w:color w:val="FF0000"/>
          <w:sz w:val="24"/>
          <w:szCs w:val="24"/>
        </w:rPr>
        <w:t>Once synchronized with a periodic advertiser, the Host can terminate the synchronization (see Figure 4.X).</w:t>
      </w:r>
    </w:p>
    <w:p w14:paraId="703F8919" w14:textId="77777777" w:rsidR="000E48B1" w:rsidRDefault="000E48B1" w:rsidP="000E48B1">
      <w:r w:rsidRPr="006E28F7">
        <w:rPr>
          <w:noProof/>
        </w:rPr>
        <w:drawing>
          <wp:inline distT="0" distB="0" distL="0" distR="0" wp14:anchorId="09B25943" wp14:editId="1A171B23">
            <wp:extent cx="6552114" cy="470916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556703" cy="4712458"/>
                    </a:xfrm>
                    <a:prstGeom prst="rect">
                      <a:avLst/>
                    </a:prstGeom>
                    <a:noFill/>
                    <a:ln>
                      <a:noFill/>
                    </a:ln>
                  </pic:spPr>
                </pic:pic>
              </a:graphicData>
            </a:graphic>
          </wp:inline>
        </w:drawing>
      </w:r>
    </w:p>
    <w:p w14:paraId="507B7D51" w14:textId="77777777" w:rsidR="000E48B1" w:rsidRPr="005F78AB" w:rsidRDefault="000E48B1" w:rsidP="000E48B1">
      <w:pPr>
        <w:rPr>
          <w:i/>
          <w:color w:val="FF0000"/>
        </w:rPr>
      </w:pPr>
      <w:r w:rsidRPr="005F78AB">
        <w:rPr>
          <w:i/>
          <w:color w:val="FF0000"/>
        </w:rPr>
        <w:t>Figure 4.X Periodic Scanning Terminate</w:t>
      </w:r>
    </w:p>
    <w:p w14:paraId="2C83625F" w14:textId="77777777" w:rsidR="000E48B1" w:rsidRDefault="000E48B1" w:rsidP="000E48B1">
      <w:pPr>
        <w:rPr>
          <w:i/>
        </w:rPr>
      </w:pPr>
    </w:p>
    <w:p w14:paraId="4761971A" w14:textId="77777777" w:rsidR="000E48B1" w:rsidRPr="008640E0" w:rsidRDefault="000E48B1" w:rsidP="000E48B1">
      <w:pPr>
        <w:rPr>
          <w:i/>
        </w:rPr>
      </w:pPr>
    </w:p>
    <w:p w14:paraId="05EE89F4" w14:textId="77777777" w:rsidR="000E48B1" w:rsidRDefault="000E48B1" w:rsidP="000E48B1"/>
    <w:p w14:paraId="2B2F1063" w14:textId="77777777" w:rsidR="000E48B1" w:rsidRPr="00BA4261" w:rsidRDefault="000E48B1" w:rsidP="000E48B1"/>
    <w:p w14:paraId="47946907" w14:textId="77777777" w:rsidR="000E48B1" w:rsidRPr="003928DF" w:rsidRDefault="000E48B1" w:rsidP="00F03F8D">
      <w:pPr>
        <w:pStyle w:val="Heading3"/>
      </w:pPr>
      <w:bookmarkStart w:id="1021" w:name="_Toc448771518"/>
      <w:r w:rsidRPr="00B03027">
        <w:t>[NEW SECTION]</w:t>
      </w:r>
      <w:r w:rsidRPr="00F03F8D">
        <w:t xml:space="preserve"> 5.X Initiating a Connection on the secondary advertising channel</w:t>
      </w:r>
      <w:bookmarkEnd w:id="1021"/>
    </w:p>
    <w:p w14:paraId="238DFAD3" w14:textId="77777777" w:rsidR="00E75DD3" w:rsidRPr="00B03027" w:rsidRDefault="00E75DD3" w:rsidP="000E48B1">
      <w:pPr>
        <w:rPr>
          <w:rFonts w:eastAsiaTheme="majorEastAsia" w:cs="Arial"/>
          <w:b/>
          <w:color w:val="FF0000"/>
          <w:sz w:val="24"/>
          <w:szCs w:val="24"/>
        </w:rPr>
      </w:pPr>
      <w:r w:rsidRPr="00B03027">
        <w:rPr>
          <w:b/>
          <w:color w:val="FF0000"/>
        </w:rPr>
        <w:t>5.X Initiating a Connection on the secondary advertising channel</w:t>
      </w:r>
    </w:p>
    <w:p w14:paraId="18DC3CDB" w14:textId="77777777" w:rsidR="000E48B1" w:rsidRPr="005F78AB" w:rsidRDefault="000E48B1" w:rsidP="000E48B1">
      <w:r w:rsidRPr="005F78AB">
        <w:rPr>
          <w:rFonts w:eastAsiaTheme="majorEastAsia" w:cs="Arial"/>
          <w:color w:val="FF0000"/>
          <w:sz w:val="24"/>
          <w:szCs w:val="24"/>
        </w:rPr>
        <w:t xml:space="preserve">A device can initiate a connection to an advertiser on the </w:t>
      </w:r>
      <w:r>
        <w:rPr>
          <w:rFonts w:eastAsiaTheme="majorEastAsia" w:cs="Arial"/>
          <w:color w:val="FF0000"/>
          <w:sz w:val="24"/>
          <w:szCs w:val="24"/>
        </w:rPr>
        <w:t xml:space="preserve">secondary </w:t>
      </w:r>
      <w:r w:rsidRPr="005F78AB">
        <w:rPr>
          <w:rFonts w:eastAsiaTheme="majorEastAsia" w:cs="Arial"/>
          <w:color w:val="FF0000"/>
          <w:sz w:val="24"/>
          <w:szCs w:val="24"/>
        </w:rPr>
        <w:t>channel. This example shows a successful initiation, resulting in both devices able to send application data (see Figure 5.X).</w:t>
      </w:r>
    </w:p>
    <w:p w14:paraId="54176CFB" w14:textId="77777777" w:rsidR="000E48B1" w:rsidRPr="00893CFF" w:rsidRDefault="00531C52" w:rsidP="000E48B1">
      <w:r w:rsidRPr="002235BC">
        <w:rPr>
          <w:noProof/>
        </w:rPr>
        <w:drawing>
          <wp:inline distT="0" distB="0" distL="0" distR="0" wp14:anchorId="0378BF3F" wp14:editId="4A4D89D6">
            <wp:extent cx="5943600" cy="4057293"/>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4057293"/>
                    </a:xfrm>
                    <a:prstGeom prst="rect">
                      <a:avLst/>
                    </a:prstGeom>
                    <a:noFill/>
                    <a:ln>
                      <a:noFill/>
                    </a:ln>
                  </pic:spPr>
                </pic:pic>
              </a:graphicData>
            </a:graphic>
          </wp:inline>
        </w:drawing>
      </w:r>
    </w:p>
    <w:p w14:paraId="21BCC7B4" w14:textId="77777777" w:rsidR="000E48B1" w:rsidRPr="005F78AB" w:rsidRDefault="000E48B1" w:rsidP="000E48B1">
      <w:pPr>
        <w:rPr>
          <w:color w:val="FF0000"/>
        </w:rPr>
      </w:pPr>
      <w:r w:rsidRPr="005F78AB">
        <w:rPr>
          <w:i/>
          <w:color w:val="FF0000"/>
        </w:rPr>
        <w:t>Figure 5.X Initiating a connection on the secondary advertising channel</w:t>
      </w:r>
    </w:p>
    <w:p w14:paraId="62461B28" w14:textId="77777777" w:rsidR="000E48B1" w:rsidRDefault="000E48B1">
      <w:pPr>
        <w:spacing w:after="200"/>
      </w:pPr>
      <w:r>
        <w:br w:type="page"/>
      </w:r>
    </w:p>
    <w:bookmarkEnd w:id="1005"/>
    <w:p w14:paraId="368CB469" w14:textId="77777777" w:rsidR="008A413C" w:rsidRPr="008A413C" w:rsidRDefault="008A413C" w:rsidP="001F0512"/>
    <w:p w14:paraId="4EF1E2AE" w14:textId="77777777" w:rsidR="00E40CCE" w:rsidRDefault="00546144" w:rsidP="005C45EA">
      <w:pPr>
        <w:pStyle w:val="Heading2"/>
      </w:pPr>
      <w:bookmarkStart w:id="1022" w:name="_Toc443590528"/>
      <w:bookmarkStart w:id="1023" w:name="_Toc448771519"/>
      <w:commentRangeStart w:id="1024"/>
      <w:r>
        <w:t>Core</w:t>
      </w:r>
      <w:commentRangeEnd w:id="1024"/>
      <w:r w:rsidR="00815788">
        <w:rPr>
          <w:rStyle w:val="CommentReference"/>
          <w:rFonts w:ascii="Arial" w:eastAsiaTheme="minorEastAsia" w:hAnsi="Arial" w:cstheme="minorBidi"/>
          <w:b w:val="0"/>
          <w:color w:val="auto"/>
        </w:rPr>
        <w:commentReference w:id="1024"/>
      </w:r>
      <w:r>
        <w:t xml:space="preserve"> Specification Supplement (CSS)</w:t>
      </w:r>
      <w:bookmarkEnd w:id="1022"/>
      <w:bookmarkEnd w:id="1023"/>
    </w:p>
    <w:p w14:paraId="30921271" w14:textId="77777777" w:rsidR="00163F87" w:rsidRPr="003928DF" w:rsidRDefault="00163F87" w:rsidP="00F03F8D">
      <w:pPr>
        <w:pStyle w:val="Heading3"/>
      </w:pPr>
      <w:bookmarkStart w:id="1025" w:name="_Toc448771520"/>
      <w:r w:rsidRPr="00B03027">
        <w:t xml:space="preserve">[Modified Part] </w:t>
      </w:r>
      <w:r w:rsidRPr="00F03F8D">
        <w:t xml:space="preserve">Part A: </w:t>
      </w:r>
      <w:r w:rsidRPr="00B03027">
        <w:t xml:space="preserve">Host </w:t>
      </w:r>
      <w:r w:rsidRPr="00F03F8D">
        <w:t>Data Types Specification</w:t>
      </w:r>
      <w:bookmarkEnd w:id="1025"/>
    </w:p>
    <w:p w14:paraId="6EDA3BBC" w14:textId="77777777" w:rsidR="00C157BD" w:rsidRPr="00B03027" w:rsidRDefault="00C157BD" w:rsidP="00B03027">
      <w:pPr>
        <w:rPr>
          <w:b/>
          <w:sz w:val="28"/>
        </w:rPr>
      </w:pPr>
      <w:r w:rsidRPr="00B03027">
        <w:rPr>
          <w:b/>
          <w:sz w:val="28"/>
        </w:rPr>
        <w:t xml:space="preserve">Part A: </w:t>
      </w:r>
      <w:r w:rsidRPr="00B03027">
        <w:rPr>
          <w:b/>
          <w:color w:val="FF0000"/>
          <w:sz w:val="28"/>
        </w:rPr>
        <w:t xml:space="preserve">Host </w:t>
      </w:r>
      <w:r w:rsidRPr="00B03027">
        <w:rPr>
          <w:b/>
          <w:sz w:val="28"/>
        </w:rPr>
        <w:t>Data Types Specification</w:t>
      </w:r>
    </w:p>
    <w:p w14:paraId="45328E76" w14:textId="77777777" w:rsidR="00163F87" w:rsidRPr="00F03F8D" w:rsidRDefault="00163F87" w:rsidP="00B03027">
      <w:pPr>
        <w:pStyle w:val="Heading3"/>
      </w:pPr>
      <w:bookmarkStart w:id="1026" w:name="_Toc448771521"/>
      <w:r w:rsidRPr="00B03027">
        <w:t xml:space="preserve">[Modified Section] </w:t>
      </w:r>
      <w:r w:rsidRPr="00F03F8D">
        <w:t xml:space="preserve">1 </w:t>
      </w:r>
      <w:r w:rsidRPr="00B03027">
        <w:t xml:space="preserve">Host </w:t>
      </w:r>
      <w:r w:rsidRPr="00F03F8D">
        <w:t>Data Types Definitions and Formats</w:t>
      </w:r>
      <w:bookmarkEnd w:id="1026"/>
    </w:p>
    <w:p w14:paraId="3F9025C0" w14:textId="77777777" w:rsidR="00C157BD" w:rsidRPr="00B03027" w:rsidRDefault="00C157BD" w:rsidP="00B03027">
      <w:pPr>
        <w:rPr>
          <w:sz w:val="24"/>
        </w:rPr>
      </w:pPr>
      <w:r w:rsidRPr="00B03027">
        <w:rPr>
          <w:b/>
          <w:bCs/>
          <w:sz w:val="24"/>
        </w:rPr>
        <w:t xml:space="preserve">1 </w:t>
      </w:r>
      <w:r w:rsidRPr="00B03027">
        <w:rPr>
          <w:b/>
          <w:bCs/>
          <w:color w:val="FF0000"/>
          <w:sz w:val="24"/>
        </w:rPr>
        <w:t xml:space="preserve">Host </w:t>
      </w:r>
      <w:r w:rsidRPr="00B03027">
        <w:rPr>
          <w:b/>
          <w:bCs/>
          <w:sz w:val="24"/>
        </w:rPr>
        <w:t>Data Types Definitions and Formats</w:t>
      </w:r>
    </w:p>
    <w:p w14:paraId="18050B46" w14:textId="77777777" w:rsidR="00163F87" w:rsidRDefault="00163F87" w:rsidP="00163F87">
      <w:pPr>
        <w:autoSpaceDE w:val="0"/>
        <w:autoSpaceDN w:val="0"/>
        <w:adjustRightInd w:val="0"/>
        <w:spacing w:after="0" w:line="240" w:lineRule="auto"/>
        <w:rPr>
          <w:rFonts w:cs="Arial"/>
          <w:color w:val="000000"/>
          <w:sz w:val="24"/>
          <w:szCs w:val="24"/>
        </w:rPr>
      </w:pPr>
      <w:r>
        <w:rPr>
          <w:rFonts w:cs="Arial"/>
          <w:color w:val="000000"/>
          <w:sz w:val="24"/>
          <w:szCs w:val="24"/>
        </w:rPr>
        <w:t>This part defines the basic data types used for Extended Inquiry Response (EIR), Advertising Data (AD), and OOB data blocks. All data types defined here may be used for EIR or AD data types unless stated otherwise. Additional data types may be defined in profile specifications.</w:t>
      </w:r>
    </w:p>
    <w:p w14:paraId="148E2BB6" w14:textId="77777777" w:rsidR="00163F87" w:rsidRDefault="00163F87" w:rsidP="00163F87">
      <w:pPr>
        <w:autoSpaceDE w:val="0"/>
        <w:autoSpaceDN w:val="0"/>
        <w:adjustRightInd w:val="0"/>
        <w:spacing w:after="0" w:line="240" w:lineRule="auto"/>
        <w:rPr>
          <w:rFonts w:cs="Arial"/>
          <w:color w:val="000000"/>
          <w:sz w:val="24"/>
          <w:szCs w:val="24"/>
        </w:rPr>
      </w:pPr>
    </w:p>
    <w:p w14:paraId="2D2FB032" w14:textId="77777777" w:rsidR="00163F87" w:rsidRPr="00FA447F" w:rsidRDefault="00163F87" w:rsidP="00163F87">
      <w:pPr>
        <w:autoSpaceDE w:val="0"/>
        <w:autoSpaceDN w:val="0"/>
        <w:adjustRightInd w:val="0"/>
        <w:spacing w:after="0" w:line="240" w:lineRule="auto"/>
        <w:rPr>
          <w:rFonts w:cs="Arial"/>
          <w:color w:val="0000FF"/>
          <w:sz w:val="24"/>
          <w:szCs w:val="24"/>
        </w:rPr>
      </w:pPr>
      <w:r>
        <w:rPr>
          <w:rFonts w:cs="Arial"/>
          <w:color w:val="000000"/>
          <w:sz w:val="24"/>
          <w:szCs w:val="24"/>
        </w:rPr>
        <w:t xml:space="preserve">The values for the data types are listed in the </w:t>
      </w:r>
      <w:r>
        <w:rPr>
          <w:rFonts w:cs="Arial"/>
          <w:color w:val="0000FF"/>
          <w:sz w:val="24"/>
          <w:szCs w:val="24"/>
        </w:rPr>
        <w:t xml:space="preserve">Bluetooth Assigned Numbers </w:t>
      </w:r>
      <w:r>
        <w:rPr>
          <w:rFonts w:cs="Arial"/>
          <w:color w:val="000000"/>
          <w:sz w:val="24"/>
          <w:szCs w:val="24"/>
        </w:rPr>
        <w:t>document.</w:t>
      </w:r>
    </w:p>
    <w:p w14:paraId="19874828" w14:textId="77777777" w:rsidR="00163F87" w:rsidRDefault="00163F87" w:rsidP="00163F87">
      <w:pPr>
        <w:autoSpaceDE w:val="0"/>
        <w:autoSpaceDN w:val="0"/>
        <w:adjustRightInd w:val="0"/>
        <w:spacing w:after="0" w:line="240" w:lineRule="auto"/>
        <w:rPr>
          <w:rFonts w:cs="Arial"/>
          <w:color w:val="000000"/>
          <w:sz w:val="24"/>
          <w:szCs w:val="24"/>
        </w:rPr>
      </w:pPr>
    </w:p>
    <w:p w14:paraId="75E7DFC6" w14:textId="77777777" w:rsidR="00163F87" w:rsidRDefault="00163F87" w:rsidP="00163F87">
      <w:pPr>
        <w:autoSpaceDE w:val="0"/>
        <w:autoSpaceDN w:val="0"/>
        <w:adjustRightInd w:val="0"/>
        <w:spacing w:after="0" w:line="240" w:lineRule="auto"/>
        <w:rPr>
          <w:rFonts w:cs="Arial"/>
          <w:color w:val="000000"/>
          <w:sz w:val="24"/>
          <w:szCs w:val="24"/>
        </w:rPr>
      </w:pPr>
      <w:r>
        <w:rPr>
          <w:rFonts w:cs="Arial"/>
          <w:color w:val="000000"/>
          <w:sz w:val="24"/>
          <w:szCs w:val="24"/>
        </w:rPr>
        <w:t>All numerical multi-byte entities and values associated with the following data types shall use little-endian byte order.</w:t>
      </w:r>
    </w:p>
    <w:p w14:paraId="5B80A670" w14:textId="77777777" w:rsidR="009906C2" w:rsidRPr="006E5241" w:rsidRDefault="009906C2" w:rsidP="00F93AC3">
      <w:pPr>
        <w:autoSpaceDE w:val="0"/>
        <w:autoSpaceDN w:val="0"/>
        <w:adjustRightInd w:val="0"/>
        <w:spacing w:after="0" w:line="240" w:lineRule="auto"/>
      </w:pPr>
    </w:p>
    <w:p w14:paraId="717E0C19" w14:textId="77777777" w:rsidR="009906C2" w:rsidRPr="00F93AC3" w:rsidRDefault="009906C2" w:rsidP="00DD3584"/>
    <w:p w14:paraId="0BA30D20" w14:textId="77777777" w:rsidR="00163F87" w:rsidRPr="00F03F8D" w:rsidRDefault="00163F87" w:rsidP="00F03F8D">
      <w:pPr>
        <w:pStyle w:val="Heading3"/>
      </w:pPr>
      <w:bookmarkStart w:id="1027" w:name="_Toc448771522"/>
      <w:r w:rsidRPr="00B03027">
        <w:t xml:space="preserve">[New Part] </w:t>
      </w:r>
      <w:r w:rsidRPr="00F03F8D">
        <w:t>Part X: Controller Data Types Specification</w:t>
      </w:r>
      <w:bookmarkEnd w:id="1027"/>
    </w:p>
    <w:p w14:paraId="093B49CA" w14:textId="77777777" w:rsidR="00C157BD" w:rsidRPr="00B03027" w:rsidRDefault="00C157BD" w:rsidP="00B03027">
      <w:pPr>
        <w:rPr>
          <w:b/>
          <w:color w:val="FF0000"/>
          <w:sz w:val="28"/>
        </w:rPr>
      </w:pPr>
      <w:r w:rsidRPr="00B03027">
        <w:rPr>
          <w:b/>
          <w:color w:val="FF0000"/>
          <w:sz w:val="28"/>
        </w:rPr>
        <w:t>Part X: Controller Data Types Specification</w:t>
      </w:r>
    </w:p>
    <w:p w14:paraId="428A7099" w14:textId="77777777" w:rsidR="00163F87" w:rsidRPr="003928DF" w:rsidRDefault="00163F87" w:rsidP="00B03027">
      <w:pPr>
        <w:pStyle w:val="Heading4"/>
      </w:pPr>
      <w:r w:rsidRPr="00F03F8D">
        <w:t xml:space="preserve">[New Section] 1 </w:t>
      </w:r>
      <w:commentRangeStart w:id="1028"/>
      <w:r w:rsidRPr="00F03F8D">
        <w:t xml:space="preserve">Controller Data Types </w:t>
      </w:r>
      <w:commentRangeEnd w:id="1028"/>
      <w:r w:rsidR="00A84D99">
        <w:rPr>
          <w:rStyle w:val="CommentReference"/>
          <w:rFonts w:eastAsiaTheme="minorEastAsia" w:cstheme="minorBidi"/>
          <w:b w:val="0"/>
          <w:iCs w:val="0"/>
          <w:color w:val="auto"/>
        </w:rPr>
        <w:commentReference w:id="1028"/>
      </w:r>
      <w:r w:rsidRPr="00F03F8D">
        <w:t>Definitions and Formats</w:t>
      </w:r>
    </w:p>
    <w:p w14:paraId="540E697C" w14:textId="77777777" w:rsidR="00C157BD" w:rsidRPr="00B03027" w:rsidRDefault="00C157BD" w:rsidP="00163F87">
      <w:pPr>
        <w:autoSpaceDE w:val="0"/>
        <w:autoSpaceDN w:val="0"/>
        <w:adjustRightInd w:val="0"/>
        <w:spacing w:after="0" w:line="240" w:lineRule="auto"/>
        <w:rPr>
          <w:b/>
          <w:color w:val="FF0000"/>
          <w:sz w:val="24"/>
        </w:rPr>
      </w:pPr>
      <w:r w:rsidRPr="00B03027">
        <w:rPr>
          <w:b/>
          <w:color w:val="FF0000"/>
          <w:sz w:val="24"/>
        </w:rPr>
        <w:t>1 Controller Data Types Definitions and Formats</w:t>
      </w:r>
    </w:p>
    <w:p w14:paraId="47F193F6" w14:textId="77777777" w:rsidR="00C157BD" w:rsidRPr="00B03027" w:rsidRDefault="00C157BD" w:rsidP="00163F87">
      <w:pPr>
        <w:autoSpaceDE w:val="0"/>
        <w:autoSpaceDN w:val="0"/>
        <w:adjustRightInd w:val="0"/>
        <w:spacing w:after="0" w:line="240" w:lineRule="auto"/>
        <w:rPr>
          <w:rFonts w:cs="Arial"/>
          <w:b/>
          <w:color w:val="FF0000"/>
          <w:sz w:val="24"/>
          <w:szCs w:val="24"/>
        </w:rPr>
      </w:pPr>
    </w:p>
    <w:p w14:paraId="19C61D03" w14:textId="77777777" w:rsidR="00163F87" w:rsidRPr="00FA447F" w:rsidRDefault="00163F87" w:rsidP="00163F87">
      <w:pPr>
        <w:autoSpaceDE w:val="0"/>
        <w:autoSpaceDN w:val="0"/>
        <w:adjustRightInd w:val="0"/>
        <w:spacing w:after="0" w:line="240" w:lineRule="auto"/>
        <w:rPr>
          <w:rFonts w:cs="Arial"/>
          <w:color w:val="FF0000"/>
          <w:sz w:val="24"/>
          <w:szCs w:val="24"/>
        </w:rPr>
      </w:pPr>
      <w:r w:rsidRPr="00FA447F">
        <w:rPr>
          <w:rFonts w:cs="Arial"/>
          <w:color w:val="FF0000"/>
          <w:sz w:val="24"/>
          <w:szCs w:val="24"/>
        </w:rPr>
        <w:t>This part defines the basic data types used for Additional Controller Advertising Data (</w:t>
      </w:r>
      <w:r>
        <w:rPr>
          <w:rFonts w:cs="Arial"/>
          <w:color w:val="FF0000"/>
          <w:sz w:val="24"/>
          <w:szCs w:val="24"/>
        </w:rPr>
        <w:t>ACAD</w:t>
      </w:r>
      <w:r w:rsidRPr="00FA447F">
        <w:rPr>
          <w:rFonts w:cs="Arial"/>
          <w:color w:val="FF0000"/>
          <w:sz w:val="24"/>
          <w:szCs w:val="24"/>
        </w:rPr>
        <w:t>).</w:t>
      </w:r>
    </w:p>
    <w:p w14:paraId="6053AAFE" w14:textId="77777777" w:rsidR="00163F87" w:rsidRPr="00FA447F" w:rsidRDefault="00163F87" w:rsidP="00163F87">
      <w:pPr>
        <w:autoSpaceDE w:val="0"/>
        <w:autoSpaceDN w:val="0"/>
        <w:adjustRightInd w:val="0"/>
        <w:spacing w:after="0" w:line="240" w:lineRule="auto"/>
        <w:rPr>
          <w:rFonts w:cs="Arial"/>
          <w:color w:val="FF0000"/>
          <w:sz w:val="24"/>
          <w:szCs w:val="24"/>
        </w:rPr>
      </w:pPr>
    </w:p>
    <w:p w14:paraId="04D3C73E" w14:textId="77777777" w:rsidR="00163F87" w:rsidRPr="00FA447F" w:rsidRDefault="00163F87" w:rsidP="00163F87">
      <w:pPr>
        <w:autoSpaceDE w:val="0"/>
        <w:autoSpaceDN w:val="0"/>
        <w:adjustRightInd w:val="0"/>
        <w:spacing w:after="0" w:line="240" w:lineRule="auto"/>
        <w:rPr>
          <w:rFonts w:cs="Arial"/>
          <w:color w:val="FF0000"/>
          <w:sz w:val="24"/>
          <w:szCs w:val="24"/>
        </w:rPr>
      </w:pPr>
      <w:r w:rsidRPr="00FA447F">
        <w:rPr>
          <w:rFonts w:cs="Arial"/>
          <w:color w:val="FF0000"/>
          <w:sz w:val="24"/>
          <w:szCs w:val="24"/>
        </w:rPr>
        <w:t>The values for the data types are listed in the Bluetooth Assigned Numbers document.</w:t>
      </w:r>
    </w:p>
    <w:p w14:paraId="4B8F3764" w14:textId="77777777" w:rsidR="00163F87" w:rsidRPr="00FA447F" w:rsidRDefault="00163F87" w:rsidP="00163F87">
      <w:pPr>
        <w:autoSpaceDE w:val="0"/>
        <w:autoSpaceDN w:val="0"/>
        <w:adjustRightInd w:val="0"/>
        <w:spacing w:after="0" w:line="240" w:lineRule="auto"/>
        <w:rPr>
          <w:rFonts w:cs="Arial"/>
          <w:color w:val="FF0000"/>
          <w:sz w:val="24"/>
          <w:szCs w:val="24"/>
        </w:rPr>
      </w:pPr>
    </w:p>
    <w:p w14:paraId="504CD510" w14:textId="77777777" w:rsidR="00163F87" w:rsidRDefault="00163F87" w:rsidP="00163F87">
      <w:pPr>
        <w:rPr>
          <w:rFonts w:cs="Arial"/>
          <w:color w:val="FF0000"/>
          <w:sz w:val="24"/>
          <w:szCs w:val="24"/>
        </w:rPr>
      </w:pPr>
      <w:r w:rsidRPr="00FA447F">
        <w:rPr>
          <w:rFonts w:cs="Arial"/>
          <w:color w:val="FF0000"/>
          <w:sz w:val="24"/>
          <w:szCs w:val="24"/>
        </w:rPr>
        <w:t>All numerical multi-byte entities and values associated with the following data types shall use little-endian byte order.</w:t>
      </w:r>
    </w:p>
    <w:p w14:paraId="2E96A992" w14:textId="77777777" w:rsidR="00BC074B" w:rsidRDefault="00BC074B" w:rsidP="00BC074B">
      <w:pPr>
        <w:rPr>
          <w:rFonts w:eastAsia="MingLiU" w:cs="Times New Roman"/>
          <w:bCs/>
          <w:color w:val="FF0000"/>
          <w:sz w:val="24"/>
          <w:szCs w:val="26"/>
        </w:rPr>
      </w:pPr>
      <w:r>
        <w:rPr>
          <w:rFonts w:eastAsia="MingLiU" w:cs="Times New Roman"/>
          <w:bCs/>
          <w:color w:val="FF0000"/>
          <w:sz w:val="24"/>
          <w:szCs w:val="26"/>
        </w:rPr>
        <w:t>The data types listed in table 1.1 shall have the same description and format as the types with the same name</w:t>
      </w:r>
      <w:r w:rsidR="0025634D">
        <w:rPr>
          <w:rFonts w:eastAsia="MingLiU" w:cs="Times New Roman"/>
          <w:bCs/>
          <w:color w:val="FF0000"/>
          <w:sz w:val="24"/>
          <w:szCs w:val="26"/>
        </w:rPr>
        <w:t xml:space="preserve"> defined in the specified</w:t>
      </w:r>
      <w:r>
        <w:rPr>
          <w:rFonts w:eastAsia="MingLiU" w:cs="Times New Roman"/>
          <w:bCs/>
          <w:color w:val="FF0000"/>
          <w:sz w:val="24"/>
          <w:szCs w:val="26"/>
        </w:rPr>
        <w:t xml:space="preserve"> </w:t>
      </w:r>
      <w:r w:rsidR="0025634D">
        <w:rPr>
          <w:rFonts w:eastAsia="MingLiU" w:cs="Times New Roman"/>
          <w:bCs/>
          <w:color w:val="FF0000"/>
          <w:sz w:val="24"/>
          <w:szCs w:val="26"/>
        </w:rPr>
        <w:t>section of</w:t>
      </w:r>
      <w:r>
        <w:rPr>
          <w:rFonts w:eastAsia="MingLiU" w:cs="Times New Roman"/>
          <w:bCs/>
          <w:color w:val="FF0000"/>
          <w:sz w:val="24"/>
          <w:szCs w:val="26"/>
        </w:rPr>
        <w:t xml:space="preserve"> Part A section 1.</w:t>
      </w:r>
    </w:p>
    <w:tbl>
      <w:tblPr>
        <w:tblStyle w:val="TableGrid"/>
        <w:tblW w:w="0" w:type="auto"/>
        <w:tblLook w:val="04A0" w:firstRow="1" w:lastRow="0" w:firstColumn="1" w:lastColumn="0" w:noHBand="0" w:noVBand="1"/>
      </w:tblPr>
      <w:tblGrid>
        <w:gridCol w:w="3111"/>
        <w:gridCol w:w="2351"/>
      </w:tblGrid>
      <w:tr w:rsidR="0025634D" w14:paraId="32BF1EFE" w14:textId="77777777" w:rsidTr="0025634D">
        <w:tc>
          <w:tcPr>
            <w:tcW w:w="0" w:type="auto"/>
          </w:tcPr>
          <w:p w14:paraId="64F408F3" w14:textId="77777777" w:rsidR="0025634D" w:rsidRPr="007F67C1" w:rsidRDefault="0025634D" w:rsidP="00BC074B">
            <w:pPr>
              <w:rPr>
                <w:rFonts w:eastAsia="MingLiU" w:cs="Times New Roman"/>
                <w:b/>
                <w:bCs/>
                <w:color w:val="FF0000"/>
                <w:sz w:val="24"/>
                <w:szCs w:val="26"/>
              </w:rPr>
            </w:pPr>
            <w:r w:rsidRPr="007F67C1">
              <w:rPr>
                <w:rFonts w:eastAsia="MingLiU" w:cs="Times New Roman"/>
                <w:b/>
                <w:bCs/>
                <w:color w:val="FF0000"/>
                <w:sz w:val="24"/>
                <w:szCs w:val="26"/>
              </w:rPr>
              <w:t>Data type</w:t>
            </w:r>
          </w:p>
        </w:tc>
        <w:tc>
          <w:tcPr>
            <w:tcW w:w="0" w:type="auto"/>
          </w:tcPr>
          <w:p w14:paraId="010833FD" w14:textId="77777777" w:rsidR="0025634D" w:rsidRPr="007F67C1" w:rsidRDefault="0025634D" w:rsidP="00BC074B">
            <w:pPr>
              <w:rPr>
                <w:rFonts w:eastAsia="MingLiU" w:cs="Times New Roman"/>
                <w:b/>
                <w:bCs/>
                <w:color w:val="FF0000"/>
                <w:sz w:val="24"/>
                <w:szCs w:val="26"/>
              </w:rPr>
            </w:pPr>
            <w:r w:rsidRPr="007F67C1">
              <w:rPr>
                <w:rFonts w:eastAsia="MingLiU" w:cs="Times New Roman"/>
                <w:b/>
                <w:bCs/>
                <w:color w:val="FF0000"/>
                <w:sz w:val="24"/>
                <w:szCs w:val="26"/>
              </w:rPr>
              <w:t>Reference</w:t>
            </w:r>
          </w:p>
        </w:tc>
      </w:tr>
      <w:tr w:rsidR="0025634D" w14:paraId="5E31F71E" w14:textId="77777777" w:rsidTr="0025634D">
        <w:tc>
          <w:tcPr>
            <w:tcW w:w="0" w:type="auto"/>
          </w:tcPr>
          <w:p w14:paraId="6914C4F2" w14:textId="77777777" w:rsidR="0025634D" w:rsidRDefault="0025634D" w:rsidP="00BC074B">
            <w:pPr>
              <w:rPr>
                <w:rFonts w:eastAsia="MingLiU" w:cs="Times New Roman"/>
                <w:bCs/>
                <w:color w:val="FF0000"/>
                <w:sz w:val="24"/>
                <w:szCs w:val="26"/>
              </w:rPr>
            </w:pPr>
            <w:r>
              <w:rPr>
                <w:rFonts w:eastAsia="MingLiU" w:cs="Times New Roman"/>
                <w:bCs/>
                <w:color w:val="FF0000"/>
                <w:sz w:val="24"/>
                <w:szCs w:val="26"/>
              </w:rPr>
              <w:t>Service UUID</w:t>
            </w:r>
          </w:p>
        </w:tc>
        <w:tc>
          <w:tcPr>
            <w:tcW w:w="0" w:type="auto"/>
          </w:tcPr>
          <w:p w14:paraId="5CD478FA" w14:textId="77777777" w:rsidR="0025634D" w:rsidRDefault="0025634D" w:rsidP="00BC074B">
            <w:pPr>
              <w:rPr>
                <w:rFonts w:eastAsia="MingLiU" w:cs="Times New Roman"/>
                <w:bCs/>
                <w:color w:val="FF0000"/>
                <w:sz w:val="24"/>
                <w:szCs w:val="26"/>
              </w:rPr>
            </w:pPr>
            <w:r>
              <w:rPr>
                <w:rFonts w:eastAsia="MingLiU" w:cs="Times New Roman"/>
                <w:bCs/>
                <w:color w:val="FF0000"/>
                <w:sz w:val="24"/>
                <w:szCs w:val="26"/>
              </w:rPr>
              <w:t>Part A, Section 1.1</w:t>
            </w:r>
          </w:p>
        </w:tc>
      </w:tr>
      <w:tr w:rsidR="0025634D" w14:paraId="56BE4609" w14:textId="77777777" w:rsidTr="0025634D">
        <w:tc>
          <w:tcPr>
            <w:tcW w:w="0" w:type="auto"/>
          </w:tcPr>
          <w:p w14:paraId="3DE2341B" w14:textId="77777777" w:rsidR="0025634D" w:rsidRDefault="0025634D" w:rsidP="00BC074B">
            <w:pPr>
              <w:rPr>
                <w:rFonts w:eastAsia="MingLiU" w:cs="Times New Roman"/>
                <w:bCs/>
                <w:color w:val="FF0000"/>
                <w:sz w:val="24"/>
                <w:szCs w:val="26"/>
              </w:rPr>
            </w:pPr>
            <w:r>
              <w:rPr>
                <w:rFonts w:eastAsia="MingLiU" w:cs="Times New Roman"/>
                <w:bCs/>
                <w:color w:val="FF0000"/>
                <w:sz w:val="24"/>
                <w:szCs w:val="26"/>
              </w:rPr>
              <w:t>Manufacturer Specific Data</w:t>
            </w:r>
          </w:p>
        </w:tc>
        <w:tc>
          <w:tcPr>
            <w:tcW w:w="0" w:type="auto"/>
          </w:tcPr>
          <w:p w14:paraId="29F5D377" w14:textId="77777777" w:rsidR="0025634D" w:rsidRDefault="0025634D" w:rsidP="00BC074B">
            <w:pPr>
              <w:rPr>
                <w:rFonts w:eastAsia="MingLiU" w:cs="Times New Roman"/>
                <w:bCs/>
                <w:color w:val="FF0000"/>
                <w:sz w:val="24"/>
                <w:szCs w:val="26"/>
              </w:rPr>
            </w:pPr>
            <w:r>
              <w:rPr>
                <w:rFonts w:eastAsia="MingLiU" w:cs="Times New Roman"/>
                <w:bCs/>
                <w:color w:val="FF0000"/>
                <w:sz w:val="24"/>
                <w:szCs w:val="26"/>
              </w:rPr>
              <w:t>Part A, Section 1.4</w:t>
            </w:r>
          </w:p>
        </w:tc>
      </w:tr>
      <w:tr w:rsidR="0025634D" w14:paraId="422DEE8F" w14:textId="77777777" w:rsidTr="0025634D">
        <w:tc>
          <w:tcPr>
            <w:tcW w:w="0" w:type="auto"/>
          </w:tcPr>
          <w:p w14:paraId="5C919DE3" w14:textId="77777777" w:rsidR="0025634D" w:rsidRDefault="0025634D" w:rsidP="00BC074B">
            <w:pPr>
              <w:rPr>
                <w:rFonts w:eastAsia="MingLiU" w:cs="Times New Roman"/>
                <w:bCs/>
                <w:color w:val="FF0000"/>
                <w:sz w:val="24"/>
                <w:szCs w:val="26"/>
              </w:rPr>
            </w:pPr>
            <w:r>
              <w:rPr>
                <w:rFonts w:eastAsia="MingLiU" w:cs="Times New Roman"/>
                <w:bCs/>
                <w:color w:val="FF0000"/>
                <w:sz w:val="24"/>
                <w:szCs w:val="26"/>
              </w:rPr>
              <w:t>Service Data</w:t>
            </w:r>
          </w:p>
        </w:tc>
        <w:tc>
          <w:tcPr>
            <w:tcW w:w="0" w:type="auto"/>
          </w:tcPr>
          <w:p w14:paraId="5962E667" w14:textId="77777777" w:rsidR="0025634D" w:rsidRDefault="0025634D" w:rsidP="00BC074B">
            <w:pPr>
              <w:rPr>
                <w:rFonts w:eastAsia="MingLiU" w:cs="Times New Roman"/>
                <w:bCs/>
                <w:color w:val="FF0000"/>
                <w:sz w:val="24"/>
                <w:szCs w:val="26"/>
              </w:rPr>
            </w:pPr>
            <w:r>
              <w:rPr>
                <w:rFonts w:eastAsia="MingLiU" w:cs="Times New Roman"/>
                <w:bCs/>
                <w:color w:val="FF0000"/>
                <w:sz w:val="24"/>
                <w:szCs w:val="26"/>
              </w:rPr>
              <w:t>Part A, Section 1.11</w:t>
            </w:r>
          </w:p>
        </w:tc>
      </w:tr>
    </w:tbl>
    <w:p w14:paraId="7725C86D" w14:textId="77777777" w:rsidR="00BC074B" w:rsidRPr="007F67C1" w:rsidRDefault="0025634D" w:rsidP="00BC074B">
      <w:pPr>
        <w:rPr>
          <w:rFonts w:eastAsia="MingLiU" w:cs="Times New Roman"/>
          <w:bCs/>
          <w:i/>
          <w:color w:val="FF0000"/>
          <w:sz w:val="20"/>
          <w:szCs w:val="20"/>
        </w:rPr>
      </w:pPr>
      <w:r>
        <w:rPr>
          <w:rFonts w:eastAsia="MingLiU" w:cs="Times New Roman"/>
          <w:bCs/>
          <w:i/>
          <w:color w:val="FF0000"/>
          <w:sz w:val="20"/>
          <w:szCs w:val="20"/>
        </w:rPr>
        <w:t>Table 1.1: data types specified in part A</w:t>
      </w:r>
    </w:p>
    <w:p w14:paraId="7F86EDB0" w14:textId="77777777" w:rsidR="003C1FA3" w:rsidRPr="00B03027" w:rsidRDefault="00163F87" w:rsidP="00F03F8D">
      <w:pPr>
        <w:pStyle w:val="Heading4"/>
      </w:pPr>
      <w:r w:rsidRPr="00494316">
        <w:t>[New Section] 1.</w:t>
      </w:r>
      <w:r w:rsidR="0025634D">
        <w:t>1</w:t>
      </w:r>
      <w:r w:rsidR="0025634D" w:rsidRPr="00494316">
        <w:t xml:space="preserve"> </w:t>
      </w:r>
      <w:r w:rsidRPr="00494316">
        <w:t>Channel Map Update Indication</w:t>
      </w:r>
    </w:p>
    <w:p w14:paraId="76596EF2" w14:textId="77777777" w:rsidR="00163F87" w:rsidRPr="00B03027" w:rsidRDefault="003C1FA3" w:rsidP="00B03027">
      <w:pPr>
        <w:rPr>
          <w:b/>
          <w:color w:val="FF0000"/>
        </w:rPr>
      </w:pPr>
      <w:r w:rsidRPr="00B03027">
        <w:rPr>
          <w:rFonts w:eastAsia="MingLiU" w:cs="Times New Roman"/>
          <w:b/>
          <w:bCs/>
          <w:color w:val="FF0000"/>
        </w:rPr>
        <w:t>1.</w:t>
      </w:r>
      <w:r w:rsidR="0025634D">
        <w:rPr>
          <w:rFonts w:eastAsia="MingLiU" w:cs="Times New Roman"/>
          <w:b/>
          <w:bCs/>
          <w:color w:val="FF0000"/>
        </w:rPr>
        <w:t>1</w:t>
      </w:r>
      <w:r w:rsidR="0025634D" w:rsidRPr="00B03027">
        <w:rPr>
          <w:rFonts w:eastAsia="MingLiU" w:cs="Times New Roman"/>
          <w:b/>
          <w:bCs/>
          <w:color w:val="FF0000"/>
        </w:rPr>
        <w:t xml:space="preserve"> </w:t>
      </w:r>
      <w:r w:rsidRPr="00B03027">
        <w:rPr>
          <w:rFonts w:eastAsia="MingLiU" w:cs="Times New Roman"/>
          <w:b/>
          <w:bCs/>
          <w:color w:val="FF0000"/>
        </w:rPr>
        <w:t>Channel Map Update Indication</w:t>
      </w:r>
    </w:p>
    <w:p w14:paraId="60023D69" w14:textId="77777777" w:rsidR="00163F87" w:rsidRPr="00B03027" w:rsidRDefault="00163F87" w:rsidP="00B03027">
      <w:pPr>
        <w:rPr>
          <w:rFonts w:cs="Arial"/>
          <w:b/>
          <w:color w:val="FF0000"/>
          <w:szCs w:val="24"/>
        </w:rPr>
      </w:pPr>
      <w:r w:rsidRPr="00B03027">
        <w:rPr>
          <w:b/>
          <w:color w:val="FF0000"/>
        </w:rPr>
        <w:t>1.</w:t>
      </w:r>
      <w:r w:rsidR="0025634D">
        <w:rPr>
          <w:b/>
          <w:color w:val="FF0000"/>
        </w:rPr>
        <w:t>1</w:t>
      </w:r>
      <w:r w:rsidRPr="00B03027">
        <w:rPr>
          <w:b/>
          <w:color w:val="FF0000"/>
        </w:rPr>
        <w:t>.1 Description</w:t>
      </w:r>
    </w:p>
    <w:p w14:paraId="50FADCF4" w14:textId="77777777" w:rsidR="00163F87" w:rsidRPr="00B45898" w:rsidRDefault="00163F87" w:rsidP="00163F87">
      <w:pPr>
        <w:autoSpaceDE w:val="0"/>
        <w:autoSpaceDN w:val="0"/>
        <w:adjustRightInd w:val="0"/>
        <w:spacing w:after="0" w:line="240" w:lineRule="auto"/>
        <w:rPr>
          <w:rFonts w:cs="Arial"/>
          <w:color w:val="FF0000"/>
          <w:sz w:val="24"/>
          <w:szCs w:val="24"/>
        </w:rPr>
      </w:pPr>
      <w:r w:rsidRPr="00B45898">
        <w:rPr>
          <w:rFonts w:cs="Arial"/>
          <w:color w:val="FF0000"/>
          <w:sz w:val="24"/>
          <w:szCs w:val="24"/>
        </w:rPr>
        <w:t>The channel map (</w:t>
      </w:r>
      <w:r w:rsidRPr="00B45898">
        <w:rPr>
          <w:rFonts w:cs="Arial"/>
          <w:i/>
          <w:iCs/>
          <w:color w:val="FF0000"/>
          <w:sz w:val="24"/>
          <w:szCs w:val="24"/>
        </w:rPr>
        <w:t>channelMap</w:t>
      </w:r>
      <w:r w:rsidRPr="00B45898">
        <w:rPr>
          <w:rFonts w:cs="Arial"/>
          <w:color w:val="FF0000"/>
          <w:sz w:val="24"/>
          <w:szCs w:val="24"/>
        </w:rPr>
        <w:t xml:space="preserve">) </w:t>
      </w:r>
      <w:r>
        <w:rPr>
          <w:rFonts w:cs="Arial"/>
          <w:color w:val="FF0000"/>
          <w:sz w:val="24"/>
          <w:szCs w:val="24"/>
        </w:rPr>
        <w:t xml:space="preserve">used for periodic advertisements </w:t>
      </w:r>
      <w:r w:rsidRPr="00B45898">
        <w:rPr>
          <w:rFonts w:cs="Arial"/>
          <w:color w:val="FF0000"/>
          <w:sz w:val="24"/>
          <w:szCs w:val="24"/>
        </w:rPr>
        <w:t xml:space="preserve">may be updated </w:t>
      </w:r>
      <w:r>
        <w:rPr>
          <w:rFonts w:cs="Arial"/>
          <w:color w:val="FF0000"/>
          <w:sz w:val="24"/>
          <w:szCs w:val="24"/>
        </w:rPr>
        <w:t>at any time by the advertiser</w:t>
      </w:r>
      <w:r w:rsidRPr="00B45898">
        <w:rPr>
          <w:rFonts w:cs="Arial"/>
          <w:color w:val="FF0000"/>
          <w:sz w:val="24"/>
          <w:szCs w:val="24"/>
        </w:rPr>
        <w:t xml:space="preserve">. The </w:t>
      </w:r>
      <w:r>
        <w:rPr>
          <w:rFonts w:cs="Arial"/>
          <w:color w:val="FF0000"/>
          <w:sz w:val="24"/>
          <w:szCs w:val="24"/>
        </w:rPr>
        <w:t xml:space="preserve">advertiser </w:t>
      </w:r>
      <w:r w:rsidRPr="00B45898">
        <w:rPr>
          <w:rFonts w:cs="Arial"/>
          <w:color w:val="FF0000"/>
          <w:sz w:val="24"/>
          <w:szCs w:val="24"/>
        </w:rPr>
        <w:t xml:space="preserve">can update the channel map by </w:t>
      </w:r>
      <w:r w:rsidRPr="009635C1">
        <w:rPr>
          <w:rFonts w:cs="Arial"/>
          <w:color w:val="FF0000"/>
          <w:sz w:val="24"/>
          <w:szCs w:val="24"/>
        </w:rPr>
        <w:t xml:space="preserve">sending the </w:t>
      </w:r>
      <w:r>
        <w:rPr>
          <w:rFonts w:cs="Arial"/>
          <w:color w:val="FF0000"/>
          <w:sz w:val="24"/>
          <w:szCs w:val="24"/>
        </w:rPr>
        <w:t>Channel Map Update Indication data type in the extended header of the packet containing the AUX_SYNC_IND PDU</w:t>
      </w:r>
      <w:r w:rsidRPr="00B45898">
        <w:rPr>
          <w:rFonts w:cs="Arial"/>
          <w:color w:val="FF0000"/>
          <w:sz w:val="24"/>
          <w:szCs w:val="24"/>
        </w:rPr>
        <w:t xml:space="preserve">. </w:t>
      </w:r>
      <w:r w:rsidR="00304FE2">
        <w:rPr>
          <w:rFonts w:cs="Arial"/>
          <w:color w:val="FF0000"/>
          <w:sz w:val="24"/>
          <w:szCs w:val="24"/>
        </w:rPr>
        <w:t>The advertiser</w:t>
      </w:r>
      <w:r w:rsidR="0078231E">
        <w:rPr>
          <w:rFonts w:cs="Arial"/>
          <w:color w:val="FF0000"/>
          <w:sz w:val="24"/>
          <w:szCs w:val="24"/>
        </w:rPr>
        <w:t>’s</w:t>
      </w:r>
      <w:r w:rsidR="00304FE2">
        <w:rPr>
          <w:rFonts w:cs="Arial"/>
          <w:color w:val="FF0000"/>
          <w:sz w:val="24"/>
          <w:szCs w:val="24"/>
        </w:rPr>
        <w:t xml:space="preserve"> Host may provide an initial channel map using the LE Set Host Channel Classification HCI Command</w:t>
      </w:r>
      <w:r w:rsidR="0078231E">
        <w:rPr>
          <w:rFonts w:cs="Arial"/>
          <w:color w:val="FF0000"/>
          <w:sz w:val="24"/>
          <w:szCs w:val="24"/>
        </w:rPr>
        <w:t>;</w:t>
      </w:r>
      <w:r w:rsidR="00304FE2">
        <w:rPr>
          <w:rFonts w:cs="Arial"/>
          <w:color w:val="FF0000"/>
          <w:sz w:val="24"/>
          <w:szCs w:val="24"/>
        </w:rPr>
        <w:t xml:space="preserve"> however t</w:t>
      </w:r>
      <w:r w:rsidRPr="00B45898">
        <w:rPr>
          <w:rFonts w:cs="Arial"/>
          <w:color w:val="FF0000"/>
          <w:sz w:val="24"/>
          <w:szCs w:val="24"/>
        </w:rPr>
        <w:t xml:space="preserve">he </w:t>
      </w:r>
      <w:r>
        <w:rPr>
          <w:rFonts w:cs="Arial"/>
          <w:color w:val="FF0000"/>
          <w:sz w:val="24"/>
          <w:szCs w:val="24"/>
        </w:rPr>
        <w:t>advertiser</w:t>
      </w:r>
      <w:r w:rsidR="0078231E">
        <w:rPr>
          <w:rFonts w:cs="Arial"/>
          <w:color w:val="FF0000"/>
          <w:sz w:val="24"/>
          <w:szCs w:val="24"/>
        </w:rPr>
        <w:t>’s</w:t>
      </w:r>
      <w:r>
        <w:rPr>
          <w:rFonts w:cs="Arial"/>
          <w:color w:val="FF0000"/>
          <w:sz w:val="24"/>
          <w:szCs w:val="24"/>
        </w:rPr>
        <w:t xml:space="preserve"> </w:t>
      </w:r>
      <w:r w:rsidRPr="00B45898">
        <w:rPr>
          <w:rFonts w:cs="Arial"/>
          <w:color w:val="FF0000"/>
          <w:sz w:val="24"/>
          <w:szCs w:val="24"/>
        </w:rPr>
        <w:t xml:space="preserve">Controller can update the channel map </w:t>
      </w:r>
      <w:r w:rsidR="00304FE2">
        <w:rPr>
          <w:rFonts w:cs="Arial"/>
          <w:color w:val="FF0000"/>
          <w:sz w:val="24"/>
          <w:szCs w:val="24"/>
        </w:rPr>
        <w:t xml:space="preserve">based on channel assessments </w:t>
      </w:r>
      <w:r w:rsidRPr="00B45898">
        <w:rPr>
          <w:rFonts w:cs="Arial"/>
          <w:color w:val="FF0000"/>
          <w:sz w:val="24"/>
          <w:szCs w:val="24"/>
        </w:rPr>
        <w:t>without being requested to by the Host.</w:t>
      </w:r>
      <w:r>
        <w:rPr>
          <w:rFonts w:cs="Arial"/>
          <w:color w:val="FF0000"/>
          <w:sz w:val="24"/>
          <w:szCs w:val="24"/>
        </w:rPr>
        <w:t xml:space="preserve"> The Channel Map Update Indication data type shall only be present in the extended header of the packet containing the AUX_SYNC_IND PDU.</w:t>
      </w:r>
    </w:p>
    <w:p w14:paraId="42FB677D" w14:textId="77777777" w:rsidR="00163F87" w:rsidRDefault="00163F87" w:rsidP="00163F87">
      <w:pPr>
        <w:autoSpaceDE w:val="0"/>
        <w:autoSpaceDN w:val="0"/>
        <w:adjustRightInd w:val="0"/>
        <w:spacing w:after="0" w:line="240" w:lineRule="auto"/>
        <w:rPr>
          <w:rFonts w:cs="Arial"/>
          <w:color w:val="FF0000"/>
          <w:sz w:val="24"/>
          <w:szCs w:val="24"/>
        </w:rPr>
      </w:pPr>
    </w:p>
    <w:p w14:paraId="41BE0100" w14:textId="77777777" w:rsidR="00163F87" w:rsidRDefault="00163F87" w:rsidP="00163F87">
      <w:pPr>
        <w:autoSpaceDE w:val="0"/>
        <w:autoSpaceDN w:val="0"/>
        <w:adjustRightInd w:val="0"/>
        <w:spacing w:after="0" w:line="240" w:lineRule="auto"/>
        <w:rPr>
          <w:rFonts w:cs="Arial"/>
          <w:color w:val="FF0000"/>
          <w:sz w:val="24"/>
          <w:szCs w:val="24"/>
        </w:rPr>
      </w:pPr>
      <w:r>
        <w:rPr>
          <w:rFonts w:cs="Arial"/>
          <w:color w:val="FF0000"/>
          <w:sz w:val="24"/>
          <w:szCs w:val="24"/>
        </w:rPr>
        <w:t xml:space="preserve">The NumAdvEvents field shall be used to indicate the number of advertising events after which </w:t>
      </w:r>
      <w:r w:rsidRPr="00B45898">
        <w:rPr>
          <w:rFonts w:cs="Arial"/>
          <w:i/>
          <w:iCs/>
          <w:color w:val="FF0000"/>
          <w:sz w:val="24"/>
          <w:szCs w:val="24"/>
        </w:rPr>
        <w:t>channelMap</w:t>
      </w:r>
      <w:r w:rsidRPr="00B45898">
        <w:rPr>
          <w:rFonts w:cs="Arial"/>
          <w:i/>
          <w:iCs/>
          <w:color w:val="FF0000"/>
          <w:sz w:val="19"/>
          <w:szCs w:val="19"/>
        </w:rPr>
        <w:t>NEW</w:t>
      </w:r>
      <w:r>
        <w:rPr>
          <w:rFonts w:cs="Arial"/>
          <w:color w:val="FF0000"/>
          <w:sz w:val="24"/>
          <w:szCs w:val="24"/>
        </w:rPr>
        <w:t xml:space="preserve"> shall apply. The advertising event at which the channel map change applies is called instant. The advertising event in which the Channel Map Update Indication data type is transmitted is counted as zero.</w:t>
      </w:r>
    </w:p>
    <w:p w14:paraId="313927A1" w14:textId="77777777" w:rsidR="00163F87" w:rsidRDefault="00163F87" w:rsidP="00163F87">
      <w:pPr>
        <w:autoSpaceDE w:val="0"/>
        <w:autoSpaceDN w:val="0"/>
        <w:adjustRightInd w:val="0"/>
        <w:spacing w:after="0" w:line="240" w:lineRule="auto"/>
        <w:rPr>
          <w:rFonts w:cs="Arial"/>
          <w:color w:val="FF0000"/>
          <w:sz w:val="24"/>
          <w:szCs w:val="24"/>
        </w:rPr>
      </w:pPr>
    </w:p>
    <w:p w14:paraId="78B22207" w14:textId="77777777" w:rsidR="00163F87" w:rsidRDefault="00163F87" w:rsidP="00163F87">
      <w:pPr>
        <w:autoSpaceDE w:val="0"/>
        <w:autoSpaceDN w:val="0"/>
        <w:adjustRightInd w:val="0"/>
        <w:spacing w:after="0" w:line="240" w:lineRule="auto"/>
        <w:rPr>
          <w:rFonts w:cs="Arial"/>
          <w:color w:val="FF0000"/>
          <w:sz w:val="24"/>
          <w:szCs w:val="24"/>
        </w:rPr>
      </w:pPr>
      <w:r>
        <w:rPr>
          <w:rFonts w:cs="Arial"/>
          <w:color w:val="FF0000"/>
          <w:sz w:val="24"/>
          <w:szCs w:val="24"/>
        </w:rPr>
        <w:t>Upon first transmission of the data type the advertiser should allow a minimum of 6 advertising events for the channel map change. On each subsequent transmission of the data type the advertiser shall adjust the value of NumAdvEvents such that the instant would remain unchanged.</w:t>
      </w:r>
    </w:p>
    <w:p w14:paraId="64D05EE0" w14:textId="77777777" w:rsidR="00163F87" w:rsidRPr="009635C1" w:rsidRDefault="00163F87" w:rsidP="00163F87">
      <w:pPr>
        <w:autoSpaceDE w:val="0"/>
        <w:autoSpaceDN w:val="0"/>
        <w:adjustRightInd w:val="0"/>
        <w:spacing w:after="0" w:line="240" w:lineRule="auto"/>
        <w:rPr>
          <w:rFonts w:cs="Arial"/>
          <w:color w:val="FF0000"/>
          <w:sz w:val="24"/>
          <w:szCs w:val="24"/>
        </w:rPr>
      </w:pPr>
    </w:p>
    <w:p w14:paraId="28D4ACCA" w14:textId="77777777" w:rsidR="00163F87" w:rsidRDefault="00163F87" w:rsidP="00163F87">
      <w:pPr>
        <w:autoSpaceDE w:val="0"/>
        <w:autoSpaceDN w:val="0"/>
        <w:adjustRightInd w:val="0"/>
        <w:spacing w:after="0" w:line="240" w:lineRule="auto"/>
        <w:rPr>
          <w:rFonts w:cs="Arial"/>
          <w:color w:val="FF0000"/>
          <w:sz w:val="24"/>
          <w:szCs w:val="24"/>
        </w:rPr>
      </w:pPr>
      <w:r w:rsidRPr="00B45898">
        <w:rPr>
          <w:rFonts w:cs="Arial"/>
          <w:color w:val="FF0000"/>
          <w:sz w:val="24"/>
          <w:szCs w:val="24"/>
        </w:rPr>
        <w:t xml:space="preserve">The channel map used before the instant is known as </w:t>
      </w:r>
      <w:r w:rsidRPr="00B45898">
        <w:rPr>
          <w:rFonts w:cs="Arial"/>
          <w:i/>
          <w:iCs/>
          <w:color w:val="FF0000"/>
          <w:sz w:val="24"/>
          <w:szCs w:val="24"/>
        </w:rPr>
        <w:t>channelMap</w:t>
      </w:r>
      <w:r w:rsidRPr="00B45898">
        <w:rPr>
          <w:rFonts w:cs="Arial"/>
          <w:i/>
          <w:iCs/>
          <w:color w:val="FF0000"/>
          <w:sz w:val="19"/>
          <w:szCs w:val="19"/>
        </w:rPr>
        <w:t>OLD</w:t>
      </w:r>
      <w:r w:rsidRPr="00B45898">
        <w:rPr>
          <w:rFonts w:cs="Arial"/>
          <w:color w:val="FF0000"/>
          <w:sz w:val="24"/>
          <w:szCs w:val="24"/>
        </w:rPr>
        <w:t xml:space="preserve">. The channel map contained in the </w:t>
      </w:r>
      <w:r>
        <w:rPr>
          <w:rFonts w:cs="Arial"/>
          <w:color w:val="FF0000"/>
          <w:sz w:val="24"/>
          <w:szCs w:val="24"/>
        </w:rPr>
        <w:t xml:space="preserve">Channel Map Update Indication data type </w:t>
      </w:r>
      <w:r w:rsidRPr="00B45898">
        <w:rPr>
          <w:rFonts w:cs="Arial"/>
          <w:color w:val="FF0000"/>
          <w:sz w:val="24"/>
          <w:szCs w:val="24"/>
        </w:rPr>
        <w:t>and used at the</w:t>
      </w:r>
      <w:r>
        <w:rPr>
          <w:rFonts w:cs="Arial"/>
          <w:color w:val="FF0000"/>
          <w:sz w:val="24"/>
          <w:szCs w:val="24"/>
        </w:rPr>
        <w:t xml:space="preserve"> instant </w:t>
      </w:r>
      <w:r w:rsidRPr="00B45898">
        <w:rPr>
          <w:rFonts w:cs="Arial"/>
          <w:color w:val="FF0000"/>
          <w:sz w:val="24"/>
          <w:szCs w:val="24"/>
        </w:rPr>
        <w:t xml:space="preserve">and after, is known as </w:t>
      </w:r>
      <w:r w:rsidRPr="00B45898">
        <w:rPr>
          <w:rFonts w:cs="Arial"/>
          <w:i/>
          <w:iCs/>
          <w:color w:val="FF0000"/>
          <w:sz w:val="24"/>
          <w:szCs w:val="24"/>
        </w:rPr>
        <w:t>channelMap</w:t>
      </w:r>
      <w:r w:rsidRPr="00B45898">
        <w:rPr>
          <w:rFonts w:cs="Arial"/>
          <w:i/>
          <w:iCs/>
          <w:color w:val="FF0000"/>
          <w:sz w:val="19"/>
          <w:szCs w:val="19"/>
        </w:rPr>
        <w:t>NEW</w:t>
      </w:r>
      <w:r w:rsidRPr="00B45898">
        <w:rPr>
          <w:rFonts w:cs="Arial"/>
          <w:color w:val="FF0000"/>
          <w:sz w:val="24"/>
          <w:szCs w:val="24"/>
        </w:rPr>
        <w:t>.</w:t>
      </w:r>
    </w:p>
    <w:p w14:paraId="01F58D11" w14:textId="77777777" w:rsidR="00163F87" w:rsidRDefault="00163F87" w:rsidP="00163F87">
      <w:pPr>
        <w:autoSpaceDE w:val="0"/>
        <w:autoSpaceDN w:val="0"/>
        <w:adjustRightInd w:val="0"/>
        <w:spacing w:after="0" w:line="240" w:lineRule="auto"/>
        <w:rPr>
          <w:rFonts w:cs="Arial"/>
          <w:color w:val="FF0000"/>
          <w:sz w:val="24"/>
          <w:szCs w:val="24"/>
        </w:rPr>
      </w:pPr>
    </w:p>
    <w:p w14:paraId="443163D2" w14:textId="77777777" w:rsidR="00163F87" w:rsidRDefault="00163F87" w:rsidP="00163F87">
      <w:pPr>
        <w:autoSpaceDE w:val="0"/>
        <w:autoSpaceDN w:val="0"/>
        <w:adjustRightInd w:val="0"/>
        <w:spacing w:after="0" w:line="240" w:lineRule="auto"/>
        <w:rPr>
          <w:rFonts w:cs="Arial"/>
          <w:i/>
          <w:iCs/>
          <w:color w:val="FF0000"/>
          <w:sz w:val="24"/>
          <w:szCs w:val="24"/>
        </w:rPr>
      </w:pPr>
      <w:r>
        <w:rPr>
          <w:rFonts w:cs="Arial"/>
          <w:color w:val="FF0000"/>
          <w:sz w:val="24"/>
          <w:szCs w:val="24"/>
        </w:rPr>
        <w:t>When the instant is reached</w:t>
      </w:r>
      <w:r w:rsidRPr="00B45898">
        <w:rPr>
          <w:rFonts w:cs="Arial"/>
          <w:color w:val="FF0000"/>
          <w:sz w:val="24"/>
          <w:szCs w:val="24"/>
        </w:rPr>
        <w:t xml:space="preserve">, the </w:t>
      </w:r>
      <w:r w:rsidRPr="00B45898">
        <w:rPr>
          <w:rFonts w:cs="Arial"/>
          <w:i/>
          <w:iCs/>
          <w:color w:val="FF0000"/>
          <w:sz w:val="24"/>
          <w:szCs w:val="24"/>
        </w:rPr>
        <w:t>channelMap</w:t>
      </w:r>
      <w:r w:rsidRPr="00B45898">
        <w:rPr>
          <w:rFonts w:cs="Arial"/>
          <w:i/>
          <w:iCs/>
          <w:color w:val="FF0000"/>
          <w:sz w:val="19"/>
          <w:szCs w:val="19"/>
        </w:rPr>
        <w:t xml:space="preserve">NEW </w:t>
      </w:r>
      <w:r w:rsidRPr="00B45898">
        <w:rPr>
          <w:rFonts w:cs="Arial"/>
          <w:color w:val="FF0000"/>
          <w:sz w:val="24"/>
          <w:szCs w:val="24"/>
        </w:rPr>
        <w:t xml:space="preserve">shall be the current </w:t>
      </w:r>
      <w:r w:rsidRPr="00B45898">
        <w:rPr>
          <w:rFonts w:cs="Arial"/>
          <w:i/>
          <w:iCs/>
          <w:color w:val="FF0000"/>
          <w:sz w:val="24"/>
          <w:szCs w:val="24"/>
        </w:rPr>
        <w:t>channelMap</w:t>
      </w:r>
      <w:r w:rsidRPr="00B45898">
        <w:rPr>
          <w:rFonts w:cs="Arial"/>
          <w:color w:val="FF0000"/>
          <w:sz w:val="24"/>
          <w:szCs w:val="24"/>
        </w:rPr>
        <w:t xml:space="preserve">. </w:t>
      </w:r>
      <w:r w:rsidRPr="00494316">
        <w:rPr>
          <w:rFonts w:cs="Arial"/>
          <w:color w:val="FF0000"/>
          <w:sz w:val="24"/>
          <w:szCs w:val="24"/>
        </w:rPr>
        <w:t xml:space="preserve">The </w:t>
      </w:r>
      <w:r w:rsidRPr="00494316">
        <w:rPr>
          <w:rFonts w:cs="Arial"/>
          <w:i/>
          <w:iCs/>
          <w:color w:val="FF0000"/>
          <w:sz w:val="24"/>
          <w:szCs w:val="24"/>
        </w:rPr>
        <w:t xml:space="preserve">lastUnmappedChannel </w:t>
      </w:r>
      <w:r w:rsidRPr="00494316">
        <w:rPr>
          <w:rFonts w:cs="Arial"/>
          <w:color w:val="FF0000"/>
          <w:sz w:val="24"/>
          <w:szCs w:val="24"/>
        </w:rPr>
        <w:t>shall not be reset</w:t>
      </w:r>
      <w:r w:rsidRPr="004057EC">
        <w:rPr>
          <w:rFonts w:cs="Arial"/>
          <w:color w:val="FF0000"/>
          <w:sz w:val="24"/>
          <w:szCs w:val="24"/>
        </w:rPr>
        <w:t>.</w:t>
      </w:r>
      <w:r w:rsidRPr="00494316">
        <w:rPr>
          <w:rFonts w:cs="Arial"/>
          <w:color w:val="FF0000"/>
          <w:sz w:val="24"/>
          <w:szCs w:val="24"/>
        </w:rPr>
        <w:t xml:space="preserve"> If the </w:t>
      </w:r>
      <w:r w:rsidRPr="00494316">
        <w:rPr>
          <w:rFonts w:cs="Arial"/>
          <w:i/>
          <w:iCs/>
          <w:color w:val="FF0000"/>
          <w:sz w:val="24"/>
          <w:szCs w:val="24"/>
        </w:rPr>
        <w:t xml:space="preserve">unmappedChannel </w:t>
      </w:r>
      <w:r w:rsidRPr="00494316">
        <w:rPr>
          <w:rFonts w:cs="Arial"/>
          <w:color w:val="FF0000"/>
          <w:sz w:val="24"/>
          <w:szCs w:val="24"/>
        </w:rPr>
        <w:t xml:space="preserve">is an unused channel, then the </w:t>
      </w:r>
      <w:r w:rsidRPr="00494316">
        <w:rPr>
          <w:rFonts w:cs="Arial"/>
          <w:i/>
          <w:iCs/>
          <w:color w:val="FF0000"/>
          <w:sz w:val="24"/>
          <w:szCs w:val="24"/>
        </w:rPr>
        <w:t>channelMap</w:t>
      </w:r>
      <w:r w:rsidRPr="00494316">
        <w:rPr>
          <w:rFonts w:cs="Arial"/>
          <w:i/>
          <w:iCs/>
          <w:color w:val="FF0000"/>
          <w:sz w:val="19"/>
          <w:szCs w:val="19"/>
        </w:rPr>
        <w:t xml:space="preserve">NEW </w:t>
      </w:r>
      <w:r w:rsidRPr="00494316">
        <w:rPr>
          <w:rFonts w:cs="Arial"/>
          <w:color w:val="FF0000"/>
          <w:sz w:val="24"/>
          <w:szCs w:val="24"/>
        </w:rPr>
        <w:t>will be used when remapping.</w:t>
      </w:r>
      <w:r w:rsidRPr="004057EC">
        <w:rPr>
          <w:rFonts w:cs="Arial"/>
          <w:color w:val="FF0000"/>
          <w:sz w:val="24"/>
          <w:szCs w:val="24"/>
        </w:rPr>
        <w:t xml:space="preserve"> </w:t>
      </w:r>
      <w:r w:rsidRPr="00B45898">
        <w:rPr>
          <w:rFonts w:cs="Arial"/>
          <w:color w:val="FF0000"/>
          <w:sz w:val="24"/>
          <w:szCs w:val="24"/>
        </w:rPr>
        <w:t xml:space="preserve">The only parameter that changes is the </w:t>
      </w:r>
      <w:r w:rsidRPr="00B45898">
        <w:rPr>
          <w:rFonts w:cs="Arial"/>
          <w:i/>
          <w:iCs/>
          <w:color w:val="FF0000"/>
          <w:sz w:val="24"/>
          <w:szCs w:val="24"/>
        </w:rPr>
        <w:t>channelMap</w:t>
      </w:r>
      <w:r w:rsidR="003B7C68">
        <w:rPr>
          <w:rFonts w:cs="Arial"/>
          <w:i/>
          <w:iCs/>
          <w:color w:val="FF0000"/>
          <w:sz w:val="24"/>
          <w:szCs w:val="24"/>
        </w:rPr>
        <w:t>.</w:t>
      </w:r>
    </w:p>
    <w:p w14:paraId="35CF544C" w14:textId="77777777" w:rsidR="00163F87" w:rsidRPr="003B6815" w:rsidRDefault="00163F87" w:rsidP="00163F87">
      <w:pPr>
        <w:autoSpaceDE w:val="0"/>
        <w:autoSpaceDN w:val="0"/>
        <w:adjustRightInd w:val="0"/>
        <w:spacing w:after="0" w:line="240" w:lineRule="auto"/>
        <w:rPr>
          <w:rFonts w:cs="Arial"/>
          <w:iCs/>
          <w:color w:val="FF0000"/>
          <w:sz w:val="24"/>
          <w:szCs w:val="24"/>
        </w:rPr>
      </w:pPr>
    </w:p>
    <w:p w14:paraId="6DE1AC64" w14:textId="77777777" w:rsidR="00163F87" w:rsidRPr="00B45898" w:rsidRDefault="00163F87" w:rsidP="00163F87">
      <w:pPr>
        <w:autoSpaceDE w:val="0"/>
        <w:autoSpaceDN w:val="0"/>
        <w:adjustRightInd w:val="0"/>
        <w:spacing w:after="0" w:line="240" w:lineRule="auto"/>
        <w:rPr>
          <w:rFonts w:cs="Arial"/>
          <w:color w:val="FF0000"/>
          <w:sz w:val="24"/>
          <w:szCs w:val="24"/>
        </w:rPr>
      </w:pPr>
      <w:r>
        <w:rPr>
          <w:rFonts w:cs="Arial"/>
          <w:iCs/>
          <w:color w:val="FF0000"/>
          <w:sz w:val="24"/>
          <w:szCs w:val="24"/>
        </w:rPr>
        <w:t>The advertiser shall not send a new Channel Map Update Indication data type before the instant.</w:t>
      </w:r>
    </w:p>
    <w:p w14:paraId="059F6ECB" w14:textId="77777777" w:rsidR="00163F87" w:rsidRDefault="00163F87" w:rsidP="00163F87">
      <w:pPr>
        <w:autoSpaceDE w:val="0"/>
        <w:autoSpaceDN w:val="0"/>
        <w:adjustRightInd w:val="0"/>
        <w:spacing w:after="0" w:line="240" w:lineRule="auto"/>
        <w:rPr>
          <w:rFonts w:cs="Arial"/>
          <w:sz w:val="24"/>
          <w:szCs w:val="24"/>
        </w:rPr>
      </w:pPr>
    </w:p>
    <w:p w14:paraId="506A1BF7" w14:textId="77777777" w:rsidR="00163F87" w:rsidRPr="00B03027" w:rsidRDefault="00163F87" w:rsidP="00B03027">
      <w:pPr>
        <w:rPr>
          <w:b/>
          <w:color w:val="FF0000"/>
        </w:rPr>
      </w:pPr>
      <w:r w:rsidRPr="00B03027">
        <w:rPr>
          <w:rFonts w:eastAsia="MingLiU" w:cs="Times New Roman"/>
          <w:b/>
          <w:bCs/>
          <w:color w:val="FF0000"/>
        </w:rPr>
        <w:t>1.</w:t>
      </w:r>
      <w:r w:rsidR="0025634D">
        <w:rPr>
          <w:rFonts w:eastAsia="MingLiU" w:cs="Times New Roman"/>
          <w:b/>
          <w:bCs/>
          <w:color w:val="FF0000"/>
        </w:rPr>
        <w:t>1</w:t>
      </w:r>
      <w:r w:rsidRPr="00B03027">
        <w:rPr>
          <w:rFonts w:eastAsia="MingLiU" w:cs="Times New Roman"/>
          <w:b/>
          <w:bCs/>
          <w:color w:val="FF0000"/>
        </w:rPr>
        <w:t>.2 Format</w:t>
      </w:r>
    </w:p>
    <w:p w14:paraId="11BFB1BE" w14:textId="77777777" w:rsidR="00163F87" w:rsidRPr="00B45898" w:rsidRDefault="00163F87" w:rsidP="00163F87">
      <w:pPr>
        <w:autoSpaceDE w:val="0"/>
        <w:autoSpaceDN w:val="0"/>
        <w:adjustRightInd w:val="0"/>
        <w:spacing w:after="0" w:line="240" w:lineRule="auto"/>
        <w:rPr>
          <w:rFonts w:cs="Arial"/>
          <w:sz w:val="24"/>
          <w:szCs w:val="24"/>
        </w:rPr>
      </w:pPr>
    </w:p>
    <w:p w14:paraId="021285CB" w14:textId="77777777" w:rsidR="00163F87" w:rsidRDefault="00163F87" w:rsidP="00163F87">
      <w:pPr>
        <w:rPr>
          <w:rFonts w:cs="Arial"/>
          <w:color w:val="FF0000"/>
          <w:sz w:val="24"/>
          <w:szCs w:val="24"/>
        </w:rPr>
      </w:pPr>
      <w:r>
        <w:rPr>
          <w:rFonts w:cs="Arial"/>
          <w:color w:val="FF0000"/>
          <w:sz w:val="24"/>
          <w:szCs w:val="24"/>
        </w:rPr>
        <w:t>The Channel Map Update Indication data type size is 6 octets.</w:t>
      </w:r>
    </w:p>
    <w:tbl>
      <w:tblPr>
        <w:tblStyle w:val="Bluetoothgrid"/>
        <w:tblW w:w="7789" w:type="dxa"/>
        <w:tblLayout w:type="fixed"/>
        <w:tblLook w:val="04A0" w:firstRow="1" w:lastRow="0" w:firstColumn="1" w:lastColumn="0" w:noHBand="0" w:noVBand="1"/>
      </w:tblPr>
      <w:tblGrid>
        <w:gridCol w:w="2828"/>
        <w:gridCol w:w="2480"/>
        <w:gridCol w:w="2481"/>
      </w:tblGrid>
      <w:tr w:rsidR="00163F87" w:rsidRPr="009635C1" w14:paraId="72C87102" w14:textId="77777777" w:rsidTr="00473631">
        <w:trPr>
          <w:cnfStyle w:val="100000000000" w:firstRow="1" w:lastRow="0" w:firstColumn="0" w:lastColumn="0" w:oddVBand="0" w:evenVBand="0" w:oddHBand="0" w:evenHBand="0" w:firstRowFirstColumn="0" w:firstRowLastColumn="0" w:lastRowFirstColumn="0" w:lastRowLastColumn="0"/>
        </w:trPr>
        <w:tc>
          <w:tcPr>
            <w:tcW w:w="2828" w:type="dxa"/>
            <w:shd w:val="clear" w:color="auto" w:fill="BBFAFD"/>
          </w:tcPr>
          <w:p w14:paraId="1BA35FF7" w14:textId="77777777" w:rsidR="00163F87" w:rsidRPr="00B45898" w:rsidRDefault="00163F87" w:rsidP="00473631">
            <w:pPr>
              <w:pStyle w:val="Tableheading"/>
              <w:spacing w:before="96"/>
              <w:jc w:val="center"/>
              <w:rPr>
                <w:color w:val="FF0000"/>
              </w:rPr>
            </w:pPr>
            <w:r w:rsidRPr="00B45898">
              <w:rPr>
                <w:color w:val="FF0000"/>
              </w:rPr>
              <w:t>Data Type</w:t>
            </w:r>
          </w:p>
        </w:tc>
        <w:tc>
          <w:tcPr>
            <w:tcW w:w="2480" w:type="dxa"/>
            <w:shd w:val="clear" w:color="auto" w:fill="BBFAFD"/>
          </w:tcPr>
          <w:p w14:paraId="65A54871" w14:textId="77777777" w:rsidR="00163F87" w:rsidRPr="00B45898" w:rsidRDefault="00163F87" w:rsidP="00473631">
            <w:pPr>
              <w:pStyle w:val="Tableheading"/>
              <w:spacing w:before="96"/>
              <w:jc w:val="center"/>
              <w:rPr>
                <w:color w:val="FF0000"/>
              </w:rPr>
            </w:pPr>
            <w:r w:rsidRPr="00B45898">
              <w:rPr>
                <w:color w:val="FF0000"/>
              </w:rPr>
              <w:t>Octets</w:t>
            </w:r>
          </w:p>
        </w:tc>
        <w:tc>
          <w:tcPr>
            <w:tcW w:w="2481" w:type="dxa"/>
            <w:shd w:val="clear" w:color="auto" w:fill="BBFAFD"/>
          </w:tcPr>
          <w:p w14:paraId="10D9135C" w14:textId="77777777" w:rsidR="00163F87" w:rsidRPr="00B45898" w:rsidRDefault="00163F87" w:rsidP="00473631">
            <w:pPr>
              <w:pStyle w:val="Tableheading"/>
              <w:spacing w:before="96"/>
              <w:jc w:val="center"/>
              <w:rPr>
                <w:color w:val="FF0000"/>
              </w:rPr>
            </w:pPr>
            <w:r w:rsidRPr="00B45898">
              <w:rPr>
                <w:color w:val="FF0000"/>
              </w:rPr>
              <w:t>Description</w:t>
            </w:r>
          </w:p>
        </w:tc>
      </w:tr>
      <w:tr w:rsidR="00163F87" w:rsidRPr="009635C1" w14:paraId="6C190AEF" w14:textId="77777777" w:rsidTr="00473631">
        <w:tc>
          <w:tcPr>
            <w:tcW w:w="2828" w:type="dxa"/>
            <w:vMerge w:val="restart"/>
            <w:shd w:val="clear" w:color="auto" w:fill="auto"/>
          </w:tcPr>
          <w:p w14:paraId="0EA44999" w14:textId="77777777" w:rsidR="00163F87" w:rsidRPr="00B45898" w:rsidRDefault="00163F87" w:rsidP="00473631">
            <w:pPr>
              <w:pStyle w:val="Tableheading"/>
              <w:spacing w:before="96"/>
              <w:jc w:val="center"/>
              <w:rPr>
                <w:b w:val="0"/>
                <w:color w:val="FF0000"/>
              </w:rPr>
            </w:pPr>
            <w:r w:rsidRPr="00B45898">
              <w:rPr>
                <w:b w:val="0"/>
                <w:color w:val="FF0000"/>
              </w:rPr>
              <w:t>&lt;&lt;Channel Map Update Indication&gt;&gt;</w:t>
            </w:r>
          </w:p>
        </w:tc>
        <w:tc>
          <w:tcPr>
            <w:tcW w:w="2480" w:type="dxa"/>
            <w:shd w:val="clear" w:color="auto" w:fill="auto"/>
          </w:tcPr>
          <w:p w14:paraId="4FA82D66" w14:textId="77777777" w:rsidR="00163F87" w:rsidRPr="00B45898" w:rsidRDefault="00163F87" w:rsidP="00473631">
            <w:pPr>
              <w:pStyle w:val="Tableheading"/>
              <w:spacing w:before="96"/>
              <w:jc w:val="center"/>
              <w:rPr>
                <w:b w:val="0"/>
                <w:color w:val="FF0000"/>
              </w:rPr>
            </w:pPr>
            <w:r w:rsidRPr="00B45898">
              <w:rPr>
                <w:b w:val="0"/>
                <w:color w:val="FF0000"/>
              </w:rPr>
              <w:t>0-4</w:t>
            </w:r>
          </w:p>
        </w:tc>
        <w:tc>
          <w:tcPr>
            <w:tcW w:w="2481" w:type="dxa"/>
            <w:shd w:val="clear" w:color="auto" w:fill="auto"/>
          </w:tcPr>
          <w:p w14:paraId="01E29274" w14:textId="77777777" w:rsidR="00163F87" w:rsidRPr="00B45898" w:rsidRDefault="00163F87" w:rsidP="00473631">
            <w:pPr>
              <w:pStyle w:val="Tableheading"/>
              <w:spacing w:before="96"/>
              <w:jc w:val="center"/>
              <w:rPr>
                <w:b w:val="0"/>
                <w:color w:val="FF0000"/>
              </w:rPr>
            </w:pPr>
            <w:r w:rsidRPr="00B45898">
              <w:rPr>
                <w:b w:val="0"/>
                <w:color w:val="FF0000"/>
              </w:rPr>
              <w:t>ChM</w:t>
            </w:r>
          </w:p>
        </w:tc>
      </w:tr>
      <w:tr w:rsidR="00163F87" w:rsidRPr="009635C1" w14:paraId="169EE52D" w14:textId="77777777" w:rsidTr="00473631">
        <w:tc>
          <w:tcPr>
            <w:tcW w:w="2828" w:type="dxa"/>
            <w:vMerge/>
            <w:shd w:val="clear" w:color="auto" w:fill="auto"/>
          </w:tcPr>
          <w:p w14:paraId="17C565C5" w14:textId="77777777" w:rsidR="00163F87" w:rsidRPr="00B45898" w:rsidRDefault="00163F87" w:rsidP="00473631">
            <w:pPr>
              <w:pStyle w:val="Tableheading"/>
              <w:spacing w:before="96"/>
              <w:jc w:val="center"/>
              <w:rPr>
                <w:b w:val="0"/>
                <w:color w:val="FF0000"/>
              </w:rPr>
            </w:pPr>
          </w:p>
        </w:tc>
        <w:tc>
          <w:tcPr>
            <w:tcW w:w="2480" w:type="dxa"/>
            <w:shd w:val="clear" w:color="auto" w:fill="auto"/>
          </w:tcPr>
          <w:p w14:paraId="0ADDF330" w14:textId="77777777" w:rsidR="00163F87" w:rsidRPr="00B45898" w:rsidRDefault="00163F87" w:rsidP="00473631">
            <w:pPr>
              <w:pStyle w:val="Tableheading"/>
              <w:spacing w:before="96"/>
              <w:jc w:val="center"/>
              <w:rPr>
                <w:b w:val="0"/>
                <w:color w:val="FF0000"/>
              </w:rPr>
            </w:pPr>
            <w:r>
              <w:rPr>
                <w:b w:val="0"/>
                <w:color w:val="FF0000"/>
              </w:rPr>
              <w:t>5</w:t>
            </w:r>
          </w:p>
        </w:tc>
        <w:tc>
          <w:tcPr>
            <w:tcW w:w="2481" w:type="dxa"/>
            <w:shd w:val="clear" w:color="auto" w:fill="auto"/>
          </w:tcPr>
          <w:p w14:paraId="7FC729E3" w14:textId="77777777" w:rsidR="00163F87" w:rsidRPr="00B45898" w:rsidRDefault="00163F87" w:rsidP="00473631">
            <w:pPr>
              <w:pStyle w:val="Tableheading"/>
              <w:spacing w:before="96"/>
              <w:jc w:val="center"/>
              <w:rPr>
                <w:b w:val="0"/>
                <w:color w:val="FF0000"/>
              </w:rPr>
            </w:pPr>
            <w:r>
              <w:rPr>
                <w:b w:val="0"/>
                <w:color w:val="FF0000"/>
              </w:rPr>
              <w:t>NumAdvEvents</w:t>
            </w:r>
          </w:p>
        </w:tc>
      </w:tr>
    </w:tbl>
    <w:p w14:paraId="68CA9EA0" w14:textId="77777777" w:rsidR="00163F87" w:rsidRPr="009635C1" w:rsidRDefault="00163F87" w:rsidP="00163F87">
      <w:pPr>
        <w:rPr>
          <w:rFonts w:eastAsia="PMingLiU" w:cs="Times New Roman"/>
          <w:color w:val="FF0000"/>
          <w:sz w:val="24"/>
        </w:rPr>
      </w:pPr>
    </w:p>
    <w:p w14:paraId="40345191" w14:textId="77777777" w:rsidR="00163F87" w:rsidRPr="00B45898" w:rsidRDefault="00163F87" w:rsidP="00163F87">
      <w:pPr>
        <w:autoSpaceDE w:val="0"/>
        <w:autoSpaceDN w:val="0"/>
        <w:adjustRightInd w:val="0"/>
        <w:spacing w:after="0" w:line="240" w:lineRule="auto"/>
        <w:rPr>
          <w:rFonts w:cs="Arial"/>
          <w:color w:val="FF0000"/>
          <w:sz w:val="24"/>
          <w:szCs w:val="24"/>
        </w:rPr>
      </w:pPr>
      <w:r w:rsidRPr="00B45898">
        <w:rPr>
          <w:rFonts w:cs="Arial"/>
          <w:color w:val="FF0000"/>
          <w:sz w:val="24"/>
          <w:szCs w:val="24"/>
        </w:rPr>
        <w:t xml:space="preserve">The ChM field shall contain the channel map indicating </w:t>
      </w:r>
      <w:r w:rsidRPr="00B45898">
        <w:rPr>
          <w:rFonts w:cs="Arial"/>
          <w:i/>
          <w:iCs/>
          <w:color w:val="FF0000"/>
          <w:sz w:val="24"/>
          <w:szCs w:val="24"/>
        </w:rPr>
        <w:t xml:space="preserve">Used </w:t>
      </w:r>
      <w:r w:rsidRPr="00B45898">
        <w:rPr>
          <w:rFonts w:cs="Arial"/>
          <w:color w:val="FF0000"/>
          <w:sz w:val="24"/>
          <w:szCs w:val="24"/>
        </w:rPr>
        <w:t xml:space="preserve">and </w:t>
      </w:r>
      <w:r w:rsidRPr="00B45898">
        <w:rPr>
          <w:rFonts w:cs="Arial"/>
          <w:i/>
          <w:iCs/>
          <w:color w:val="FF0000"/>
          <w:sz w:val="24"/>
          <w:szCs w:val="24"/>
        </w:rPr>
        <w:t xml:space="preserve">Unused </w:t>
      </w:r>
      <w:r w:rsidRPr="00B45898">
        <w:rPr>
          <w:rFonts w:cs="Arial"/>
          <w:color w:val="FF0000"/>
          <w:sz w:val="24"/>
          <w:szCs w:val="24"/>
        </w:rPr>
        <w:t>data channels. The format of this field is</w:t>
      </w:r>
      <w:r w:rsidRPr="00B45898">
        <w:rPr>
          <w:rFonts w:cs="Arial"/>
          <w:i/>
          <w:iCs/>
          <w:color w:val="FF0000"/>
          <w:sz w:val="24"/>
          <w:szCs w:val="24"/>
        </w:rPr>
        <w:t xml:space="preserve"> </w:t>
      </w:r>
      <w:r w:rsidRPr="00B45898">
        <w:rPr>
          <w:rFonts w:cs="Arial"/>
          <w:color w:val="FF0000"/>
          <w:sz w:val="24"/>
          <w:szCs w:val="24"/>
        </w:rPr>
        <w:t xml:space="preserve">identical to the ChM field in the CONNECT_IND PDU (see Core </w:t>
      </w:r>
      <w:r>
        <w:rPr>
          <w:rFonts w:cs="Arial"/>
          <w:color w:val="FF0000"/>
          <w:sz w:val="24"/>
          <w:szCs w:val="24"/>
        </w:rPr>
        <w:t>S</w:t>
      </w:r>
      <w:r w:rsidRPr="00B45898">
        <w:rPr>
          <w:rFonts w:cs="Arial"/>
          <w:color w:val="FF0000"/>
          <w:sz w:val="24"/>
          <w:szCs w:val="24"/>
        </w:rPr>
        <w:t>pecification, Volume 6, Part B, Section</w:t>
      </w:r>
      <w:r w:rsidRPr="00B45898">
        <w:rPr>
          <w:rFonts w:cs="Arial"/>
          <w:i/>
          <w:iCs/>
          <w:color w:val="FF0000"/>
          <w:sz w:val="24"/>
          <w:szCs w:val="24"/>
        </w:rPr>
        <w:t xml:space="preserve"> </w:t>
      </w:r>
      <w:r w:rsidRPr="00B45898">
        <w:rPr>
          <w:rFonts w:cs="Arial"/>
          <w:color w:val="FF0000"/>
          <w:sz w:val="24"/>
          <w:szCs w:val="24"/>
        </w:rPr>
        <w:t>2.3.3.1).</w:t>
      </w:r>
    </w:p>
    <w:p w14:paraId="322A01AA" w14:textId="77777777" w:rsidR="00163F87" w:rsidRPr="00B45898" w:rsidRDefault="00163F87" w:rsidP="00163F87">
      <w:pPr>
        <w:autoSpaceDE w:val="0"/>
        <w:autoSpaceDN w:val="0"/>
        <w:adjustRightInd w:val="0"/>
        <w:spacing w:after="0" w:line="240" w:lineRule="auto"/>
        <w:rPr>
          <w:rFonts w:cs="Arial"/>
          <w:i/>
          <w:iCs/>
          <w:color w:val="FF0000"/>
          <w:sz w:val="24"/>
          <w:szCs w:val="24"/>
        </w:rPr>
      </w:pPr>
    </w:p>
    <w:p w14:paraId="108EB65F" w14:textId="77777777" w:rsidR="00163F87" w:rsidRPr="00B45898" w:rsidRDefault="00163F87" w:rsidP="00163F87">
      <w:pPr>
        <w:autoSpaceDE w:val="0"/>
        <w:autoSpaceDN w:val="0"/>
        <w:adjustRightInd w:val="0"/>
        <w:spacing w:after="0" w:line="240" w:lineRule="auto"/>
        <w:rPr>
          <w:rFonts w:cs="Arial"/>
          <w:color w:val="FF0000"/>
          <w:sz w:val="24"/>
          <w:szCs w:val="24"/>
        </w:rPr>
      </w:pPr>
      <w:r w:rsidRPr="00B45898">
        <w:rPr>
          <w:rFonts w:cs="Arial"/>
          <w:color w:val="FF0000"/>
          <w:sz w:val="24"/>
          <w:szCs w:val="24"/>
        </w:rPr>
        <w:t xml:space="preserve">The </w:t>
      </w:r>
      <w:r>
        <w:rPr>
          <w:rFonts w:cs="Arial"/>
          <w:color w:val="FF0000"/>
          <w:sz w:val="24"/>
          <w:szCs w:val="24"/>
        </w:rPr>
        <w:t>NumAdvEvents</w:t>
      </w:r>
      <w:r w:rsidRPr="00B45898">
        <w:rPr>
          <w:rFonts w:cs="Arial"/>
          <w:color w:val="FF0000"/>
          <w:sz w:val="24"/>
          <w:szCs w:val="24"/>
        </w:rPr>
        <w:t xml:space="preserve"> field shall be set to indicate the </w:t>
      </w:r>
      <w:r>
        <w:rPr>
          <w:rFonts w:cs="Arial"/>
          <w:color w:val="FF0000"/>
          <w:sz w:val="24"/>
          <w:szCs w:val="24"/>
        </w:rPr>
        <w:t>number of advertising events as described in Section 1.TBD.1</w:t>
      </w:r>
      <w:r w:rsidRPr="00B45898">
        <w:rPr>
          <w:rFonts w:cs="Arial"/>
          <w:color w:val="FF0000"/>
          <w:sz w:val="24"/>
          <w:szCs w:val="24"/>
        </w:rPr>
        <w:t>.</w:t>
      </w:r>
    </w:p>
    <w:p w14:paraId="4DF7054C" w14:textId="77777777" w:rsidR="00163F87" w:rsidRDefault="00163F87" w:rsidP="00163F87"/>
    <w:p w14:paraId="18930396" w14:textId="77777777" w:rsidR="00163F87" w:rsidRDefault="00163F87" w:rsidP="00F03F8D">
      <w:pPr>
        <w:pStyle w:val="Heading4"/>
        <w:rPr>
          <w:rFonts w:eastAsia="MingLiU" w:cs="Times New Roman"/>
          <w:bCs/>
          <w:color w:val="19477B"/>
          <w14:textFill>
            <w14:solidFill>
              <w14:srgbClr w14:val="19477B">
                <w14:lumMod w14:val="75000"/>
              </w14:srgbClr>
            </w14:solidFill>
          </w14:textFill>
        </w:rPr>
      </w:pPr>
      <w:r w:rsidRPr="00494316">
        <w:t xml:space="preserve">[New Section] </w:t>
      </w:r>
      <w:r w:rsidR="00DA27FD">
        <w:rPr>
          <w:rFonts w:eastAsia="MingLiU" w:cs="Times New Roman"/>
          <w:bCs/>
          <w:color w:val="19477B"/>
          <w14:textFill>
            <w14:solidFill>
              <w14:srgbClr w14:val="19477B">
                <w14:lumMod w14:val="75000"/>
              </w14:srgbClr>
            </w14:solidFill>
          </w14:textFill>
        </w:rPr>
        <w:t>2</w:t>
      </w:r>
      <w:r>
        <w:rPr>
          <w:rFonts w:eastAsia="MingLiU" w:cs="Times New Roman"/>
          <w:bCs/>
          <w:color w:val="19477B"/>
          <w14:textFill>
            <w14:solidFill>
              <w14:srgbClr w14:val="19477B">
                <w14:lumMod w14:val="75000"/>
              </w14:srgbClr>
            </w14:solidFill>
          </w14:textFill>
        </w:rPr>
        <w:t xml:space="preserve"> Examples</w:t>
      </w:r>
    </w:p>
    <w:p w14:paraId="5AFD5633" w14:textId="77777777" w:rsidR="00E834B0" w:rsidRPr="00B03027" w:rsidRDefault="00E834B0" w:rsidP="00B03027">
      <w:pPr>
        <w:rPr>
          <w:b/>
          <w:color w:val="FF0000"/>
        </w:rPr>
      </w:pPr>
      <w:r w:rsidRPr="00B03027">
        <w:rPr>
          <w:rFonts w:eastAsia="MingLiU" w:cs="Times New Roman"/>
          <w:b/>
          <w:bCs/>
          <w:color w:val="FF0000"/>
        </w:rPr>
        <w:t>2 Examples</w:t>
      </w:r>
    </w:p>
    <w:p w14:paraId="43E0D205" w14:textId="77777777" w:rsidR="00E834B0" w:rsidRDefault="00163F87" w:rsidP="00B03027">
      <w:pPr>
        <w:pStyle w:val="Heading4"/>
      </w:pPr>
      <w:r w:rsidRPr="00494316">
        <w:t>[New Section]</w:t>
      </w:r>
      <w:r>
        <w:t xml:space="preserve"> </w:t>
      </w:r>
      <w:r w:rsidR="00DA27FD">
        <w:t>2</w:t>
      </w:r>
      <w:r>
        <w:t>.</w:t>
      </w:r>
      <w:r w:rsidR="00487CFD">
        <w:t xml:space="preserve">1 </w:t>
      </w:r>
      <w:r>
        <w:t xml:space="preserve">Example </w:t>
      </w:r>
      <w:r w:rsidR="00DA27FD">
        <w:t>ACAD</w:t>
      </w:r>
      <w:r>
        <w:t xml:space="preserve"> – Channel Map Update Indication</w:t>
      </w:r>
    </w:p>
    <w:p w14:paraId="22E5EE72" w14:textId="77777777" w:rsidR="00163F87" w:rsidRPr="00B03027" w:rsidRDefault="00E834B0" w:rsidP="00B03027">
      <w:pPr>
        <w:rPr>
          <w:rFonts w:eastAsia="MingLiU" w:cs="Times New Roman"/>
          <w:b/>
          <w:bCs/>
        </w:rPr>
      </w:pPr>
      <w:r w:rsidRPr="00B03027">
        <w:rPr>
          <w:rFonts w:eastAsia="MingLiU" w:cs="Times New Roman"/>
          <w:b/>
          <w:bCs/>
          <w:color w:val="FF0000"/>
        </w:rPr>
        <w:t>2.1 Example ACAD – Channel Map Update Indication</w:t>
      </w:r>
      <w:r w:rsidR="00163F87" w:rsidRPr="00B03027">
        <w:rPr>
          <w:rFonts w:eastAsia="MingLiU" w:cs="Times New Roman"/>
          <w:b/>
          <w:bCs/>
        </w:rPr>
        <w:t xml:space="preserve"> </w:t>
      </w:r>
    </w:p>
    <w:tbl>
      <w:tblPr>
        <w:tblStyle w:val="Bluetoothgrid"/>
        <w:tblW w:w="7789" w:type="dxa"/>
        <w:tblLayout w:type="fixed"/>
        <w:tblLook w:val="04A0" w:firstRow="1" w:lastRow="0" w:firstColumn="1" w:lastColumn="0" w:noHBand="0" w:noVBand="1"/>
      </w:tblPr>
      <w:tblGrid>
        <w:gridCol w:w="2828"/>
        <w:gridCol w:w="4961"/>
      </w:tblGrid>
      <w:tr w:rsidR="00163F87" w:rsidRPr="009635C1" w14:paraId="7CEB0B14" w14:textId="77777777" w:rsidTr="00473631">
        <w:trPr>
          <w:cnfStyle w:val="100000000000" w:firstRow="1" w:lastRow="0" w:firstColumn="0" w:lastColumn="0" w:oddVBand="0" w:evenVBand="0" w:oddHBand="0" w:evenHBand="0" w:firstRowFirstColumn="0" w:firstRowLastColumn="0" w:lastRowFirstColumn="0" w:lastRowLastColumn="0"/>
        </w:trPr>
        <w:tc>
          <w:tcPr>
            <w:tcW w:w="2828" w:type="dxa"/>
            <w:shd w:val="clear" w:color="auto" w:fill="BBFAFD"/>
          </w:tcPr>
          <w:p w14:paraId="69F96314" w14:textId="77777777" w:rsidR="00163F87" w:rsidRPr="00FA447F" w:rsidRDefault="00163F87" w:rsidP="00473631">
            <w:pPr>
              <w:pStyle w:val="Tableheading"/>
              <w:spacing w:before="96"/>
              <w:jc w:val="center"/>
              <w:rPr>
                <w:color w:val="FF0000"/>
              </w:rPr>
            </w:pPr>
            <w:r>
              <w:rPr>
                <w:color w:val="FF0000"/>
              </w:rPr>
              <w:t>Value</w:t>
            </w:r>
          </w:p>
        </w:tc>
        <w:tc>
          <w:tcPr>
            <w:tcW w:w="4961" w:type="dxa"/>
            <w:shd w:val="clear" w:color="auto" w:fill="BBFAFD"/>
          </w:tcPr>
          <w:p w14:paraId="1F5AE40A" w14:textId="77777777" w:rsidR="00163F87" w:rsidRPr="00FA447F" w:rsidRDefault="00163F87" w:rsidP="00473631">
            <w:pPr>
              <w:pStyle w:val="Tableheading"/>
              <w:spacing w:before="96"/>
              <w:jc w:val="center"/>
              <w:rPr>
                <w:color w:val="FF0000"/>
              </w:rPr>
            </w:pPr>
            <w:r>
              <w:rPr>
                <w:color w:val="FF0000"/>
              </w:rPr>
              <w:t>Notes</w:t>
            </w:r>
          </w:p>
        </w:tc>
      </w:tr>
      <w:tr w:rsidR="00163F87" w:rsidRPr="009635C1" w14:paraId="3F35B9C4" w14:textId="77777777" w:rsidTr="00473631">
        <w:trPr>
          <w:trHeight w:val="152"/>
        </w:trPr>
        <w:tc>
          <w:tcPr>
            <w:tcW w:w="2828" w:type="dxa"/>
            <w:shd w:val="clear" w:color="auto" w:fill="auto"/>
          </w:tcPr>
          <w:p w14:paraId="6014E7FD" w14:textId="77777777" w:rsidR="00163F87" w:rsidRPr="00494316" w:rsidRDefault="00163F87" w:rsidP="00473631">
            <w:pPr>
              <w:pStyle w:val="Tableheading"/>
              <w:spacing w:before="96"/>
              <w:jc w:val="center"/>
              <w:rPr>
                <w:b w:val="0"/>
                <w:color w:val="FF0000"/>
              </w:rPr>
            </w:pPr>
            <w:r>
              <w:rPr>
                <w:b w:val="0"/>
                <w:color w:val="FF0000"/>
              </w:rPr>
              <w:t>0x09</w:t>
            </w:r>
          </w:p>
        </w:tc>
        <w:tc>
          <w:tcPr>
            <w:tcW w:w="4961" w:type="dxa"/>
            <w:shd w:val="clear" w:color="auto" w:fill="auto"/>
          </w:tcPr>
          <w:p w14:paraId="1D14BA24" w14:textId="77777777" w:rsidR="00163F87" w:rsidRPr="00494316" w:rsidRDefault="00163F87" w:rsidP="00473631">
            <w:pPr>
              <w:pStyle w:val="Tableheading"/>
              <w:spacing w:before="96"/>
              <w:jc w:val="center"/>
              <w:rPr>
                <w:b w:val="0"/>
                <w:color w:val="FF0000"/>
              </w:rPr>
            </w:pPr>
            <w:r>
              <w:rPr>
                <w:b w:val="0"/>
                <w:color w:val="FF0000"/>
              </w:rPr>
              <w:t>Length of this Data</w:t>
            </w:r>
          </w:p>
        </w:tc>
      </w:tr>
      <w:tr w:rsidR="00163F87" w:rsidRPr="009635C1" w14:paraId="58061989" w14:textId="77777777" w:rsidTr="00473631">
        <w:tc>
          <w:tcPr>
            <w:tcW w:w="2828" w:type="dxa"/>
            <w:shd w:val="clear" w:color="auto" w:fill="auto"/>
          </w:tcPr>
          <w:p w14:paraId="0B246102" w14:textId="77777777" w:rsidR="00163F87" w:rsidRPr="00B45898" w:rsidRDefault="00163F87" w:rsidP="00473631">
            <w:pPr>
              <w:pStyle w:val="Tableheading"/>
              <w:spacing w:before="96"/>
              <w:jc w:val="center"/>
              <w:rPr>
                <w:b w:val="0"/>
                <w:color w:val="FF0000"/>
              </w:rPr>
            </w:pPr>
            <w:commentRangeStart w:id="1029"/>
            <w:r>
              <w:rPr>
                <w:b w:val="0"/>
                <w:color w:val="FF0000"/>
              </w:rPr>
              <w:t>TBD</w:t>
            </w:r>
            <w:commentRangeEnd w:id="1029"/>
            <w:r w:rsidR="003B7C68">
              <w:rPr>
                <w:rStyle w:val="CommentReference"/>
                <w:b w:val="0"/>
              </w:rPr>
              <w:commentReference w:id="1029"/>
            </w:r>
          </w:p>
        </w:tc>
        <w:tc>
          <w:tcPr>
            <w:tcW w:w="4961" w:type="dxa"/>
            <w:shd w:val="clear" w:color="auto" w:fill="auto"/>
          </w:tcPr>
          <w:p w14:paraId="0DAA442D" w14:textId="77777777" w:rsidR="00163F87" w:rsidRPr="00494316" w:rsidRDefault="00163F87" w:rsidP="00473631">
            <w:pPr>
              <w:pStyle w:val="Tableheading"/>
              <w:spacing w:before="96"/>
              <w:jc w:val="center"/>
              <w:rPr>
                <w:b w:val="0"/>
                <w:color w:val="FF0000"/>
              </w:rPr>
            </w:pPr>
            <w:r>
              <w:rPr>
                <w:b w:val="0"/>
                <w:color w:val="FF0000"/>
              </w:rPr>
              <w:t>&lt;&lt;Channel Map Update Indication&gt;&gt;</w:t>
            </w:r>
          </w:p>
        </w:tc>
      </w:tr>
      <w:tr w:rsidR="00163F87" w:rsidRPr="009635C1" w14:paraId="4FDE6F8B" w14:textId="77777777" w:rsidTr="00473631">
        <w:tc>
          <w:tcPr>
            <w:tcW w:w="2828" w:type="dxa"/>
            <w:shd w:val="clear" w:color="auto" w:fill="auto"/>
          </w:tcPr>
          <w:p w14:paraId="7D0E7688" w14:textId="77777777" w:rsidR="00163F87" w:rsidRDefault="00163F87" w:rsidP="00473631">
            <w:pPr>
              <w:pStyle w:val="Tableheading"/>
              <w:spacing w:before="96"/>
              <w:jc w:val="center"/>
              <w:rPr>
                <w:b w:val="0"/>
                <w:color w:val="FF0000"/>
              </w:rPr>
            </w:pPr>
            <w:r>
              <w:rPr>
                <w:b w:val="0"/>
                <w:color w:val="FF0000"/>
              </w:rPr>
              <w:t>0xFF</w:t>
            </w:r>
          </w:p>
        </w:tc>
        <w:tc>
          <w:tcPr>
            <w:tcW w:w="4961" w:type="dxa"/>
            <w:vMerge w:val="restart"/>
            <w:shd w:val="clear" w:color="auto" w:fill="auto"/>
          </w:tcPr>
          <w:p w14:paraId="2EE63079" w14:textId="77777777" w:rsidR="00163F87" w:rsidRDefault="00163F87" w:rsidP="00473631">
            <w:pPr>
              <w:pStyle w:val="Tableheading"/>
              <w:spacing w:before="96"/>
              <w:jc w:val="center"/>
              <w:rPr>
                <w:b w:val="0"/>
                <w:color w:val="FF0000"/>
              </w:rPr>
            </w:pPr>
            <w:r>
              <w:rPr>
                <w:b w:val="0"/>
                <w:color w:val="FF0000"/>
              </w:rPr>
              <w:t xml:space="preserve">ChM = </w:t>
            </w:r>
            <w:r w:rsidRPr="00E163BA">
              <w:rPr>
                <w:b w:val="0"/>
                <w:color w:val="FF0000"/>
              </w:rPr>
              <w:t>0x1FFFFFF7FF</w:t>
            </w:r>
          </w:p>
        </w:tc>
      </w:tr>
      <w:tr w:rsidR="00163F87" w:rsidRPr="009635C1" w14:paraId="37C860B9" w14:textId="77777777" w:rsidTr="00473631">
        <w:tc>
          <w:tcPr>
            <w:tcW w:w="2828" w:type="dxa"/>
            <w:shd w:val="clear" w:color="auto" w:fill="auto"/>
          </w:tcPr>
          <w:p w14:paraId="2369FC51" w14:textId="77777777" w:rsidR="00163F87" w:rsidRDefault="00163F87" w:rsidP="00473631">
            <w:pPr>
              <w:pStyle w:val="Tableheading"/>
              <w:spacing w:before="96"/>
              <w:jc w:val="center"/>
              <w:rPr>
                <w:b w:val="0"/>
                <w:color w:val="FF0000"/>
              </w:rPr>
            </w:pPr>
            <w:r>
              <w:rPr>
                <w:b w:val="0"/>
                <w:color w:val="FF0000"/>
              </w:rPr>
              <w:t>0xF7</w:t>
            </w:r>
          </w:p>
        </w:tc>
        <w:tc>
          <w:tcPr>
            <w:tcW w:w="4961" w:type="dxa"/>
            <w:vMerge/>
            <w:shd w:val="clear" w:color="auto" w:fill="auto"/>
          </w:tcPr>
          <w:p w14:paraId="34017A94" w14:textId="77777777" w:rsidR="00163F87" w:rsidRDefault="00163F87" w:rsidP="00473631">
            <w:pPr>
              <w:pStyle w:val="Tableheading"/>
              <w:spacing w:before="96"/>
              <w:jc w:val="center"/>
              <w:rPr>
                <w:b w:val="0"/>
                <w:color w:val="FF0000"/>
              </w:rPr>
            </w:pPr>
          </w:p>
        </w:tc>
      </w:tr>
      <w:tr w:rsidR="00163F87" w:rsidRPr="009635C1" w14:paraId="4B2AD6E4" w14:textId="77777777" w:rsidTr="00473631">
        <w:tc>
          <w:tcPr>
            <w:tcW w:w="2828" w:type="dxa"/>
            <w:shd w:val="clear" w:color="auto" w:fill="auto"/>
          </w:tcPr>
          <w:p w14:paraId="1D3374B2" w14:textId="77777777" w:rsidR="00163F87" w:rsidRDefault="00163F87" w:rsidP="00473631">
            <w:pPr>
              <w:pStyle w:val="Tableheading"/>
              <w:spacing w:before="96"/>
              <w:jc w:val="center"/>
              <w:rPr>
                <w:b w:val="0"/>
                <w:color w:val="FF0000"/>
              </w:rPr>
            </w:pPr>
            <w:r>
              <w:rPr>
                <w:b w:val="0"/>
                <w:color w:val="FF0000"/>
              </w:rPr>
              <w:t>0xFF</w:t>
            </w:r>
          </w:p>
        </w:tc>
        <w:tc>
          <w:tcPr>
            <w:tcW w:w="4961" w:type="dxa"/>
            <w:vMerge/>
            <w:shd w:val="clear" w:color="auto" w:fill="auto"/>
          </w:tcPr>
          <w:p w14:paraId="5A10A22F" w14:textId="77777777" w:rsidR="00163F87" w:rsidRDefault="00163F87" w:rsidP="00473631">
            <w:pPr>
              <w:pStyle w:val="Tableheading"/>
              <w:spacing w:before="96"/>
              <w:jc w:val="center"/>
              <w:rPr>
                <w:b w:val="0"/>
                <w:color w:val="FF0000"/>
              </w:rPr>
            </w:pPr>
          </w:p>
        </w:tc>
      </w:tr>
      <w:tr w:rsidR="00163F87" w:rsidRPr="009635C1" w14:paraId="256C070F" w14:textId="77777777" w:rsidTr="00473631">
        <w:tc>
          <w:tcPr>
            <w:tcW w:w="2828" w:type="dxa"/>
            <w:shd w:val="clear" w:color="auto" w:fill="auto"/>
          </w:tcPr>
          <w:p w14:paraId="4582BF4C" w14:textId="77777777" w:rsidR="00163F87" w:rsidRDefault="00163F87" w:rsidP="00473631">
            <w:pPr>
              <w:pStyle w:val="Tableheading"/>
              <w:spacing w:before="96"/>
              <w:jc w:val="center"/>
              <w:rPr>
                <w:b w:val="0"/>
                <w:color w:val="FF0000"/>
              </w:rPr>
            </w:pPr>
            <w:r>
              <w:rPr>
                <w:b w:val="0"/>
                <w:color w:val="FF0000"/>
              </w:rPr>
              <w:t>0xFF</w:t>
            </w:r>
          </w:p>
        </w:tc>
        <w:tc>
          <w:tcPr>
            <w:tcW w:w="4961" w:type="dxa"/>
            <w:vMerge/>
            <w:shd w:val="clear" w:color="auto" w:fill="auto"/>
          </w:tcPr>
          <w:p w14:paraId="43F1919D" w14:textId="77777777" w:rsidR="00163F87" w:rsidRDefault="00163F87" w:rsidP="00473631">
            <w:pPr>
              <w:pStyle w:val="Tableheading"/>
              <w:spacing w:before="96"/>
              <w:jc w:val="center"/>
              <w:rPr>
                <w:b w:val="0"/>
                <w:color w:val="FF0000"/>
              </w:rPr>
            </w:pPr>
          </w:p>
        </w:tc>
      </w:tr>
      <w:tr w:rsidR="00163F87" w:rsidRPr="009635C1" w14:paraId="3F9FFE86" w14:textId="77777777" w:rsidTr="00473631">
        <w:tc>
          <w:tcPr>
            <w:tcW w:w="2828" w:type="dxa"/>
            <w:shd w:val="clear" w:color="auto" w:fill="auto"/>
          </w:tcPr>
          <w:p w14:paraId="3C5787D1" w14:textId="77777777" w:rsidR="00163F87" w:rsidRDefault="00163F87" w:rsidP="00473631">
            <w:pPr>
              <w:pStyle w:val="Tableheading"/>
              <w:spacing w:before="96"/>
              <w:jc w:val="center"/>
              <w:rPr>
                <w:b w:val="0"/>
                <w:color w:val="FF0000"/>
              </w:rPr>
            </w:pPr>
            <w:r>
              <w:rPr>
                <w:b w:val="0"/>
                <w:color w:val="FF0000"/>
              </w:rPr>
              <w:t>0x1F</w:t>
            </w:r>
          </w:p>
        </w:tc>
        <w:tc>
          <w:tcPr>
            <w:tcW w:w="4961" w:type="dxa"/>
            <w:vMerge/>
            <w:shd w:val="clear" w:color="auto" w:fill="auto"/>
          </w:tcPr>
          <w:p w14:paraId="05022DB4" w14:textId="77777777" w:rsidR="00163F87" w:rsidRDefault="00163F87" w:rsidP="00473631">
            <w:pPr>
              <w:pStyle w:val="Tableheading"/>
              <w:spacing w:before="96"/>
              <w:jc w:val="center"/>
              <w:rPr>
                <w:b w:val="0"/>
                <w:color w:val="FF0000"/>
              </w:rPr>
            </w:pPr>
          </w:p>
        </w:tc>
      </w:tr>
      <w:tr w:rsidR="00163F87" w:rsidRPr="009635C1" w14:paraId="13A61525" w14:textId="77777777" w:rsidTr="00473631">
        <w:trPr>
          <w:trHeight w:val="311"/>
        </w:trPr>
        <w:tc>
          <w:tcPr>
            <w:tcW w:w="2828" w:type="dxa"/>
            <w:shd w:val="clear" w:color="auto" w:fill="auto"/>
          </w:tcPr>
          <w:p w14:paraId="77F433FE" w14:textId="77777777" w:rsidR="00163F87" w:rsidRDefault="00163F87" w:rsidP="00473631">
            <w:pPr>
              <w:pStyle w:val="Tableheading"/>
              <w:spacing w:before="96"/>
              <w:jc w:val="center"/>
              <w:rPr>
                <w:b w:val="0"/>
                <w:color w:val="FF0000"/>
              </w:rPr>
            </w:pPr>
            <w:r>
              <w:rPr>
                <w:b w:val="0"/>
                <w:color w:val="FF0000"/>
              </w:rPr>
              <w:t>0x06</w:t>
            </w:r>
          </w:p>
        </w:tc>
        <w:tc>
          <w:tcPr>
            <w:tcW w:w="4961" w:type="dxa"/>
            <w:shd w:val="clear" w:color="auto" w:fill="auto"/>
          </w:tcPr>
          <w:p w14:paraId="6E7B84E4" w14:textId="77777777" w:rsidR="00163F87" w:rsidRDefault="00163F87" w:rsidP="00473631">
            <w:pPr>
              <w:pStyle w:val="Tableheading"/>
              <w:spacing w:before="96"/>
              <w:jc w:val="center"/>
              <w:rPr>
                <w:b w:val="0"/>
                <w:color w:val="FF0000"/>
              </w:rPr>
            </w:pPr>
            <w:r>
              <w:rPr>
                <w:b w:val="0"/>
                <w:color w:val="FF0000"/>
              </w:rPr>
              <w:t>NumAdvEvents = 0x06</w:t>
            </w:r>
          </w:p>
        </w:tc>
      </w:tr>
    </w:tbl>
    <w:p w14:paraId="6585D8B9" w14:textId="77777777" w:rsidR="00163F87" w:rsidRDefault="00163F87" w:rsidP="00163F87"/>
    <w:p w14:paraId="5AD81875" w14:textId="77777777" w:rsidR="00163F87" w:rsidRDefault="00163F87" w:rsidP="00163F87"/>
    <w:p w14:paraId="2F2F25E2" w14:textId="77777777" w:rsidR="00163F87" w:rsidRPr="00DD3584" w:rsidRDefault="00163F87" w:rsidP="00DD3584"/>
    <w:p w14:paraId="3ECD1FBA" w14:textId="77777777" w:rsidR="00546144" w:rsidRDefault="00546144" w:rsidP="005C45EA"/>
    <w:p w14:paraId="5E46E721" w14:textId="77777777" w:rsidR="00F42BF9" w:rsidRPr="004853D4" w:rsidRDefault="00F42BF9" w:rsidP="00F42BF9">
      <w:pPr>
        <w:pStyle w:val="Heading1"/>
        <w:pBdr>
          <w:bottom w:val="none" w:sz="0" w:space="0" w:color="auto"/>
        </w:pBdr>
        <w:tabs>
          <w:tab w:val="left" w:pos="360"/>
        </w:tabs>
        <w:ind w:left="0" w:firstLine="0"/>
      </w:pPr>
      <w:bookmarkStart w:id="1030" w:name="_Toc304795249"/>
      <w:bookmarkStart w:id="1031" w:name="_Toc443590529"/>
      <w:bookmarkStart w:id="1032" w:name="_Toc448771523"/>
      <w:r w:rsidRPr="004853D4">
        <w:t>References</w:t>
      </w:r>
      <w:bookmarkEnd w:id="1030"/>
      <w:bookmarkEnd w:id="1031"/>
      <w:bookmarkEnd w:id="1032"/>
    </w:p>
    <w:p w14:paraId="611DBE8B" w14:textId="77777777" w:rsidR="00366AB4" w:rsidRPr="00660343" w:rsidRDefault="00366AB4" w:rsidP="00366AB4">
      <w:pPr>
        <w:pStyle w:val="Reference"/>
        <w:spacing w:after="200"/>
      </w:pPr>
      <w:bookmarkStart w:id="1033" w:name="_Ref424767541"/>
      <w:r>
        <w:t>LE Advertising Extensions FIPD D05r14</w:t>
      </w:r>
      <w:bookmarkEnd w:id="1033"/>
    </w:p>
    <w:p w14:paraId="4D23C75E" w14:textId="77777777" w:rsidR="00366AB4" w:rsidRDefault="00366AB4" w:rsidP="00366AB4">
      <w:pPr>
        <w:pStyle w:val="Reference"/>
        <w:spacing w:after="200"/>
      </w:pPr>
      <w:bookmarkStart w:id="1034" w:name="_Ref429643573"/>
      <w:r>
        <w:t>Bluetooth Core Specification Version 4.2</w:t>
      </w:r>
      <w:bookmarkEnd w:id="1034"/>
    </w:p>
    <w:p w14:paraId="70A43810" w14:textId="77777777" w:rsidR="00366AB4" w:rsidRPr="00660343" w:rsidRDefault="00366AB4" w:rsidP="00366AB4">
      <w:pPr>
        <w:pStyle w:val="Reference"/>
        <w:spacing w:after="200"/>
      </w:pPr>
      <w:bookmarkStart w:id="1035" w:name="_Ref430941300"/>
      <w:r>
        <w:t>Bluetooth Core Specification Supplement (CSS) v6 or later.</w:t>
      </w:r>
      <w:bookmarkEnd w:id="1035"/>
    </w:p>
    <w:p w14:paraId="6707B2A0" w14:textId="77777777" w:rsidR="000A49D0" w:rsidRDefault="000A49D0">
      <w:pPr>
        <w:spacing w:after="200"/>
      </w:pPr>
      <w:r>
        <w:br w:type="page"/>
      </w:r>
    </w:p>
    <w:p w14:paraId="2D5C84DC" w14:textId="760C6492" w:rsidR="000A49D0" w:rsidRPr="0046518B" w:rsidRDefault="000A49D0" w:rsidP="007F67C1">
      <w:pPr>
        <w:pStyle w:val="Reference"/>
        <w:numPr>
          <w:ilvl w:val="0"/>
          <w:numId w:val="0"/>
        </w:numPr>
        <w:autoSpaceDE w:val="0"/>
        <w:autoSpaceDN w:val="0"/>
        <w:adjustRightInd w:val="0"/>
        <w:spacing w:before="0" w:after="0" w:line="240" w:lineRule="auto"/>
        <w:rPr>
          <w:b/>
          <w:color w:val="00B050"/>
        </w:rPr>
      </w:pPr>
    </w:p>
    <w:sectPr w:rsidR="000A49D0" w:rsidRPr="0046518B" w:rsidSect="007E31F5">
      <w:headerReference w:type="even" r:id="rId75"/>
      <w:headerReference w:type="default" r:id="rId76"/>
      <w:footerReference w:type="even" r:id="rId77"/>
      <w:footerReference w:type="default" r:id="rId78"/>
      <w:headerReference w:type="first" r:id="rId79"/>
      <w:footerReference w:type="first" r:id="rId80"/>
      <w:pgSz w:w="12240" w:h="15840" w:code="1"/>
      <w:pgMar w:top="1440" w:right="1440" w:bottom="1440" w:left="1440" w:header="864" w:footer="864"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 w:author="Redding, Brian" w:date="2016-04-13T08:06:00Z" w:initials="RB">
    <w:p w14:paraId="06F8C785" w14:textId="77777777" w:rsidR="00643459" w:rsidRDefault="00643459">
      <w:pPr>
        <w:pStyle w:val="CommentText"/>
      </w:pPr>
      <w:r>
        <w:rPr>
          <w:rStyle w:val="CommentReference"/>
        </w:rPr>
        <w:annotationRef/>
      </w:r>
      <w:r>
        <w:t>Should there be a new section specifically on Periodic Advertising?</w:t>
      </w:r>
    </w:p>
    <w:p w14:paraId="7E8D5291" w14:textId="77777777" w:rsidR="00440520" w:rsidRDefault="00440520">
      <w:pPr>
        <w:pStyle w:val="CommentText"/>
      </w:pPr>
    </w:p>
    <w:p w14:paraId="0EA58542" w14:textId="7EF5DCC3" w:rsidR="00440520" w:rsidRDefault="00440520">
      <w:pPr>
        <w:pStyle w:val="CommentText"/>
      </w:pPr>
      <w:r>
        <w:t>CSWG: Defer until after the prototyping spec.  It does not affect interoperability.</w:t>
      </w:r>
    </w:p>
  </w:comment>
  <w:comment w:id="54" w:author="Clive D.W. Feather" w:date="2016-04-13T08:06:00Z" w:initials="CDWF">
    <w:p w14:paraId="689E76C6" w14:textId="77777777" w:rsidR="00643459" w:rsidRDefault="00643459" w:rsidP="00120B8C">
      <w:pPr>
        <w:pStyle w:val="CommentText"/>
      </w:pPr>
      <w:r>
        <w:rPr>
          <w:rStyle w:val="CommentReference"/>
        </w:rPr>
        <w:annotationRef/>
      </w:r>
      <w:r>
        <w:t>The difference between this error and 0x0D is not at all clear.</w:t>
      </w:r>
    </w:p>
    <w:p w14:paraId="223F7215" w14:textId="77777777" w:rsidR="00643459" w:rsidRDefault="00643459">
      <w:pPr>
        <w:pStyle w:val="CommentText"/>
      </w:pPr>
    </w:p>
    <w:p w14:paraId="77085589" w14:textId="77777777" w:rsidR="00643459" w:rsidRDefault="00643459">
      <w:pPr>
        <w:pStyle w:val="CommentText"/>
      </w:pPr>
      <w:r>
        <w:t>I’ve assumed that this is intended to indicate that resources *were* available but are *no longer* available. On this basis, I’ve changed some uses of this code to 0x0D while leaving others alone. I’ve also added some text here.</w:t>
      </w:r>
    </w:p>
    <w:p w14:paraId="15C654AB" w14:textId="77777777" w:rsidR="00643459" w:rsidRDefault="00643459">
      <w:pPr>
        <w:pStyle w:val="CommentText"/>
      </w:pPr>
    </w:p>
    <w:p w14:paraId="74AAED2C" w14:textId="77777777" w:rsidR="00643459" w:rsidRDefault="00643459">
      <w:pPr>
        <w:pStyle w:val="CommentText"/>
      </w:pPr>
      <w:r>
        <w:t>We should consider renaming it “Resources No Longer Available” for further clarity.</w:t>
      </w:r>
    </w:p>
    <w:p w14:paraId="16DCAE0C" w14:textId="77777777" w:rsidR="001C3A37" w:rsidRDefault="001C3A37">
      <w:pPr>
        <w:pStyle w:val="CommentText"/>
      </w:pPr>
    </w:p>
    <w:p w14:paraId="2B0DC5A6" w14:textId="7C66550B" w:rsidR="001C3A37" w:rsidRDefault="001C3A37">
      <w:pPr>
        <w:pStyle w:val="CommentText"/>
      </w:pPr>
      <w:r>
        <w:t xml:space="preserve">BAR: Changed the error message altogether.  I agree with all the places you made changes.  In the case for fragmentation the old error message was no longer needed and instead I repurposed the number allocation. </w:t>
      </w:r>
    </w:p>
  </w:comment>
  <w:comment w:id="156" w:author="Redding, Brian" w:date="2016-04-18T20:45:00Z" w:initials="RB">
    <w:p w14:paraId="6C21845E" w14:textId="16147D3F" w:rsidR="00FC766A" w:rsidRDefault="00FC766A">
      <w:pPr>
        <w:pStyle w:val="CommentText"/>
      </w:pPr>
      <w:r>
        <w:rPr>
          <w:rStyle w:val="CommentReference"/>
        </w:rPr>
        <w:annotationRef/>
      </w:r>
      <w:r>
        <w:t>Clive to verify this</w:t>
      </w:r>
    </w:p>
  </w:comment>
  <w:comment w:id="168" w:author="Clive D.W. Feather" w:date="2016-04-13T08:06:00Z" w:initials="CDWF">
    <w:p w14:paraId="32818EDA" w14:textId="77777777" w:rsidR="00643459" w:rsidRDefault="00643459">
      <w:pPr>
        <w:pStyle w:val="CommentText"/>
      </w:pPr>
      <w:r>
        <w:rPr>
          <w:rStyle w:val="CommentReference"/>
        </w:rPr>
        <w:annotationRef/>
      </w:r>
      <w:r>
        <w:t>I can see it being useful to say “all sets” or “any set”; if not now, then in the future. Can we consider reserving either 0x00 or 0xFF for this purpose?</w:t>
      </w:r>
    </w:p>
    <w:p w14:paraId="5FE527D6" w14:textId="77777777" w:rsidR="00643459" w:rsidRDefault="00643459">
      <w:pPr>
        <w:pStyle w:val="CommentText"/>
      </w:pPr>
    </w:p>
    <w:p w14:paraId="753629D6" w14:textId="3F715111" w:rsidR="00643459" w:rsidRDefault="00643459">
      <w:pPr>
        <w:pStyle w:val="CommentText"/>
      </w:pPr>
      <w:r>
        <w:t>CSWG: reserve 0xF0-0xFF</w:t>
      </w:r>
    </w:p>
    <w:p w14:paraId="2D843EE0" w14:textId="77777777" w:rsidR="00643459" w:rsidRDefault="00643459">
      <w:pPr>
        <w:pStyle w:val="CommentText"/>
      </w:pPr>
    </w:p>
    <w:p w14:paraId="2C035EAB" w14:textId="18539FF6" w:rsidR="00643459" w:rsidRDefault="00643459">
      <w:pPr>
        <w:pStyle w:val="CommentText"/>
      </w:pPr>
      <w:r>
        <w:t>CSWG: All tables updated</w:t>
      </w:r>
    </w:p>
  </w:comment>
  <w:comment w:id="676" w:author="Redding, Brian" w:date="2016-04-13T08:06:00Z" w:initials="RB">
    <w:p w14:paraId="0A3A1F5C" w14:textId="77777777" w:rsidR="00643459" w:rsidRDefault="00643459">
      <w:pPr>
        <w:pStyle w:val="CommentText"/>
      </w:pPr>
      <w:r>
        <w:rPr>
          <w:rStyle w:val="CommentReference"/>
        </w:rPr>
        <w:annotationRef/>
      </w:r>
      <w:r>
        <w:t>Periodic advertising isn’t fully describe in the GAP.  Should Periodic advertising model what was done in CSB or should each mode/procedure address it?</w:t>
      </w:r>
    </w:p>
    <w:p w14:paraId="39230FFD" w14:textId="77777777" w:rsidR="00440520" w:rsidRDefault="00440520">
      <w:pPr>
        <w:pStyle w:val="CommentText"/>
      </w:pPr>
    </w:p>
    <w:p w14:paraId="11292D29" w14:textId="73B645F9" w:rsidR="00440520" w:rsidRDefault="00440520">
      <w:pPr>
        <w:pStyle w:val="CommentText"/>
      </w:pPr>
      <w:r>
        <w:t>CSWG: Defer until after the prototyping spec.  It does not affect interoperability testing.</w:t>
      </w:r>
    </w:p>
  </w:comment>
  <w:comment w:id="680" w:author="Redding, Brian" w:date="2016-04-13T08:06:00Z" w:initials="RB">
    <w:p w14:paraId="72D1C43E" w14:textId="77777777" w:rsidR="00643459" w:rsidRDefault="00643459">
      <w:pPr>
        <w:pStyle w:val="CommentText"/>
      </w:pPr>
      <w:r>
        <w:rPr>
          <w:rStyle w:val="CommentReference"/>
        </w:rPr>
        <w:annotationRef/>
      </w:r>
      <w:r>
        <w:t>Rasmus:</w:t>
      </w:r>
    </w:p>
    <w:p w14:paraId="746264B9" w14:textId="77777777" w:rsidR="00643459" w:rsidRDefault="00643459">
      <w:pPr>
        <w:pStyle w:val="CommentText"/>
      </w:pPr>
    </w:p>
    <w:p w14:paraId="7DBF041D" w14:textId="77777777" w:rsidR="00643459" w:rsidRDefault="00643459">
      <w:pPr>
        <w:pStyle w:val="CommentText"/>
      </w:pPr>
      <w:r>
        <w:t>Is this conditional mandatory with the row below?</w:t>
      </w:r>
    </w:p>
    <w:p w14:paraId="240DD6EE" w14:textId="77777777" w:rsidR="00643459" w:rsidRDefault="00643459">
      <w:pPr>
        <w:pStyle w:val="CommentText"/>
      </w:pPr>
    </w:p>
    <w:p w14:paraId="41FB2ED2" w14:textId="77777777" w:rsidR="00643459" w:rsidRDefault="00643459">
      <w:pPr>
        <w:pStyle w:val="CommentText"/>
      </w:pPr>
      <w:r>
        <w:t>The question is really if we allow a device to use AE only, or it has to implement BT4.0 event types.  Extreme low cost LR devices might not want to.</w:t>
      </w:r>
    </w:p>
    <w:p w14:paraId="5B2C720A" w14:textId="77777777" w:rsidR="00643459" w:rsidRDefault="00643459">
      <w:pPr>
        <w:pStyle w:val="CommentText"/>
      </w:pPr>
    </w:p>
    <w:p w14:paraId="531FC305" w14:textId="04898B69" w:rsidR="00643459" w:rsidRDefault="00643459">
      <w:pPr>
        <w:pStyle w:val="CommentText"/>
      </w:pPr>
      <w:r>
        <w:t>CSWG: Discuss on the Tuesday call</w:t>
      </w:r>
    </w:p>
  </w:comment>
  <w:comment w:id="785" w:author="Redding, Brian" w:date="2016-04-13T08:06:00Z" w:initials="RB">
    <w:p w14:paraId="1CFDE8C3" w14:textId="77777777" w:rsidR="00643459" w:rsidRDefault="00643459">
      <w:pPr>
        <w:pStyle w:val="CommentText"/>
      </w:pPr>
      <w:r>
        <w:rPr>
          <w:rStyle w:val="CommentReference"/>
        </w:rPr>
        <w:annotationRef/>
      </w:r>
      <w:r>
        <w:t>Allowing the host to forbid fragmentation is still an open item.  There are proposals to eliminate the ability for the host to forbid fragmentation.  This is a topic for the F2F meeting.</w:t>
      </w:r>
    </w:p>
    <w:p w14:paraId="21031D60" w14:textId="77777777" w:rsidR="00643459" w:rsidRDefault="00643459">
      <w:pPr>
        <w:pStyle w:val="CommentText"/>
      </w:pPr>
    </w:p>
    <w:p w14:paraId="0F8ABC47" w14:textId="11D4BA80" w:rsidR="00643459" w:rsidRDefault="00643459">
      <w:pPr>
        <w:pStyle w:val="CommentText"/>
      </w:pPr>
      <w:r>
        <w:t>15.4 supports 127 octets without  fragmentation so there is we don’t want to be worse than 15.4</w:t>
      </w:r>
    </w:p>
    <w:p w14:paraId="301DD859" w14:textId="77777777" w:rsidR="003B7318" w:rsidRDefault="003B7318">
      <w:pPr>
        <w:pStyle w:val="CommentText"/>
      </w:pPr>
    </w:p>
    <w:p w14:paraId="0401967E" w14:textId="2F91C38A" w:rsidR="003B7318" w:rsidRDefault="003B7318">
      <w:pPr>
        <w:pStyle w:val="CommentText"/>
      </w:pPr>
      <w:r>
        <w:t>CSWG: It was decided at the CSWG F2F to allow the controller complete freedom on fragmentation but it will accept a preference.  Instead, the Mesh and Internet WG requested knowing how many completed extended advertising events occur during the duration as well as the ability to put a cap on the number of extended advertising events to be transmitted before advertising stopped.  The HCI commands were adjusted accordingly.</w:t>
      </w:r>
    </w:p>
  </w:comment>
  <w:comment w:id="858" w:author="Redding, Brian" w:date="2016-04-13T08:06:00Z" w:initials="RB">
    <w:p w14:paraId="11DE27BE" w14:textId="795AA939" w:rsidR="00643459" w:rsidRDefault="00643459">
      <w:pPr>
        <w:pStyle w:val="CommentText"/>
      </w:pPr>
      <w:r>
        <w:rPr>
          <w:rStyle w:val="CommentReference"/>
        </w:rPr>
        <w:annotationRef/>
      </w:r>
      <w:r>
        <w:t>This was made mandatory for filtering purposes so a scanner could filter out responses where a request was never sent.  It also matches the current SCAN_RSP PDU.</w:t>
      </w:r>
    </w:p>
  </w:comment>
  <w:comment w:id="861" w:author="Redding, Brian" w:date="2016-04-13T08:06:00Z" w:initials="RB">
    <w:p w14:paraId="12A74BDA" w14:textId="77777777" w:rsidR="00643459" w:rsidRDefault="00643459">
      <w:pPr>
        <w:pStyle w:val="CommentText"/>
      </w:pPr>
      <w:r>
        <w:rPr>
          <w:rStyle w:val="CommentReference"/>
        </w:rPr>
        <w:annotationRef/>
      </w:r>
      <w:r>
        <w:t>Rasmus:</w:t>
      </w:r>
    </w:p>
    <w:p w14:paraId="37159F48" w14:textId="77777777" w:rsidR="00643459" w:rsidRDefault="00643459">
      <w:pPr>
        <w:pStyle w:val="CommentText"/>
      </w:pPr>
    </w:p>
    <w:p w14:paraId="538C6E60" w14:textId="77777777" w:rsidR="00643459" w:rsidRDefault="00643459">
      <w:pPr>
        <w:pStyle w:val="CommentText"/>
      </w:pPr>
      <w:r>
        <w:t>Why not allow ADI in this case?</w:t>
      </w:r>
    </w:p>
    <w:p w14:paraId="261AF3A8" w14:textId="77777777" w:rsidR="00643459" w:rsidRDefault="00643459">
      <w:pPr>
        <w:pStyle w:val="CommentText"/>
      </w:pPr>
    </w:p>
    <w:p w14:paraId="730248EC" w14:textId="39B47E38" w:rsidR="00643459" w:rsidRDefault="00643459">
      <w:pPr>
        <w:pStyle w:val="CommentText"/>
      </w:pPr>
      <w:r>
        <w:t>BAR: The ADI will be specified now in the ADV_EXT_IND and AUX_ADV_IND so there is no need to include it in the AUX_SCAN_RSP.</w:t>
      </w:r>
    </w:p>
  </w:comment>
  <w:comment w:id="874" w:author="Redding, Brian" w:date="2016-04-13T08:06:00Z" w:initials="RB">
    <w:p w14:paraId="4D733988" w14:textId="77777777" w:rsidR="00643459" w:rsidRDefault="00643459">
      <w:pPr>
        <w:pStyle w:val="CommentText"/>
      </w:pPr>
      <w:r>
        <w:rPr>
          <w:rStyle w:val="CommentReference"/>
        </w:rPr>
        <w:annotationRef/>
      </w:r>
      <w:r>
        <w:t>Jean-Philippe Lambert:</w:t>
      </w:r>
    </w:p>
    <w:p w14:paraId="5872FC62" w14:textId="77777777" w:rsidR="00643459" w:rsidRDefault="00643459">
      <w:pPr>
        <w:pStyle w:val="CommentText"/>
      </w:pPr>
    </w:p>
    <w:p w14:paraId="4E491D9B" w14:textId="77777777" w:rsidR="00643459" w:rsidRDefault="00643459">
      <w:pPr>
        <w:pStyle w:val="CommentText"/>
      </w:pPr>
      <w:r>
        <w:t>What about AUX_CHAIN_IND pointed to by AUX_AYNC_IND PDUs?</w:t>
      </w:r>
    </w:p>
    <w:p w14:paraId="7FE77511" w14:textId="77777777" w:rsidR="00643459" w:rsidRDefault="00643459">
      <w:pPr>
        <w:pStyle w:val="CommentText"/>
      </w:pPr>
    </w:p>
    <w:p w14:paraId="6D831611" w14:textId="58F284FB" w:rsidR="00643459" w:rsidRDefault="00643459">
      <w:pPr>
        <w:pStyle w:val="CommentText"/>
      </w:pPr>
      <w:r>
        <w:t>CSWG: fixed</w:t>
      </w:r>
    </w:p>
  </w:comment>
  <w:comment w:id="956" w:author="Redding, Brian" w:date="2016-04-13T08:06:00Z" w:initials="RB">
    <w:p w14:paraId="42BAFA2C" w14:textId="77777777" w:rsidR="00643459" w:rsidRDefault="00643459">
      <w:pPr>
        <w:pStyle w:val="CommentText"/>
      </w:pPr>
      <w:r>
        <w:rPr>
          <w:rStyle w:val="CommentReference"/>
        </w:rPr>
        <w:annotationRef/>
      </w:r>
      <w:r>
        <w:t>Rasmus:</w:t>
      </w:r>
    </w:p>
    <w:p w14:paraId="1A1C476C" w14:textId="77777777" w:rsidR="00643459" w:rsidRDefault="00643459">
      <w:pPr>
        <w:pStyle w:val="CommentText"/>
      </w:pPr>
    </w:p>
    <w:p w14:paraId="49ECC11E" w14:textId="77777777" w:rsidR="00643459" w:rsidRDefault="00643459">
      <w:pPr>
        <w:pStyle w:val="CommentText"/>
      </w:pPr>
      <w:r>
        <w:t>Should ADI be used to determine duplicate scan response data?  The current CSWG position is that it should not and only refers to the advertising data in advertisements and not scan response data.  Proposal by Rasmus would extend ADI to be used to indicate duplicate scan response data as well.</w:t>
      </w:r>
    </w:p>
    <w:p w14:paraId="1AB96F4C" w14:textId="77777777" w:rsidR="00643459" w:rsidRDefault="00643459">
      <w:pPr>
        <w:pStyle w:val="CommentText"/>
      </w:pPr>
    </w:p>
    <w:p w14:paraId="56EF7074" w14:textId="2BB5E089" w:rsidR="00643459" w:rsidRDefault="00643459">
      <w:pPr>
        <w:pStyle w:val="CommentText"/>
      </w:pPr>
      <w:r>
        <w:t>BAR: This proposal complicates the situation where scannable advertisement has advertising data.  In that case, what does ADI refer to.  Currently, ADI in the triplets is copied directly to the offloaded AUX_ADV_IND packet without change.  So does the ADI in the triplets refer to the scan response or the advertising data in the AUX_ADV_IND?</w:t>
      </w:r>
    </w:p>
    <w:p w14:paraId="7B73B3BE" w14:textId="77777777" w:rsidR="00643459" w:rsidRDefault="00643459">
      <w:pPr>
        <w:pStyle w:val="CommentText"/>
      </w:pPr>
    </w:p>
    <w:p w14:paraId="20C38745" w14:textId="082936AA" w:rsidR="00643459" w:rsidRDefault="00643459">
      <w:pPr>
        <w:pStyle w:val="CommentText"/>
      </w:pPr>
      <w:r>
        <w:t>CSWG: The WG decided at the F2F meeting to mandate ADI for scannable advertising and disallow host data in the AUX_ADV_IND.  This means that ADI in the ADV_EXT_IND refers to the scan response data and not host data contained in the AUX_ADV_IND.</w:t>
      </w:r>
    </w:p>
  </w:comment>
  <w:comment w:id="965" w:author="Brian A. Redding" w:date="2016-04-14T17:42:00Z" w:initials="BAR">
    <w:p w14:paraId="596B39A0" w14:textId="54DB80D9" w:rsidR="00643459" w:rsidRDefault="00643459">
      <w:pPr>
        <w:pStyle w:val="CommentText"/>
      </w:pPr>
      <w:r>
        <w:rPr>
          <w:rStyle w:val="CommentReference"/>
        </w:rPr>
        <w:annotationRef/>
      </w:r>
      <w:r>
        <w:t>Look for text that says Scan Response data is static, advertising data is dynamic</w:t>
      </w:r>
    </w:p>
    <w:p w14:paraId="060747D3" w14:textId="77777777" w:rsidR="003B7318" w:rsidRDefault="003B7318">
      <w:pPr>
        <w:pStyle w:val="CommentText"/>
      </w:pPr>
    </w:p>
    <w:p w14:paraId="605B1017" w14:textId="2085232A" w:rsidR="003B7318" w:rsidRDefault="003B7318">
      <w:pPr>
        <w:pStyle w:val="CommentText"/>
      </w:pPr>
      <w:r>
        <w:t>BAR: I fixed the occurrences in the GAP and remove the sentence in the architecture section.</w:t>
      </w:r>
    </w:p>
  </w:comment>
  <w:comment w:id="966" w:author="Clive D.W. Feather" w:date="2016-04-13T08:06:00Z" w:initials="CDWF">
    <w:p w14:paraId="3AB9F4AC" w14:textId="77777777" w:rsidR="00643459" w:rsidRDefault="00643459">
      <w:pPr>
        <w:pStyle w:val="CommentText"/>
      </w:pPr>
      <w:r>
        <w:rPr>
          <w:rStyle w:val="CommentReference"/>
        </w:rPr>
        <w:annotationRef/>
      </w:r>
      <w:r>
        <w:t>This looks a lot nicer!</w:t>
      </w:r>
    </w:p>
  </w:comment>
  <w:comment w:id="993" w:author="Redding, Brian" w:date="2016-04-13T08:06:00Z" w:initials="RB">
    <w:p w14:paraId="0AEC3EDB" w14:textId="77777777" w:rsidR="00643459" w:rsidRDefault="00643459">
      <w:pPr>
        <w:pStyle w:val="CommentText"/>
      </w:pPr>
      <w:r>
        <w:rPr>
          <w:rStyle w:val="CommentReference"/>
        </w:rPr>
        <w:annotationRef/>
      </w:r>
      <w:r>
        <w:t>To be discussed at F2F meeting.  Is the transmitWindowOffset relative to the AUX_CONNECT_REQ or AUX_CONNECT_RSP.  If it is the AUX_CONNECT_REQ, what is the minimum transmitWindowOffset for Coded PHY and Uncoded PHY so there is enough time to transmit the AUX_CONNECT_RSP for all the encodings as well as enough time to schedule the start of the data packets.</w:t>
      </w:r>
    </w:p>
    <w:p w14:paraId="2FEB80B1" w14:textId="77777777" w:rsidR="00643459" w:rsidRDefault="00643459">
      <w:pPr>
        <w:pStyle w:val="CommentText"/>
      </w:pPr>
    </w:p>
    <w:p w14:paraId="78B4DCEA" w14:textId="4D8BFC4F" w:rsidR="00643459" w:rsidRDefault="00643459">
      <w:pPr>
        <w:pStyle w:val="CommentText"/>
      </w:pPr>
      <w:r>
        <w:t>CSWG: text updated</w:t>
      </w:r>
    </w:p>
  </w:comment>
  <w:comment w:id="1018" w:author="Redding, Brian" w:date="2016-04-13T08:06:00Z" w:initials="RB">
    <w:p w14:paraId="24341F44" w14:textId="77777777" w:rsidR="00643459" w:rsidRDefault="00643459">
      <w:pPr>
        <w:pStyle w:val="CommentText"/>
      </w:pPr>
      <w:r>
        <w:rPr>
          <w:rStyle w:val="CommentReference"/>
        </w:rPr>
        <w:annotationRef/>
      </w:r>
      <w:r>
        <w:t>Dan already has updated version of this diagram.</w:t>
      </w:r>
    </w:p>
  </w:comment>
  <w:comment w:id="1024" w:author="Redding, Brian" w:date="2016-04-13T08:06:00Z" w:initials="RB">
    <w:p w14:paraId="7EA04705" w14:textId="77777777" w:rsidR="00643459" w:rsidRDefault="00643459">
      <w:pPr>
        <w:pStyle w:val="CommentText"/>
      </w:pPr>
      <w:r>
        <w:rPr>
          <w:rStyle w:val="CommentReference"/>
        </w:rPr>
        <w:annotationRef/>
      </w:r>
      <w:r>
        <w:t>Do we merge the Host and Controller AD Types or keep them separate?</w:t>
      </w:r>
    </w:p>
  </w:comment>
  <w:comment w:id="1028" w:author="Clive D.W. Feather" w:date="2016-04-13T08:06:00Z" w:initials="CDWF">
    <w:p w14:paraId="65D18A6B" w14:textId="77777777" w:rsidR="00643459" w:rsidRDefault="00643459">
      <w:pPr>
        <w:pStyle w:val="CommentText"/>
      </w:pPr>
      <w:r>
        <w:rPr>
          <w:rStyle w:val="CommentReference"/>
        </w:rPr>
        <w:annotationRef/>
      </w:r>
      <w:r>
        <w:t>Can we have a data type for “supported PHYs”? See previous CC discussions.</w:t>
      </w:r>
    </w:p>
    <w:p w14:paraId="4C070F47" w14:textId="77777777" w:rsidR="00440520" w:rsidRDefault="00440520">
      <w:pPr>
        <w:pStyle w:val="CommentText"/>
      </w:pPr>
    </w:p>
    <w:p w14:paraId="45E1F308" w14:textId="08354464" w:rsidR="00440520" w:rsidRDefault="00440520">
      <w:pPr>
        <w:pStyle w:val="CommentText"/>
      </w:pPr>
      <w:r>
        <w:t>CSWG: Clive to propose.</w:t>
      </w:r>
    </w:p>
  </w:comment>
  <w:comment w:id="1029" w:author="Redding, Brian" w:date="2016-04-13T08:06:00Z" w:initials="RB">
    <w:p w14:paraId="32B81199" w14:textId="77777777" w:rsidR="00643459" w:rsidRDefault="00643459">
      <w:pPr>
        <w:pStyle w:val="CommentText"/>
      </w:pPr>
      <w:r>
        <w:rPr>
          <w:rStyle w:val="CommentReference"/>
        </w:rPr>
        <w:annotationRef/>
      </w:r>
      <w:r>
        <w:t>Need to request allocation from the BARB</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EA58542" w15:done="0"/>
  <w15:commentEx w15:paraId="2B0DC5A6" w15:done="0"/>
  <w15:commentEx w15:paraId="6C21845E" w15:done="0"/>
  <w15:commentEx w15:paraId="2C035EAB" w15:done="0"/>
  <w15:commentEx w15:paraId="11292D29" w15:done="0"/>
  <w15:commentEx w15:paraId="531FC305" w15:done="0"/>
  <w15:commentEx w15:paraId="0401967E" w15:done="0"/>
  <w15:commentEx w15:paraId="11DE27BE" w15:done="0"/>
  <w15:commentEx w15:paraId="730248EC" w15:done="0"/>
  <w15:commentEx w15:paraId="6D831611" w15:done="0"/>
  <w15:commentEx w15:paraId="20C38745" w15:done="0"/>
  <w15:commentEx w15:paraId="605B1017" w15:done="0"/>
  <w15:commentEx w15:paraId="3AB9F4AC" w15:done="0"/>
  <w15:commentEx w15:paraId="78B4DCEA" w15:done="0"/>
  <w15:commentEx w15:paraId="24341F44" w15:done="0"/>
  <w15:commentEx w15:paraId="7EA04705" w15:done="0"/>
  <w15:commentEx w15:paraId="45E1F308" w15:done="0"/>
  <w15:commentEx w15:paraId="32B8119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B5172E" w14:textId="77777777" w:rsidR="00643459" w:rsidRDefault="00643459" w:rsidP="00856612">
      <w:pPr>
        <w:spacing w:after="0"/>
      </w:pPr>
      <w:r>
        <w:separator/>
      </w:r>
    </w:p>
  </w:endnote>
  <w:endnote w:type="continuationSeparator" w:id="0">
    <w:p w14:paraId="735B6001" w14:textId="77777777" w:rsidR="00643459" w:rsidRDefault="00643459" w:rsidP="00856612">
      <w:pPr>
        <w:spacing w:after="0"/>
      </w:pPr>
      <w:r>
        <w:continuationSeparator/>
      </w:r>
    </w:p>
  </w:endnote>
  <w:endnote w:type="continuationNotice" w:id="1">
    <w:p w14:paraId="07EFDFAC" w14:textId="77777777" w:rsidR="00643459" w:rsidRDefault="0064345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MingLiU">
    <w:altName w:val="細明體"/>
    <w:panose1 w:val="02020509000000000000"/>
    <w:charset w:val="88"/>
    <w:family w:val="modern"/>
    <w:pitch w:val="fixed"/>
    <w:sig w:usb0="A00002FF" w:usb1="28CFFCFA" w:usb2="00000016" w:usb3="00000000" w:csb0="00100001" w:csb1="00000000"/>
  </w:font>
  <w:font w:name="Palatino Linotype">
    <w:panose1 w:val="02040502050505030304"/>
    <w:charset w:val="00"/>
    <w:family w:val="roman"/>
    <w:pitch w:val="variable"/>
    <w:sig w:usb0="E0000287" w:usb1="40000013" w:usb2="00000000" w:usb3="00000000" w:csb0="0000019F" w:csb1="00000000"/>
  </w:font>
  <w:font w:name="Palatino">
    <w:altName w:val="Book Antiqua"/>
    <w:charset w:val="00"/>
    <w:family w:val="auto"/>
    <w:pitch w:val="variable"/>
    <w:sig w:usb0="A00002FF" w:usb1="7800205A" w:usb2="14600000" w:usb3="00000000" w:csb0="00000193"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Arial,Italic">
    <w:altName w:val="Times New Roman"/>
    <w:charset w:val="00"/>
    <w:family w:val="auto"/>
    <w:pitch w:val="default"/>
    <w:sig w:usb0="00000003" w:usb1="00000000" w:usb2="00000000" w:usb3="00000000" w:csb0="00000001" w:csb1="00000000"/>
  </w:font>
  <w:font w:name="Arial,Bold">
    <w:panose1 w:val="00000000000000000000"/>
    <w:charset w:val="00"/>
    <w:family w:val="auto"/>
    <w:notTrueType/>
    <w:pitch w:val="default"/>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1909236"/>
      <w:lock w:val="sdtContentLocked"/>
    </w:sdtPr>
    <w:sdtContent>
      <w:p w14:paraId="52D891FE" w14:textId="77777777" w:rsidR="00643459" w:rsidRDefault="00643459" w:rsidP="00D82F00">
        <w:pPr>
          <w:pStyle w:val="Footer"/>
        </w:pPr>
        <w:r>
          <w:t>Bluetooth SIG Proprietary &amp; Confidential</w: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226E59" w14:textId="77777777" w:rsidR="00643459" w:rsidRDefault="0064345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0C36A0" w14:textId="77777777" w:rsidR="00643459" w:rsidRPr="00101787" w:rsidRDefault="00643459" w:rsidP="00101787">
    <w:pPr>
      <w:pStyle w:val="Footer"/>
      <w:tabs>
        <w:tab w:val="clear" w:pos="4680"/>
      </w:tabs>
      <w:rPr>
        <w:szCs w:val="16"/>
      </w:rPr>
    </w:pPr>
    <w:sdt>
      <w:sdtPr>
        <w:id w:val="1114792886"/>
        <w:lock w:val="sdtContentLocked"/>
        <w:placeholder>
          <w:docPart w:val="381DF0614AE94448ACCCC4F22F703DF4"/>
        </w:placeholder>
      </w:sdtPr>
      <w:sdtContent>
        <w:r>
          <w:rPr>
            <w:noProof/>
            <w:szCs w:val="16"/>
          </w:rPr>
          <mc:AlternateContent>
            <mc:Choice Requires="wpg">
              <w:drawing>
                <wp:anchor distT="4294967294" distB="4294967294" distL="114300" distR="114300" simplePos="0" relativeHeight="251658242" behindDoc="1" locked="0" layoutInCell="1" allowOverlap="1" wp14:anchorId="04743569" wp14:editId="7931A527">
                  <wp:simplePos x="0" y="0"/>
                  <wp:positionH relativeFrom="page">
                    <wp:align>right</wp:align>
                  </wp:positionH>
                  <wp:positionV relativeFrom="bottomMargin">
                    <wp:posOffset>-1</wp:posOffset>
                  </wp:positionV>
                  <wp:extent cx="10113010" cy="0"/>
                  <wp:effectExtent l="0" t="0" r="40640" b="19050"/>
                  <wp:wrapNone/>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113010" cy="0"/>
                            <a:chOff x="0" y="0"/>
                            <a:chExt cx="10110952" cy="0"/>
                          </a:xfrm>
                        </wpg:grpSpPr>
                        <wps:wsp>
                          <wps:cNvPr id="22" name="Straight Connector 10"/>
                          <wps:cNvCnPr/>
                          <wps:spPr>
                            <a:xfrm>
                              <a:off x="0" y="0"/>
                              <a:ext cx="9061450" cy="0"/>
                            </a:xfrm>
                            <a:prstGeom prst="line">
                              <a:avLst/>
                            </a:prstGeom>
                            <a:ln w="19050">
                              <a:solidFill>
                                <a:srgbClr val="B4B4B4"/>
                              </a:solidFill>
                            </a:ln>
                          </wps:spPr>
                          <wps:style>
                            <a:lnRef idx="1">
                              <a:schemeClr val="accent1"/>
                            </a:lnRef>
                            <a:fillRef idx="0">
                              <a:schemeClr val="accent1"/>
                            </a:fillRef>
                            <a:effectRef idx="0">
                              <a:schemeClr val="accent1"/>
                            </a:effectRef>
                            <a:fontRef idx="minor">
                              <a:schemeClr val="tx1"/>
                            </a:fontRef>
                          </wps:style>
                          <wps:bodyPr/>
                        </wps:wsp>
                        <wps:wsp>
                          <wps:cNvPr id="25" name="Straight Connector 11"/>
                          <wps:cNvCnPr/>
                          <wps:spPr>
                            <a:xfrm>
                              <a:off x="9093200" y="0"/>
                              <a:ext cx="181610" cy="0"/>
                            </a:xfrm>
                            <a:prstGeom prst="line">
                              <a:avLst/>
                            </a:prstGeom>
                            <a:ln w="19050">
                              <a:solidFill>
                                <a:schemeClr val="accent1"/>
                              </a:solidFill>
                            </a:ln>
                          </wps:spPr>
                          <wps:style>
                            <a:lnRef idx="1">
                              <a:schemeClr val="accent1"/>
                            </a:lnRef>
                            <a:fillRef idx="0">
                              <a:schemeClr val="accent1"/>
                            </a:fillRef>
                            <a:effectRef idx="0">
                              <a:schemeClr val="accent1"/>
                            </a:effectRef>
                            <a:fontRef idx="minor">
                              <a:schemeClr val="tx1"/>
                            </a:fontRef>
                          </wps:style>
                          <wps:bodyPr/>
                        </wps:wsp>
                        <wps:wsp>
                          <wps:cNvPr id="26" name="Straight Connector 14"/>
                          <wps:cNvCnPr/>
                          <wps:spPr>
                            <a:xfrm>
                              <a:off x="9306560" y="0"/>
                              <a:ext cx="804392" cy="0"/>
                            </a:xfrm>
                            <a:prstGeom prst="line">
                              <a:avLst/>
                            </a:prstGeom>
                            <a:ln w="19050">
                              <a:solidFill>
                                <a:schemeClr val="accent2"/>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page">
                    <wp14:pctHeight>0</wp14:pctHeight>
                  </wp14:sizeRelV>
                </wp:anchor>
              </w:drawing>
            </mc:Choice>
            <mc:Fallback>
              <w:pict>
                <v:group w14:anchorId="028C4306" id="Group 21" o:spid="_x0000_s1026" style="position:absolute;margin-left:745.1pt;margin-top:0;width:796.3pt;height:0;z-index:-251658238;mso-wrap-distance-top:-6e-5mm;mso-wrap-distance-bottom:-6e-5mm;mso-position-horizontal:right;mso-position-horizontal-relative:page;mso-position-vertical-relative:bottom-margin-area;mso-width-relative:margin" coordsize="1011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">
                  <v:line id="Straight Connector 10" o:spid="_x0000_s1027" style="position:absolute;visibility:visible;mso-wrap-style:square" from="0,0" to="9061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8dusUAAADbAAAADwAAAGRycy9kb3ducmV2LnhtbESPQWvCQBSE7wX/w/IKvdVNc9ASXUUM&#10;onjQaivt8ZF9JtHs25Ddmuiv7xYEj8PMfMOMp52pxIUaV1pW8NaPQBBnVpecK/j6XLy+g3AeWWNl&#10;mRRcycF00nsaY6Jtyzu67H0uAoRdggoK7+tESpcVZND1bU0cvKNtDPogm1zqBtsAN5WMo2ggDZYc&#10;FgqsaV5Qdt7/GgVnfdq0aTqM3WEdbQc/t+XHd8pKvTx3sxEIT51/hO/tlVYQx/D/JfwAOf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c8dusUAAADbAAAADwAAAAAAAAAA&#10;AAAAAAChAgAAZHJzL2Rvd25yZXYueG1sUEsFBgAAAAAEAAQA+QAAAJMDAAAAAA==&#10;" strokecolor="#b4b4b4" strokeweight="1.5pt"/>
                  <v:line id="Straight Connector 11" o:spid="_x0000_s1028" style="position:absolute;visibility:visible;mso-wrap-style:square" from="90932,0" to="9274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JiocEAAADbAAAADwAAAGRycy9kb3ducmV2LnhtbESPS4vCMBSF9wP+h3AFd2NqwVGqaRFF&#10;cOHGx8bdpbk2xeamNtF2/v1kYGCWh/P4OOtisI14U+drxwpm0wQEcel0zZWC62X/uQThA7LGxjEp&#10;+CYPRT76WGOmXc8nep9DJeII+wwVmBDaTEpfGrLop64ljt7ddRZDlF0ldYd9HLeNTJPkS1qsORIM&#10;trQ1VD7OL6tgP/j51ewOx2e7OJ76CL65lJSajIfNCkSgIfyH/9oHrSCdw++X+ANk/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MmKhwQAAANsAAAAPAAAAAAAAAAAAAAAA&#10;AKECAABkcnMvZG93bnJldi54bWxQSwUGAAAAAAQABAD5AAAAjwMAAAAA&#10;" strokecolor="#2260a5 [3204]" strokeweight="1.5pt"/>
                  <v:line id="Straight Connector 14" o:spid="_x0000_s1029" style="position:absolute;visibility:visible;mso-wrap-style:square" from="93065,0" to="1011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5kqMQAAADbAAAADwAAAGRycy9kb3ducmV2LnhtbESPQWvCQBSE74X+h+UVvNWNUoOkrlKU&#10;UkE8qKHQ2yP7moRm38bsq8Z/7wqCx2FmvmFmi9416kRdqD0bGA0TUMSFtzWXBvLD5+sUVBBki41n&#10;MnChAIv589MMM+vPvKPTXkoVIRwyNFCJtJnWoajIYRj6ljh6v75zKFF2pbYdniPcNXqcJKl2WHNc&#10;qLClZUXF3/7fGQhfkl++V+louyuP+c9G3iZL9sYMXvqPd1BCvTzC9/baGhincPsSf4CeX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mSoxAAAANsAAAAPAAAAAAAAAAAA&#10;AAAAAKECAABkcnMvZG93bnJldi54bWxQSwUGAAAAAAQABAD5AAAAkgMAAAAA&#10;" strokecolor="#f60 [3205]" strokeweight="1.5pt"/>
                  <w10:wrap anchorx="page" anchory="margin"/>
                </v:group>
              </w:pict>
            </mc:Fallback>
          </mc:AlternateContent>
        </w:r>
        <w:r>
          <w:t>Bluetooth SIG Proprietary &amp; Confidential</w:t>
        </w:r>
      </w:sdtContent>
    </w:sdt>
    <w:r>
      <w:tab/>
    </w:r>
    <w:r>
      <w:rPr>
        <w:rFonts w:cs="Arial"/>
        <w:szCs w:val="16"/>
      </w:rPr>
      <w:t>Page</w:t>
    </w:r>
    <w:r w:rsidRPr="00101787">
      <w:rPr>
        <w:rFonts w:cs="Arial"/>
        <w:szCs w:val="16"/>
      </w:rPr>
      <w:t xml:space="preserve"> </w:t>
    </w:r>
    <w:r w:rsidRPr="00604C3E">
      <w:rPr>
        <w:rFonts w:cs="Arial"/>
        <w:b/>
        <w:szCs w:val="16"/>
      </w:rPr>
      <w:fldChar w:fldCharType="begin"/>
    </w:r>
    <w:r w:rsidRPr="00604C3E">
      <w:rPr>
        <w:rFonts w:cs="Arial"/>
        <w:b/>
        <w:szCs w:val="16"/>
      </w:rPr>
      <w:instrText xml:space="preserve"> PAGE  \* Arabic  \* MERGEFORMAT </w:instrText>
    </w:r>
    <w:r w:rsidRPr="00604C3E">
      <w:rPr>
        <w:rFonts w:cs="Arial"/>
        <w:b/>
        <w:szCs w:val="16"/>
      </w:rPr>
      <w:fldChar w:fldCharType="separate"/>
    </w:r>
    <w:r w:rsidR="00C12FA0">
      <w:rPr>
        <w:rFonts w:cs="Arial"/>
        <w:b/>
        <w:noProof/>
        <w:szCs w:val="16"/>
      </w:rPr>
      <w:t>54</w:t>
    </w:r>
    <w:r w:rsidRPr="00604C3E">
      <w:rPr>
        <w:rFonts w:cs="Arial"/>
        <w:b/>
        <w:szCs w:val="16"/>
      </w:rPr>
      <w:fldChar w:fldCharType="end"/>
    </w:r>
    <w:r w:rsidRPr="00604C3E">
      <w:rPr>
        <w:rFonts w:cs="Arial"/>
        <w:b/>
        <w:szCs w:val="16"/>
      </w:rPr>
      <w:t xml:space="preserve"> of </w:t>
    </w:r>
    <w:fldSimple w:instr=" NUMPAGES  \* Arabic  \* MERGEFORMAT ">
      <w:r w:rsidR="00C12FA0" w:rsidRPr="00C12FA0">
        <w:rPr>
          <w:rFonts w:cs="Arial"/>
          <w:b/>
          <w:noProof/>
          <w:szCs w:val="16"/>
        </w:rPr>
        <w:t>184</w:t>
      </w:r>
    </w:fldSimple>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D1B2FD" w14:textId="77777777" w:rsidR="00643459" w:rsidRDefault="0064345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530469" w14:textId="77777777" w:rsidR="00643459" w:rsidRDefault="00643459" w:rsidP="00856612">
      <w:pPr>
        <w:spacing w:after="0"/>
      </w:pPr>
      <w:r>
        <w:separator/>
      </w:r>
    </w:p>
  </w:footnote>
  <w:footnote w:type="continuationSeparator" w:id="0">
    <w:p w14:paraId="63E2E28D" w14:textId="77777777" w:rsidR="00643459" w:rsidRDefault="00643459" w:rsidP="00856612">
      <w:pPr>
        <w:spacing w:after="0"/>
      </w:pPr>
      <w:r>
        <w:continuationSeparator/>
      </w:r>
    </w:p>
  </w:footnote>
  <w:footnote w:type="continuationNotice" w:id="1">
    <w:p w14:paraId="0F8CA2A2" w14:textId="77777777" w:rsidR="00643459" w:rsidRDefault="00643459">
      <w:pPr>
        <w:spacing w:after="0" w:line="240" w:lineRule="auto"/>
      </w:pPr>
    </w:p>
  </w:footnote>
  <w:footnote w:id="2">
    <w:p w14:paraId="0099C93A" w14:textId="77777777" w:rsidR="00643459" w:rsidRDefault="00643459">
      <w:pPr>
        <w:pStyle w:val="FootnoteText"/>
      </w:pPr>
      <w:r>
        <w:rPr>
          <w:rStyle w:val="FootnoteReference"/>
        </w:rPr>
        <w:footnoteRef/>
      </w:r>
      <w:r>
        <w:t xml:space="preserve"> Formerly called Connection Rejected Due To Limited Resources</w:t>
      </w:r>
    </w:p>
  </w:footnote>
  <w:footnote w:id="3">
    <w:p w14:paraId="26C95385" w14:textId="77777777" w:rsidR="00643459" w:rsidRDefault="00643459">
      <w:pPr>
        <w:pStyle w:val="FootnoteText"/>
      </w:pPr>
      <w:r>
        <w:rPr>
          <w:rStyle w:val="FootnoteReference"/>
        </w:rPr>
        <w:footnoteRef/>
      </w:r>
      <w:r>
        <w:t xml:space="preserve"> Formerly called Directed Advertising Timeout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23BFAF" w14:textId="77777777" w:rsidR="00643459" w:rsidRDefault="0064345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53D9BD" w14:textId="77777777" w:rsidR="00643459" w:rsidRDefault="0064345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03D275" w14:textId="77777777" w:rsidR="00643459" w:rsidRDefault="00643459">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584491" w14:textId="77777777" w:rsidR="00643459" w:rsidRDefault="00643459">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040C49" w14:textId="77777777" w:rsidR="00643459" w:rsidRPr="0077222B" w:rsidRDefault="00643459" w:rsidP="0077222B">
    <w:pPr>
      <w:pStyle w:val="Headerline1"/>
    </w:pPr>
    <w:r w:rsidRPr="0077222B">
      <w:rPr>
        <w:noProof/>
      </w:rPr>
      <w:drawing>
        <wp:anchor distT="0" distB="0" distL="114300" distR="114300" simplePos="0" relativeHeight="251658240" behindDoc="1" locked="0" layoutInCell="1" allowOverlap="1" wp14:anchorId="7F7B147A" wp14:editId="2FCD7BF7">
          <wp:simplePos x="0" y="0"/>
          <wp:positionH relativeFrom="column">
            <wp:posOffset>0</wp:posOffset>
          </wp:positionH>
          <wp:positionV relativeFrom="topMargin">
            <wp:posOffset>285750</wp:posOffset>
          </wp:positionV>
          <wp:extent cx="1746504" cy="548640"/>
          <wp:effectExtent l="0" t="0" r="6350" b="381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tooth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46504" cy="548640"/>
                  </a:xfrm>
                  <a:prstGeom prst="rect">
                    <a:avLst/>
                  </a:prstGeom>
                </pic:spPr>
              </pic:pic>
            </a:graphicData>
          </a:graphic>
        </wp:anchor>
      </w:drawing>
    </w:r>
    <w:r w:rsidRPr="0077222B">
      <w:ptab w:relativeTo="margin" w:alignment="left" w:leader="none"/>
    </w:r>
    <w:sdt>
      <w:sdtPr>
        <w:id w:val="-1726283322"/>
        <w:lock w:val="sdtLocked"/>
        <w:placeholder>
          <w:docPart w:val="381DF0614AE94448ACCCC4F22F703DF4"/>
        </w:placeholder>
      </w:sdtPr>
      <w:sdtEndPr>
        <w:rPr>
          <w:b/>
          <w:noProof/>
        </w:rPr>
      </w:sdtEndPr>
      <w:sdtContent>
        <w:fldSimple w:instr=" STYLEREF  Title  \* MERGEFORMAT ">
          <w:r w:rsidR="00C12FA0" w:rsidRPr="00C12FA0">
            <w:rPr>
              <w:b/>
              <w:noProof/>
            </w:rPr>
            <w:t>LE Advertising Extensions</w:t>
          </w:r>
        </w:fldSimple>
      </w:sdtContent>
    </w:sdt>
  </w:p>
  <w:p w14:paraId="46583079" w14:textId="77777777" w:rsidR="00643459" w:rsidRDefault="00643459" w:rsidP="004A18CC">
    <w:pPr>
      <w:pStyle w:val="Header"/>
      <w:tabs>
        <w:tab w:val="clear" w:pos="4680"/>
      </w:tabs>
      <w:spacing w:line="480" w:lineRule="auto"/>
      <w:jc w:val="left"/>
    </w:pPr>
    <w:r>
      <w:rPr>
        <w:noProof/>
      </w:rPr>
      <mc:AlternateContent>
        <mc:Choice Requires="wps">
          <w:drawing>
            <wp:anchor distT="0" distB="0" distL="114300" distR="114300" simplePos="0" relativeHeight="251658243" behindDoc="0" locked="0" layoutInCell="1" allowOverlap="1" wp14:anchorId="79197F14" wp14:editId="622D25FD">
              <wp:simplePos x="0" y="0"/>
              <wp:positionH relativeFrom="column">
                <wp:posOffset>-723900</wp:posOffset>
              </wp:positionH>
              <wp:positionV relativeFrom="margin">
                <wp:posOffset>485140</wp:posOffset>
              </wp:positionV>
              <wp:extent cx="521335" cy="7000875"/>
              <wp:effectExtent l="0" t="0" r="0" b="9525"/>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1335" cy="7000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B5B5B5" w:themeColor="accent6"/>
                              <w:sz w:val="36"/>
                              <w:szCs w:val="48"/>
                            </w:rPr>
                            <w:alias w:val="Status"/>
                            <w:tag w:val=""/>
                            <w:id w:val="-401062602"/>
                            <w:lock w:val="sdtLocked"/>
                            <w:dataBinding w:prefixMappings="xmlns:ns0='http://purl.org/dc/elements/1.1/' xmlns:ns1='http://schemas.openxmlformats.org/package/2006/metadata/core-properties' " w:xpath="/ns1:coreProperties[1]/ns1:contentStatus[1]" w:storeItemID="{6C3C8BC8-F283-45AE-878A-BAB7291924A1}"/>
                            <w:text/>
                          </w:sdtPr>
                          <w:sdtContent>
                            <w:p w14:paraId="537B3771" w14:textId="473B2BC1" w:rsidR="00643459" w:rsidRDefault="00643459" w:rsidP="002B628B">
                              <w:pPr>
                                <w:jc w:val="center"/>
                              </w:pPr>
                              <w:r>
                                <w:rPr>
                                  <w:color w:val="B5B5B5" w:themeColor="accent6"/>
                                  <w:sz w:val="36"/>
                                  <w:szCs w:val="48"/>
                                </w:rPr>
                                <w:t>D09r14</w:t>
                              </w:r>
                            </w:p>
                          </w:sdtContent>
                        </w:sdt>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197F14" id="_x0000_t202" coordsize="21600,21600" o:spt="202" path="m,l,21600r21600,l21600,xe">
              <v:stroke joinstyle="miter"/>
              <v:path gradientshapeok="t" o:connecttype="rect"/>
            </v:shapetype>
            <v:shape id="Text Box 9" o:spid="_x0000_s1026" type="#_x0000_t202" style="position:absolute;left:0;text-align:left;margin-left:-57pt;margin-top:38.2pt;width:41.05pt;height:551.2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" fillcolor="white [3201]" stroked="f" strokeweight=".5pt">
              <v:path arrowok="t"/>
              <v:textbox style="layout-flow:vertical;mso-layout-flow-alt:bottom-to-top">
                <w:txbxContent>
                  <w:sdt>
                    <w:sdtPr>
                      <w:rPr>
                        <w:color w:val="B5B5B5" w:themeColor="accent6"/>
                        <w:sz w:val="36"/>
                        <w:szCs w:val="48"/>
                      </w:rPr>
                      <w:alias w:val="Status"/>
                      <w:tag w:val=""/>
                      <w:id w:val="-401062602"/>
                      <w:lock w:val="sdtLocked"/>
                      <w:dataBinding w:prefixMappings="xmlns:ns0='http://purl.org/dc/elements/1.1/' xmlns:ns1='http://schemas.openxmlformats.org/package/2006/metadata/core-properties' " w:xpath="/ns1:coreProperties[1]/ns1:contentStatus[1]" w:storeItemID="{6C3C8BC8-F283-45AE-878A-BAB7291924A1}"/>
                      <w:text/>
                    </w:sdtPr>
                    <w:sdtContent>
                      <w:p w14:paraId="537B3771" w14:textId="473B2BC1" w:rsidR="00643459" w:rsidRDefault="00643459" w:rsidP="002B628B">
                        <w:pPr>
                          <w:jc w:val="center"/>
                        </w:pPr>
                        <w:r>
                          <w:rPr>
                            <w:color w:val="B5B5B5" w:themeColor="accent6"/>
                            <w:sz w:val="36"/>
                            <w:szCs w:val="48"/>
                          </w:rPr>
                          <w:t>D09r14</w:t>
                        </w:r>
                      </w:p>
                    </w:sdtContent>
                  </w:sdt>
                </w:txbxContent>
              </v:textbox>
              <w10:wrap anchory="margin"/>
            </v:shape>
          </w:pict>
        </mc:Fallback>
      </mc:AlternateContent>
    </w:r>
    <w:r>
      <w:ptab w:relativeTo="margin" w:alignment="right" w:leader="none"/>
    </w:r>
    <w:sdt>
      <w:sdtPr>
        <w:id w:val="1156194772"/>
        <w:lock w:val="sdtLocked"/>
        <w:placeholder>
          <w:docPart w:val="381DF0614AE94448ACCCC4F22F703DF4"/>
        </w:placeholder>
      </w:sdtPr>
      <w:sdtEndPr>
        <w:rPr>
          <w:bCs/>
          <w:sz w:val="20"/>
        </w:rPr>
      </w:sdtEndPr>
      <w:sdtContent>
        <w:r>
          <w:rPr>
            <w:noProof/>
            <w:sz w:val="16"/>
            <w:szCs w:val="16"/>
          </w:rPr>
          <mc:AlternateContent>
            <mc:Choice Requires="wpg">
              <w:drawing>
                <wp:anchor distT="4294967294" distB="4294967294" distL="114300" distR="114300" simplePos="0" relativeHeight="251658241" behindDoc="1" locked="0" layoutInCell="1" allowOverlap="1" wp14:anchorId="79174155" wp14:editId="0C3265B3">
                  <wp:simplePos x="0" y="0"/>
                  <wp:positionH relativeFrom="page">
                    <wp:align>left</wp:align>
                  </wp:positionH>
                  <wp:positionV relativeFrom="page">
                    <wp:posOffset>914399</wp:posOffset>
                  </wp:positionV>
                  <wp:extent cx="10149840" cy="0"/>
                  <wp:effectExtent l="0" t="0" r="3810" b="19050"/>
                  <wp:wrapNone/>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149840" cy="0"/>
                            <a:chOff x="0" y="0"/>
                            <a:chExt cx="10154117" cy="0"/>
                          </a:xfrm>
                        </wpg:grpSpPr>
                        <wps:wsp>
                          <wps:cNvPr id="47" name="Straight Connector 47"/>
                          <wps:cNvCnPr/>
                          <wps:spPr>
                            <a:xfrm rot="10800000">
                              <a:off x="1189822" y="0"/>
                              <a:ext cx="8964295" cy="0"/>
                            </a:xfrm>
                            <a:prstGeom prst="line">
                              <a:avLst/>
                            </a:prstGeom>
                            <a:ln w="19050">
                              <a:solidFill>
                                <a:srgbClr val="B4B4B4"/>
                              </a:solidFill>
                            </a:ln>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rot="10800000">
                              <a:off x="969484" y="0"/>
                              <a:ext cx="182880" cy="0"/>
                            </a:xfrm>
                            <a:prstGeom prst="line">
                              <a:avLst/>
                            </a:prstGeom>
                            <a:ln w="19050">
                              <a:solidFill>
                                <a:schemeClr val="accent1"/>
                              </a:solidFill>
                            </a:ln>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wps:spPr>
                            <a:xfrm rot="10800000">
                              <a:off x="0" y="0"/>
                              <a:ext cx="941832" cy="0"/>
                            </a:xfrm>
                            <a:prstGeom prst="line">
                              <a:avLst/>
                            </a:prstGeom>
                            <a:ln w="19050">
                              <a:solidFill>
                                <a:schemeClr val="accent2"/>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page">
                    <wp14:pctHeight>0</wp14:pctHeight>
                  </wp14:sizeRelV>
                </wp:anchor>
              </w:drawing>
            </mc:Choice>
            <mc:Fallback>
              <w:pict>
                <v:group w14:anchorId="29C3F943" id="Group 18" o:spid="_x0000_s1026" style="position:absolute;margin-left:0;margin-top:1in;width:799.2pt;height:0;z-index:-251658239;mso-wrap-distance-top:-6e-5mm;mso-wrap-distance-bottom:-6e-5mm;mso-position-horizontal:left;mso-position-horizontal-relative:page;mso-position-vertical-relative:page;mso-width-relative:margin" coordsize="101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">
                  <v:line id="Straight Connector 47" o:spid="_x0000_s1027" style="position:absolute;rotation:180;visibility:visible;mso-wrap-style:square" from="11898,0" to="10154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r1tcUAAADbAAAADwAAAGRycy9kb3ducmV2LnhtbESPT2vCQBTE74LfYXkFb7pptGpTVxFB&#10;2kMv/kO8PbKvSWr2bciuMX57VxA8DjPzG2a2aE0pGqpdYVnB+yACQZxaXXCmYL9b96cgnEfWWFom&#10;BTdysJh3OzNMtL3yhpqtz0SAsEtQQe59lUjp0pwMuoGtiIP3Z2uDPsg6k7rGa4CbUsZRNJYGCw4L&#10;OVa0yik9by9GQTw8xpv/j+/fZYOr22h60tnBfCrVe2uXXyA8tf4VfrZ/tILRBB5fw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Cr1tcUAAADbAAAADwAAAAAAAAAA&#10;AAAAAAChAgAAZHJzL2Rvd25yZXYueG1sUEsFBgAAAAAEAAQA+QAAAJMDAAAAAA==&#10;" strokecolor="#b4b4b4" strokeweight="1.5pt"/>
                  <v:line id="Straight Connector 48" o:spid="_x0000_s1028" style="position:absolute;rotation:180;visibility:visible;mso-wrap-style:square" from="9694,0" to="115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39ssAAAADbAAAADwAAAGRycy9kb3ducmV2LnhtbERP3WrCMBS+F/YO4Qy803S6iVajbIq4&#10;3QxafYBDc2zKkpPSRO3e3lwIXn58/6tN76y4UhcazwrexhkI4srrhmsFp+N+NAcRIrJG65kU/FOA&#10;zfplsMJc+xsXdC1jLVIIhxwVmBjbXMpQGXIYxr4lTtzZdw5jgl0tdYe3FO6snGTZTDpsODUYbGlr&#10;qPorL07BYbqflPqrtLYwvz/0sWjcbrFVavjafy5BROrjU/xwf2sF72ls+pJ+gFzf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od/bLAAAAA2wAAAA8AAAAAAAAAAAAAAAAA&#10;oQIAAGRycy9kb3ducmV2LnhtbFBLBQYAAAAABAAEAPkAAACOAwAAAAA=&#10;" strokecolor="#2260a5 [3204]" strokeweight="1.5pt"/>
                  <v:line id="Straight Connector 49" o:spid="_x0000_s1029" style="position:absolute;rotation:180;visibility:visible;mso-wrap-style:square" from="0,0" to="94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Ur5sQAAADbAAAADwAAAGRycy9kb3ducmV2LnhtbESPW2sCMRSE34X+h3AKvmm2pVi7GqWU&#10;VoQieKni4yE5e6GbkyWJuv77Rij4OMzMN8x03tlGnMmH2rGCp2EGglg7U3Op4Gf3NRiDCBHZYOOY&#10;FFwpwHz20JtibtyFN3TexlIkCIccFVQxtrmUQVdkMQxdS5y8wnmLMUlfSuPxkuC2kc9ZNpIWa04L&#10;Fbb0UZH+3Z6sgkPYH/X6G183y2KlP7tiMfLXhVL9x+59AiJSF+/h//bSKHh5g9uX9APk7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ZSvmxAAAANsAAAAPAAAAAAAAAAAA&#10;AAAAAKECAABkcnMvZG93bnJldi54bWxQSwUGAAAAAAQABAD5AAAAkgMAAAAA&#10;" strokecolor="#f60 [3205]" strokeweight="1.5pt"/>
                  <w10:wrap anchorx="page" anchory="page"/>
                </v:group>
              </w:pict>
            </mc:Fallback>
          </mc:AlternateContent>
        </w:r>
        <w:r>
          <w:rPr>
            <w:bCs/>
            <w:sz w:val="20"/>
          </w:rPr>
          <w:t>Bluetooth Specification Change Request</w:t>
        </w:r>
      </w:sdtContent>
    </w:sdt>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56DC15" w14:textId="77777777" w:rsidR="00643459" w:rsidRDefault="0064345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3" type="#_x0000_t75" style="width:13.75pt;height:11.9pt;visibility:visible" o:bullet="t">
        <v:imagedata r:id="rId1" o:title="" croptop="7210f" cropbottom="8972f" cropleft="7737f" cropright="11384f"/>
      </v:shape>
    </w:pict>
  </w:numPicBullet>
  <w:abstractNum w:abstractNumId="0" w15:restartNumberingAfterBreak="0">
    <w:nsid w:val="FFFFFF7C"/>
    <w:multiLevelType w:val="singleLevel"/>
    <w:tmpl w:val="F424C8E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C53AF594"/>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8F659C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FA2C18E8"/>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37FABE64"/>
    <w:lvl w:ilvl="0">
      <w:start w:val="1"/>
      <w:numFmt w:val="bullet"/>
      <w:pStyle w:val="ListBullet5"/>
      <w:lvlText w:val="-"/>
      <w:lvlJc w:val="left"/>
      <w:pPr>
        <w:ind w:left="1800" w:hanging="360"/>
      </w:pPr>
      <w:rPr>
        <w:rFonts w:ascii="Arial" w:hAnsi="Arial" w:hint="default"/>
        <w:color w:val="595959" w:themeColor="text2"/>
      </w:rPr>
    </w:lvl>
  </w:abstractNum>
  <w:abstractNum w:abstractNumId="5" w15:restartNumberingAfterBreak="0">
    <w:nsid w:val="FFFFFF81"/>
    <w:multiLevelType w:val="singleLevel"/>
    <w:tmpl w:val="1070E924"/>
    <w:lvl w:ilvl="0">
      <w:start w:val="1"/>
      <w:numFmt w:val="bullet"/>
      <w:pStyle w:val="ListBullet4"/>
      <w:lvlText w:val="▪"/>
      <w:lvlJc w:val="left"/>
      <w:pPr>
        <w:ind w:left="1440" w:hanging="360"/>
      </w:pPr>
      <w:rPr>
        <w:rFonts w:ascii="Arial" w:hAnsi="Arial" w:hint="default"/>
        <w:color w:val="595959" w:themeColor="text2"/>
        <w:sz w:val="24"/>
      </w:rPr>
    </w:lvl>
  </w:abstractNum>
  <w:abstractNum w:abstractNumId="6" w15:restartNumberingAfterBreak="0">
    <w:nsid w:val="FFFFFF82"/>
    <w:multiLevelType w:val="singleLevel"/>
    <w:tmpl w:val="FC420268"/>
    <w:lvl w:ilvl="0">
      <w:start w:val="1"/>
      <w:numFmt w:val="bullet"/>
      <w:pStyle w:val="ListBullet3"/>
      <w:lvlText w:val="›"/>
      <w:lvlJc w:val="left"/>
      <w:pPr>
        <w:ind w:left="1080" w:hanging="360"/>
      </w:pPr>
      <w:rPr>
        <w:rFonts w:ascii="Arial" w:hAnsi="Arial" w:hint="default"/>
        <w:color w:val="595959" w:themeColor="text2"/>
      </w:rPr>
    </w:lvl>
  </w:abstractNum>
  <w:abstractNum w:abstractNumId="7" w15:restartNumberingAfterBreak="0">
    <w:nsid w:val="FFFFFF83"/>
    <w:multiLevelType w:val="singleLevel"/>
    <w:tmpl w:val="8528AFC8"/>
    <w:lvl w:ilvl="0">
      <w:start w:val="1"/>
      <w:numFmt w:val="bullet"/>
      <w:pStyle w:val="ListBullet2"/>
      <w:lvlText w:val="-"/>
      <w:lvlJc w:val="left"/>
      <w:pPr>
        <w:ind w:left="720" w:hanging="360"/>
      </w:pPr>
      <w:rPr>
        <w:rFonts w:ascii="Arial" w:hAnsi="Arial" w:hint="default"/>
        <w:color w:val="595959" w:themeColor="text2"/>
      </w:rPr>
    </w:lvl>
  </w:abstractNum>
  <w:abstractNum w:abstractNumId="8" w15:restartNumberingAfterBreak="0">
    <w:nsid w:val="FFFFFF88"/>
    <w:multiLevelType w:val="singleLevel"/>
    <w:tmpl w:val="423ED8C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090E9EA4"/>
    <w:lvl w:ilvl="0">
      <w:start w:val="1"/>
      <w:numFmt w:val="bullet"/>
      <w:pStyle w:val="ListBullet"/>
      <w:lvlText w:val="•"/>
      <w:lvlJc w:val="left"/>
      <w:pPr>
        <w:ind w:left="360" w:hanging="360"/>
      </w:pPr>
      <w:rPr>
        <w:rFonts w:ascii="Arial" w:hAnsi="Arial" w:hint="default"/>
        <w:color w:val="595959" w:themeColor="text2"/>
        <w:sz w:val="24"/>
      </w:rPr>
    </w:lvl>
  </w:abstractNum>
  <w:abstractNum w:abstractNumId="10" w15:restartNumberingAfterBreak="0">
    <w:nsid w:val="0AFA4E47"/>
    <w:multiLevelType w:val="hybridMultilevel"/>
    <w:tmpl w:val="61FC960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8A79E5"/>
    <w:multiLevelType w:val="multilevel"/>
    <w:tmpl w:val="1AB2A4F0"/>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decimal"/>
      <w:pStyle w:val="Heading4"/>
      <w:lvlText w:val="%1.%2.%3.%4"/>
      <w:lvlJc w:val="left"/>
      <w:pPr>
        <w:ind w:left="360" w:hanging="360"/>
      </w:pPr>
      <w:rPr>
        <w:rFonts w:hint="default"/>
      </w:rPr>
    </w:lvl>
    <w:lvl w:ilvl="4">
      <w:start w:val="1"/>
      <w:numFmt w:val="decimal"/>
      <w:pStyle w:val="Heading5"/>
      <w:lvlText w:val="%1.%2.%3.%4.%5"/>
      <w:lvlJc w:val="left"/>
      <w:pPr>
        <w:ind w:left="360" w:hanging="360"/>
      </w:pPr>
      <w:rPr>
        <w:rFonts w:hint="default"/>
      </w:rPr>
    </w:lvl>
    <w:lvl w:ilvl="5">
      <w:start w:val="1"/>
      <w:numFmt w:val="upperLetter"/>
      <w:pStyle w:val="Heading6"/>
      <w:lvlText w:val="Appendix %6"/>
      <w:lvlJc w:val="left"/>
      <w:pPr>
        <w:ind w:left="360" w:hanging="360"/>
      </w:pPr>
      <w:rPr>
        <w:rFonts w:hint="default"/>
      </w:rPr>
    </w:lvl>
    <w:lvl w:ilvl="6">
      <w:start w:val="1"/>
      <w:numFmt w:val="decimal"/>
      <w:pStyle w:val="Heading7"/>
      <w:lvlText w:val="%6.%7"/>
      <w:lvlJc w:val="left"/>
      <w:pPr>
        <w:ind w:left="360" w:hanging="360"/>
      </w:pPr>
      <w:rPr>
        <w:rFonts w:hint="default"/>
      </w:rPr>
    </w:lvl>
    <w:lvl w:ilvl="7">
      <w:start w:val="1"/>
      <w:numFmt w:val="decimal"/>
      <w:pStyle w:val="Heading8"/>
      <w:lvlText w:val="%6.%7.%8"/>
      <w:lvlJc w:val="left"/>
      <w:pPr>
        <w:ind w:left="360" w:hanging="360"/>
      </w:pPr>
      <w:rPr>
        <w:rFonts w:hint="default"/>
      </w:rPr>
    </w:lvl>
    <w:lvl w:ilvl="8">
      <w:start w:val="1"/>
      <w:numFmt w:val="decimal"/>
      <w:pStyle w:val="Heading9"/>
      <w:lvlText w:val="%6.%7.%8.%9"/>
      <w:lvlJc w:val="left"/>
      <w:pPr>
        <w:ind w:left="360" w:hanging="360"/>
      </w:pPr>
      <w:rPr>
        <w:rFonts w:hint="default"/>
      </w:rPr>
    </w:lvl>
  </w:abstractNum>
  <w:abstractNum w:abstractNumId="12" w15:restartNumberingAfterBreak="0">
    <w:nsid w:val="1F1D6324"/>
    <w:multiLevelType w:val="hybridMultilevel"/>
    <w:tmpl w:val="076E886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FCC1D29"/>
    <w:multiLevelType w:val="hybridMultilevel"/>
    <w:tmpl w:val="A8822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E75A6B"/>
    <w:multiLevelType w:val="hybridMultilevel"/>
    <w:tmpl w:val="33300060"/>
    <w:lvl w:ilvl="0" w:tplc="FCC226F6">
      <w:start w:val="1"/>
      <w:numFmt w:val="decimal"/>
      <w:pStyle w:val="Reference"/>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391613"/>
    <w:multiLevelType w:val="hybridMultilevel"/>
    <w:tmpl w:val="F6FAA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BB213C"/>
    <w:multiLevelType w:val="hybridMultilevel"/>
    <w:tmpl w:val="7F7AF1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B9C1D8B"/>
    <w:multiLevelType w:val="hybridMultilevel"/>
    <w:tmpl w:val="0CDA53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1F876D0"/>
    <w:multiLevelType w:val="hybridMultilevel"/>
    <w:tmpl w:val="59489760"/>
    <w:lvl w:ilvl="0" w:tplc="DFD82490">
      <w:start w:val="1"/>
      <w:numFmt w:val="bullet"/>
      <w:lvlText w:val=""/>
      <w:lvlPicBulletId w:val="0"/>
      <w:lvlJc w:val="left"/>
      <w:pPr>
        <w:tabs>
          <w:tab w:val="num" w:pos="720"/>
        </w:tabs>
        <w:ind w:left="720" w:hanging="360"/>
      </w:pPr>
      <w:rPr>
        <w:rFonts w:ascii="Symbol" w:hAnsi="Symbol" w:hint="default"/>
      </w:rPr>
    </w:lvl>
    <w:lvl w:ilvl="1" w:tplc="8D6A7D90" w:tentative="1">
      <w:start w:val="1"/>
      <w:numFmt w:val="bullet"/>
      <w:lvlText w:val=""/>
      <w:lvlJc w:val="left"/>
      <w:pPr>
        <w:tabs>
          <w:tab w:val="num" w:pos="1440"/>
        </w:tabs>
        <w:ind w:left="1440" w:hanging="360"/>
      </w:pPr>
      <w:rPr>
        <w:rFonts w:ascii="Symbol" w:hAnsi="Symbol" w:hint="default"/>
      </w:rPr>
    </w:lvl>
    <w:lvl w:ilvl="2" w:tplc="8B5A6FEE" w:tentative="1">
      <w:start w:val="1"/>
      <w:numFmt w:val="bullet"/>
      <w:lvlText w:val=""/>
      <w:lvlJc w:val="left"/>
      <w:pPr>
        <w:tabs>
          <w:tab w:val="num" w:pos="2160"/>
        </w:tabs>
        <w:ind w:left="2160" w:hanging="360"/>
      </w:pPr>
      <w:rPr>
        <w:rFonts w:ascii="Symbol" w:hAnsi="Symbol" w:hint="default"/>
      </w:rPr>
    </w:lvl>
    <w:lvl w:ilvl="3" w:tplc="8CB0C9A8" w:tentative="1">
      <w:start w:val="1"/>
      <w:numFmt w:val="bullet"/>
      <w:lvlText w:val=""/>
      <w:lvlJc w:val="left"/>
      <w:pPr>
        <w:tabs>
          <w:tab w:val="num" w:pos="2880"/>
        </w:tabs>
        <w:ind w:left="2880" w:hanging="360"/>
      </w:pPr>
      <w:rPr>
        <w:rFonts w:ascii="Symbol" w:hAnsi="Symbol" w:hint="default"/>
      </w:rPr>
    </w:lvl>
    <w:lvl w:ilvl="4" w:tplc="B3DECE34" w:tentative="1">
      <w:start w:val="1"/>
      <w:numFmt w:val="bullet"/>
      <w:lvlText w:val=""/>
      <w:lvlJc w:val="left"/>
      <w:pPr>
        <w:tabs>
          <w:tab w:val="num" w:pos="3600"/>
        </w:tabs>
        <w:ind w:left="3600" w:hanging="360"/>
      </w:pPr>
      <w:rPr>
        <w:rFonts w:ascii="Symbol" w:hAnsi="Symbol" w:hint="default"/>
      </w:rPr>
    </w:lvl>
    <w:lvl w:ilvl="5" w:tplc="3E20B40A" w:tentative="1">
      <w:start w:val="1"/>
      <w:numFmt w:val="bullet"/>
      <w:lvlText w:val=""/>
      <w:lvlJc w:val="left"/>
      <w:pPr>
        <w:tabs>
          <w:tab w:val="num" w:pos="4320"/>
        </w:tabs>
        <w:ind w:left="4320" w:hanging="360"/>
      </w:pPr>
      <w:rPr>
        <w:rFonts w:ascii="Symbol" w:hAnsi="Symbol" w:hint="default"/>
      </w:rPr>
    </w:lvl>
    <w:lvl w:ilvl="6" w:tplc="536846E2" w:tentative="1">
      <w:start w:val="1"/>
      <w:numFmt w:val="bullet"/>
      <w:lvlText w:val=""/>
      <w:lvlJc w:val="left"/>
      <w:pPr>
        <w:tabs>
          <w:tab w:val="num" w:pos="5040"/>
        </w:tabs>
        <w:ind w:left="5040" w:hanging="360"/>
      </w:pPr>
      <w:rPr>
        <w:rFonts w:ascii="Symbol" w:hAnsi="Symbol" w:hint="default"/>
      </w:rPr>
    </w:lvl>
    <w:lvl w:ilvl="7" w:tplc="DC66BC40" w:tentative="1">
      <w:start w:val="1"/>
      <w:numFmt w:val="bullet"/>
      <w:lvlText w:val=""/>
      <w:lvlJc w:val="left"/>
      <w:pPr>
        <w:tabs>
          <w:tab w:val="num" w:pos="5760"/>
        </w:tabs>
        <w:ind w:left="5760" w:hanging="360"/>
      </w:pPr>
      <w:rPr>
        <w:rFonts w:ascii="Symbol" w:hAnsi="Symbol" w:hint="default"/>
      </w:rPr>
    </w:lvl>
    <w:lvl w:ilvl="8" w:tplc="99AA9326" w:tentative="1">
      <w:start w:val="1"/>
      <w:numFmt w:val="bullet"/>
      <w:lvlText w:val=""/>
      <w:lvlJc w:val="left"/>
      <w:pPr>
        <w:tabs>
          <w:tab w:val="num" w:pos="6480"/>
        </w:tabs>
        <w:ind w:left="6480" w:hanging="360"/>
      </w:pPr>
      <w:rPr>
        <w:rFonts w:ascii="Symbol" w:hAnsi="Symbol" w:hint="default"/>
      </w:rPr>
    </w:lvl>
  </w:abstractNum>
  <w:abstractNum w:abstractNumId="19" w15:restartNumberingAfterBreak="0">
    <w:nsid w:val="48744952"/>
    <w:multiLevelType w:val="hybridMultilevel"/>
    <w:tmpl w:val="135E42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B5D6C46"/>
    <w:multiLevelType w:val="hybridMultilevel"/>
    <w:tmpl w:val="FCEA5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992185"/>
    <w:multiLevelType w:val="hybridMultilevel"/>
    <w:tmpl w:val="ADF2C48C"/>
    <w:lvl w:ilvl="0" w:tplc="C4E6666C">
      <w:start w:val="21"/>
      <w:numFmt w:val="bullet"/>
      <w:lvlText w:val=""/>
      <w:lvlJc w:val="left"/>
      <w:pPr>
        <w:ind w:left="720" w:hanging="360"/>
      </w:pPr>
      <w:rPr>
        <w:rFonts w:ascii="Symbol" w:eastAsiaTheme="minorEastAsia" w:hAnsi="Symbo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FA24D39"/>
    <w:multiLevelType w:val="hybridMultilevel"/>
    <w:tmpl w:val="B55042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1446B79"/>
    <w:multiLevelType w:val="hybridMultilevel"/>
    <w:tmpl w:val="7C8A4FFC"/>
    <w:lvl w:ilvl="0" w:tplc="F01E4876">
      <w:start w:val="1"/>
      <w:numFmt w:val="bullet"/>
      <w:lvlText w:val=""/>
      <w:lvlPicBulletId w:val="0"/>
      <w:lvlJc w:val="left"/>
      <w:pPr>
        <w:tabs>
          <w:tab w:val="num" w:pos="720"/>
        </w:tabs>
        <w:ind w:left="720" w:hanging="360"/>
      </w:pPr>
      <w:rPr>
        <w:rFonts w:ascii="Symbol" w:hAnsi="Symbol" w:hint="default"/>
      </w:rPr>
    </w:lvl>
    <w:lvl w:ilvl="1" w:tplc="245C2224">
      <w:start w:val="1"/>
      <w:numFmt w:val="bullet"/>
      <w:lvlText w:val=""/>
      <w:lvlJc w:val="left"/>
      <w:pPr>
        <w:tabs>
          <w:tab w:val="num" w:pos="1440"/>
        </w:tabs>
        <w:ind w:left="1440" w:hanging="360"/>
      </w:pPr>
      <w:rPr>
        <w:rFonts w:ascii="Symbol" w:hAnsi="Symbol" w:hint="default"/>
      </w:rPr>
    </w:lvl>
    <w:lvl w:ilvl="2" w:tplc="3A88D6CE" w:tentative="1">
      <w:start w:val="1"/>
      <w:numFmt w:val="bullet"/>
      <w:lvlText w:val=""/>
      <w:lvlJc w:val="left"/>
      <w:pPr>
        <w:tabs>
          <w:tab w:val="num" w:pos="2160"/>
        </w:tabs>
        <w:ind w:left="2160" w:hanging="360"/>
      </w:pPr>
      <w:rPr>
        <w:rFonts w:ascii="Symbol" w:hAnsi="Symbol" w:hint="default"/>
      </w:rPr>
    </w:lvl>
    <w:lvl w:ilvl="3" w:tplc="1A8CBA70" w:tentative="1">
      <w:start w:val="1"/>
      <w:numFmt w:val="bullet"/>
      <w:lvlText w:val=""/>
      <w:lvlJc w:val="left"/>
      <w:pPr>
        <w:tabs>
          <w:tab w:val="num" w:pos="2880"/>
        </w:tabs>
        <w:ind w:left="2880" w:hanging="360"/>
      </w:pPr>
      <w:rPr>
        <w:rFonts w:ascii="Symbol" w:hAnsi="Symbol" w:hint="default"/>
      </w:rPr>
    </w:lvl>
    <w:lvl w:ilvl="4" w:tplc="F9422098" w:tentative="1">
      <w:start w:val="1"/>
      <w:numFmt w:val="bullet"/>
      <w:lvlText w:val=""/>
      <w:lvlJc w:val="left"/>
      <w:pPr>
        <w:tabs>
          <w:tab w:val="num" w:pos="3600"/>
        </w:tabs>
        <w:ind w:left="3600" w:hanging="360"/>
      </w:pPr>
      <w:rPr>
        <w:rFonts w:ascii="Symbol" w:hAnsi="Symbol" w:hint="default"/>
      </w:rPr>
    </w:lvl>
    <w:lvl w:ilvl="5" w:tplc="AD0C1E40" w:tentative="1">
      <w:start w:val="1"/>
      <w:numFmt w:val="bullet"/>
      <w:lvlText w:val=""/>
      <w:lvlJc w:val="left"/>
      <w:pPr>
        <w:tabs>
          <w:tab w:val="num" w:pos="4320"/>
        </w:tabs>
        <w:ind w:left="4320" w:hanging="360"/>
      </w:pPr>
      <w:rPr>
        <w:rFonts w:ascii="Symbol" w:hAnsi="Symbol" w:hint="default"/>
      </w:rPr>
    </w:lvl>
    <w:lvl w:ilvl="6" w:tplc="C14CFAFE" w:tentative="1">
      <w:start w:val="1"/>
      <w:numFmt w:val="bullet"/>
      <w:lvlText w:val=""/>
      <w:lvlJc w:val="left"/>
      <w:pPr>
        <w:tabs>
          <w:tab w:val="num" w:pos="5040"/>
        </w:tabs>
        <w:ind w:left="5040" w:hanging="360"/>
      </w:pPr>
      <w:rPr>
        <w:rFonts w:ascii="Symbol" w:hAnsi="Symbol" w:hint="default"/>
      </w:rPr>
    </w:lvl>
    <w:lvl w:ilvl="7" w:tplc="85B4C01C" w:tentative="1">
      <w:start w:val="1"/>
      <w:numFmt w:val="bullet"/>
      <w:lvlText w:val=""/>
      <w:lvlJc w:val="left"/>
      <w:pPr>
        <w:tabs>
          <w:tab w:val="num" w:pos="5760"/>
        </w:tabs>
        <w:ind w:left="5760" w:hanging="360"/>
      </w:pPr>
      <w:rPr>
        <w:rFonts w:ascii="Symbol" w:hAnsi="Symbol" w:hint="default"/>
      </w:rPr>
    </w:lvl>
    <w:lvl w:ilvl="8" w:tplc="A348AF60" w:tentative="1">
      <w:start w:val="1"/>
      <w:numFmt w:val="bullet"/>
      <w:lvlText w:val=""/>
      <w:lvlJc w:val="left"/>
      <w:pPr>
        <w:tabs>
          <w:tab w:val="num" w:pos="6480"/>
        </w:tabs>
        <w:ind w:left="6480" w:hanging="360"/>
      </w:pPr>
      <w:rPr>
        <w:rFonts w:ascii="Symbol" w:hAnsi="Symbol" w:hint="default"/>
      </w:rPr>
    </w:lvl>
  </w:abstractNum>
  <w:abstractNum w:abstractNumId="24" w15:restartNumberingAfterBreak="0">
    <w:nsid w:val="514870AB"/>
    <w:multiLevelType w:val="hybridMultilevel"/>
    <w:tmpl w:val="62E68BE4"/>
    <w:lvl w:ilvl="0" w:tplc="AF5AB2EC">
      <w:start w:val="1"/>
      <w:numFmt w:val="bullet"/>
      <w:lvlText w:val=""/>
      <w:lvlJc w:val="left"/>
      <w:pPr>
        <w:ind w:left="360" w:hanging="360"/>
      </w:pPr>
      <w:rPr>
        <w:rFonts w:ascii="Symbol" w:hAnsi="Symbol" w:hint="default"/>
        <w:strike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CD79F7"/>
    <w:multiLevelType w:val="hybridMultilevel"/>
    <w:tmpl w:val="B1C44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71D3BB0"/>
    <w:multiLevelType w:val="hybridMultilevel"/>
    <w:tmpl w:val="131A1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143358"/>
    <w:multiLevelType w:val="hybridMultilevel"/>
    <w:tmpl w:val="F74A93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83478CA"/>
    <w:multiLevelType w:val="hybridMultilevel"/>
    <w:tmpl w:val="49FC9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DDE4B85"/>
    <w:multiLevelType w:val="multilevel"/>
    <w:tmpl w:val="DDBC006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0" w15:restartNumberingAfterBreak="0">
    <w:nsid w:val="63160D34"/>
    <w:multiLevelType w:val="hybridMultilevel"/>
    <w:tmpl w:val="5CD6FE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7F1623F"/>
    <w:multiLevelType w:val="hybridMultilevel"/>
    <w:tmpl w:val="A30A5F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8FD0A11"/>
    <w:multiLevelType w:val="hybridMultilevel"/>
    <w:tmpl w:val="C2B66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2127C61"/>
    <w:multiLevelType w:val="hybridMultilevel"/>
    <w:tmpl w:val="FD66B75E"/>
    <w:lvl w:ilvl="0" w:tplc="AF5AB2EC">
      <w:start w:val="1"/>
      <w:numFmt w:val="bullet"/>
      <w:lvlText w:val=""/>
      <w:lvlJc w:val="left"/>
      <w:pPr>
        <w:ind w:left="360" w:hanging="360"/>
      </w:pPr>
      <w:rPr>
        <w:rFonts w:ascii="Symbol" w:hAnsi="Symbol" w:hint="default"/>
        <w:strike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2BC6A52"/>
    <w:multiLevelType w:val="hybridMultilevel"/>
    <w:tmpl w:val="463036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7F164DEA"/>
    <w:multiLevelType w:val="hybridMultilevel"/>
    <w:tmpl w:val="CD14EDA6"/>
    <w:lvl w:ilvl="0" w:tplc="AF5AB2EC">
      <w:start w:val="1"/>
      <w:numFmt w:val="bullet"/>
      <w:lvlText w:val=""/>
      <w:lvlJc w:val="left"/>
      <w:pPr>
        <w:ind w:left="360" w:hanging="360"/>
      </w:pPr>
      <w:rPr>
        <w:rFonts w:ascii="Symbol" w:hAnsi="Symbol" w:hint="default"/>
        <w:strike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3"/>
  </w:num>
  <w:num w:numId="7">
    <w:abstractNumId w:val="2"/>
  </w:num>
  <w:num w:numId="8">
    <w:abstractNumId w:val="1"/>
  </w:num>
  <w:num w:numId="9">
    <w:abstractNumId w:val="0"/>
  </w:num>
  <w:num w:numId="10">
    <w:abstractNumId w:val="18"/>
  </w:num>
  <w:num w:numId="11">
    <w:abstractNumId w:val="23"/>
  </w:num>
  <w:num w:numId="12">
    <w:abstractNumId w:val="11"/>
    <w:lvlOverride w:ilvl="2">
      <w:lvl w:ilvl="2">
        <w:start w:val="1"/>
        <w:numFmt w:val="decimal"/>
        <w:pStyle w:val="Heading3"/>
        <w:lvlText w:val="%1.%2.%3"/>
        <w:lvlJc w:val="left"/>
        <w:pPr>
          <w:ind w:left="360" w:hanging="360"/>
        </w:pPr>
        <w:rPr>
          <w:b/>
          <w:bCs w:val="0"/>
          <w:i w:val="0"/>
          <w:iCs w:val="0"/>
          <w:caps w:val="0"/>
          <w:smallCaps w:val="0"/>
          <w:strike w:val="0"/>
          <w:dstrike w:val="0"/>
          <w:outline w:val="0"/>
          <w:shadow w:val="0"/>
          <w:emboss w:val="0"/>
          <w:imprint w:val="0"/>
          <w:noProof w:val="0"/>
          <w:vanish w:val="0"/>
          <w:color w:val="19477B" w:themeColor="accent1" w:themeShade="BF"/>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start w:val="1"/>
        <w:numFmt w:val="decimal"/>
        <w:pStyle w:val="Heading4"/>
        <w:lvlText w:val="%1.%2.%3.%4"/>
        <w:lvlJc w:val="left"/>
        <w:pPr>
          <w:ind w:left="360" w:hanging="360"/>
        </w:pPr>
        <w:rPr>
          <w:rFonts w:hint="default"/>
          <w:color w:val="19477B" w:themeColor="accent1" w:themeShade="BF"/>
        </w:rPr>
      </w:lvl>
    </w:lvlOverride>
    <w:lvlOverride w:ilvl="4">
      <w:lvl w:ilvl="4">
        <w:start w:val="1"/>
        <w:numFmt w:val="decimal"/>
        <w:pStyle w:val="Heading5"/>
        <w:lvlText w:val="%1.%2.%3.%4.%5"/>
        <w:lvlJc w:val="left"/>
        <w:pPr>
          <w:ind w:left="360" w:hanging="360"/>
        </w:pPr>
        <w:rPr>
          <w:rFonts w:hint="default"/>
        </w:rPr>
      </w:lvl>
    </w:lvlOverride>
  </w:num>
  <w:num w:numId="13">
    <w:abstractNumId w:val="14"/>
    <w:lvlOverride w:ilvl="0">
      <w:startOverride w:val="1"/>
    </w:lvlOverride>
  </w:num>
  <w:num w:numId="14">
    <w:abstractNumId w:val="8"/>
    <w:lvlOverride w:ilvl="0">
      <w:startOverride w:val="1"/>
    </w:lvlOverride>
  </w:num>
  <w:num w:numId="15">
    <w:abstractNumId w:val="11"/>
    <w:lvlOverride w:ilvl="0">
      <w:lvl w:ilvl="0">
        <w:numFmt w:val="decimal"/>
        <w:pStyle w:val="Heading1"/>
        <w:lvlText w:val=""/>
        <w:lvlJc w:val="left"/>
      </w:lvl>
    </w:lvlOverride>
    <w:lvlOverride w:ilvl="1">
      <w:lvl w:ilvl="1">
        <w:start w:val="1"/>
        <w:numFmt w:val="decimal"/>
        <w:pStyle w:val="Heading2"/>
        <w:lvlText w:val="%1.%2"/>
        <w:lvlJc w:val="left"/>
        <w:pPr>
          <w:ind w:left="360" w:hanging="360"/>
        </w:pPr>
        <w:rPr>
          <w:rFonts w:hint="default"/>
        </w:rPr>
      </w:lvl>
    </w:lvlOverride>
    <w:lvlOverride w:ilvl="2">
      <w:lvl w:ilvl="2">
        <w:start w:val="1"/>
        <w:numFmt w:val="decimal"/>
        <w:pStyle w:val="Heading3"/>
        <w:lvlText w:val="%1.%2.%3"/>
        <w:lvlJc w:val="left"/>
        <w:pPr>
          <w:ind w:left="360" w:hanging="360"/>
        </w:pPr>
        <w:rPr>
          <w:rFonts w:hint="default"/>
          <w:color w:val="FF0000"/>
        </w:rPr>
      </w:lvl>
    </w:lvlOverride>
    <w:lvlOverride w:ilvl="3">
      <w:lvl w:ilvl="3">
        <w:start w:val="1"/>
        <w:numFmt w:val="decimal"/>
        <w:pStyle w:val="Heading4"/>
        <w:lvlText w:val="%1.%2.%3.%4"/>
        <w:lvlJc w:val="left"/>
        <w:pPr>
          <w:ind w:left="360" w:hanging="360"/>
        </w:pPr>
        <w:rPr>
          <w:rFonts w:hint="default"/>
        </w:rPr>
      </w:lvl>
    </w:lvlOverride>
  </w:num>
  <w:num w:numId="16">
    <w:abstractNumId w:val="12"/>
  </w:num>
  <w:num w:numId="17">
    <w:abstractNumId w:val="10"/>
  </w:num>
  <w:num w:numId="18">
    <w:abstractNumId w:val="20"/>
  </w:num>
  <w:num w:numId="19">
    <w:abstractNumId w:val="35"/>
  </w:num>
  <w:num w:numId="20">
    <w:abstractNumId w:val="33"/>
  </w:num>
  <w:num w:numId="21">
    <w:abstractNumId w:val="24"/>
  </w:num>
  <w:num w:numId="22">
    <w:abstractNumId w:val="21"/>
  </w:num>
  <w:num w:numId="23">
    <w:abstractNumId w:val="27"/>
  </w:num>
  <w:num w:numId="24">
    <w:abstractNumId w:val="16"/>
  </w:num>
  <w:num w:numId="25">
    <w:abstractNumId w:val="30"/>
  </w:num>
  <w:num w:numId="26">
    <w:abstractNumId w:val="32"/>
  </w:num>
  <w:num w:numId="27">
    <w:abstractNumId w:val="28"/>
  </w:num>
  <w:num w:numId="28">
    <w:abstractNumId w:val="15"/>
  </w:num>
  <w:num w:numId="29">
    <w:abstractNumId w:val="17"/>
  </w:num>
  <w:num w:numId="30">
    <w:abstractNumId w:val="19"/>
  </w:num>
  <w:num w:numId="31">
    <w:abstractNumId w:val="26"/>
  </w:num>
  <w:num w:numId="32">
    <w:abstractNumId w:val="25"/>
  </w:num>
  <w:num w:numId="33">
    <w:abstractNumId w:val="11"/>
  </w:num>
  <w:num w:numId="34">
    <w:abstractNumId w:val="29"/>
  </w:num>
  <w:num w:numId="3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4"/>
  </w:num>
  <w:num w:numId="45">
    <w:abstractNumId w:val="13"/>
  </w:num>
  <w:num w:numId="46">
    <w:abstractNumId w:val="22"/>
  </w:num>
  <w:num w:numId="47">
    <w:abstractNumId w:val="31"/>
  </w:num>
  <w:num w:numId="48">
    <w:abstractNumId w:val="34"/>
  </w:num>
  <w:numIdMacAtCleanup w:val="3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edding, Brian">
    <w15:presenceInfo w15:providerId="AD" w15:userId="S-1-5-21-945540591-4024260831-3861152641-206892"/>
  </w15:person>
  <w15:person w15:author="Brian A. Redding">
    <w15:presenceInfo w15:providerId="None" w15:userId="Brian A. Reddi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attachedTemplate r:id="rId1"/>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ocumentProtection w:formatting="1" w:enforcement="0"/>
  <w:styleLockTheme/>
  <w:styleLockQFSet/>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28F0"/>
    <w:rsid w:val="00000CC2"/>
    <w:rsid w:val="00001576"/>
    <w:rsid w:val="000017DF"/>
    <w:rsid w:val="00001CB6"/>
    <w:rsid w:val="000022FC"/>
    <w:rsid w:val="000024CA"/>
    <w:rsid w:val="00002752"/>
    <w:rsid w:val="00003229"/>
    <w:rsid w:val="00003BDE"/>
    <w:rsid w:val="000040D1"/>
    <w:rsid w:val="00004161"/>
    <w:rsid w:val="000046C1"/>
    <w:rsid w:val="00005904"/>
    <w:rsid w:val="00007354"/>
    <w:rsid w:val="00007390"/>
    <w:rsid w:val="00007871"/>
    <w:rsid w:val="000100E3"/>
    <w:rsid w:val="00010A7D"/>
    <w:rsid w:val="000112D0"/>
    <w:rsid w:val="000114BC"/>
    <w:rsid w:val="000121CA"/>
    <w:rsid w:val="00013F55"/>
    <w:rsid w:val="000141D2"/>
    <w:rsid w:val="00016025"/>
    <w:rsid w:val="000179EA"/>
    <w:rsid w:val="00022A0D"/>
    <w:rsid w:val="0002310F"/>
    <w:rsid w:val="000235BA"/>
    <w:rsid w:val="000239BA"/>
    <w:rsid w:val="00024153"/>
    <w:rsid w:val="0002434F"/>
    <w:rsid w:val="00024F7D"/>
    <w:rsid w:val="00024FBD"/>
    <w:rsid w:val="00025565"/>
    <w:rsid w:val="000260C7"/>
    <w:rsid w:val="000264DB"/>
    <w:rsid w:val="00026BAD"/>
    <w:rsid w:val="00030B24"/>
    <w:rsid w:val="00032488"/>
    <w:rsid w:val="00033442"/>
    <w:rsid w:val="00033605"/>
    <w:rsid w:val="0003386E"/>
    <w:rsid w:val="000346B4"/>
    <w:rsid w:val="000361FC"/>
    <w:rsid w:val="00036787"/>
    <w:rsid w:val="00040619"/>
    <w:rsid w:val="00040C3F"/>
    <w:rsid w:val="000422DB"/>
    <w:rsid w:val="000427B4"/>
    <w:rsid w:val="0004317D"/>
    <w:rsid w:val="00043A49"/>
    <w:rsid w:val="00044B74"/>
    <w:rsid w:val="000454EC"/>
    <w:rsid w:val="00046395"/>
    <w:rsid w:val="000501F3"/>
    <w:rsid w:val="000516AE"/>
    <w:rsid w:val="00052386"/>
    <w:rsid w:val="000529AB"/>
    <w:rsid w:val="00052A7D"/>
    <w:rsid w:val="0005365E"/>
    <w:rsid w:val="00053C1F"/>
    <w:rsid w:val="0005558D"/>
    <w:rsid w:val="00057588"/>
    <w:rsid w:val="0005758E"/>
    <w:rsid w:val="00057F38"/>
    <w:rsid w:val="000603EC"/>
    <w:rsid w:val="0006077F"/>
    <w:rsid w:val="000613B9"/>
    <w:rsid w:val="000613C3"/>
    <w:rsid w:val="00061E29"/>
    <w:rsid w:val="0006371B"/>
    <w:rsid w:val="00063B93"/>
    <w:rsid w:val="0006455A"/>
    <w:rsid w:val="00065941"/>
    <w:rsid w:val="00065B3D"/>
    <w:rsid w:val="00065D65"/>
    <w:rsid w:val="00065F2E"/>
    <w:rsid w:val="0006632A"/>
    <w:rsid w:val="00067A53"/>
    <w:rsid w:val="00067DA4"/>
    <w:rsid w:val="000700D5"/>
    <w:rsid w:val="00070608"/>
    <w:rsid w:val="0007064E"/>
    <w:rsid w:val="0007081D"/>
    <w:rsid w:val="00071115"/>
    <w:rsid w:val="00074041"/>
    <w:rsid w:val="00074460"/>
    <w:rsid w:val="00075175"/>
    <w:rsid w:val="000777E7"/>
    <w:rsid w:val="00077957"/>
    <w:rsid w:val="00077A33"/>
    <w:rsid w:val="00080A52"/>
    <w:rsid w:val="00081962"/>
    <w:rsid w:val="00081BCD"/>
    <w:rsid w:val="00082151"/>
    <w:rsid w:val="00082263"/>
    <w:rsid w:val="0008240F"/>
    <w:rsid w:val="00082694"/>
    <w:rsid w:val="00083ECC"/>
    <w:rsid w:val="00084B25"/>
    <w:rsid w:val="00085BCB"/>
    <w:rsid w:val="00086AA6"/>
    <w:rsid w:val="00090C9A"/>
    <w:rsid w:val="00090EDB"/>
    <w:rsid w:val="00091D32"/>
    <w:rsid w:val="00094079"/>
    <w:rsid w:val="00094C1C"/>
    <w:rsid w:val="00096442"/>
    <w:rsid w:val="000A08F4"/>
    <w:rsid w:val="000A35F9"/>
    <w:rsid w:val="000A363D"/>
    <w:rsid w:val="000A3F80"/>
    <w:rsid w:val="000A49D0"/>
    <w:rsid w:val="000A4C1A"/>
    <w:rsid w:val="000A5244"/>
    <w:rsid w:val="000A5337"/>
    <w:rsid w:val="000A6D0F"/>
    <w:rsid w:val="000A7288"/>
    <w:rsid w:val="000A75AF"/>
    <w:rsid w:val="000A7698"/>
    <w:rsid w:val="000B267C"/>
    <w:rsid w:val="000B31DF"/>
    <w:rsid w:val="000B31E4"/>
    <w:rsid w:val="000B349C"/>
    <w:rsid w:val="000B3A87"/>
    <w:rsid w:val="000B3F1B"/>
    <w:rsid w:val="000B587B"/>
    <w:rsid w:val="000B7AD9"/>
    <w:rsid w:val="000C18A6"/>
    <w:rsid w:val="000C310E"/>
    <w:rsid w:val="000C49AD"/>
    <w:rsid w:val="000C5920"/>
    <w:rsid w:val="000C61BD"/>
    <w:rsid w:val="000C72A9"/>
    <w:rsid w:val="000C766D"/>
    <w:rsid w:val="000C7DA5"/>
    <w:rsid w:val="000D04D9"/>
    <w:rsid w:val="000D08F5"/>
    <w:rsid w:val="000D0DD6"/>
    <w:rsid w:val="000D13F4"/>
    <w:rsid w:val="000D1734"/>
    <w:rsid w:val="000D182A"/>
    <w:rsid w:val="000D190D"/>
    <w:rsid w:val="000D1B51"/>
    <w:rsid w:val="000D1E22"/>
    <w:rsid w:val="000D22B6"/>
    <w:rsid w:val="000D30F5"/>
    <w:rsid w:val="000D4AD5"/>
    <w:rsid w:val="000D5499"/>
    <w:rsid w:val="000D5C38"/>
    <w:rsid w:val="000E012F"/>
    <w:rsid w:val="000E0D63"/>
    <w:rsid w:val="000E44C2"/>
    <w:rsid w:val="000E48A0"/>
    <w:rsid w:val="000E48B1"/>
    <w:rsid w:val="000E4E99"/>
    <w:rsid w:val="000E5973"/>
    <w:rsid w:val="000E60D6"/>
    <w:rsid w:val="000E624C"/>
    <w:rsid w:val="000E677E"/>
    <w:rsid w:val="000E70B6"/>
    <w:rsid w:val="000E76DF"/>
    <w:rsid w:val="000F0703"/>
    <w:rsid w:val="000F0A66"/>
    <w:rsid w:val="000F1413"/>
    <w:rsid w:val="000F304A"/>
    <w:rsid w:val="000F4491"/>
    <w:rsid w:val="000F4F3D"/>
    <w:rsid w:val="000F504D"/>
    <w:rsid w:val="000F561D"/>
    <w:rsid w:val="000F5AD0"/>
    <w:rsid w:val="000F6295"/>
    <w:rsid w:val="000F663D"/>
    <w:rsid w:val="000F6B8B"/>
    <w:rsid w:val="00100B44"/>
    <w:rsid w:val="00101787"/>
    <w:rsid w:val="00102D4C"/>
    <w:rsid w:val="00103463"/>
    <w:rsid w:val="001039AE"/>
    <w:rsid w:val="00103B5E"/>
    <w:rsid w:val="0010505B"/>
    <w:rsid w:val="00106186"/>
    <w:rsid w:val="001102F5"/>
    <w:rsid w:val="00110414"/>
    <w:rsid w:val="001106C7"/>
    <w:rsid w:val="00111CCE"/>
    <w:rsid w:val="00112F44"/>
    <w:rsid w:val="00113645"/>
    <w:rsid w:val="00113CBC"/>
    <w:rsid w:val="00114CFA"/>
    <w:rsid w:val="00116698"/>
    <w:rsid w:val="00117049"/>
    <w:rsid w:val="00120108"/>
    <w:rsid w:val="001205AC"/>
    <w:rsid w:val="001205BB"/>
    <w:rsid w:val="0012075D"/>
    <w:rsid w:val="00120B8C"/>
    <w:rsid w:val="00121425"/>
    <w:rsid w:val="00122824"/>
    <w:rsid w:val="00124922"/>
    <w:rsid w:val="00126EB5"/>
    <w:rsid w:val="001276A7"/>
    <w:rsid w:val="001278FB"/>
    <w:rsid w:val="00127FC2"/>
    <w:rsid w:val="001305B7"/>
    <w:rsid w:val="00131AF2"/>
    <w:rsid w:val="001349FE"/>
    <w:rsid w:val="00134C03"/>
    <w:rsid w:val="00135319"/>
    <w:rsid w:val="00135FD8"/>
    <w:rsid w:val="0013624E"/>
    <w:rsid w:val="00136CFD"/>
    <w:rsid w:val="00140017"/>
    <w:rsid w:val="00140541"/>
    <w:rsid w:val="0014055B"/>
    <w:rsid w:val="00140681"/>
    <w:rsid w:val="00140BAC"/>
    <w:rsid w:val="001414C8"/>
    <w:rsid w:val="00141735"/>
    <w:rsid w:val="00141858"/>
    <w:rsid w:val="00141D04"/>
    <w:rsid w:val="001427BC"/>
    <w:rsid w:val="00142FEF"/>
    <w:rsid w:val="0014302D"/>
    <w:rsid w:val="0014325D"/>
    <w:rsid w:val="00143559"/>
    <w:rsid w:val="001446DB"/>
    <w:rsid w:val="00144DEE"/>
    <w:rsid w:val="00144F13"/>
    <w:rsid w:val="00145757"/>
    <w:rsid w:val="00147771"/>
    <w:rsid w:val="001501FE"/>
    <w:rsid w:val="00150613"/>
    <w:rsid w:val="001535EE"/>
    <w:rsid w:val="00154A0A"/>
    <w:rsid w:val="00154F52"/>
    <w:rsid w:val="0015574B"/>
    <w:rsid w:val="00155F2C"/>
    <w:rsid w:val="00156C21"/>
    <w:rsid w:val="00156C91"/>
    <w:rsid w:val="00157F77"/>
    <w:rsid w:val="00160488"/>
    <w:rsid w:val="00161A26"/>
    <w:rsid w:val="00163A11"/>
    <w:rsid w:val="00163F87"/>
    <w:rsid w:val="001641F8"/>
    <w:rsid w:val="00164D75"/>
    <w:rsid w:val="00165678"/>
    <w:rsid w:val="00167BE7"/>
    <w:rsid w:val="00170A51"/>
    <w:rsid w:val="001715A2"/>
    <w:rsid w:val="001724F1"/>
    <w:rsid w:val="0017438D"/>
    <w:rsid w:val="00174E27"/>
    <w:rsid w:val="001750A3"/>
    <w:rsid w:val="00175848"/>
    <w:rsid w:val="001760F3"/>
    <w:rsid w:val="00176659"/>
    <w:rsid w:val="00176CDA"/>
    <w:rsid w:val="001770F2"/>
    <w:rsid w:val="0018097B"/>
    <w:rsid w:val="00182CEE"/>
    <w:rsid w:val="001852AC"/>
    <w:rsid w:val="001870B2"/>
    <w:rsid w:val="00187D34"/>
    <w:rsid w:val="00187DA4"/>
    <w:rsid w:val="0019021E"/>
    <w:rsid w:val="00191978"/>
    <w:rsid w:val="00191F48"/>
    <w:rsid w:val="00192438"/>
    <w:rsid w:val="00192708"/>
    <w:rsid w:val="00193631"/>
    <w:rsid w:val="001936BD"/>
    <w:rsid w:val="00196165"/>
    <w:rsid w:val="0019663E"/>
    <w:rsid w:val="001978CA"/>
    <w:rsid w:val="00197B46"/>
    <w:rsid w:val="00197C6E"/>
    <w:rsid w:val="001A0397"/>
    <w:rsid w:val="001A198C"/>
    <w:rsid w:val="001A19DB"/>
    <w:rsid w:val="001A1EC1"/>
    <w:rsid w:val="001A3418"/>
    <w:rsid w:val="001A3481"/>
    <w:rsid w:val="001A3528"/>
    <w:rsid w:val="001A39C2"/>
    <w:rsid w:val="001A4DC5"/>
    <w:rsid w:val="001A4F56"/>
    <w:rsid w:val="001A510A"/>
    <w:rsid w:val="001A587E"/>
    <w:rsid w:val="001A58DD"/>
    <w:rsid w:val="001A5995"/>
    <w:rsid w:val="001A6089"/>
    <w:rsid w:val="001A6A8A"/>
    <w:rsid w:val="001B492C"/>
    <w:rsid w:val="001B53AE"/>
    <w:rsid w:val="001B579D"/>
    <w:rsid w:val="001B59E8"/>
    <w:rsid w:val="001B5D0B"/>
    <w:rsid w:val="001B619F"/>
    <w:rsid w:val="001B7397"/>
    <w:rsid w:val="001C0699"/>
    <w:rsid w:val="001C1239"/>
    <w:rsid w:val="001C1C0D"/>
    <w:rsid w:val="001C2235"/>
    <w:rsid w:val="001C223C"/>
    <w:rsid w:val="001C2674"/>
    <w:rsid w:val="001C324F"/>
    <w:rsid w:val="001C3A37"/>
    <w:rsid w:val="001C3FAC"/>
    <w:rsid w:val="001C41EA"/>
    <w:rsid w:val="001C5991"/>
    <w:rsid w:val="001C7D2D"/>
    <w:rsid w:val="001D0901"/>
    <w:rsid w:val="001D0927"/>
    <w:rsid w:val="001D0EB8"/>
    <w:rsid w:val="001D11CD"/>
    <w:rsid w:val="001D24E2"/>
    <w:rsid w:val="001D2F49"/>
    <w:rsid w:val="001D3FF7"/>
    <w:rsid w:val="001D4571"/>
    <w:rsid w:val="001D67DB"/>
    <w:rsid w:val="001D6AF8"/>
    <w:rsid w:val="001D7978"/>
    <w:rsid w:val="001E0D4F"/>
    <w:rsid w:val="001E22AD"/>
    <w:rsid w:val="001E263B"/>
    <w:rsid w:val="001E3AFF"/>
    <w:rsid w:val="001E44A4"/>
    <w:rsid w:val="001E56F3"/>
    <w:rsid w:val="001E68FC"/>
    <w:rsid w:val="001E748F"/>
    <w:rsid w:val="001E74C3"/>
    <w:rsid w:val="001E797D"/>
    <w:rsid w:val="001E7F89"/>
    <w:rsid w:val="001F0512"/>
    <w:rsid w:val="001F1ADE"/>
    <w:rsid w:val="001F33A8"/>
    <w:rsid w:val="001F3671"/>
    <w:rsid w:val="001F61EC"/>
    <w:rsid w:val="00200AA8"/>
    <w:rsid w:val="002014BF"/>
    <w:rsid w:val="00201E30"/>
    <w:rsid w:val="0020277A"/>
    <w:rsid w:val="00203145"/>
    <w:rsid w:val="002056AF"/>
    <w:rsid w:val="002066C7"/>
    <w:rsid w:val="00207189"/>
    <w:rsid w:val="00210AD9"/>
    <w:rsid w:val="002114A7"/>
    <w:rsid w:val="002130C5"/>
    <w:rsid w:val="00213376"/>
    <w:rsid w:val="00213E90"/>
    <w:rsid w:val="00214870"/>
    <w:rsid w:val="00214F20"/>
    <w:rsid w:val="002152CA"/>
    <w:rsid w:val="002172BD"/>
    <w:rsid w:val="00217505"/>
    <w:rsid w:val="002178FA"/>
    <w:rsid w:val="00220F30"/>
    <w:rsid w:val="00220FD4"/>
    <w:rsid w:val="00221AB5"/>
    <w:rsid w:val="00223189"/>
    <w:rsid w:val="00224762"/>
    <w:rsid w:val="00225816"/>
    <w:rsid w:val="00226158"/>
    <w:rsid w:val="00226DB3"/>
    <w:rsid w:val="00232D22"/>
    <w:rsid w:val="00232F04"/>
    <w:rsid w:val="00234FBB"/>
    <w:rsid w:val="00235469"/>
    <w:rsid w:val="00235675"/>
    <w:rsid w:val="00235EB6"/>
    <w:rsid w:val="00236695"/>
    <w:rsid w:val="00237423"/>
    <w:rsid w:val="002375B4"/>
    <w:rsid w:val="0024007F"/>
    <w:rsid w:val="0024040F"/>
    <w:rsid w:val="00240EE1"/>
    <w:rsid w:val="0024222D"/>
    <w:rsid w:val="00243743"/>
    <w:rsid w:val="0024374B"/>
    <w:rsid w:val="00243B5C"/>
    <w:rsid w:val="00243DEE"/>
    <w:rsid w:val="00245150"/>
    <w:rsid w:val="00245457"/>
    <w:rsid w:val="00245DD0"/>
    <w:rsid w:val="00245E44"/>
    <w:rsid w:val="00246F28"/>
    <w:rsid w:val="00247D07"/>
    <w:rsid w:val="00251DB6"/>
    <w:rsid w:val="00254219"/>
    <w:rsid w:val="0025547D"/>
    <w:rsid w:val="0025634D"/>
    <w:rsid w:val="0025644C"/>
    <w:rsid w:val="002567BB"/>
    <w:rsid w:val="00257786"/>
    <w:rsid w:val="00257D2E"/>
    <w:rsid w:val="00257D4D"/>
    <w:rsid w:val="00257F89"/>
    <w:rsid w:val="00260287"/>
    <w:rsid w:val="0026128C"/>
    <w:rsid w:val="00263B07"/>
    <w:rsid w:val="002641D9"/>
    <w:rsid w:val="002642C5"/>
    <w:rsid w:val="0026490D"/>
    <w:rsid w:val="00265DAD"/>
    <w:rsid w:val="00266FB2"/>
    <w:rsid w:val="00270E27"/>
    <w:rsid w:val="00272418"/>
    <w:rsid w:val="002751DD"/>
    <w:rsid w:val="0027522F"/>
    <w:rsid w:val="0027531B"/>
    <w:rsid w:val="00275874"/>
    <w:rsid w:val="00276666"/>
    <w:rsid w:val="002767B2"/>
    <w:rsid w:val="00276D86"/>
    <w:rsid w:val="00280694"/>
    <w:rsid w:val="00281F2C"/>
    <w:rsid w:val="002845DA"/>
    <w:rsid w:val="00284836"/>
    <w:rsid w:val="00284B26"/>
    <w:rsid w:val="002863B9"/>
    <w:rsid w:val="0028687C"/>
    <w:rsid w:val="00286EE8"/>
    <w:rsid w:val="0028714C"/>
    <w:rsid w:val="002879A5"/>
    <w:rsid w:val="00290B96"/>
    <w:rsid w:val="00290C7A"/>
    <w:rsid w:val="00291564"/>
    <w:rsid w:val="0029240E"/>
    <w:rsid w:val="00293045"/>
    <w:rsid w:val="002932D0"/>
    <w:rsid w:val="00295BCB"/>
    <w:rsid w:val="00295CA3"/>
    <w:rsid w:val="00296B26"/>
    <w:rsid w:val="0029791C"/>
    <w:rsid w:val="00297AF3"/>
    <w:rsid w:val="00297C7F"/>
    <w:rsid w:val="002A105C"/>
    <w:rsid w:val="002A1253"/>
    <w:rsid w:val="002A1DC0"/>
    <w:rsid w:val="002A20D5"/>
    <w:rsid w:val="002A258C"/>
    <w:rsid w:val="002A3299"/>
    <w:rsid w:val="002A3ED0"/>
    <w:rsid w:val="002A49EB"/>
    <w:rsid w:val="002A64CF"/>
    <w:rsid w:val="002A7ACF"/>
    <w:rsid w:val="002B0F09"/>
    <w:rsid w:val="002B1BFB"/>
    <w:rsid w:val="002B288F"/>
    <w:rsid w:val="002B4B61"/>
    <w:rsid w:val="002B51EA"/>
    <w:rsid w:val="002B5B44"/>
    <w:rsid w:val="002B628B"/>
    <w:rsid w:val="002B7788"/>
    <w:rsid w:val="002C02B1"/>
    <w:rsid w:val="002C08AE"/>
    <w:rsid w:val="002C08B8"/>
    <w:rsid w:val="002C14C3"/>
    <w:rsid w:val="002C150C"/>
    <w:rsid w:val="002C1834"/>
    <w:rsid w:val="002C2B95"/>
    <w:rsid w:val="002C43A2"/>
    <w:rsid w:val="002C7058"/>
    <w:rsid w:val="002C7590"/>
    <w:rsid w:val="002D057D"/>
    <w:rsid w:val="002D14B9"/>
    <w:rsid w:val="002D233E"/>
    <w:rsid w:val="002D254E"/>
    <w:rsid w:val="002D3150"/>
    <w:rsid w:val="002D3C96"/>
    <w:rsid w:val="002D558A"/>
    <w:rsid w:val="002E02FC"/>
    <w:rsid w:val="002E08B9"/>
    <w:rsid w:val="002E11E5"/>
    <w:rsid w:val="002E2F6F"/>
    <w:rsid w:val="002E3825"/>
    <w:rsid w:val="002E7AF6"/>
    <w:rsid w:val="002E7D7F"/>
    <w:rsid w:val="002F1964"/>
    <w:rsid w:val="002F222C"/>
    <w:rsid w:val="002F28AB"/>
    <w:rsid w:val="002F28EA"/>
    <w:rsid w:val="002F39F2"/>
    <w:rsid w:val="002F3C3A"/>
    <w:rsid w:val="002F4095"/>
    <w:rsid w:val="002F5D24"/>
    <w:rsid w:val="002F6DC5"/>
    <w:rsid w:val="002F6E69"/>
    <w:rsid w:val="002F6F07"/>
    <w:rsid w:val="00300D44"/>
    <w:rsid w:val="003010EF"/>
    <w:rsid w:val="00302BA9"/>
    <w:rsid w:val="00304E85"/>
    <w:rsid w:val="00304FE2"/>
    <w:rsid w:val="0030554B"/>
    <w:rsid w:val="00305DBC"/>
    <w:rsid w:val="00307F3D"/>
    <w:rsid w:val="00307F73"/>
    <w:rsid w:val="00310730"/>
    <w:rsid w:val="00310763"/>
    <w:rsid w:val="003115E2"/>
    <w:rsid w:val="00313502"/>
    <w:rsid w:val="00316601"/>
    <w:rsid w:val="00317980"/>
    <w:rsid w:val="00320D0C"/>
    <w:rsid w:val="00320FCF"/>
    <w:rsid w:val="00322083"/>
    <w:rsid w:val="00322241"/>
    <w:rsid w:val="00323F1C"/>
    <w:rsid w:val="00325406"/>
    <w:rsid w:val="003256C0"/>
    <w:rsid w:val="00326D3B"/>
    <w:rsid w:val="00330BA0"/>
    <w:rsid w:val="00330C6F"/>
    <w:rsid w:val="003313EC"/>
    <w:rsid w:val="003347E3"/>
    <w:rsid w:val="0033486F"/>
    <w:rsid w:val="00334F9C"/>
    <w:rsid w:val="003378AC"/>
    <w:rsid w:val="00337922"/>
    <w:rsid w:val="003407BE"/>
    <w:rsid w:val="003431F3"/>
    <w:rsid w:val="00344233"/>
    <w:rsid w:val="0034720F"/>
    <w:rsid w:val="003517A5"/>
    <w:rsid w:val="0035188C"/>
    <w:rsid w:val="00351A48"/>
    <w:rsid w:val="00353694"/>
    <w:rsid w:val="00354738"/>
    <w:rsid w:val="003548B6"/>
    <w:rsid w:val="00354D6C"/>
    <w:rsid w:val="00355247"/>
    <w:rsid w:val="00356821"/>
    <w:rsid w:val="00356AC3"/>
    <w:rsid w:val="00357362"/>
    <w:rsid w:val="003577E8"/>
    <w:rsid w:val="0035796F"/>
    <w:rsid w:val="003608FB"/>
    <w:rsid w:val="00360CE4"/>
    <w:rsid w:val="003621A2"/>
    <w:rsid w:val="00363B46"/>
    <w:rsid w:val="00364C29"/>
    <w:rsid w:val="00366AB4"/>
    <w:rsid w:val="00366DC7"/>
    <w:rsid w:val="00370B52"/>
    <w:rsid w:val="00372101"/>
    <w:rsid w:val="003721FE"/>
    <w:rsid w:val="0037293D"/>
    <w:rsid w:val="00372B56"/>
    <w:rsid w:val="00373102"/>
    <w:rsid w:val="003736D3"/>
    <w:rsid w:val="00373A31"/>
    <w:rsid w:val="00375062"/>
    <w:rsid w:val="003755BA"/>
    <w:rsid w:val="00376248"/>
    <w:rsid w:val="003778D9"/>
    <w:rsid w:val="0038091B"/>
    <w:rsid w:val="00380FFE"/>
    <w:rsid w:val="00382290"/>
    <w:rsid w:val="00382EF8"/>
    <w:rsid w:val="0038322C"/>
    <w:rsid w:val="003836D3"/>
    <w:rsid w:val="00385245"/>
    <w:rsid w:val="0038536B"/>
    <w:rsid w:val="003861CB"/>
    <w:rsid w:val="003863B1"/>
    <w:rsid w:val="0038683B"/>
    <w:rsid w:val="00386FE8"/>
    <w:rsid w:val="003875D5"/>
    <w:rsid w:val="003878EB"/>
    <w:rsid w:val="003908EA"/>
    <w:rsid w:val="0039171D"/>
    <w:rsid w:val="00392797"/>
    <w:rsid w:val="003928DF"/>
    <w:rsid w:val="00392E54"/>
    <w:rsid w:val="003934C0"/>
    <w:rsid w:val="0039516B"/>
    <w:rsid w:val="003962F0"/>
    <w:rsid w:val="003A1151"/>
    <w:rsid w:val="003A16E6"/>
    <w:rsid w:val="003A18D5"/>
    <w:rsid w:val="003A4959"/>
    <w:rsid w:val="003A6752"/>
    <w:rsid w:val="003B106E"/>
    <w:rsid w:val="003B15E9"/>
    <w:rsid w:val="003B2661"/>
    <w:rsid w:val="003B2F73"/>
    <w:rsid w:val="003B4A64"/>
    <w:rsid w:val="003B7318"/>
    <w:rsid w:val="003B7394"/>
    <w:rsid w:val="003B7623"/>
    <w:rsid w:val="003B7BD0"/>
    <w:rsid w:val="003B7C68"/>
    <w:rsid w:val="003B7EAE"/>
    <w:rsid w:val="003B7F35"/>
    <w:rsid w:val="003C0B1F"/>
    <w:rsid w:val="003C1CD2"/>
    <w:rsid w:val="003C1FA3"/>
    <w:rsid w:val="003C273A"/>
    <w:rsid w:val="003C3498"/>
    <w:rsid w:val="003C475F"/>
    <w:rsid w:val="003C502D"/>
    <w:rsid w:val="003C66F9"/>
    <w:rsid w:val="003C6A10"/>
    <w:rsid w:val="003C7BF9"/>
    <w:rsid w:val="003D08D7"/>
    <w:rsid w:val="003D2DCF"/>
    <w:rsid w:val="003D547D"/>
    <w:rsid w:val="003D7BD7"/>
    <w:rsid w:val="003E1089"/>
    <w:rsid w:val="003E2ED9"/>
    <w:rsid w:val="003E574E"/>
    <w:rsid w:val="003E5BBB"/>
    <w:rsid w:val="003E6751"/>
    <w:rsid w:val="003E772E"/>
    <w:rsid w:val="003F1CA6"/>
    <w:rsid w:val="003F20C8"/>
    <w:rsid w:val="003F2B44"/>
    <w:rsid w:val="003F369B"/>
    <w:rsid w:val="003F4A08"/>
    <w:rsid w:val="003F4ADE"/>
    <w:rsid w:val="003F6AC6"/>
    <w:rsid w:val="00400968"/>
    <w:rsid w:val="00403A1D"/>
    <w:rsid w:val="00403D4A"/>
    <w:rsid w:val="004042C2"/>
    <w:rsid w:val="00405608"/>
    <w:rsid w:val="0040565B"/>
    <w:rsid w:val="00405A8A"/>
    <w:rsid w:val="00405DFB"/>
    <w:rsid w:val="004078D6"/>
    <w:rsid w:val="00407BD5"/>
    <w:rsid w:val="0041271E"/>
    <w:rsid w:val="0041286D"/>
    <w:rsid w:val="00412EF9"/>
    <w:rsid w:val="004134A6"/>
    <w:rsid w:val="004138C9"/>
    <w:rsid w:val="00413C90"/>
    <w:rsid w:val="00413FF2"/>
    <w:rsid w:val="004141EB"/>
    <w:rsid w:val="00414AD3"/>
    <w:rsid w:val="004150CA"/>
    <w:rsid w:val="004150D8"/>
    <w:rsid w:val="004153B7"/>
    <w:rsid w:val="00415F37"/>
    <w:rsid w:val="00416017"/>
    <w:rsid w:val="004165C9"/>
    <w:rsid w:val="00416611"/>
    <w:rsid w:val="00416D91"/>
    <w:rsid w:val="004173C3"/>
    <w:rsid w:val="00417552"/>
    <w:rsid w:val="00420953"/>
    <w:rsid w:val="00421F8C"/>
    <w:rsid w:val="004246FA"/>
    <w:rsid w:val="00427CC6"/>
    <w:rsid w:val="004306B7"/>
    <w:rsid w:val="004310F1"/>
    <w:rsid w:val="004323AA"/>
    <w:rsid w:val="00432A5B"/>
    <w:rsid w:val="00432B97"/>
    <w:rsid w:val="00433163"/>
    <w:rsid w:val="0043363B"/>
    <w:rsid w:val="0043462D"/>
    <w:rsid w:val="00434804"/>
    <w:rsid w:val="00435B4F"/>
    <w:rsid w:val="00440358"/>
    <w:rsid w:val="00440520"/>
    <w:rsid w:val="004409F1"/>
    <w:rsid w:val="00443816"/>
    <w:rsid w:val="0044504C"/>
    <w:rsid w:val="0044527B"/>
    <w:rsid w:val="00445C43"/>
    <w:rsid w:val="00447788"/>
    <w:rsid w:val="00447AE5"/>
    <w:rsid w:val="00450DAF"/>
    <w:rsid w:val="00450EA7"/>
    <w:rsid w:val="00453C63"/>
    <w:rsid w:val="004548C5"/>
    <w:rsid w:val="00455B9A"/>
    <w:rsid w:val="00455C20"/>
    <w:rsid w:val="0045613B"/>
    <w:rsid w:val="00457575"/>
    <w:rsid w:val="00457719"/>
    <w:rsid w:val="00461822"/>
    <w:rsid w:val="00461AC2"/>
    <w:rsid w:val="00461C2D"/>
    <w:rsid w:val="00461FD8"/>
    <w:rsid w:val="00462263"/>
    <w:rsid w:val="00464EF9"/>
    <w:rsid w:val="0046518B"/>
    <w:rsid w:val="00466099"/>
    <w:rsid w:val="0046672E"/>
    <w:rsid w:val="00471DE4"/>
    <w:rsid w:val="00473631"/>
    <w:rsid w:val="004743E0"/>
    <w:rsid w:val="00475756"/>
    <w:rsid w:val="0048104E"/>
    <w:rsid w:val="00481634"/>
    <w:rsid w:val="00482341"/>
    <w:rsid w:val="0048414B"/>
    <w:rsid w:val="004853D4"/>
    <w:rsid w:val="00487CFD"/>
    <w:rsid w:val="00490685"/>
    <w:rsid w:val="004909E7"/>
    <w:rsid w:val="00490D7D"/>
    <w:rsid w:val="00491B79"/>
    <w:rsid w:val="004926DA"/>
    <w:rsid w:val="00492D06"/>
    <w:rsid w:val="0049384A"/>
    <w:rsid w:val="00494ADB"/>
    <w:rsid w:val="0049608C"/>
    <w:rsid w:val="004975CE"/>
    <w:rsid w:val="004979B8"/>
    <w:rsid w:val="004A103C"/>
    <w:rsid w:val="004A18CC"/>
    <w:rsid w:val="004A2E8F"/>
    <w:rsid w:val="004A2F14"/>
    <w:rsid w:val="004A46A0"/>
    <w:rsid w:val="004A553E"/>
    <w:rsid w:val="004A588B"/>
    <w:rsid w:val="004A59D6"/>
    <w:rsid w:val="004A5B6A"/>
    <w:rsid w:val="004A5C6D"/>
    <w:rsid w:val="004A6838"/>
    <w:rsid w:val="004A6DA9"/>
    <w:rsid w:val="004A71DB"/>
    <w:rsid w:val="004B0FEA"/>
    <w:rsid w:val="004B17C3"/>
    <w:rsid w:val="004B2A71"/>
    <w:rsid w:val="004B37D7"/>
    <w:rsid w:val="004B3F41"/>
    <w:rsid w:val="004B42E2"/>
    <w:rsid w:val="004B5675"/>
    <w:rsid w:val="004B5CE4"/>
    <w:rsid w:val="004C3058"/>
    <w:rsid w:val="004C3A99"/>
    <w:rsid w:val="004C4400"/>
    <w:rsid w:val="004C594D"/>
    <w:rsid w:val="004C667D"/>
    <w:rsid w:val="004C67D5"/>
    <w:rsid w:val="004C7AED"/>
    <w:rsid w:val="004D0AC4"/>
    <w:rsid w:val="004D0B88"/>
    <w:rsid w:val="004D1098"/>
    <w:rsid w:val="004D1FE9"/>
    <w:rsid w:val="004D22A5"/>
    <w:rsid w:val="004D243A"/>
    <w:rsid w:val="004D3365"/>
    <w:rsid w:val="004D3B30"/>
    <w:rsid w:val="004D3DBE"/>
    <w:rsid w:val="004D41E9"/>
    <w:rsid w:val="004D4606"/>
    <w:rsid w:val="004D4A24"/>
    <w:rsid w:val="004D66EE"/>
    <w:rsid w:val="004E135A"/>
    <w:rsid w:val="004E1AE2"/>
    <w:rsid w:val="004E282C"/>
    <w:rsid w:val="004E41AD"/>
    <w:rsid w:val="004E4218"/>
    <w:rsid w:val="004E4F9B"/>
    <w:rsid w:val="004E5616"/>
    <w:rsid w:val="004E5753"/>
    <w:rsid w:val="004E796C"/>
    <w:rsid w:val="004F005D"/>
    <w:rsid w:val="004F08E6"/>
    <w:rsid w:val="004F11A4"/>
    <w:rsid w:val="004F15B8"/>
    <w:rsid w:val="004F1F2E"/>
    <w:rsid w:val="004F2F7B"/>
    <w:rsid w:val="004F3CE6"/>
    <w:rsid w:val="004F3D56"/>
    <w:rsid w:val="004F3D7F"/>
    <w:rsid w:val="004F6780"/>
    <w:rsid w:val="004F7CDF"/>
    <w:rsid w:val="00500A9D"/>
    <w:rsid w:val="00501514"/>
    <w:rsid w:val="00501DD1"/>
    <w:rsid w:val="00503124"/>
    <w:rsid w:val="0050376D"/>
    <w:rsid w:val="00504200"/>
    <w:rsid w:val="00505334"/>
    <w:rsid w:val="00505687"/>
    <w:rsid w:val="005063A6"/>
    <w:rsid w:val="005074DE"/>
    <w:rsid w:val="005101CB"/>
    <w:rsid w:val="005109E8"/>
    <w:rsid w:val="0051232D"/>
    <w:rsid w:val="00512B3C"/>
    <w:rsid w:val="00513770"/>
    <w:rsid w:val="00513BDC"/>
    <w:rsid w:val="00513EBE"/>
    <w:rsid w:val="00515893"/>
    <w:rsid w:val="00515BBC"/>
    <w:rsid w:val="00515BC8"/>
    <w:rsid w:val="005167DA"/>
    <w:rsid w:val="00517C63"/>
    <w:rsid w:val="00522BD7"/>
    <w:rsid w:val="00523907"/>
    <w:rsid w:val="00523B73"/>
    <w:rsid w:val="00523D20"/>
    <w:rsid w:val="00525458"/>
    <w:rsid w:val="005268BA"/>
    <w:rsid w:val="00526910"/>
    <w:rsid w:val="005276A4"/>
    <w:rsid w:val="00527CE7"/>
    <w:rsid w:val="00527FCC"/>
    <w:rsid w:val="005315D8"/>
    <w:rsid w:val="00531C52"/>
    <w:rsid w:val="00532FCF"/>
    <w:rsid w:val="00533289"/>
    <w:rsid w:val="005358E6"/>
    <w:rsid w:val="0053630E"/>
    <w:rsid w:val="00536511"/>
    <w:rsid w:val="00540953"/>
    <w:rsid w:val="00540BB8"/>
    <w:rsid w:val="0054204A"/>
    <w:rsid w:val="0054476D"/>
    <w:rsid w:val="00544EFC"/>
    <w:rsid w:val="00545AA8"/>
    <w:rsid w:val="00546144"/>
    <w:rsid w:val="00547835"/>
    <w:rsid w:val="00550E3A"/>
    <w:rsid w:val="00551D26"/>
    <w:rsid w:val="005520E7"/>
    <w:rsid w:val="00552DE7"/>
    <w:rsid w:val="005536BE"/>
    <w:rsid w:val="00553B2B"/>
    <w:rsid w:val="00553F5B"/>
    <w:rsid w:val="0055566A"/>
    <w:rsid w:val="00555768"/>
    <w:rsid w:val="00556427"/>
    <w:rsid w:val="0056011A"/>
    <w:rsid w:val="00560135"/>
    <w:rsid w:val="00560211"/>
    <w:rsid w:val="00560477"/>
    <w:rsid w:val="00562D81"/>
    <w:rsid w:val="005639D4"/>
    <w:rsid w:val="00564EAE"/>
    <w:rsid w:val="005665BA"/>
    <w:rsid w:val="00567EB2"/>
    <w:rsid w:val="00571354"/>
    <w:rsid w:val="00571C15"/>
    <w:rsid w:val="00573615"/>
    <w:rsid w:val="005745A9"/>
    <w:rsid w:val="0057629D"/>
    <w:rsid w:val="0057757E"/>
    <w:rsid w:val="00577AC4"/>
    <w:rsid w:val="00582675"/>
    <w:rsid w:val="0058385B"/>
    <w:rsid w:val="00584F24"/>
    <w:rsid w:val="00585046"/>
    <w:rsid w:val="005858AA"/>
    <w:rsid w:val="0058593E"/>
    <w:rsid w:val="00585BAC"/>
    <w:rsid w:val="00585F8B"/>
    <w:rsid w:val="005863F2"/>
    <w:rsid w:val="00586DCF"/>
    <w:rsid w:val="00587112"/>
    <w:rsid w:val="005873A9"/>
    <w:rsid w:val="00587AA8"/>
    <w:rsid w:val="00587E1E"/>
    <w:rsid w:val="00593B99"/>
    <w:rsid w:val="00593DB3"/>
    <w:rsid w:val="005950CF"/>
    <w:rsid w:val="00595308"/>
    <w:rsid w:val="005961E1"/>
    <w:rsid w:val="005A3597"/>
    <w:rsid w:val="005A61C2"/>
    <w:rsid w:val="005A7FAA"/>
    <w:rsid w:val="005B03A9"/>
    <w:rsid w:val="005B1BEF"/>
    <w:rsid w:val="005B290D"/>
    <w:rsid w:val="005B491E"/>
    <w:rsid w:val="005B4CC3"/>
    <w:rsid w:val="005B5EAC"/>
    <w:rsid w:val="005B6FAA"/>
    <w:rsid w:val="005B70DA"/>
    <w:rsid w:val="005B7E38"/>
    <w:rsid w:val="005C0785"/>
    <w:rsid w:val="005C0A8D"/>
    <w:rsid w:val="005C0AA0"/>
    <w:rsid w:val="005C1381"/>
    <w:rsid w:val="005C427E"/>
    <w:rsid w:val="005C45EA"/>
    <w:rsid w:val="005C4E5C"/>
    <w:rsid w:val="005C6F49"/>
    <w:rsid w:val="005C7348"/>
    <w:rsid w:val="005C7CC6"/>
    <w:rsid w:val="005D00A2"/>
    <w:rsid w:val="005D01E2"/>
    <w:rsid w:val="005D03AF"/>
    <w:rsid w:val="005D0667"/>
    <w:rsid w:val="005D07A7"/>
    <w:rsid w:val="005D0CA8"/>
    <w:rsid w:val="005D1508"/>
    <w:rsid w:val="005D1A28"/>
    <w:rsid w:val="005D341E"/>
    <w:rsid w:val="005D4110"/>
    <w:rsid w:val="005D41F5"/>
    <w:rsid w:val="005D4A99"/>
    <w:rsid w:val="005D5959"/>
    <w:rsid w:val="005D75C8"/>
    <w:rsid w:val="005E0536"/>
    <w:rsid w:val="005E07A6"/>
    <w:rsid w:val="005E189C"/>
    <w:rsid w:val="005E1E2E"/>
    <w:rsid w:val="005E1FD8"/>
    <w:rsid w:val="005E3208"/>
    <w:rsid w:val="005E4000"/>
    <w:rsid w:val="005E481C"/>
    <w:rsid w:val="005E6328"/>
    <w:rsid w:val="005E7583"/>
    <w:rsid w:val="005E78E1"/>
    <w:rsid w:val="005E791D"/>
    <w:rsid w:val="005F159B"/>
    <w:rsid w:val="005F1C37"/>
    <w:rsid w:val="005F4274"/>
    <w:rsid w:val="005F5B3E"/>
    <w:rsid w:val="005F6DFD"/>
    <w:rsid w:val="005F7372"/>
    <w:rsid w:val="005F7728"/>
    <w:rsid w:val="005F77AF"/>
    <w:rsid w:val="00600AE0"/>
    <w:rsid w:val="00600DD6"/>
    <w:rsid w:val="006010AB"/>
    <w:rsid w:val="00601BD4"/>
    <w:rsid w:val="006021B6"/>
    <w:rsid w:val="006036A0"/>
    <w:rsid w:val="00603C47"/>
    <w:rsid w:val="00605E8C"/>
    <w:rsid w:val="00606721"/>
    <w:rsid w:val="0060785C"/>
    <w:rsid w:val="00607907"/>
    <w:rsid w:val="0061176C"/>
    <w:rsid w:val="006123A3"/>
    <w:rsid w:val="00612D46"/>
    <w:rsid w:val="00613F4D"/>
    <w:rsid w:val="00614258"/>
    <w:rsid w:val="0061456F"/>
    <w:rsid w:val="006147A2"/>
    <w:rsid w:val="0061725D"/>
    <w:rsid w:val="00617505"/>
    <w:rsid w:val="00620168"/>
    <w:rsid w:val="006202CC"/>
    <w:rsid w:val="00620821"/>
    <w:rsid w:val="00621630"/>
    <w:rsid w:val="00621C7F"/>
    <w:rsid w:val="00622DCE"/>
    <w:rsid w:val="00624DEF"/>
    <w:rsid w:val="00625162"/>
    <w:rsid w:val="0062534B"/>
    <w:rsid w:val="00626625"/>
    <w:rsid w:val="0062681B"/>
    <w:rsid w:val="006275A0"/>
    <w:rsid w:val="00627B0F"/>
    <w:rsid w:val="006304EE"/>
    <w:rsid w:val="0063081B"/>
    <w:rsid w:val="0063126B"/>
    <w:rsid w:val="006313EC"/>
    <w:rsid w:val="0063167D"/>
    <w:rsid w:val="00633000"/>
    <w:rsid w:val="006343F3"/>
    <w:rsid w:val="00635442"/>
    <w:rsid w:val="00637287"/>
    <w:rsid w:val="00643459"/>
    <w:rsid w:val="0064395D"/>
    <w:rsid w:val="00643F0A"/>
    <w:rsid w:val="00644C9A"/>
    <w:rsid w:val="00644CA0"/>
    <w:rsid w:val="00645563"/>
    <w:rsid w:val="00645895"/>
    <w:rsid w:val="00646D7F"/>
    <w:rsid w:val="006500A4"/>
    <w:rsid w:val="006503BB"/>
    <w:rsid w:val="00652E9F"/>
    <w:rsid w:val="0065324E"/>
    <w:rsid w:val="00655027"/>
    <w:rsid w:val="00660790"/>
    <w:rsid w:val="00660810"/>
    <w:rsid w:val="00660F99"/>
    <w:rsid w:val="0066101C"/>
    <w:rsid w:val="006626F4"/>
    <w:rsid w:val="00662F5D"/>
    <w:rsid w:val="00663678"/>
    <w:rsid w:val="00663EE0"/>
    <w:rsid w:val="0066462F"/>
    <w:rsid w:val="00664AF3"/>
    <w:rsid w:val="00664E8F"/>
    <w:rsid w:val="006676A5"/>
    <w:rsid w:val="00667FF2"/>
    <w:rsid w:val="0067010F"/>
    <w:rsid w:val="00673535"/>
    <w:rsid w:val="00674ACC"/>
    <w:rsid w:val="00674CFD"/>
    <w:rsid w:val="00675F9D"/>
    <w:rsid w:val="006764E2"/>
    <w:rsid w:val="00676DCE"/>
    <w:rsid w:val="0068002C"/>
    <w:rsid w:val="00680741"/>
    <w:rsid w:val="00683CE4"/>
    <w:rsid w:val="00684F9A"/>
    <w:rsid w:val="006850BD"/>
    <w:rsid w:val="00685D7F"/>
    <w:rsid w:val="00685E64"/>
    <w:rsid w:val="006866D9"/>
    <w:rsid w:val="00686CC5"/>
    <w:rsid w:val="006876A7"/>
    <w:rsid w:val="006906CB"/>
    <w:rsid w:val="00690715"/>
    <w:rsid w:val="00690D4E"/>
    <w:rsid w:val="006915FD"/>
    <w:rsid w:val="00691F28"/>
    <w:rsid w:val="0069211C"/>
    <w:rsid w:val="00693BC8"/>
    <w:rsid w:val="00695255"/>
    <w:rsid w:val="0069527B"/>
    <w:rsid w:val="00695BDC"/>
    <w:rsid w:val="00695DA9"/>
    <w:rsid w:val="00695DF0"/>
    <w:rsid w:val="006969E0"/>
    <w:rsid w:val="006974BD"/>
    <w:rsid w:val="006A01B5"/>
    <w:rsid w:val="006A0948"/>
    <w:rsid w:val="006A1DA3"/>
    <w:rsid w:val="006A22A5"/>
    <w:rsid w:val="006A25F0"/>
    <w:rsid w:val="006A2B53"/>
    <w:rsid w:val="006A559E"/>
    <w:rsid w:val="006A5802"/>
    <w:rsid w:val="006A6908"/>
    <w:rsid w:val="006A6D31"/>
    <w:rsid w:val="006A6DF4"/>
    <w:rsid w:val="006A7A7C"/>
    <w:rsid w:val="006B13DE"/>
    <w:rsid w:val="006B2C4A"/>
    <w:rsid w:val="006B3756"/>
    <w:rsid w:val="006B3DF8"/>
    <w:rsid w:val="006B3F0E"/>
    <w:rsid w:val="006B4825"/>
    <w:rsid w:val="006B4CE7"/>
    <w:rsid w:val="006B6DC4"/>
    <w:rsid w:val="006C0820"/>
    <w:rsid w:val="006C0D2E"/>
    <w:rsid w:val="006C198F"/>
    <w:rsid w:val="006C3E93"/>
    <w:rsid w:val="006C4169"/>
    <w:rsid w:val="006C4443"/>
    <w:rsid w:val="006C5500"/>
    <w:rsid w:val="006C76A2"/>
    <w:rsid w:val="006C7782"/>
    <w:rsid w:val="006C78AB"/>
    <w:rsid w:val="006D1007"/>
    <w:rsid w:val="006D3080"/>
    <w:rsid w:val="006D3864"/>
    <w:rsid w:val="006D579B"/>
    <w:rsid w:val="006D73EE"/>
    <w:rsid w:val="006D77B1"/>
    <w:rsid w:val="006D7A44"/>
    <w:rsid w:val="006E1678"/>
    <w:rsid w:val="006E1B6D"/>
    <w:rsid w:val="006E1F1F"/>
    <w:rsid w:val="006E3004"/>
    <w:rsid w:val="006E32C9"/>
    <w:rsid w:val="006E3694"/>
    <w:rsid w:val="006E3E54"/>
    <w:rsid w:val="006E5241"/>
    <w:rsid w:val="006E650B"/>
    <w:rsid w:val="006E6A57"/>
    <w:rsid w:val="006E7C0F"/>
    <w:rsid w:val="006E7E83"/>
    <w:rsid w:val="006F0B2A"/>
    <w:rsid w:val="006F0FAC"/>
    <w:rsid w:val="006F139A"/>
    <w:rsid w:val="006F1F25"/>
    <w:rsid w:val="006F2B49"/>
    <w:rsid w:val="006F30D3"/>
    <w:rsid w:val="006F4603"/>
    <w:rsid w:val="006F46B8"/>
    <w:rsid w:val="006F549A"/>
    <w:rsid w:val="006F7E3A"/>
    <w:rsid w:val="007003F3"/>
    <w:rsid w:val="00700C2F"/>
    <w:rsid w:val="007029BA"/>
    <w:rsid w:val="0070405E"/>
    <w:rsid w:val="00704668"/>
    <w:rsid w:val="00705C89"/>
    <w:rsid w:val="0070689E"/>
    <w:rsid w:val="00707162"/>
    <w:rsid w:val="00707FD4"/>
    <w:rsid w:val="007109EF"/>
    <w:rsid w:val="00711C37"/>
    <w:rsid w:val="00712DE4"/>
    <w:rsid w:val="0071356F"/>
    <w:rsid w:val="007135A4"/>
    <w:rsid w:val="007137D2"/>
    <w:rsid w:val="00716367"/>
    <w:rsid w:val="007163BA"/>
    <w:rsid w:val="00716C67"/>
    <w:rsid w:val="0071747E"/>
    <w:rsid w:val="0072045B"/>
    <w:rsid w:val="007216D4"/>
    <w:rsid w:val="00723101"/>
    <w:rsid w:val="00723202"/>
    <w:rsid w:val="00726FD2"/>
    <w:rsid w:val="007301F2"/>
    <w:rsid w:val="007320F2"/>
    <w:rsid w:val="0073318E"/>
    <w:rsid w:val="00733382"/>
    <w:rsid w:val="0073410A"/>
    <w:rsid w:val="00734504"/>
    <w:rsid w:val="0073529C"/>
    <w:rsid w:val="00737CE7"/>
    <w:rsid w:val="0074012F"/>
    <w:rsid w:val="0074297C"/>
    <w:rsid w:val="00742A16"/>
    <w:rsid w:val="00743221"/>
    <w:rsid w:val="007434A1"/>
    <w:rsid w:val="007434EF"/>
    <w:rsid w:val="00743E76"/>
    <w:rsid w:val="007444A6"/>
    <w:rsid w:val="00744563"/>
    <w:rsid w:val="00745156"/>
    <w:rsid w:val="00745A9D"/>
    <w:rsid w:val="00746AEE"/>
    <w:rsid w:val="00746D5A"/>
    <w:rsid w:val="00746E59"/>
    <w:rsid w:val="00747D2C"/>
    <w:rsid w:val="007501E9"/>
    <w:rsid w:val="00750DEF"/>
    <w:rsid w:val="007510D5"/>
    <w:rsid w:val="00751642"/>
    <w:rsid w:val="00752F40"/>
    <w:rsid w:val="007542EA"/>
    <w:rsid w:val="00756120"/>
    <w:rsid w:val="007564C0"/>
    <w:rsid w:val="00756A4F"/>
    <w:rsid w:val="007570D8"/>
    <w:rsid w:val="007578AA"/>
    <w:rsid w:val="00760483"/>
    <w:rsid w:val="0076102D"/>
    <w:rsid w:val="0076372F"/>
    <w:rsid w:val="0076545C"/>
    <w:rsid w:val="0076545F"/>
    <w:rsid w:val="00765AC0"/>
    <w:rsid w:val="00765B03"/>
    <w:rsid w:val="00765C81"/>
    <w:rsid w:val="00765CFB"/>
    <w:rsid w:val="007661BB"/>
    <w:rsid w:val="00770EFE"/>
    <w:rsid w:val="00771A5E"/>
    <w:rsid w:val="0077222B"/>
    <w:rsid w:val="0077305D"/>
    <w:rsid w:val="007741B1"/>
    <w:rsid w:val="00774443"/>
    <w:rsid w:val="00774831"/>
    <w:rsid w:val="007755FC"/>
    <w:rsid w:val="00776C75"/>
    <w:rsid w:val="00777FFC"/>
    <w:rsid w:val="0078064E"/>
    <w:rsid w:val="007814AF"/>
    <w:rsid w:val="00781907"/>
    <w:rsid w:val="0078231E"/>
    <w:rsid w:val="00783191"/>
    <w:rsid w:val="00783733"/>
    <w:rsid w:val="00783DE3"/>
    <w:rsid w:val="0078489D"/>
    <w:rsid w:val="00784ADE"/>
    <w:rsid w:val="0078518B"/>
    <w:rsid w:val="007859FF"/>
    <w:rsid w:val="00786A7A"/>
    <w:rsid w:val="007904AC"/>
    <w:rsid w:val="0079087F"/>
    <w:rsid w:val="00791043"/>
    <w:rsid w:val="00793007"/>
    <w:rsid w:val="007932C2"/>
    <w:rsid w:val="00794CD8"/>
    <w:rsid w:val="0079674E"/>
    <w:rsid w:val="00797707"/>
    <w:rsid w:val="007A07B9"/>
    <w:rsid w:val="007A09FF"/>
    <w:rsid w:val="007A0AB7"/>
    <w:rsid w:val="007A43CA"/>
    <w:rsid w:val="007A4E34"/>
    <w:rsid w:val="007A4F2B"/>
    <w:rsid w:val="007A5D15"/>
    <w:rsid w:val="007A6871"/>
    <w:rsid w:val="007A6C91"/>
    <w:rsid w:val="007A7A63"/>
    <w:rsid w:val="007B031C"/>
    <w:rsid w:val="007B04AF"/>
    <w:rsid w:val="007B056F"/>
    <w:rsid w:val="007B09B1"/>
    <w:rsid w:val="007B0AD7"/>
    <w:rsid w:val="007B19D7"/>
    <w:rsid w:val="007B3CFD"/>
    <w:rsid w:val="007B4805"/>
    <w:rsid w:val="007B4EED"/>
    <w:rsid w:val="007B57BB"/>
    <w:rsid w:val="007B6539"/>
    <w:rsid w:val="007B6CDC"/>
    <w:rsid w:val="007C0C10"/>
    <w:rsid w:val="007C423F"/>
    <w:rsid w:val="007C4AA0"/>
    <w:rsid w:val="007C7D18"/>
    <w:rsid w:val="007C7DBF"/>
    <w:rsid w:val="007C7E48"/>
    <w:rsid w:val="007D070A"/>
    <w:rsid w:val="007D0D36"/>
    <w:rsid w:val="007D2813"/>
    <w:rsid w:val="007D29B6"/>
    <w:rsid w:val="007D3CEE"/>
    <w:rsid w:val="007D3FFC"/>
    <w:rsid w:val="007D51AA"/>
    <w:rsid w:val="007D5AA9"/>
    <w:rsid w:val="007D61E0"/>
    <w:rsid w:val="007D65E4"/>
    <w:rsid w:val="007E04B5"/>
    <w:rsid w:val="007E2D91"/>
    <w:rsid w:val="007E31F5"/>
    <w:rsid w:val="007E3D89"/>
    <w:rsid w:val="007E3D9B"/>
    <w:rsid w:val="007E4C64"/>
    <w:rsid w:val="007E5759"/>
    <w:rsid w:val="007E68E8"/>
    <w:rsid w:val="007F0854"/>
    <w:rsid w:val="007F207A"/>
    <w:rsid w:val="007F2CF0"/>
    <w:rsid w:val="007F3758"/>
    <w:rsid w:val="007F3AE3"/>
    <w:rsid w:val="007F3B3E"/>
    <w:rsid w:val="007F5BCC"/>
    <w:rsid w:val="007F67C1"/>
    <w:rsid w:val="007F6E97"/>
    <w:rsid w:val="007F73EA"/>
    <w:rsid w:val="007F7DB7"/>
    <w:rsid w:val="00801299"/>
    <w:rsid w:val="00801374"/>
    <w:rsid w:val="00802CBD"/>
    <w:rsid w:val="00804772"/>
    <w:rsid w:val="00806782"/>
    <w:rsid w:val="00806913"/>
    <w:rsid w:val="00807E3E"/>
    <w:rsid w:val="0081037D"/>
    <w:rsid w:val="00810E49"/>
    <w:rsid w:val="00811362"/>
    <w:rsid w:val="00811D7C"/>
    <w:rsid w:val="00812A33"/>
    <w:rsid w:val="00813041"/>
    <w:rsid w:val="00815788"/>
    <w:rsid w:val="008159A1"/>
    <w:rsid w:val="00817C92"/>
    <w:rsid w:val="00820DC7"/>
    <w:rsid w:val="00822C0D"/>
    <w:rsid w:val="00822E86"/>
    <w:rsid w:val="00824150"/>
    <w:rsid w:val="008244F1"/>
    <w:rsid w:val="00825C0B"/>
    <w:rsid w:val="0083055F"/>
    <w:rsid w:val="00831B87"/>
    <w:rsid w:val="00833592"/>
    <w:rsid w:val="00833DD7"/>
    <w:rsid w:val="00833FE6"/>
    <w:rsid w:val="00834745"/>
    <w:rsid w:val="008360B6"/>
    <w:rsid w:val="008363E1"/>
    <w:rsid w:val="00836BB4"/>
    <w:rsid w:val="0084262D"/>
    <w:rsid w:val="00842B7B"/>
    <w:rsid w:val="00842F9E"/>
    <w:rsid w:val="0084307C"/>
    <w:rsid w:val="00843942"/>
    <w:rsid w:val="00843E0B"/>
    <w:rsid w:val="008466D8"/>
    <w:rsid w:val="008469F2"/>
    <w:rsid w:val="00847148"/>
    <w:rsid w:val="0084778B"/>
    <w:rsid w:val="00847B39"/>
    <w:rsid w:val="008501C9"/>
    <w:rsid w:val="00851239"/>
    <w:rsid w:val="00851276"/>
    <w:rsid w:val="00852A88"/>
    <w:rsid w:val="00853DDE"/>
    <w:rsid w:val="00853E38"/>
    <w:rsid w:val="00853FAF"/>
    <w:rsid w:val="00854660"/>
    <w:rsid w:val="00855D99"/>
    <w:rsid w:val="008561B6"/>
    <w:rsid w:val="00856612"/>
    <w:rsid w:val="00856A28"/>
    <w:rsid w:val="00857887"/>
    <w:rsid w:val="008614D0"/>
    <w:rsid w:val="00861CC6"/>
    <w:rsid w:val="00862478"/>
    <w:rsid w:val="00862A1F"/>
    <w:rsid w:val="008631AD"/>
    <w:rsid w:val="008642C6"/>
    <w:rsid w:val="00864819"/>
    <w:rsid w:val="00864CE8"/>
    <w:rsid w:val="008660A2"/>
    <w:rsid w:val="00866A47"/>
    <w:rsid w:val="008671A2"/>
    <w:rsid w:val="008676C0"/>
    <w:rsid w:val="00867A57"/>
    <w:rsid w:val="00872C3E"/>
    <w:rsid w:val="0087307E"/>
    <w:rsid w:val="00874522"/>
    <w:rsid w:val="008749B4"/>
    <w:rsid w:val="00875459"/>
    <w:rsid w:val="00875829"/>
    <w:rsid w:val="00876D2E"/>
    <w:rsid w:val="00876DAB"/>
    <w:rsid w:val="008772A5"/>
    <w:rsid w:val="008772C3"/>
    <w:rsid w:val="00877387"/>
    <w:rsid w:val="008774FB"/>
    <w:rsid w:val="008779B6"/>
    <w:rsid w:val="00880D57"/>
    <w:rsid w:val="00880E69"/>
    <w:rsid w:val="00882497"/>
    <w:rsid w:val="008838F0"/>
    <w:rsid w:val="00885C98"/>
    <w:rsid w:val="00886274"/>
    <w:rsid w:val="00890451"/>
    <w:rsid w:val="00890568"/>
    <w:rsid w:val="00890955"/>
    <w:rsid w:val="00892CF7"/>
    <w:rsid w:val="00896B98"/>
    <w:rsid w:val="00896D14"/>
    <w:rsid w:val="00896D9C"/>
    <w:rsid w:val="00897841"/>
    <w:rsid w:val="008A1300"/>
    <w:rsid w:val="008A18B3"/>
    <w:rsid w:val="008A351B"/>
    <w:rsid w:val="008A3536"/>
    <w:rsid w:val="008A413C"/>
    <w:rsid w:val="008A4808"/>
    <w:rsid w:val="008A5D22"/>
    <w:rsid w:val="008A678F"/>
    <w:rsid w:val="008A74D4"/>
    <w:rsid w:val="008A7590"/>
    <w:rsid w:val="008B0C39"/>
    <w:rsid w:val="008B16CE"/>
    <w:rsid w:val="008B1B89"/>
    <w:rsid w:val="008B285C"/>
    <w:rsid w:val="008B2B2B"/>
    <w:rsid w:val="008B3FBD"/>
    <w:rsid w:val="008B4232"/>
    <w:rsid w:val="008B678B"/>
    <w:rsid w:val="008B7740"/>
    <w:rsid w:val="008C1AC7"/>
    <w:rsid w:val="008C2362"/>
    <w:rsid w:val="008C4300"/>
    <w:rsid w:val="008C45D0"/>
    <w:rsid w:val="008C478A"/>
    <w:rsid w:val="008C4D55"/>
    <w:rsid w:val="008C6376"/>
    <w:rsid w:val="008C649D"/>
    <w:rsid w:val="008C6CF2"/>
    <w:rsid w:val="008C76C8"/>
    <w:rsid w:val="008C7A9F"/>
    <w:rsid w:val="008C7DE8"/>
    <w:rsid w:val="008D1E47"/>
    <w:rsid w:val="008D5855"/>
    <w:rsid w:val="008D6122"/>
    <w:rsid w:val="008D72E7"/>
    <w:rsid w:val="008D7CEC"/>
    <w:rsid w:val="008E1888"/>
    <w:rsid w:val="008E1E25"/>
    <w:rsid w:val="008E2924"/>
    <w:rsid w:val="008E3C86"/>
    <w:rsid w:val="008E40DD"/>
    <w:rsid w:val="008E6155"/>
    <w:rsid w:val="008E62FC"/>
    <w:rsid w:val="008E66B6"/>
    <w:rsid w:val="008F0455"/>
    <w:rsid w:val="008F08B0"/>
    <w:rsid w:val="008F0F0C"/>
    <w:rsid w:val="008F1ADD"/>
    <w:rsid w:val="008F1D77"/>
    <w:rsid w:val="008F26E1"/>
    <w:rsid w:val="008F36B2"/>
    <w:rsid w:val="008F42E6"/>
    <w:rsid w:val="008F4AEE"/>
    <w:rsid w:val="008F587B"/>
    <w:rsid w:val="008F5EB9"/>
    <w:rsid w:val="008F6775"/>
    <w:rsid w:val="008F6A15"/>
    <w:rsid w:val="008F7A95"/>
    <w:rsid w:val="0090165A"/>
    <w:rsid w:val="00903337"/>
    <w:rsid w:val="0090351D"/>
    <w:rsid w:val="0090434D"/>
    <w:rsid w:val="00905715"/>
    <w:rsid w:val="00906165"/>
    <w:rsid w:val="0090719B"/>
    <w:rsid w:val="009101F5"/>
    <w:rsid w:val="00911978"/>
    <w:rsid w:val="009141FD"/>
    <w:rsid w:val="00914BBA"/>
    <w:rsid w:val="00915147"/>
    <w:rsid w:val="0091760C"/>
    <w:rsid w:val="00917BBF"/>
    <w:rsid w:val="00920598"/>
    <w:rsid w:val="00920CC9"/>
    <w:rsid w:val="00920F86"/>
    <w:rsid w:val="00921781"/>
    <w:rsid w:val="00921E09"/>
    <w:rsid w:val="00923135"/>
    <w:rsid w:val="0092322F"/>
    <w:rsid w:val="009238B6"/>
    <w:rsid w:val="0092457A"/>
    <w:rsid w:val="009259DD"/>
    <w:rsid w:val="00926322"/>
    <w:rsid w:val="00927A45"/>
    <w:rsid w:val="00931249"/>
    <w:rsid w:val="00931302"/>
    <w:rsid w:val="00931CF4"/>
    <w:rsid w:val="0093214F"/>
    <w:rsid w:val="0093265C"/>
    <w:rsid w:val="00934C59"/>
    <w:rsid w:val="00934E11"/>
    <w:rsid w:val="0093524B"/>
    <w:rsid w:val="009353EC"/>
    <w:rsid w:val="009354C4"/>
    <w:rsid w:val="00937BA6"/>
    <w:rsid w:val="00940230"/>
    <w:rsid w:val="0094159B"/>
    <w:rsid w:val="00941CF6"/>
    <w:rsid w:val="00942F80"/>
    <w:rsid w:val="00943857"/>
    <w:rsid w:val="00943F2B"/>
    <w:rsid w:val="00944E9F"/>
    <w:rsid w:val="009455D4"/>
    <w:rsid w:val="00945F3C"/>
    <w:rsid w:val="00946900"/>
    <w:rsid w:val="009469BB"/>
    <w:rsid w:val="00946A09"/>
    <w:rsid w:val="009509CF"/>
    <w:rsid w:val="00950AC3"/>
    <w:rsid w:val="00950E3E"/>
    <w:rsid w:val="0095143F"/>
    <w:rsid w:val="00951E81"/>
    <w:rsid w:val="0095382A"/>
    <w:rsid w:val="009538A0"/>
    <w:rsid w:val="00953C9F"/>
    <w:rsid w:val="0096119C"/>
    <w:rsid w:val="009613B2"/>
    <w:rsid w:val="00961F85"/>
    <w:rsid w:val="00964D0A"/>
    <w:rsid w:val="009654A7"/>
    <w:rsid w:val="0096692D"/>
    <w:rsid w:val="0097063C"/>
    <w:rsid w:val="009713B0"/>
    <w:rsid w:val="009714EB"/>
    <w:rsid w:val="00971866"/>
    <w:rsid w:val="009718E6"/>
    <w:rsid w:val="0097206F"/>
    <w:rsid w:val="00974141"/>
    <w:rsid w:val="009774B4"/>
    <w:rsid w:val="00980512"/>
    <w:rsid w:val="00981506"/>
    <w:rsid w:val="0098178C"/>
    <w:rsid w:val="00981EAC"/>
    <w:rsid w:val="00981FE9"/>
    <w:rsid w:val="00982A67"/>
    <w:rsid w:val="009845B3"/>
    <w:rsid w:val="00985596"/>
    <w:rsid w:val="00986930"/>
    <w:rsid w:val="009906C2"/>
    <w:rsid w:val="00991D9F"/>
    <w:rsid w:val="00992403"/>
    <w:rsid w:val="00995FD8"/>
    <w:rsid w:val="009961A2"/>
    <w:rsid w:val="009964C9"/>
    <w:rsid w:val="00997C16"/>
    <w:rsid w:val="009A1E1A"/>
    <w:rsid w:val="009A20AE"/>
    <w:rsid w:val="009A2735"/>
    <w:rsid w:val="009A3265"/>
    <w:rsid w:val="009A3B15"/>
    <w:rsid w:val="009A4A8C"/>
    <w:rsid w:val="009A4FFD"/>
    <w:rsid w:val="009A5C6A"/>
    <w:rsid w:val="009A6356"/>
    <w:rsid w:val="009A7CB2"/>
    <w:rsid w:val="009A7DBD"/>
    <w:rsid w:val="009B046C"/>
    <w:rsid w:val="009B0B3B"/>
    <w:rsid w:val="009B0C83"/>
    <w:rsid w:val="009B1F6A"/>
    <w:rsid w:val="009B2D0B"/>
    <w:rsid w:val="009B31C0"/>
    <w:rsid w:val="009B3FE0"/>
    <w:rsid w:val="009B4DF3"/>
    <w:rsid w:val="009B5387"/>
    <w:rsid w:val="009B62D7"/>
    <w:rsid w:val="009C0730"/>
    <w:rsid w:val="009C15B6"/>
    <w:rsid w:val="009C43B5"/>
    <w:rsid w:val="009C440B"/>
    <w:rsid w:val="009C53CA"/>
    <w:rsid w:val="009C65CC"/>
    <w:rsid w:val="009D0201"/>
    <w:rsid w:val="009D11D9"/>
    <w:rsid w:val="009D19DB"/>
    <w:rsid w:val="009D28B2"/>
    <w:rsid w:val="009D2E30"/>
    <w:rsid w:val="009D3E24"/>
    <w:rsid w:val="009D4423"/>
    <w:rsid w:val="009D59C1"/>
    <w:rsid w:val="009D5D78"/>
    <w:rsid w:val="009D5F1A"/>
    <w:rsid w:val="009D5F3E"/>
    <w:rsid w:val="009D5F91"/>
    <w:rsid w:val="009D75CF"/>
    <w:rsid w:val="009E0923"/>
    <w:rsid w:val="009E092C"/>
    <w:rsid w:val="009E424F"/>
    <w:rsid w:val="009E4E9D"/>
    <w:rsid w:val="009E552F"/>
    <w:rsid w:val="009E5B51"/>
    <w:rsid w:val="009E675A"/>
    <w:rsid w:val="009E70F6"/>
    <w:rsid w:val="009E779F"/>
    <w:rsid w:val="009E7806"/>
    <w:rsid w:val="009F05A8"/>
    <w:rsid w:val="009F07A0"/>
    <w:rsid w:val="009F0D01"/>
    <w:rsid w:val="009F0E91"/>
    <w:rsid w:val="009F12DF"/>
    <w:rsid w:val="009F249F"/>
    <w:rsid w:val="009F30D8"/>
    <w:rsid w:val="009F320F"/>
    <w:rsid w:val="009F5516"/>
    <w:rsid w:val="009F5963"/>
    <w:rsid w:val="009F5E32"/>
    <w:rsid w:val="009F5EDB"/>
    <w:rsid w:val="009F6FCA"/>
    <w:rsid w:val="00A040AD"/>
    <w:rsid w:val="00A0444D"/>
    <w:rsid w:val="00A05177"/>
    <w:rsid w:val="00A1067E"/>
    <w:rsid w:val="00A12935"/>
    <w:rsid w:val="00A14488"/>
    <w:rsid w:val="00A14D01"/>
    <w:rsid w:val="00A14D66"/>
    <w:rsid w:val="00A1529E"/>
    <w:rsid w:val="00A15ED7"/>
    <w:rsid w:val="00A16009"/>
    <w:rsid w:val="00A16342"/>
    <w:rsid w:val="00A16E5F"/>
    <w:rsid w:val="00A17863"/>
    <w:rsid w:val="00A21168"/>
    <w:rsid w:val="00A2246E"/>
    <w:rsid w:val="00A228F0"/>
    <w:rsid w:val="00A22E63"/>
    <w:rsid w:val="00A2348C"/>
    <w:rsid w:val="00A2360C"/>
    <w:rsid w:val="00A23BDF"/>
    <w:rsid w:val="00A25302"/>
    <w:rsid w:val="00A27B90"/>
    <w:rsid w:val="00A30595"/>
    <w:rsid w:val="00A30779"/>
    <w:rsid w:val="00A30E5D"/>
    <w:rsid w:val="00A3294A"/>
    <w:rsid w:val="00A34036"/>
    <w:rsid w:val="00A36D64"/>
    <w:rsid w:val="00A40193"/>
    <w:rsid w:val="00A40458"/>
    <w:rsid w:val="00A4250B"/>
    <w:rsid w:val="00A4282D"/>
    <w:rsid w:val="00A4400F"/>
    <w:rsid w:val="00A46281"/>
    <w:rsid w:val="00A46F24"/>
    <w:rsid w:val="00A47B60"/>
    <w:rsid w:val="00A47CEE"/>
    <w:rsid w:val="00A505F3"/>
    <w:rsid w:val="00A51DF0"/>
    <w:rsid w:val="00A55002"/>
    <w:rsid w:val="00A55302"/>
    <w:rsid w:val="00A55676"/>
    <w:rsid w:val="00A55B0F"/>
    <w:rsid w:val="00A56138"/>
    <w:rsid w:val="00A5618B"/>
    <w:rsid w:val="00A60580"/>
    <w:rsid w:val="00A60B48"/>
    <w:rsid w:val="00A625CA"/>
    <w:rsid w:val="00A62E09"/>
    <w:rsid w:val="00A640C6"/>
    <w:rsid w:val="00A64F51"/>
    <w:rsid w:val="00A65160"/>
    <w:rsid w:val="00A65EFD"/>
    <w:rsid w:val="00A660B2"/>
    <w:rsid w:val="00A6629C"/>
    <w:rsid w:val="00A66E1A"/>
    <w:rsid w:val="00A73076"/>
    <w:rsid w:val="00A73340"/>
    <w:rsid w:val="00A73716"/>
    <w:rsid w:val="00A75032"/>
    <w:rsid w:val="00A75349"/>
    <w:rsid w:val="00A75516"/>
    <w:rsid w:val="00A77247"/>
    <w:rsid w:val="00A8018C"/>
    <w:rsid w:val="00A80C40"/>
    <w:rsid w:val="00A8309D"/>
    <w:rsid w:val="00A837DC"/>
    <w:rsid w:val="00A84D99"/>
    <w:rsid w:val="00A84FC6"/>
    <w:rsid w:val="00A8689C"/>
    <w:rsid w:val="00A87A68"/>
    <w:rsid w:val="00A87E23"/>
    <w:rsid w:val="00A901BF"/>
    <w:rsid w:val="00A905F4"/>
    <w:rsid w:val="00A907FC"/>
    <w:rsid w:val="00A90B6B"/>
    <w:rsid w:val="00A90EC1"/>
    <w:rsid w:val="00A92595"/>
    <w:rsid w:val="00A93946"/>
    <w:rsid w:val="00A93BFC"/>
    <w:rsid w:val="00A93C0F"/>
    <w:rsid w:val="00A94A32"/>
    <w:rsid w:val="00A95CB3"/>
    <w:rsid w:val="00A96B04"/>
    <w:rsid w:val="00A97506"/>
    <w:rsid w:val="00A97A41"/>
    <w:rsid w:val="00AA0404"/>
    <w:rsid w:val="00AA136B"/>
    <w:rsid w:val="00AA1467"/>
    <w:rsid w:val="00AA15BC"/>
    <w:rsid w:val="00AA1CDA"/>
    <w:rsid w:val="00AA1F66"/>
    <w:rsid w:val="00AA2F48"/>
    <w:rsid w:val="00AA31F9"/>
    <w:rsid w:val="00AA32E7"/>
    <w:rsid w:val="00AA3FD1"/>
    <w:rsid w:val="00AA45AF"/>
    <w:rsid w:val="00AA589F"/>
    <w:rsid w:val="00AA6B8E"/>
    <w:rsid w:val="00AA6BA1"/>
    <w:rsid w:val="00AA7EAA"/>
    <w:rsid w:val="00AB0B8A"/>
    <w:rsid w:val="00AB11BA"/>
    <w:rsid w:val="00AB355B"/>
    <w:rsid w:val="00AB385B"/>
    <w:rsid w:val="00AB3AFD"/>
    <w:rsid w:val="00AB4767"/>
    <w:rsid w:val="00AB5B2D"/>
    <w:rsid w:val="00AB713B"/>
    <w:rsid w:val="00AB745D"/>
    <w:rsid w:val="00AC01AC"/>
    <w:rsid w:val="00AC15DD"/>
    <w:rsid w:val="00AC56A9"/>
    <w:rsid w:val="00AC656A"/>
    <w:rsid w:val="00AD033F"/>
    <w:rsid w:val="00AD21A6"/>
    <w:rsid w:val="00AD3B91"/>
    <w:rsid w:val="00AD561B"/>
    <w:rsid w:val="00AD71DC"/>
    <w:rsid w:val="00AD7733"/>
    <w:rsid w:val="00AE0DB2"/>
    <w:rsid w:val="00AE18EC"/>
    <w:rsid w:val="00AE1AF9"/>
    <w:rsid w:val="00AE1E88"/>
    <w:rsid w:val="00AE1F9E"/>
    <w:rsid w:val="00AE2643"/>
    <w:rsid w:val="00AE4FDB"/>
    <w:rsid w:val="00AE5EFE"/>
    <w:rsid w:val="00AE6198"/>
    <w:rsid w:val="00AE6DC8"/>
    <w:rsid w:val="00AF01D5"/>
    <w:rsid w:val="00AF06A9"/>
    <w:rsid w:val="00AF0B4C"/>
    <w:rsid w:val="00AF0C6C"/>
    <w:rsid w:val="00AF109B"/>
    <w:rsid w:val="00AF10FF"/>
    <w:rsid w:val="00AF1A0D"/>
    <w:rsid w:val="00AF2F66"/>
    <w:rsid w:val="00AF33CD"/>
    <w:rsid w:val="00AF5562"/>
    <w:rsid w:val="00AF7930"/>
    <w:rsid w:val="00B001BA"/>
    <w:rsid w:val="00B018D2"/>
    <w:rsid w:val="00B02932"/>
    <w:rsid w:val="00B03027"/>
    <w:rsid w:val="00B0475A"/>
    <w:rsid w:val="00B057C3"/>
    <w:rsid w:val="00B062FB"/>
    <w:rsid w:val="00B063A8"/>
    <w:rsid w:val="00B06467"/>
    <w:rsid w:val="00B07D91"/>
    <w:rsid w:val="00B1045B"/>
    <w:rsid w:val="00B112A4"/>
    <w:rsid w:val="00B11EF6"/>
    <w:rsid w:val="00B12011"/>
    <w:rsid w:val="00B143FB"/>
    <w:rsid w:val="00B15F35"/>
    <w:rsid w:val="00B179A9"/>
    <w:rsid w:val="00B17AD9"/>
    <w:rsid w:val="00B17FE8"/>
    <w:rsid w:val="00B2007F"/>
    <w:rsid w:val="00B20B47"/>
    <w:rsid w:val="00B20CDF"/>
    <w:rsid w:val="00B21673"/>
    <w:rsid w:val="00B217C1"/>
    <w:rsid w:val="00B22926"/>
    <w:rsid w:val="00B22FFE"/>
    <w:rsid w:val="00B24EC2"/>
    <w:rsid w:val="00B24F0D"/>
    <w:rsid w:val="00B26229"/>
    <w:rsid w:val="00B26E68"/>
    <w:rsid w:val="00B27FBE"/>
    <w:rsid w:val="00B30EEE"/>
    <w:rsid w:val="00B31294"/>
    <w:rsid w:val="00B3180A"/>
    <w:rsid w:val="00B329F5"/>
    <w:rsid w:val="00B32B6E"/>
    <w:rsid w:val="00B342E0"/>
    <w:rsid w:val="00B36C51"/>
    <w:rsid w:val="00B36F6A"/>
    <w:rsid w:val="00B373EE"/>
    <w:rsid w:val="00B410E9"/>
    <w:rsid w:val="00B41BDC"/>
    <w:rsid w:val="00B41EB0"/>
    <w:rsid w:val="00B423B2"/>
    <w:rsid w:val="00B43DD4"/>
    <w:rsid w:val="00B45A58"/>
    <w:rsid w:val="00B45AB1"/>
    <w:rsid w:val="00B47B02"/>
    <w:rsid w:val="00B47B8B"/>
    <w:rsid w:val="00B512B2"/>
    <w:rsid w:val="00B52129"/>
    <w:rsid w:val="00B527D6"/>
    <w:rsid w:val="00B53E5C"/>
    <w:rsid w:val="00B54646"/>
    <w:rsid w:val="00B5630B"/>
    <w:rsid w:val="00B5756F"/>
    <w:rsid w:val="00B60891"/>
    <w:rsid w:val="00B6502A"/>
    <w:rsid w:val="00B6507F"/>
    <w:rsid w:val="00B65444"/>
    <w:rsid w:val="00B658C3"/>
    <w:rsid w:val="00B66B0B"/>
    <w:rsid w:val="00B67288"/>
    <w:rsid w:val="00B67B16"/>
    <w:rsid w:val="00B67C6D"/>
    <w:rsid w:val="00B704F9"/>
    <w:rsid w:val="00B71164"/>
    <w:rsid w:val="00B71479"/>
    <w:rsid w:val="00B7165D"/>
    <w:rsid w:val="00B71E4E"/>
    <w:rsid w:val="00B71F43"/>
    <w:rsid w:val="00B722B1"/>
    <w:rsid w:val="00B74C9C"/>
    <w:rsid w:val="00B75738"/>
    <w:rsid w:val="00B75E25"/>
    <w:rsid w:val="00B76198"/>
    <w:rsid w:val="00B7712F"/>
    <w:rsid w:val="00B80901"/>
    <w:rsid w:val="00B81FC9"/>
    <w:rsid w:val="00B8365D"/>
    <w:rsid w:val="00B8531B"/>
    <w:rsid w:val="00B858BC"/>
    <w:rsid w:val="00B87DA9"/>
    <w:rsid w:val="00B90305"/>
    <w:rsid w:val="00B9034B"/>
    <w:rsid w:val="00B91A1B"/>
    <w:rsid w:val="00B940C0"/>
    <w:rsid w:val="00B944BE"/>
    <w:rsid w:val="00B95461"/>
    <w:rsid w:val="00B9731E"/>
    <w:rsid w:val="00BA007E"/>
    <w:rsid w:val="00BA103C"/>
    <w:rsid w:val="00BA1141"/>
    <w:rsid w:val="00BA2ECC"/>
    <w:rsid w:val="00BA2FDB"/>
    <w:rsid w:val="00BA41CC"/>
    <w:rsid w:val="00BA527E"/>
    <w:rsid w:val="00BA5DBE"/>
    <w:rsid w:val="00BA6432"/>
    <w:rsid w:val="00BA70E7"/>
    <w:rsid w:val="00BA7662"/>
    <w:rsid w:val="00BA79CF"/>
    <w:rsid w:val="00BB040F"/>
    <w:rsid w:val="00BB0F3A"/>
    <w:rsid w:val="00BB17B8"/>
    <w:rsid w:val="00BB20E0"/>
    <w:rsid w:val="00BB320F"/>
    <w:rsid w:val="00BB5987"/>
    <w:rsid w:val="00BC074B"/>
    <w:rsid w:val="00BC2CA2"/>
    <w:rsid w:val="00BC34D9"/>
    <w:rsid w:val="00BC4F0C"/>
    <w:rsid w:val="00BC6F19"/>
    <w:rsid w:val="00BD0CED"/>
    <w:rsid w:val="00BD0D8B"/>
    <w:rsid w:val="00BD11CF"/>
    <w:rsid w:val="00BD1A98"/>
    <w:rsid w:val="00BD2946"/>
    <w:rsid w:val="00BD30CB"/>
    <w:rsid w:val="00BD39AD"/>
    <w:rsid w:val="00BD3B4B"/>
    <w:rsid w:val="00BD3B5B"/>
    <w:rsid w:val="00BD3FEE"/>
    <w:rsid w:val="00BD4035"/>
    <w:rsid w:val="00BD4AAC"/>
    <w:rsid w:val="00BE0142"/>
    <w:rsid w:val="00BE1AEE"/>
    <w:rsid w:val="00BE3455"/>
    <w:rsid w:val="00BE476E"/>
    <w:rsid w:val="00BE5F32"/>
    <w:rsid w:val="00BE61B9"/>
    <w:rsid w:val="00BE6218"/>
    <w:rsid w:val="00BE6FA5"/>
    <w:rsid w:val="00BF1A3A"/>
    <w:rsid w:val="00BF1B30"/>
    <w:rsid w:val="00BF5789"/>
    <w:rsid w:val="00BF5B5E"/>
    <w:rsid w:val="00BF5BB9"/>
    <w:rsid w:val="00BF67EC"/>
    <w:rsid w:val="00BF6801"/>
    <w:rsid w:val="00BF6A73"/>
    <w:rsid w:val="00C00843"/>
    <w:rsid w:val="00C023BA"/>
    <w:rsid w:val="00C02F46"/>
    <w:rsid w:val="00C04A7A"/>
    <w:rsid w:val="00C04CB3"/>
    <w:rsid w:val="00C04E90"/>
    <w:rsid w:val="00C055B6"/>
    <w:rsid w:val="00C059A4"/>
    <w:rsid w:val="00C07D70"/>
    <w:rsid w:val="00C11511"/>
    <w:rsid w:val="00C12500"/>
    <w:rsid w:val="00C1278A"/>
    <w:rsid w:val="00C12FA0"/>
    <w:rsid w:val="00C13868"/>
    <w:rsid w:val="00C1496C"/>
    <w:rsid w:val="00C14E15"/>
    <w:rsid w:val="00C157BD"/>
    <w:rsid w:val="00C17C2A"/>
    <w:rsid w:val="00C20B7C"/>
    <w:rsid w:val="00C21F05"/>
    <w:rsid w:val="00C2442B"/>
    <w:rsid w:val="00C244D0"/>
    <w:rsid w:val="00C24A47"/>
    <w:rsid w:val="00C24CFD"/>
    <w:rsid w:val="00C25087"/>
    <w:rsid w:val="00C25906"/>
    <w:rsid w:val="00C27359"/>
    <w:rsid w:val="00C31420"/>
    <w:rsid w:val="00C31B62"/>
    <w:rsid w:val="00C31F61"/>
    <w:rsid w:val="00C31FA7"/>
    <w:rsid w:val="00C326F2"/>
    <w:rsid w:val="00C34F3C"/>
    <w:rsid w:val="00C35CF0"/>
    <w:rsid w:val="00C35F82"/>
    <w:rsid w:val="00C364D6"/>
    <w:rsid w:val="00C37230"/>
    <w:rsid w:val="00C37910"/>
    <w:rsid w:val="00C42576"/>
    <w:rsid w:val="00C42976"/>
    <w:rsid w:val="00C44507"/>
    <w:rsid w:val="00C4544E"/>
    <w:rsid w:val="00C45F55"/>
    <w:rsid w:val="00C50692"/>
    <w:rsid w:val="00C5091B"/>
    <w:rsid w:val="00C5140E"/>
    <w:rsid w:val="00C514EB"/>
    <w:rsid w:val="00C5224F"/>
    <w:rsid w:val="00C54737"/>
    <w:rsid w:val="00C549DF"/>
    <w:rsid w:val="00C55FCC"/>
    <w:rsid w:val="00C5777B"/>
    <w:rsid w:val="00C60446"/>
    <w:rsid w:val="00C60F84"/>
    <w:rsid w:val="00C61462"/>
    <w:rsid w:val="00C6192A"/>
    <w:rsid w:val="00C622B4"/>
    <w:rsid w:val="00C62A71"/>
    <w:rsid w:val="00C63A8A"/>
    <w:rsid w:val="00C644A6"/>
    <w:rsid w:val="00C64AC1"/>
    <w:rsid w:val="00C65192"/>
    <w:rsid w:val="00C65FCD"/>
    <w:rsid w:val="00C66196"/>
    <w:rsid w:val="00C67881"/>
    <w:rsid w:val="00C67FEF"/>
    <w:rsid w:val="00C70BBA"/>
    <w:rsid w:val="00C71424"/>
    <w:rsid w:val="00C714B8"/>
    <w:rsid w:val="00C71F09"/>
    <w:rsid w:val="00C72779"/>
    <w:rsid w:val="00C727D8"/>
    <w:rsid w:val="00C72E20"/>
    <w:rsid w:val="00C735FC"/>
    <w:rsid w:val="00C739E0"/>
    <w:rsid w:val="00C73C52"/>
    <w:rsid w:val="00C74D05"/>
    <w:rsid w:val="00C7514C"/>
    <w:rsid w:val="00C80D4B"/>
    <w:rsid w:val="00C8151E"/>
    <w:rsid w:val="00C81C3B"/>
    <w:rsid w:val="00C821CB"/>
    <w:rsid w:val="00C82ACC"/>
    <w:rsid w:val="00C834BC"/>
    <w:rsid w:val="00C83AD2"/>
    <w:rsid w:val="00C842BE"/>
    <w:rsid w:val="00C84C97"/>
    <w:rsid w:val="00C84F4D"/>
    <w:rsid w:val="00C8584A"/>
    <w:rsid w:val="00C85947"/>
    <w:rsid w:val="00C8649C"/>
    <w:rsid w:val="00C86FDD"/>
    <w:rsid w:val="00C875D7"/>
    <w:rsid w:val="00C90B92"/>
    <w:rsid w:val="00C9389C"/>
    <w:rsid w:val="00C94869"/>
    <w:rsid w:val="00C94A9E"/>
    <w:rsid w:val="00C952FF"/>
    <w:rsid w:val="00C959F3"/>
    <w:rsid w:val="00C95C92"/>
    <w:rsid w:val="00C95EA6"/>
    <w:rsid w:val="00C96444"/>
    <w:rsid w:val="00C979D5"/>
    <w:rsid w:val="00C97B03"/>
    <w:rsid w:val="00C97E2B"/>
    <w:rsid w:val="00CA0210"/>
    <w:rsid w:val="00CA1865"/>
    <w:rsid w:val="00CA28F5"/>
    <w:rsid w:val="00CA2E59"/>
    <w:rsid w:val="00CA3F02"/>
    <w:rsid w:val="00CA4741"/>
    <w:rsid w:val="00CA5CFE"/>
    <w:rsid w:val="00CA66A7"/>
    <w:rsid w:val="00CA7998"/>
    <w:rsid w:val="00CB14EF"/>
    <w:rsid w:val="00CB2A91"/>
    <w:rsid w:val="00CB2BFA"/>
    <w:rsid w:val="00CB32A2"/>
    <w:rsid w:val="00CB4081"/>
    <w:rsid w:val="00CB4965"/>
    <w:rsid w:val="00CB4FC8"/>
    <w:rsid w:val="00CB5D64"/>
    <w:rsid w:val="00CB5F3C"/>
    <w:rsid w:val="00CC02F1"/>
    <w:rsid w:val="00CC39AF"/>
    <w:rsid w:val="00CC3D70"/>
    <w:rsid w:val="00CC4DD3"/>
    <w:rsid w:val="00CC64F3"/>
    <w:rsid w:val="00CC7850"/>
    <w:rsid w:val="00CD0E2A"/>
    <w:rsid w:val="00CD11CF"/>
    <w:rsid w:val="00CD268F"/>
    <w:rsid w:val="00CD2CB4"/>
    <w:rsid w:val="00CD372B"/>
    <w:rsid w:val="00CD46E3"/>
    <w:rsid w:val="00CD4EFE"/>
    <w:rsid w:val="00CD6033"/>
    <w:rsid w:val="00CD66BB"/>
    <w:rsid w:val="00CD6948"/>
    <w:rsid w:val="00CE1826"/>
    <w:rsid w:val="00CE1A9B"/>
    <w:rsid w:val="00CE227F"/>
    <w:rsid w:val="00CE3536"/>
    <w:rsid w:val="00CE596B"/>
    <w:rsid w:val="00CE5DD8"/>
    <w:rsid w:val="00CE605E"/>
    <w:rsid w:val="00CE6CCF"/>
    <w:rsid w:val="00CE7EB2"/>
    <w:rsid w:val="00CF0FE8"/>
    <w:rsid w:val="00CF131B"/>
    <w:rsid w:val="00CF1873"/>
    <w:rsid w:val="00CF3CE7"/>
    <w:rsid w:val="00CF3F73"/>
    <w:rsid w:val="00CF5844"/>
    <w:rsid w:val="00CF5D88"/>
    <w:rsid w:val="00CF76D4"/>
    <w:rsid w:val="00CF7DC3"/>
    <w:rsid w:val="00D002E7"/>
    <w:rsid w:val="00D00FE1"/>
    <w:rsid w:val="00D01062"/>
    <w:rsid w:val="00D03762"/>
    <w:rsid w:val="00D0424C"/>
    <w:rsid w:val="00D0441C"/>
    <w:rsid w:val="00D0491C"/>
    <w:rsid w:val="00D06EA1"/>
    <w:rsid w:val="00D072C5"/>
    <w:rsid w:val="00D07EBC"/>
    <w:rsid w:val="00D104CE"/>
    <w:rsid w:val="00D11402"/>
    <w:rsid w:val="00D13DE4"/>
    <w:rsid w:val="00D14350"/>
    <w:rsid w:val="00D14417"/>
    <w:rsid w:val="00D14DE4"/>
    <w:rsid w:val="00D1608C"/>
    <w:rsid w:val="00D1615F"/>
    <w:rsid w:val="00D169CE"/>
    <w:rsid w:val="00D2112D"/>
    <w:rsid w:val="00D22C12"/>
    <w:rsid w:val="00D23D71"/>
    <w:rsid w:val="00D304B5"/>
    <w:rsid w:val="00D309BC"/>
    <w:rsid w:val="00D30EF8"/>
    <w:rsid w:val="00D31092"/>
    <w:rsid w:val="00D322A6"/>
    <w:rsid w:val="00D3235A"/>
    <w:rsid w:val="00D3302F"/>
    <w:rsid w:val="00D36A6D"/>
    <w:rsid w:val="00D400B4"/>
    <w:rsid w:val="00D41DB2"/>
    <w:rsid w:val="00D431DB"/>
    <w:rsid w:val="00D443B8"/>
    <w:rsid w:val="00D45176"/>
    <w:rsid w:val="00D469C5"/>
    <w:rsid w:val="00D46BE7"/>
    <w:rsid w:val="00D46D07"/>
    <w:rsid w:val="00D476F2"/>
    <w:rsid w:val="00D50092"/>
    <w:rsid w:val="00D50A00"/>
    <w:rsid w:val="00D50BB0"/>
    <w:rsid w:val="00D5160D"/>
    <w:rsid w:val="00D516CA"/>
    <w:rsid w:val="00D51D0A"/>
    <w:rsid w:val="00D52749"/>
    <w:rsid w:val="00D52C3D"/>
    <w:rsid w:val="00D53D6C"/>
    <w:rsid w:val="00D56005"/>
    <w:rsid w:val="00D57413"/>
    <w:rsid w:val="00D57923"/>
    <w:rsid w:val="00D6138B"/>
    <w:rsid w:val="00D617F4"/>
    <w:rsid w:val="00D61F2A"/>
    <w:rsid w:val="00D63735"/>
    <w:rsid w:val="00D6377C"/>
    <w:rsid w:val="00D65DDE"/>
    <w:rsid w:val="00D66E84"/>
    <w:rsid w:val="00D67BFA"/>
    <w:rsid w:val="00D70719"/>
    <w:rsid w:val="00D720E6"/>
    <w:rsid w:val="00D727CA"/>
    <w:rsid w:val="00D7365F"/>
    <w:rsid w:val="00D74FC0"/>
    <w:rsid w:val="00D75562"/>
    <w:rsid w:val="00D7566C"/>
    <w:rsid w:val="00D75685"/>
    <w:rsid w:val="00D75B8C"/>
    <w:rsid w:val="00D819B8"/>
    <w:rsid w:val="00D81D22"/>
    <w:rsid w:val="00D820EA"/>
    <w:rsid w:val="00D82F00"/>
    <w:rsid w:val="00D82F04"/>
    <w:rsid w:val="00D8342A"/>
    <w:rsid w:val="00D83722"/>
    <w:rsid w:val="00D85794"/>
    <w:rsid w:val="00D85C48"/>
    <w:rsid w:val="00D8761E"/>
    <w:rsid w:val="00D87EC7"/>
    <w:rsid w:val="00D9081C"/>
    <w:rsid w:val="00D90D61"/>
    <w:rsid w:val="00D91E18"/>
    <w:rsid w:val="00D927E9"/>
    <w:rsid w:val="00D92B18"/>
    <w:rsid w:val="00D92B57"/>
    <w:rsid w:val="00D92F07"/>
    <w:rsid w:val="00D937DB"/>
    <w:rsid w:val="00D93E82"/>
    <w:rsid w:val="00D9530D"/>
    <w:rsid w:val="00D973F6"/>
    <w:rsid w:val="00D97402"/>
    <w:rsid w:val="00D97B40"/>
    <w:rsid w:val="00D97B9B"/>
    <w:rsid w:val="00DA0E81"/>
    <w:rsid w:val="00DA1DEE"/>
    <w:rsid w:val="00DA261D"/>
    <w:rsid w:val="00DA27FD"/>
    <w:rsid w:val="00DA3116"/>
    <w:rsid w:val="00DA3553"/>
    <w:rsid w:val="00DA584D"/>
    <w:rsid w:val="00DA794A"/>
    <w:rsid w:val="00DB1C3A"/>
    <w:rsid w:val="00DB27C8"/>
    <w:rsid w:val="00DB3A25"/>
    <w:rsid w:val="00DB3E57"/>
    <w:rsid w:val="00DB4115"/>
    <w:rsid w:val="00DB4C0C"/>
    <w:rsid w:val="00DB5A3B"/>
    <w:rsid w:val="00DB60C9"/>
    <w:rsid w:val="00DB6164"/>
    <w:rsid w:val="00DB67A5"/>
    <w:rsid w:val="00DB6B0E"/>
    <w:rsid w:val="00DB6D5B"/>
    <w:rsid w:val="00DB6F7E"/>
    <w:rsid w:val="00DB7585"/>
    <w:rsid w:val="00DC0494"/>
    <w:rsid w:val="00DC07E0"/>
    <w:rsid w:val="00DC0BCB"/>
    <w:rsid w:val="00DC1111"/>
    <w:rsid w:val="00DC1422"/>
    <w:rsid w:val="00DC1933"/>
    <w:rsid w:val="00DC22ED"/>
    <w:rsid w:val="00DC27C0"/>
    <w:rsid w:val="00DC3FD2"/>
    <w:rsid w:val="00DC4A17"/>
    <w:rsid w:val="00DC6DD3"/>
    <w:rsid w:val="00DC7AE6"/>
    <w:rsid w:val="00DD16E8"/>
    <w:rsid w:val="00DD3584"/>
    <w:rsid w:val="00DD4071"/>
    <w:rsid w:val="00DD519C"/>
    <w:rsid w:val="00DD6BCE"/>
    <w:rsid w:val="00DD6C91"/>
    <w:rsid w:val="00DD6FDD"/>
    <w:rsid w:val="00DD77FE"/>
    <w:rsid w:val="00DE115B"/>
    <w:rsid w:val="00DE2977"/>
    <w:rsid w:val="00DE4587"/>
    <w:rsid w:val="00DE55A8"/>
    <w:rsid w:val="00DE5C4E"/>
    <w:rsid w:val="00DE6603"/>
    <w:rsid w:val="00DE7538"/>
    <w:rsid w:val="00DF056E"/>
    <w:rsid w:val="00DF0676"/>
    <w:rsid w:val="00DF0D45"/>
    <w:rsid w:val="00DF21BA"/>
    <w:rsid w:val="00DF4A93"/>
    <w:rsid w:val="00DF621A"/>
    <w:rsid w:val="00DF69AD"/>
    <w:rsid w:val="00E017DF"/>
    <w:rsid w:val="00E01887"/>
    <w:rsid w:val="00E02D01"/>
    <w:rsid w:val="00E02D6B"/>
    <w:rsid w:val="00E02FEF"/>
    <w:rsid w:val="00E03287"/>
    <w:rsid w:val="00E03865"/>
    <w:rsid w:val="00E05C59"/>
    <w:rsid w:val="00E0616C"/>
    <w:rsid w:val="00E0664D"/>
    <w:rsid w:val="00E075D8"/>
    <w:rsid w:val="00E1057A"/>
    <w:rsid w:val="00E106E0"/>
    <w:rsid w:val="00E10B1E"/>
    <w:rsid w:val="00E11790"/>
    <w:rsid w:val="00E11A6E"/>
    <w:rsid w:val="00E12F6F"/>
    <w:rsid w:val="00E13075"/>
    <w:rsid w:val="00E130D7"/>
    <w:rsid w:val="00E13329"/>
    <w:rsid w:val="00E136F9"/>
    <w:rsid w:val="00E14224"/>
    <w:rsid w:val="00E14F3F"/>
    <w:rsid w:val="00E174BC"/>
    <w:rsid w:val="00E20403"/>
    <w:rsid w:val="00E212F5"/>
    <w:rsid w:val="00E2148D"/>
    <w:rsid w:val="00E2280D"/>
    <w:rsid w:val="00E22C7A"/>
    <w:rsid w:val="00E240C9"/>
    <w:rsid w:val="00E2712B"/>
    <w:rsid w:val="00E2737C"/>
    <w:rsid w:val="00E27389"/>
    <w:rsid w:val="00E2761D"/>
    <w:rsid w:val="00E27A01"/>
    <w:rsid w:val="00E27A7F"/>
    <w:rsid w:val="00E307C1"/>
    <w:rsid w:val="00E30AA3"/>
    <w:rsid w:val="00E31DFB"/>
    <w:rsid w:val="00E31F7D"/>
    <w:rsid w:val="00E34241"/>
    <w:rsid w:val="00E35183"/>
    <w:rsid w:val="00E352C1"/>
    <w:rsid w:val="00E3585C"/>
    <w:rsid w:val="00E358BF"/>
    <w:rsid w:val="00E36A30"/>
    <w:rsid w:val="00E36DB8"/>
    <w:rsid w:val="00E40B25"/>
    <w:rsid w:val="00E40CCE"/>
    <w:rsid w:val="00E41C9B"/>
    <w:rsid w:val="00E41CF7"/>
    <w:rsid w:val="00E41FFC"/>
    <w:rsid w:val="00E43B58"/>
    <w:rsid w:val="00E4524A"/>
    <w:rsid w:val="00E4695B"/>
    <w:rsid w:val="00E46AD0"/>
    <w:rsid w:val="00E47D75"/>
    <w:rsid w:val="00E50417"/>
    <w:rsid w:val="00E51042"/>
    <w:rsid w:val="00E52FCE"/>
    <w:rsid w:val="00E5379D"/>
    <w:rsid w:val="00E53C32"/>
    <w:rsid w:val="00E54329"/>
    <w:rsid w:val="00E54679"/>
    <w:rsid w:val="00E54BB1"/>
    <w:rsid w:val="00E54C94"/>
    <w:rsid w:val="00E56FCB"/>
    <w:rsid w:val="00E604FA"/>
    <w:rsid w:val="00E61568"/>
    <w:rsid w:val="00E61781"/>
    <w:rsid w:val="00E617AA"/>
    <w:rsid w:val="00E6280F"/>
    <w:rsid w:val="00E63A0B"/>
    <w:rsid w:val="00E63EA2"/>
    <w:rsid w:val="00E646D5"/>
    <w:rsid w:val="00E64F4C"/>
    <w:rsid w:val="00E652E0"/>
    <w:rsid w:val="00E66BAF"/>
    <w:rsid w:val="00E66D4F"/>
    <w:rsid w:val="00E67AA5"/>
    <w:rsid w:val="00E701A2"/>
    <w:rsid w:val="00E7128B"/>
    <w:rsid w:val="00E71E12"/>
    <w:rsid w:val="00E71FDB"/>
    <w:rsid w:val="00E7294A"/>
    <w:rsid w:val="00E75DD3"/>
    <w:rsid w:val="00E7608A"/>
    <w:rsid w:val="00E777D1"/>
    <w:rsid w:val="00E81E51"/>
    <w:rsid w:val="00E82BF2"/>
    <w:rsid w:val="00E830E8"/>
    <w:rsid w:val="00E834B0"/>
    <w:rsid w:val="00E845FE"/>
    <w:rsid w:val="00E87EE1"/>
    <w:rsid w:val="00E90F3E"/>
    <w:rsid w:val="00E90FBD"/>
    <w:rsid w:val="00E9110F"/>
    <w:rsid w:val="00E92C42"/>
    <w:rsid w:val="00E92F2A"/>
    <w:rsid w:val="00E9372A"/>
    <w:rsid w:val="00E95B32"/>
    <w:rsid w:val="00E9633A"/>
    <w:rsid w:val="00E96842"/>
    <w:rsid w:val="00E9686D"/>
    <w:rsid w:val="00E96BC9"/>
    <w:rsid w:val="00E96F4F"/>
    <w:rsid w:val="00E972BF"/>
    <w:rsid w:val="00E97FAF"/>
    <w:rsid w:val="00EA0381"/>
    <w:rsid w:val="00EA0534"/>
    <w:rsid w:val="00EA08EF"/>
    <w:rsid w:val="00EA0F7E"/>
    <w:rsid w:val="00EA12E6"/>
    <w:rsid w:val="00EA13BB"/>
    <w:rsid w:val="00EA2B28"/>
    <w:rsid w:val="00EA3035"/>
    <w:rsid w:val="00EA3148"/>
    <w:rsid w:val="00EA3F4C"/>
    <w:rsid w:val="00EA401D"/>
    <w:rsid w:val="00EA4F67"/>
    <w:rsid w:val="00EA526E"/>
    <w:rsid w:val="00EA5619"/>
    <w:rsid w:val="00EA585F"/>
    <w:rsid w:val="00EA6D65"/>
    <w:rsid w:val="00EA73CA"/>
    <w:rsid w:val="00EB0025"/>
    <w:rsid w:val="00EB113E"/>
    <w:rsid w:val="00EB2023"/>
    <w:rsid w:val="00EB2A15"/>
    <w:rsid w:val="00EB2B5D"/>
    <w:rsid w:val="00EB2F7D"/>
    <w:rsid w:val="00EB339E"/>
    <w:rsid w:val="00EB3F22"/>
    <w:rsid w:val="00EB4B0F"/>
    <w:rsid w:val="00EB4B9D"/>
    <w:rsid w:val="00EB501C"/>
    <w:rsid w:val="00EB5142"/>
    <w:rsid w:val="00EB72F9"/>
    <w:rsid w:val="00EB7BBC"/>
    <w:rsid w:val="00EC02DE"/>
    <w:rsid w:val="00EC0700"/>
    <w:rsid w:val="00EC09ED"/>
    <w:rsid w:val="00EC1902"/>
    <w:rsid w:val="00EC1FAF"/>
    <w:rsid w:val="00EC3DB8"/>
    <w:rsid w:val="00EC3F91"/>
    <w:rsid w:val="00EC43D1"/>
    <w:rsid w:val="00EC4CD7"/>
    <w:rsid w:val="00EC7461"/>
    <w:rsid w:val="00EC77E6"/>
    <w:rsid w:val="00ED1881"/>
    <w:rsid w:val="00ED343F"/>
    <w:rsid w:val="00ED3604"/>
    <w:rsid w:val="00ED3861"/>
    <w:rsid w:val="00ED3C11"/>
    <w:rsid w:val="00ED45B2"/>
    <w:rsid w:val="00ED47FA"/>
    <w:rsid w:val="00ED64B9"/>
    <w:rsid w:val="00ED68DC"/>
    <w:rsid w:val="00EE0A1E"/>
    <w:rsid w:val="00EE0C84"/>
    <w:rsid w:val="00EE0CEF"/>
    <w:rsid w:val="00EE0EE0"/>
    <w:rsid w:val="00EE194E"/>
    <w:rsid w:val="00EE1BB4"/>
    <w:rsid w:val="00EE2F52"/>
    <w:rsid w:val="00EE32C1"/>
    <w:rsid w:val="00EE3369"/>
    <w:rsid w:val="00EE499B"/>
    <w:rsid w:val="00EE4FB7"/>
    <w:rsid w:val="00EE5BC2"/>
    <w:rsid w:val="00EE62C6"/>
    <w:rsid w:val="00EF1FBD"/>
    <w:rsid w:val="00EF2256"/>
    <w:rsid w:val="00EF3E61"/>
    <w:rsid w:val="00EF44D0"/>
    <w:rsid w:val="00EF5486"/>
    <w:rsid w:val="00EF5801"/>
    <w:rsid w:val="00EF6B53"/>
    <w:rsid w:val="00EF6F7E"/>
    <w:rsid w:val="00EF7B31"/>
    <w:rsid w:val="00F00111"/>
    <w:rsid w:val="00F00184"/>
    <w:rsid w:val="00F01967"/>
    <w:rsid w:val="00F01CAB"/>
    <w:rsid w:val="00F02412"/>
    <w:rsid w:val="00F0276A"/>
    <w:rsid w:val="00F02B1A"/>
    <w:rsid w:val="00F03DD6"/>
    <w:rsid w:val="00F03F8D"/>
    <w:rsid w:val="00F049D5"/>
    <w:rsid w:val="00F04B3C"/>
    <w:rsid w:val="00F068D2"/>
    <w:rsid w:val="00F10683"/>
    <w:rsid w:val="00F11DE1"/>
    <w:rsid w:val="00F13E2C"/>
    <w:rsid w:val="00F14523"/>
    <w:rsid w:val="00F210F0"/>
    <w:rsid w:val="00F21FFE"/>
    <w:rsid w:val="00F2308F"/>
    <w:rsid w:val="00F2358F"/>
    <w:rsid w:val="00F24B08"/>
    <w:rsid w:val="00F25247"/>
    <w:rsid w:val="00F25565"/>
    <w:rsid w:val="00F26DD6"/>
    <w:rsid w:val="00F301D3"/>
    <w:rsid w:val="00F30B76"/>
    <w:rsid w:val="00F30B85"/>
    <w:rsid w:val="00F30D61"/>
    <w:rsid w:val="00F32D6A"/>
    <w:rsid w:val="00F338B2"/>
    <w:rsid w:val="00F338D0"/>
    <w:rsid w:val="00F35461"/>
    <w:rsid w:val="00F355A1"/>
    <w:rsid w:val="00F35FD9"/>
    <w:rsid w:val="00F37665"/>
    <w:rsid w:val="00F40110"/>
    <w:rsid w:val="00F40442"/>
    <w:rsid w:val="00F418B2"/>
    <w:rsid w:val="00F41E11"/>
    <w:rsid w:val="00F41FE4"/>
    <w:rsid w:val="00F428F8"/>
    <w:rsid w:val="00F42B2F"/>
    <w:rsid w:val="00F42BF9"/>
    <w:rsid w:val="00F43967"/>
    <w:rsid w:val="00F4469C"/>
    <w:rsid w:val="00F451FC"/>
    <w:rsid w:val="00F46850"/>
    <w:rsid w:val="00F51B38"/>
    <w:rsid w:val="00F53B2D"/>
    <w:rsid w:val="00F56D58"/>
    <w:rsid w:val="00F62559"/>
    <w:rsid w:val="00F6264F"/>
    <w:rsid w:val="00F63F73"/>
    <w:rsid w:val="00F65E41"/>
    <w:rsid w:val="00F6715C"/>
    <w:rsid w:val="00F67340"/>
    <w:rsid w:val="00F70312"/>
    <w:rsid w:val="00F710B2"/>
    <w:rsid w:val="00F71788"/>
    <w:rsid w:val="00F720A1"/>
    <w:rsid w:val="00F72E23"/>
    <w:rsid w:val="00F73147"/>
    <w:rsid w:val="00F739AA"/>
    <w:rsid w:val="00F74301"/>
    <w:rsid w:val="00F74CD1"/>
    <w:rsid w:val="00F74D31"/>
    <w:rsid w:val="00F75241"/>
    <w:rsid w:val="00F75692"/>
    <w:rsid w:val="00F77AB0"/>
    <w:rsid w:val="00F80219"/>
    <w:rsid w:val="00F816B7"/>
    <w:rsid w:val="00F81864"/>
    <w:rsid w:val="00F8194A"/>
    <w:rsid w:val="00F82B75"/>
    <w:rsid w:val="00F82CD9"/>
    <w:rsid w:val="00F83DD0"/>
    <w:rsid w:val="00F83F3E"/>
    <w:rsid w:val="00F85EE0"/>
    <w:rsid w:val="00F86089"/>
    <w:rsid w:val="00F8630D"/>
    <w:rsid w:val="00F87BE3"/>
    <w:rsid w:val="00F91110"/>
    <w:rsid w:val="00F9164A"/>
    <w:rsid w:val="00F92DC2"/>
    <w:rsid w:val="00F93AC3"/>
    <w:rsid w:val="00FA0ED5"/>
    <w:rsid w:val="00FA1786"/>
    <w:rsid w:val="00FA207A"/>
    <w:rsid w:val="00FA21F4"/>
    <w:rsid w:val="00FA28F4"/>
    <w:rsid w:val="00FA4FDE"/>
    <w:rsid w:val="00FA6EA1"/>
    <w:rsid w:val="00FA72A9"/>
    <w:rsid w:val="00FB0517"/>
    <w:rsid w:val="00FB08A0"/>
    <w:rsid w:val="00FB139E"/>
    <w:rsid w:val="00FB3C42"/>
    <w:rsid w:val="00FB3C6F"/>
    <w:rsid w:val="00FB3F02"/>
    <w:rsid w:val="00FB6320"/>
    <w:rsid w:val="00FB659D"/>
    <w:rsid w:val="00FB764E"/>
    <w:rsid w:val="00FC0767"/>
    <w:rsid w:val="00FC1F73"/>
    <w:rsid w:val="00FC36E7"/>
    <w:rsid w:val="00FC545C"/>
    <w:rsid w:val="00FC57D8"/>
    <w:rsid w:val="00FC7583"/>
    <w:rsid w:val="00FC766A"/>
    <w:rsid w:val="00FD0C79"/>
    <w:rsid w:val="00FD2B16"/>
    <w:rsid w:val="00FD2E67"/>
    <w:rsid w:val="00FD472E"/>
    <w:rsid w:val="00FD4ACB"/>
    <w:rsid w:val="00FD589A"/>
    <w:rsid w:val="00FD5FCF"/>
    <w:rsid w:val="00FD7730"/>
    <w:rsid w:val="00FE21D5"/>
    <w:rsid w:val="00FE23BF"/>
    <w:rsid w:val="00FE4AD2"/>
    <w:rsid w:val="00FE59E2"/>
    <w:rsid w:val="00FE61B3"/>
    <w:rsid w:val="00FE6E4A"/>
    <w:rsid w:val="00FF0A6A"/>
    <w:rsid w:val="00FF3003"/>
    <w:rsid w:val="00FF3999"/>
    <w:rsid w:val="00FF5622"/>
    <w:rsid w:val="00FF61C8"/>
    <w:rsid w:val="00FF679F"/>
    <w:rsid w:val="00FF68FD"/>
    <w:rsid w:val="00FF6A9F"/>
    <w:rsid w:val="00FF7F3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7557C6"/>
  <w15:docId w15:val="{D6EF13E4-24F6-440F-AA18-98ED0D0FC9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8" w:unhideWhenUsed="1" w:qFormat="1"/>
    <w:lsdException w:name="heading 7" w:semiHidden="1" w:uiPriority="8" w:unhideWhenUsed="1" w:qFormat="1"/>
    <w:lsdException w:name="heading 8" w:semiHidden="1" w:uiPriority="8" w:unhideWhenUsed="1" w:qFormat="1"/>
    <w:lsdException w:name="heading 9" w:semiHidden="1" w:uiPriority="8"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locked="1" w:semiHidden="1" w:unhideWhenUsed="1"/>
    <w:lsdException w:name="footnote text" w:semiHidden="1" w:uiPriority="38" w:unhideWhenUsed="1"/>
    <w:lsdException w:name="annotation text" w:semiHidden="1" w:unhideWhenUsed="1"/>
    <w:lsdException w:name="header" w:semiHidden="1" w:unhideWhenUsed="1"/>
    <w:lsdException w:name="footer" w:semiHidden="1" w:uiPriority="49" w:unhideWhenUsed="1"/>
    <w:lsdException w:name="index heading" w:semiHidden="1" w:unhideWhenUsed="1"/>
    <w:lsdException w:name="caption" w:semiHidden="1" w:uiPriority="35" w:unhideWhenUsed="1" w:qFormat="1"/>
    <w:lsdException w:name="table of figures" w:semiHidden="1" w:unhideWhenUsed="1"/>
    <w:lsdException w:name="envelope address" w:locked="1" w:semiHidden="1" w:unhideWhenUsed="1"/>
    <w:lsdException w:name="envelope return" w:locked="1" w:semiHidden="1" w:unhideWhenUsed="1"/>
    <w:lsdException w:name="footnote reference" w:semiHidden="1" w:uiPriority="38" w:unhideWhenUsed="1"/>
    <w:lsdException w:name="annotation reference" w:semiHidden="1" w:unhideWhenUsed="1"/>
    <w:lsdException w:name="line number" w:locked="1" w:semiHidden="1" w:unhideWhenUsed="1"/>
    <w:lsdException w:name="page number" w:locked="1" w:semiHidden="1" w:unhideWhenUsed="1"/>
    <w:lsdException w:name="endnote reference" w:semiHidden="1" w:uiPriority="54" w:unhideWhenUsed="1"/>
    <w:lsdException w:name="endnote text" w:semiHidden="1" w:uiPriority="54" w:unhideWhenUsed="1"/>
    <w:lsdException w:name="table of authorities" w:semiHidden="1" w:unhideWhenUsed="1"/>
    <w:lsdException w:name="macro" w:semiHidden="1" w:unhideWhenUsed="1"/>
    <w:lsdException w:name="toa heading" w:locked="1" w:semiHidden="1" w:unhideWhenUsed="1"/>
    <w:lsdException w:name="List" w:semiHidden="1" w:uiPriority="4" w:unhideWhenUsed="1"/>
    <w:lsdException w:name="List Bullet" w:semiHidden="1" w:uiPriority="4" w:unhideWhenUsed="1" w:qFormat="1"/>
    <w:lsdException w:name="List Number" w:semiHidden="1" w:uiPriority="4" w:unhideWhenUsed="1"/>
    <w:lsdException w:name="List 2" w:semiHidden="1" w:uiPriority="4" w:unhideWhenUsed="1"/>
    <w:lsdException w:name="List 3" w:semiHidden="1" w:uiPriority="4" w:unhideWhenUsed="1"/>
    <w:lsdException w:name="List 4" w:semiHidden="1" w:uiPriority="4" w:unhideWhenUsed="1"/>
    <w:lsdException w:name="List 5" w:semiHidden="1" w:uiPriority="4" w:unhideWhenUsed="1"/>
    <w:lsdException w:name="List Bullet 2" w:semiHidden="1" w:uiPriority="4" w:unhideWhenUsed="1" w:qFormat="1"/>
    <w:lsdException w:name="List Bullet 3" w:semiHidden="1" w:uiPriority="4" w:unhideWhenUsed="1" w:qFormat="1"/>
    <w:lsdException w:name="List Bullet 4" w:semiHidden="1" w:uiPriority="4" w:unhideWhenUsed="1" w:qFormat="1"/>
    <w:lsdException w:name="List Bullet 5" w:semiHidden="1" w:uiPriority="4" w:unhideWhenUsed="1" w:qFormat="1"/>
    <w:lsdException w:name="List Number 2" w:semiHidden="1" w:uiPriority="4" w:unhideWhenUsed="1"/>
    <w:lsdException w:name="List Number 3" w:semiHidden="1" w:uiPriority="4" w:unhideWhenUsed="1"/>
    <w:lsdException w:name="List Number 4" w:semiHidden="1" w:uiPriority="4" w:unhideWhenUsed="1"/>
    <w:lsdException w:name="List Number 5" w:semiHidden="1" w:uiPriority="4" w:unhideWhenUsed="1"/>
    <w:lsdException w:name="Title" w:qFormat="1"/>
    <w:lsdException w:name="Closing" w:locked="1" w:semiHidden="1" w:unhideWhenUsed="1"/>
    <w:lsdException w:name="Signature" w:locked="1" w:semiHidden="1" w:unhideWhenUsed="1"/>
    <w:lsdException w:name="Default Paragraph Font" w:semiHidden="1" w:uiPriority="1" w:unhideWhenUsed="1"/>
    <w:lsdException w:name="Body Text" w:semiHidden="1" w:uiPriority="18" w:unhideWhenUsed="1" w:qFormat="1"/>
    <w:lsdException w:name="Body Text Indent" w:locked="1" w:semiHidden="1" w:uiPriority="3" w:unhideWhenUsed="1" w:qFormat="1"/>
    <w:lsdException w:name="List Continue" w:semiHidden="1" w:uiPriority="4" w:unhideWhenUsed="1"/>
    <w:lsdException w:name="List Continue 2" w:semiHidden="1" w:uiPriority="4" w:unhideWhenUsed="1"/>
    <w:lsdException w:name="List Continue 3" w:semiHidden="1" w:uiPriority="4" w:unhideWhenUsed="1"/>
    <w:lsdException w:name="List Continue 4" w:semiHidden="1" w:uiPriority="4" w:unhideWhenUsed="1"/>
    <w:lsdException w:name="List Continue 5" w:semiHidden="1" w:uiPriority="4" w:unhideWhenUsed="1"/>
    <w:lsdException w:name="Message Header" w:semiHidden="1" w:unhideWhenUsed="1"/>
    <w:lsdException w:name="Subtitle" w:qFormat="1"/>
    <w:lsdException w:name="Salutation" w:locked="1" w:semiHidden="1"/>
    <w:lsdException w:name="Date" w:semiHidden="1"/>
    <w:lsdException w:name="Body Text First Indent" w:semiHidden="1" w:unhideWhenUsed="1"/>
    <w:lsdException w:name="Body Text First Indent 2" w:semiHidden="1" w:unhideWhenUsed="1"/>
    <w:lsdException w:name="Note Heading" w:locked="1" w:semiHidden="1" w:unhideWhenUsed="1"/>
    <w:lsdException w:name="Body Text 2" w:semiHidden="1" w:unhideWhenUsed="1"/>
    <w:lsdException w:name="Body Text 3" w:semiHidden="1" w:unhideWhenUsed="1"/>
    <w:lsdException w:name="Body Text Indent 2" w:locked="1" w:semiHidden="1" w:uiPriority="5" w:unhideWhenUsed="1" w:qFormat="1"/>
    <w:lsdException w:name="Body Text Indent 3" w:locked="1" w:semiHidden="1" w:uiPriority="7" w:unhideWhenUsed="1" w:qFormat="1"/>
    <w:lsdException w:name="Block Text" w:semiHidden="1" w:uiPriority="2" w:unhideWhenUsed="1" w:qFormat="1"/>
    <w:lsdException w:name="Hyperlink" w:semiHidden="1" w:unhideWhenUsed="1"/>
    <w:lsdException w:name="FollowedHyperlink" w:semiHidden="1" w:uiPriority="4" w:unhideWhenUsed="1"/>
    <w:lsdException w:name="Strong" w:uiPriority="1" w:qFormat="1"/>
    <w:lsdException w:name="Emphasis" w:uiPriority="2" w:qFormat="1"/>
    <w:lsdException w:name="Document Map" w:semiHidden="1" w:unhideWhenUsed="1"/>
    <w:lsdException w:name="Plain Text" w:locked="1" w:semiHidden="1" w:unhideWhenUsed="1"/>
    <w:lsdException w:name="E-mail Signature" w:locked="1" w:semiHidden="1" w:unhideWhenUsed="1"/>
    <w:lsdException w:name="HTML Top of Form" w:semiHidden="1" w:unhideWhenUsed="1"/>
    <w:lsdException w:name="HTML Bottom of Form"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qFormat="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semiHidden="1" w:unhideWhenUsed="1"/>
    <w:lsdException w:name="Table Grid" w:uiPriority="5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locked="1" w:uiPriority="63"/>
    <w:lsdException w:name="Medium Shading 2" w:uiPriority="64"/>
    <w:lsdException w:name="Medium List 1" w:locked="1" w:uiPriority="65"/>
    <w:lsdException w:name="Medium List 2" w:locked="1" w:uiPriority="66"/>
    <w:lsdException w:name="Medium Grid 1" w:locked="1" w:uiPriority="67"/>
    <w:lsdException w:name="Medium Grid 2" w:uiPriority="68"/>
    <w:lsdException w:name="Medium Grid 3" w:uiPriority="69"/>
    <w:lsdException w:name="Dark List" w:uiPriority="70"/>
    <w:lsdException w:name="Colorful Shading" w:locked="1" w:uiPriority="71"/>
    <w:lsdException w:name="Colorful List" w:uiPriority="72"/>
    <w:lsdException w:name="Colorful Grid" w:locked="1" w:uiPriority="73"/>
    <w:lsdException w:name="Light Shading Accent 1" w:uiPriority="60"/>
    <w:lsdException w:name="Light List Accent 1" w:uiPriority="61"/>
    <w:lsdException w:name="Light Grid Accent 1" w:uiPriority="62"/>
    <w:lsdException w:name="Medium Shading 1 Accent 1" w:locked="1" w:uiPriority="63"/>
    <w:lsdException w:name="Medium Shading 2 Accent 1" w:locked="1" w:uiPriority="64"/>
    <w:lsdException w:name="Medium List 1 Accent 1" w:locked="1" w:uiPriority="65"/>
    <w:lsdException w:name="Revision" w:semiHidden="1"/>
    <w:lsdException w:name="List Paragraph" w:uiPriority="34" w:qFormat="1"/>
    <w:lsdException w:name="Quote" w:uiPriority="3" w:qFormat="1"/>
    <w:lsdException w:name="Intense Quote" w:uiPriority="4"/>
    <w:lsdException w:name="Medium List 2 Accent 1" w:locked="1" w:uiPriority="66"/>
    <w:lsdException w:name="Medium Grid 1 Accent 1" w:locked="1" w:uiPriority="67"/>
    <w:lsdException w:name="Medium Grid 2 Accent 1" w:locked="1" w:uiPriority="68"/>
    <w:lsdException w:name="Medium Grid 3 Accent 1" w:uiPriority="69"/>
    <w:lsdException w:name="Dark List Accent 1" w:uiPriority="70"/>
    <w:lsdException w:name="Colorful Shading Accent 1" w:locked="1" w:uiPriority="71"/>
    <w:lsdException w:name="Colorful List Accent 1" w:uiPriority="72"/>
    <w:lsdException w:name="Colorful Grid Accent 1" w:locked="1" w:uiPriority="73"/>
    <w:lsdException w:name="Light Shading Accent 2" w:uiPriority="60"/>
    <w:lsdException w:name="Light List Accent 2" w:uiPriority="61"/>
    <w:lsdException w:name="Light Grid Accent 2"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uiPriority="67"/>
    <w:lsdException w:name="Medium Grid 2 Accent 2" w:locked="1" w:uiPriority="68"/>
    <w:lsdException w:name="Medium Grid 3 Accent 2" w:uiPriority="69"/>
    <w:lsdException w:name="Dark List Accent 2" w:uiPriority="70"/>
    <w:lsdException w:name="Colorful Shading Accent 2" w:locked="1" w:uiPriority="71"/>
    <w:lsdException w:name="Colorful List Accent 2" w:uiPriority="72"/>
    <w:lsdException w:name="Colorful Grid Accent 2" w:locked="1" w:uiPriority="73"/>
    <w:lsdException w:name="Light Shading Accent 3" w:uiPriority="60"/>
    <w:lsdException w:name="Light List Accent 3" w:uiPriority="61"/>
    <w:lsdException w:name="Light Grid Accent 3" w:uiPriority="62"/>
    <w:lsdException w:name="Medium Shading 1 Accent 3" w:locked="1" w:uiPriority="63"/>
    <w:lsdException w:name="Medium Shading 2 Accent 3" w:locked="1" w:uiPriority="64"/>
    <w:lsdException w:name="Medium List 1 Accent 3" w:locked="1" w:uiPriority="65"/>
    <w:lsdException w:name="Medium List 2 Accent 3" w:uiPriority="66"/>
    <w:lsdException w:name="Medium Grid 1 Accent 3" w:uiPriority="67"/>
    <w:lsdException w:name="Medium Grid 2 Accent 3" w:locked="1" w:uiPriority="68"/>
    <w:lsdException w:name="Medium Grid 3 Accent 3" w:uiPriority="69"/>
    <w:lsdException w:name="Dark List Accent 3" w:locked="1" w:uiPriority="70"/>
    <w:lsdException w:name="Colorful Shading Accent 3" w:locked="1" w:uiPriority="71"/>
    <w:lsdException w:name="Colorful List Accent 3" w:uiPriority="72"/>
    <w:lsdException w:name="Colorful Grid Accent 3" w:locked="1" w:uiPriority="73"/>
    <w:lsdException w:name="Light Shading Accent 4" w:uiPriority="60"/>
    <w:lsdException w:name="Light List Accent 4" w:uiPriority="61"/>
    <w:lsdException w:name="Light Grid Accent 4" w:uiPriority="62"/>
    <w:lsdException w:name="Medium Shading 1 Accent 4" w:locked="1" w:uiPriority="63"/>
    <w:lsdException w:name="Medium Shading 2 Accent 4" w:locked="1" w:uiPriority="64"/>
    <w:lsdException w:name="Medium List 1 Accent 4" w:locked="1" w:uiPriority="65"/>
    <w:lsdException w:name="Medium List 2 Accent 4" w:uiPriority="66"/>
    <w:lsdException w:name="Medium Grid 1 Accent 4" w:uiPriority="67"/>
    <w:lsdException w:name="Medium Grid 2 Accent 4" w:locked="1" w:uiPriority="68"/>
    <w:lsdException w:name="Medium Grid 3 Accent 4" w:uiPriority="69"/>
    <w:lsdException w:name="Dark List Accent 4" w:uiPriority="70"/>
    <w:lsdException w:name="Colorful Shading Accent 4" w:locked="1" w:uiPriority="71"/>
    <w:lsdException w:name="Colorful List Accent 4" w:uiPriority="72"/>
    <w:lsdException w:name="Colorful Grid Accent 4" w:locked="1" w:uiPriority="73"/>
    <w:lsdException w:name="Light Shading Accent 5" w:uiPriority="60"/>
    <w:lsdException w:name="Light List Accent 5" w:uiPriority="61"/>
    <w:lsdException w:name="Light Grid Accent 5" w:uiPriority="62"/>
    <w:lsdException w:name="Medium Shading 1 Accent 5" w:locked="1" w:uiPriority="63"/>
    <w:lsdException w:name="Medium Shading 2 Accent 5" w:locked="1" w:uiPriority="64"/>
    <w:lsdException w:name="Medium List 1 Accent 5" w:locked="1" w:uiPriority="65"/>
    <w:lsdException w:name="Medium List 2 Accent 5" w:uiPriority="66"/>
    <w:lsdException w:name="Medium Grid 1 Accent 5" w:uiPriority="67"/>
    <w:lsdException w:name="Medium Grid 2 Accent 5" w:locked="1" w:uiPriority="68"/>
    <w:lsdException w:name="Medium Grid 3 Accent 5" w:uiPriority="69"/>
    <w:lsdException w:name="Dark List Accent 5" w:uiPriority="70"/>
    <w:lsdException w:name="Colorful Shading Accent 5" w:locked="1" w:uiPriority="71"/>
    <w:lsdException w:name="Colorful List Accent 5" w:uiPriority="72"/>
    <w:lsdException w:name="Colorful Grid Accent 5" w:locked="1" w:uiPriority="73"/>
    <w:lsdException w:name="Light Shading Accent 6" w:uiPriority="60"/>
    <w:lsdException w:name="Light List Accent 6" w:uiPriority="61"/>
    <w:lsdException w:name="Light Grid Accent 6" w:locked="1" w:uiPriority="62"/>
    <w:lsdException w:name="Medium Shading 1 Accent 6" w:uiPriority="63"/>
    <w:lsdException w:name="Medium Shading 2 Accent 6" w:uiPriority="64"/>
    <w:lsdException w:name="Medium List 1 Accent 6" w:locked="1" w:uiPriority="65"/>
    <w:lsdException w:name="Medium List 2 Accent 6" w:uiPriority="66"/>
    <w:lsdException w:name="Medium Grid 1 Accent 6" w:uiPriority="67"/>
    <w:lsdException w:name="Medium Grid 2 Accent 6" w:uiPriority="68"/>
    <w:lsdException w:name="Medium Grid 3 Accent 6" w:uiPriority="69"/>
    <w:lsdException w:name="Dark List Accent 6" w:locked="1" w:uiPriority="70"/>
    <w:lsdException w:name="Colorful Shading Accent 6" w:uiPriority="71"/>
    <w:lsdException w:name="Colorful List Accent 6" w:locked="1" w:uiPriority="72"/>
    <w:lsdException w:name="Colorful Grid Accent 6" w:locked="1" w:uiPriority="73"/>
    <w:lsdException w:name="Subtle Emphasis" w:uiPriority="2" w:qFormat="1"/>
    <w:lsdException w:name="Intense Emphasis" w:uiPriority="2" w:qFormat="1"/>
    <w:lsdException w:name="Subtle Reference" w:uiPriority="2"/>
    <w:lsdException w:name="Intense Reference" w:uiPriority="2"/>
    <w:lsdException w:name="Bibliography" w:locked="1"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Body"/>
    <w:uiPriority w:val="1"/>
    <w:rsid w:val="00A30779"/>
    <w:pPr>
      <w:spacing w:after="120"/>
    </w:pPr>
    <w:rPr>
      <w:rFonts w:ascii="Arial" w:hAnsi="Arial"/>
    </w:rPr>
  </w:style>
  <w:style w:type="paragraph" w:styleId="Heading1">
    <w:name w:val="heading 1"/>
    <w:next w:val="Normal"/>
    <w:link w:val="Heading1Char"/>
    <w:uiPriority w:val="9"/>
    <w:qFormat/>
    <w:rsid w:val="004A18CC"/>
    <w:pPr>
      <w:keepNext/>
      <w:keepLines/>
      <w:pageBreakBefore/>
      <w:numPr>
        <w:numId w:val="12"/>
      </w:numPr>
      <w:pBdr>
        <w:bottom w:val="single" w:sz="4" w:space="1" w:color="2260A5" w:themeColor="accent1"/>
      </w:pBdr>
      <w:spacing w:before="240"/>
      <w:outlineLvl w:val="0"/>
    </w:pPr>
    <w:rPr>
      <w:rFonts w:eastAsiaTheme="majorEastAsia" w:cstheme="majorBidi"/>
      <w:b/>
      <w:bCs/>
      <w:color w:val="19477B" w:themeColor="accent1" w:themeShade="BF"/>
      <w:sz w:val="36"/>
      <w:szCs w:val="28"/>
    </w:rPr>
  </w:style>
  <w:style w:type="paragraph" w:styleId="Heading2">
    <w:name w:val="heading 2"/>
    <w:basedOn w:val="Heading1"/>
    <w:next w:val="Normal"/>
    <w:link w:val="Heading2Char"/>
    <w:uiPriority w:val="9"/>
    <w:qFormat/>
    <w:rsid w:val="004A18CC"/>
    <w:pPr>
      <w:pageBreakBefore w:val="0"/>
      <w:numPr>
        <w:ilvl w:val="1"/>
      </w:numPr>
      <w:pBdr>
        <w:bottom w:val="none" w:sz="0" w:space="0" w:color="auto"/>
      </w:pBdr>
      <w:tabs>
        <w:tab w:val="left" w:pos="605"/>
      </w:tabs>
      <w:spacing w:before="200" w:after="40"/>
      <w:outlineLvl w:val="1"/>
    </w:pPr>
    <w:rPr>
      <w:bCs w:val="0"/>
      <w:sz w:val="28"/>
      <w:szCs w:val="26"/>
    </w:rPr>
  </w:style>
  <w:style w:type="paragraph" w:styleId="Heading3">
    <w:name w:val="heading 3"/>
    <w:basedOn w:val="Heading2"/>
    <w:next w:val="Normal"/>
    <w:link w:val="Heading3Char"/>
    <w:uiPriority w:val="9"/>
    <w:qFormat/>
    <w:rsid w:val="00F739AA"/>
    <w:pPr>
      <w:numPr>
        <w:ilvl w:val="2"/>
      </w:numPr>
      <w:tabs>
        <w:tab w:val="clear" w:pos="605"/>
      </w:tabs>
      <w:outlineLvl w:val="2"/>
    </w:pPr>
    <w:rPr>
      <w:rFonts w:ascii="Arial" w:hAnsi="Arial"/>
      <w:bCs/>
      <w:sz w:val="24"/>
    </w:rPr>
  </w:style>
  <w:style w:type="paragraph" w:styleId="Heading4">
    <w:name w:val="heading 4"/>
    <w:basedOn w:val="Heading3"/>
    <w:next w:val="Normal"/>
    <w:link w:val="Heading4Char"/>
    <w:uiPriority w:val="9"/>
    <w:qFormat/>
    <w:rsid w:val="00C157BD"/>
    <w:pPr>
      <w:numPr>
        <w:ilvl w:val="3"/>
      </w:numPr>
      <w:tabs>
        <w:tab w:val="left" w:pos="900"/>
      </w:tabs>
      <w:outlineLvl w:val="3"/>
    </w:pPr>
    <w:rPr>
      <w:rFonts w:eastAsia="PMingLiU"/>
      <w:bCs w:val="0"/>
      <w:iCs/>
    </w:rPr>
  </w:style>
  <w:style w:type="paragraph" w:styleId="Heading5">
    <w:name w:val="heading 5"/>
    <w:basedOn w:val="Heading4"/>
    <w:next w:val="Normal"/>
    <w:link w:val="Heading5Char"/>
    <w:uiPriority w:val="9"/>
    <w:qFormat/>
    <w:rsid w:val="004A18CC"/>
    <w:pPr>
      <w:numPr>
        <w:ilvl w:val="4"/>
      </w:numPr>
      <w:outlineLvl w:val="4"/>
    </w:pPr>
    <w:rPr>
      <w:b w:val="0"/>
      <w:i/>
    </w:rPr>
  </w:style>
  <w:style w:type="paragraph" w:styleId="Heading6">
    <w:name w:val="heading 6"/>
    <w:basedOn w:val="Heading5"/>
    <w:next w:val="Normal"/>
    <w:link w:val="Heading6Char"/>
    <w:uiPriority w:val="8"/>
    <w:semiHidden/>
    <w:qFormat/>
    <w:locked/>
    <w:rsid w:val="004A18CC"/>
    <w:pPr>
      <w:pageBreakBefore/>
      <w:numPr>
        <w:ilvl w:val="5"/>
      </w:numPr>
      <w:tabs>
        <w:tab w:val="left" w:pos="2304"/>
      </w:tabs>
      <w:spacing w:line="240" w:lineRule="auto"/>
      <w:outlineLvl w:val="5"/>
    </w:pPr>
    <w:rPr>
      <w:b/>
      <w:i w:val="0"/>
      <w:iCs w:val="0"/>
      <w:sz w:val="36"/>
    </w:rPr>
  </w:style>
  <w:style w:type="paragraph" w:styleId="Heading7">
    <w:name w:val="heading 7"/>
    <w:basedOn w:val="Heading6"/>
    <w:next w:val="Normal"/>
    <w:link w:val="Heading7Char"/>
    <w:uiPriority w:val="8"/>
    <w:semiHidden/>
    <w:qFormat/>
    <w:locked/>
    <w:rsid w:val="004A18CC"/>
    <w:pPr>
      <w:pageBreakBefore w:val="0"/>
      <w:numPr>
        <w:ilvl w:val="6"/>
      </w:numPr>
      <w:tabs>
        <w:tab w:val="clear" w:pos="900"/>
        <w:tab w:val="clear" w:pos="2304"/>
        <w:tab w:val="left" w:pos="630"/>
      </w:tabs>
      <w:spacing w:after="120"/>
      <w:outlineLvl w:val="6"/>
    </w:pPr>
    <w:rPr>
      <w:iCs/>
      <w:sz w:val="28"/>
    </w:rPr>
  </w:style>
  <w:style w:type="paragraph" w:styleId="Heading8">
    <w:name w:val="heading 8"/>
    <w:basedOn w:val="Heading7"/>
    <w:next w:val="Normal"/>
    <w:link w:val="Heading8Char"/>
    <w:uiPriority w:val="8"/>
    <w:semiHidden/>
    <w:qFormat/>
    <w:locked/>
    <w:rsid w:val="004A18CC"/>
    <w:pPr>
      <w:numPr>
        <w:ilvl w:val="7"/>
      </w:numPr>
      <w:spacing w:before="240"/>
      <w:outlineLvl w:val="7"/>
    </w:pPr>
    <w:rPr>
      <w:sz w:val="22"/>
      <w:szCs w:val="20"/>
    </w:rPr>
  </w:style>
  <w:style w:type="paragraph" w:styleId="Heading9">
    <w:name w:val="heading 9"/>
    <w:basedOn w:val="Heading8"/>
    <w:next w:val="Normal"/>
    <w:link w:val="Heading9Char"/>
    <w:uiPriority w:val="8"/>
    <w:semiHidden/>
    <w:qFormat/>
    <w:locked/>
    <w:rsid w:val="004A18CC"/>
    <w:pPr>
      <w:numPr>
        <w:ilvl w:val="8"/>
      </w:numPr>
      <w:tabs>
        <w:tab w:val="clear" w:pos="630"/>
        <w:tab w:val="left" w:pos="990"/>
      </w:tabs>
      <w:outlineLvl w:val="8"/>
    </w:pPr>
    <w:rPr>
      <w:iCs w:val="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18CC"/>
    <w:rPr>
      <w:rFonts w:eastAsiaTheme="majorEastAsia" w:cstheme="majorBidi"/>
      <w:b/>
      <w:bCs/>
      <w:color w:val="19477B" w:themeColor="accent1" w:themeShade="BF"/>
      <w:sz w:val="36"/>
      <w:szCs w:val="28"/>
    </w:rPr>
  </w:style>
  <w:style w:type="character" w:customStyle="1" w:styleId="Heading2Char">
    <w:name w:val="Heading 2 Char"/>
    <w:basedOn w:val="DefaultParagraphFont"/>
    <w:link w:val="Heading2"/>
    <w:uiPriority w:val="9"/>
    <w:rsid w:val="004A18CC"/>
    <w:rPr>
      <w:rFonts w:eastAsiaTheme="majorEastAsia" w:cstheme="majorBidi"/>
      <w:b/>
      <w:color w:val="19477B" w:themeColor="accent1" w:themeShade="BF"/>
      <w:sz w:val="28"/>
      <w:szCs w:val="26"/>
    </w:rPr>
  </w:style>
  <w:style w:type="character" w:customStyle="1" w:styleId="Heading3Char">
    <w:name w:val="Heading 3 Char"/>
    <w:basedOn w:val="DefaultParagraphFont"/>
    <w:link w:val="Heading3"/>
    <w:uiPriority w:val="9"/>
    <w:rsid w:val="00F739AA"/>
    <w:rPr>
      <w:rFonts w:ascii="Arial" w:eastAsiaTheme="majorEastAsia" w:hAnsi="Arial" w:cstheme="majorBidi"/>
      <w:b/>
      <w:bCs/>
      <w:color w:val="19477B" w:themeColor="accent1" w:themeShade="BF"/>
      <w:sz w:val="24"/>
      <w:szCs w:val="26"/>
    </w:rPr>
  </w:style>
  <w:style w:type="character" w:customStyle="1" w:styleId="Heading4Char">
    <w:name w:val="Heading 4 Char"/>
    <w:basedOn w:val="DefaultParagraphFont"/>
    <w:link w:val="Heading4"/>
    <w:uiPriority w:val="9"/>
    <w:rsid w:val="00C157BD"/>
    <w:rPr>
      <w:rFonts w:ascii="Arial" w:eastAsia="PMingLiU" w:hAnsi="Arial" w:cstheme="majorBidi"/>
      <w:b/>
      <w:iCs/>
      <w:color w:val="19477B" w:themeColor="accent1" w:themeShade="BF"/>
      <w:sz w:val="24"/>
      <w:szCs w:val="26"/>
    </w:rPr>
  </w:style>
  <w:style w:type="character" w:customStyle="1" w:styleId="Heading5Char">
    <w:name w:val="Heading 5 Char"/>
    <w:basedOn w:val="DefaultParagraphFont"/>
    <w:link w:val="Heading5"/>
    <w:uiPriority w:val="9"/>
    <w:rsid w:val="004A18CC"/>
    <w:rPr>
      <w:rFonts w:ascii="Arial" w:eastAsia="PMingLiU" w:hAnsi="Arial" w:cstheme="majorBidi"/>
      <w:i/>
      <w:iCs/>
      <w:color w:val="FF0000"/>
      <w:sz w:val="24"/>
      <w:szCs w:val="26"/>
    </w:rPr>
  </w:style>
  <w:style w:type="character" w:customStyle="1" w:styleId="Heading6Char">
    <w:name w:val="Heading 6 Char"/>
    <w:basedOn w:val="DefaultParagraphFont"/>
    <w:link w:val="Heading6"/>
    <w:uiPriority w:val="8"/>
    <w:semiHidden/>
    <w:rsid w:val="004A18CC"/>
    <w:rPr>
      <w:rFonts w:ascii="Arial" w:eastAsia="PMingLiU" w:hAnsi="Arial" w:cstheme="majorBidi"/>
      <w:b/>
      <w:color w:val="FF0000"/>
      <w:sz w:val="36"/>
      <w:szCs w:val="26"/>
    </w:rPr>
  </w:style>
  <w:style w:type="character" w:customStyle="1" w:styleId="Heading7Char">
    <w:name w:val="Heading 7 Char"/>
    <w:basedOn w:val="DefaultParagraphFont"/>
    <w:link w:val="Heading7"/>
    <w:uiPriority w:val="8"/>
    <w:semiHidden/>
    <w:rsid w:val="004A18CC"/>
    <w:rPr>
      <w:rFonts w:ascii="Arial" w:eastAsia="PMingLiU" w:hAnsi="Arial" w:cstheme="majorBidi"/>
      <w:b/>
      <w:iCs/>
      <w:color w:val="FF0000"/>
      <w:sz w:val="28"/>
      <w:szCs w:val="26"/>
    </w:rPr>
  </w:style>
  <w:style w:type="character" w:customStyle="1" w:styleId="Heading8Char">
    <w:name w:val="Heading 8 Char"/>
    <w:basedOn w:val="DefaultParagraphFont"/>
    <w:link w:val="Heading8"/>
    <w:uiPriority w:val="8"/>
    <w:semiHidden/>
    <w:rsid w:val="004A18CC"/>
    <w:rPr>
      <w:rFonts w:ascii="Arial" w:eastAsia="PMingLiU" w:hAnsi="Arial" w:cstheme="majorBidi"/>
      <w:b/>
      <w:iCs/>
      <w:color w:val="FF0000"/>
      <w:szCs w:val="20"/>
    </w:rPr>
  </w:style>
  <w:style w:type="character" w:customStyle="1" w:styleId="Heading9Char">
    <w:name w:val="Heading 9 Char"/>
    <w:basedOn w:val="DefaultParagraphFont"/>
    <w:link w:val="Heading9"/>
    <w:uiPriority w:val="8"/>
    <w:semiHidden/>
    <w:rsid w:val="004A18CC"/>
    <w:rPr>
      <w:rFonts w:ascii="Arial" w:eastAsia="PMingLiU" w:hAnsi="Arial" w:cstheme="majorBidi"/>
      <w:b/>
      <w:color w:val="FF0000"/>
      <w:sz w:val="20"/>
      <w:szCs w:val="20"/>
    </w:rPr>
  </w:style>
  <w:style w:type="paragraph" w:styleId="Title">
    <w:name w:val="Title"/>
    <w:basedOn w:val="Normal"/>
    <w:next w:val="Normal"/>
    <w:link w:val="TitleChar"/>
    <w:uiPriority w:val="99"/>
    <w:qFormat/>
    <w:rsid w:val="004A18CC"/>
    <w:pPr>
      <w:spacing w:before="80" w:after="80"/>
      <w:ind w:left="432"/>
    </w:pPr>
    <w:rPr>
      <w:rFonts w:asciiTheme="majorHAnsi" w:eastAsiaTheme="majorEastAsia" w:hAnsiTheme="majorHAnsi" w:cstheme="majorBidi"/>
      <w:b/>
      <w:color w:val="19477B" w:themeColor="accent1" w:themeShade="BF"/>
      <w:spacing w:val="5"/>
      <w:kern w:val="28"/>
      <w:sz w:val="48"/>
      <w:szCs w:val="52"/>
    </w:rPr>
  </w:style>
  <w:style w:type="character" w:customStyle="1" w:styleId="TitleChar">
    <w:name w:val="Title Char"/>
    <w:basedOn w:val="DefaultParagraphFont"/>
    <w:link w:val="Title"/>
    <w:uiPriority w:val="99"/>
    <w:rsid w:val="00A30779"/>
    <w:rPr>
      <w:rFonts w:asciiTheme="majorHAnsi" w:eastAsiaTheme="majorEastAsia" w:hAnsiTheme="majorHAnsi" w:cstheme="majorBidi"/>
      <w:b/>
      <w:color w:val="19477B" w:themeColor="accent1" w:themeShade="BF"/>
      <w:spacing w:val="5"/>
      <w:kern w:val="28"/>
      <w:sz w:val="48"/>
      <w:szCs w:val="52"/>
    </w:rPr>
  </w:style>
  <w:style w:type="paragraph" w:styleId="Subtitle">
    <w:name w:val="Subtitle"/>
    <w:basedOn w:val="Normal"/>
    <w:next w:val="Normal"/>
    <w:link w:val="SubtitleChar"/>
    <w:uiPriority w:val="99"/>
    <w:qFormat/>
    <w:rsid w:val="004A18CC"/>
    <w:pPr>
      <w:numPr>
        <w:ilvl w:val="1"/>
      </w:numPr>
      <w:spacing w:after="240"/>
      <w:ind w:left="403"/>
    </w:pPr>
    <w:rPr>
      <w:rFonts w:ascii="Palatino Linotype" w:eastAsiaTheme="majorEastAsia" w:hAnsi="Palatino Linotype" w:cstheme="majorBidi"/>
      <w:iCs/>
      <w:color w:val="595959" w:themeColor="text2"/>
      <w:sz w:val="32"/>
    </w:rPr>
  </w:style>
  <w:style w:type="character" w:customStyle="1" w:styleId="SubtitleChar">
    <w:name w:val="Subtitle Char"/>
    <w:basedOn w:val="DefaultParagraphFont"/>
    <w:link w:val="Subtitle"/>
    <w:uiPriority w:val="99"/>
    <w:rsid w:val="004A18CC"/>
    <w:rPr>
      <w:rFonts w:ascii="Palatino Linotype" w:eastAsiaTheme="majorEastAsia" w:hAnsi="Palatino Linotype" w:cstheme="majorBidi"/>
      <w:iCs/>
      <w:color w:val="595959" w:themeColor="text2"/>
      <w:sz w:val="32"/>
    </w:rPr>
  </w:style>
  <w:style w:type="character" w:styleId="IntenseEmphasis">
    <w:name w:val="Intense Emphasis"/>
    <w:aliases w:val="bold+italics"/>
    <w:basedOn w:val="DefaultParagraphFont"/>
    <w:uiPriority w:val="2"/>
    <w:qFormat/>
    <w:rsid w:val="004A18CC"/>
    <w:rPr>
      <w:b/>
      <w:bCs/>
      <w:i/>
      <w:iCs/>
      <w:color w:val="3F3F3F" w:themeColor="text1"/>
    </w:rPr>
  </w:style>
  <w:style w:type="paragraph" w:styleId="IntenseQuote">
    <w:name w:val="Intense Quote"/>
    <w:aliases w:val="Intense Quote (Palatino)"/>
    <w:basedOn w:val="Normal"/>
    <w:next w:val="Normal"/>
    <w:link w:val="IntenseQuoteChar"/>
    <w:uiPriority w:val="4"/>
    <w:unhideWhenUsed/>
    <w:rsid w:val="004A18CC"/>
    <w:pPr>
      <w:spacing w:before="160" w:after="160"/>
      <w:ind w:left="360" w:right="720"/>
    </w:pPr>
    <w:rPr>
      <w:rFonts w:ascii="Palatino" w:hAnsi="Palatino"/>
      <w:b/>
      <w:bCs/>
      <w:i/>
      <w:iCs/>
      <w:color w:val="2260A5" w:themeColor="accent1"/>
    </w:rPr>
  </w:style>
  <w:style w:type="character" w:customStyle="1" w:styleId="IntenseQuoteChar">
    <w:name w:val="Intense Quote Char"/>
    <w:aliases w:val="Intense Quote (Palatino) Char"/>
    <w:basedOn w:val="DefaultParagraphFont"/>
    <w:link w:val="IntenseQuote"/>
    <w:uiPriority w:val="4"/>
    <w:rsid w:val="004A18CC"/>
    <w:rPr>
      <w:rFonts w:ascii="Palatino" w:hAnsi="Palatino"/>
      <w:b/>
      <w:bCs/>
      <w:i/>
      <w:iCs/>
      <w:color w:val="2260A5" w:themeColor="accent1"/>
    </w:rPr>
  </w:style>
  <w:style w:type="paragraph" w:styleId="Quote">
    <w:name w:val="Quote"/>
    <w:basedOn w:val="Normal"/>
    <w:next w:val="Normal"/>
    <w:link w:val="QuoteChar"/>
    <w:uiPriority w:val="3"/>
    <w:qFormat/>
    <w:rsid w:val="004A18CC"/>
    <w:pPr>
      <w:spacing w:before="120"/>
      <w:ind w:left="360" w:right="720"/>
    </w:pPr>
    <w:rPr>
      <w:rFonts w:ascii="Palatino" w:hAnsi="Palatino"/>
      <w:i/>
      <w:iCs/>
      <w:color w:val="2260A5" w:themeColor="accent1"/>
    </w:rPr>
  </w:style>
  <w:style w:type="character" w:customStyle="1" w:styleId="QuoteChar">
    <w:name w:val="Quote Char"/>
    <w:basedOn w:val="DefaultParagraphFont"/>
    <w:link w:val="Quote"/>
    <w:uiPriority w:val="3"/>
    <w:rsid w:val="004A18CC"/>
    <w:rPr>
      <w:rFonts w:ascii="Palatino" w:hAnsi="Palatino"/>
      <w:i/>
      <w:iCs/>
      <w:color w:val="2260A5" w:themeColor="accent1"/>
    </w:rPr>
  </w:style>
  <w:style w:type="character" w:styleId="SubtleReference">
    <w:name w:val="Subtle Reference"/>
    <w:aliases w:val="underlined"/>
    <w:basedOn w:val="DefaultParagraphFont"/>
    <w:uiPriority w:val="2"/>
    <w:rsid w:val="004A18CC"/>
    <w:rPr>
      <w:caps w:val="0"/>
      <w:smallCaps w:val="0"/>
      <w:color w:val="auto"/>
      <w:u w:val="single"/>
    </w:rPr>
  </w:style>
  <w:style w:type="character" w:styleId="IntenseReference">
    <w:name w:val="Intense Reference"/>
    <w:aliases w:val="bold+underlined"/>
    <w:basedOn w:val="DefaultParagraphFont"/>
    <w:uiPriority w:val="2"/>
    <w:rsid w:val="004A18CC"/>
    <w:rPr>
      <w:b/>
      <w:bCs/>
      <w:caps w:val="0"/>
      <w:smallCaps w:val="0"/>
      <w:color w:val="auto"/>
      <w:spacing w:val="5"/>
      <w:u w:val="single"/>
    </w:rPr>
  </w:style>
  <w:style w:type="character" w:styleId="BookTitle">
    <w:name w:val="Book Title"/>
    <w:basedOn w:val="DefaultParagraphFont"/>
    <w:uiPriority w:val="99"/>
    <w:semiHidden/>
    <w:rsid w:val="004A18CC"/>
    <w:rPr>
      <w:rFonts w:ascii="Palatino" w:hAnsi="Palatino"/>
      <w:b/>
      <w:bCs/>
      <w:caps w:val="0"/>
      <w:smallCaps w:val="0"/>
      <w:color w:val="595959" w:themeColor="text2"/>
      <w:spacing w:val="0"/>
    </w:rPr>
  </w:style>
  <w:style w:type="paragraph" w:styleId="ListParagraph">
    <w:name w:val="List Paragraph"/>
    <w:link w:val="ListParagraphChar"/>
    <w:uiPriority w:val="34"/>
    <w:qFormat/>
    <w:rsid w:val="004A18CC"/>
    <w:pPr>
      <w:ind w:left="720"/>
      <w:contextualSpacing/>
    </w:pPr>
    <w:rPr>
      <w:rFonts w:ascii="Arial" w:eastAsia="MS Mincho" w:hAnsi="Arial" w:cs="Calibri"/>
      <w:bCs/>
      <w:noProof/>
      <w:snapToGrid w:val="0"/>
      <w:szCs w:val="20"/>
    </w:rPr>
  </w:style>
  <w:style w:type="paragraph" w:styleId="Caption">
    <w:name w:val="caption"/>
    <w:basedOn w:val="Normal"/>
    <w:next w:val="Normal"/>
    <w:link w:val="CaptionChar"/>
    <w:uiPriority w:val="35"/>
    <w:qFormat/>
    <w:rsid w:val="004A18CC"/>
    <w:pPr>
      <w:spacing w:line="240" w:lineRule="auto"/>
    </w:pPr>
    <w:rPr>
      <w:bCs/>
      <w:i/>
      <w:color w:val="424242" w:themeColor="text2" w:themeShade="BF"/>
      <w:sz w:val="18"/>
      <w:szCs w:val="18"/>
    </w:rPr>
  </w:style>
  <w:style w:type="paragraph" w:styleId="TOC1">
    <w:name w:val="toc 1"/>
    <w:autoRedefine/>
    <w:uiPriority w:val="39"/>
    <w:rsid w:val="004A18CC"/>
    <w:pPr>
      <w:spacing w:after="60"/>
    </w:pPr>
    <w:rPr>
      <w:rFonts w:ascii="Arial" w:eastAsia="MS Mincho" w:hAnsi="Arial" w:cs="Times New Roman"/>
      <w:b/>
      <w:bCs/>
      <w:noProof/>
      <w:snapToGrid w:val="0"/>
      <w:color w:val="2260A5" w:themeColor="accent1"/>
      <w:sz w:val="20"/>
      <w:szCs w:val="20"/>
    </w:rPr>
  </w:style>
  <w:style w:type="paragraph" w:styleId="TOC2">
    <w:name w:val="toc 2"/>
    <w:basedOn w:val="TOC1"/>
    <w:autoRedefine/>
    <w:uiPriority w:val="39"/>
    <w:rsid w:val="004A18CC"/>
    <w:pPr>
      <w:tabs>
        <w:tab w:val="left" w:pos="800"/>
        <w:tab w:val="right" w:leader="dot" w:pos="9350"/>
      </w:tabs>
      <w:ind w:left="200"/>
    </w:pPr>
    <w:rPr>
      <w:b w:val="0"/>
    </w:rPr>
  </w:style>
  <w:style w:type="paragraph" w:styleId="TOC3">
    <w:name w:val="toc 3"/>
    <w:basedOn w:val="TOC2"/>
    <w:autoRedefine/>
    <w:uiPriority w:val="39"/>
    <w:rsid w:val="004A18CC"/>
    <w:pPr>
      <w:tabs>
        <w:tab w:val="left" w:pos="1080"/>
      </w:tabs>
      <w:ind w:left="400"/>
    </w:pPr>
  </w:style>
  <w:style w:type="paragraph" w:styleId="TOC4">
    <w:name w:val="toc 4"/>
    <w:basedOn w:val="TOC3"/>
    <w:autoRedefine/>
    <w:uiPriority w:val="39"/>
    <w:rsid w:val="004A18CC"/>
    <w:pPr>
      <w:ind w:left="600"/>
    </w:pPr>
  </w:style>
  <w:style w:type="paragraph" w:styleId="TOC5">
    <w:name w:val="toc 5"/>
    <w:basedOn w:val="TOC4"/>
    <w:autoRedefine/>
    <w:uiPriority w:val="39"/>
    <w:rsid w:val="004A18CC"/>
    <w:pPr>
      <w:spacing w:after="100"/>
      <w:ind w:left="800"/>
    </w:pPr>
  </w:style>
  <w:style w:type="paragraph" w:styleId="TOC6">
    <w:name w:val="toc 6"/>
    <w:basedOn w:val="Normal"/>
    <w:next w:val="Normal"/>
    <w:autoRedefine/>
    <w:uiPriority w:val="39"/>
    <w:locked/>
    <w:rsid w:val="004A18CC"/>
    <w:pPr>
      <w:spacing w:after="100"/>
      <w:ind w:left="1000"/>
    </w:pPr>
  </w:style>
  <w:style w:type="paragraph" w:styleId="TOC7">
    <w:name w:val="toc 7"/>
    <w:basedOn w:val="Normal"/>
    <w:next w:val="Normal"/>
    <w:autoRedefine/>
    <w:uiPriority w:val="39"/>
    <w:locked/>
    <w:rsid w:val="004A18CC"/>
    <w:pPr>
      <w:spacing w:after="100"/>
      <w:ind w:left="1200"/>
    </w:pPr>
  </w:style>
  <w:style w:type="paragraph" w:styleId="TOC8">
    <w:name w:val="toc 8"/>
    <w:basedOn w:val="Normal"/>
    <w:next w:val="Normal"/>
    <w:autoRedefine/>
    <w:uiPriority w:val="39"/>
    <w:locked/>
    <w:rsid w:val="004A18CC"/>
    <w:pPr>
      <w:spacing w:after="100"/>
      <w:ind w:left="1400"/>
    </w:pPr>
  </w:style>
  <w:style w:type="paragraph" w:styleId="TOC9">
    <w:name w:val="toc 9"/>
    <w:basedOn w:val="Normal"/>
    <w:next w:val="Normal"/>
    <w:autoRedefine/>
    <w:uiPriority w:val="39"/>
    <w:locked/>
    <w:rsid w:val="004A18CC"/>
    <w:pPr>
      <w:spacing w:after="100"/>
      <w:ind w:left="1600"/>
    </w:pPr>
  </w:style>
  <w:style w:type="paragraph" w:styleId="TOCHeading">
    <w:name w:val="TOC Heading"/>
    <w:next w:val="Normal"/>
    <w:uiPriority w:val="39"/>
    <w:qFormat/>
    <w:rsid w:val="004A18CC"/>
    <w:pPr>
      <w:spacing w:before="480" w:after="0"/>
    </w:pPr>
    <w:rPr>
      <w:rFonts w:eastAsiaTheme="majorEastAsia" w:cstheme="majorBidi"/>
      <w:b/>
      <w:bCs/>
      <w:color w:val="2260A5" w:themeColor="accent1"/>
      <w:sz w:val="32"/>
      <w:szCs w:val="28"/>
    </w:rPr>
  </w:style>
  <w:style w:type="character" w:styleId="Strong">
    <w:name w:val="Strong"/>
    <w:aliases w:val="Bold"/>
    <w:basedOn w:val="DefaultParagraphFont"/>
    <w:uiPriority w:val="1"/>
    <w:qFormat/>
    <w:rsid w:val="004A18CC"/>
    <w:rPr>
      <w:b/>
      <w:bCs/>
    </w:rPr>
  </w:style>
  <w:style w:type="paragraph" w:styleId="BalloonText">
    <w:name w:val="Balloon Text"/>
    <w:basedOn w:val="Normal"/>
    <w:link w:val="BalloonTextChar"/>
    <w:uiPriority w:val="99"/>
    <w:semiHidden/>
    <w:locked/>
    <w:rsid w:val="004A18CC"/>
    <w:pPr>
      <w:spacing w:after="0"/>
    </w:pPr>
    <w:rPr>
      <w:rFonts w:ascii="Tahoma" w:hAnsi="Tahoma" w:cs="Tahoma"/>
      <w:sz w:val="16"/>
      <w:szCs w:val="16"/>
    </w:rPr>
  </w:style>
  <w:style w:type="paragraph" w:styleId="BlockText">
    <w:name w:val="Block Text"/>
    <w:basedOn w:val="Normal"/>
    <w:uiPriority w:val="2"/>
    <w:qFormat/>
    <w:locked/>
    <w:rsid w:val="004A18CC"/>
    <w:pPr>
      <w:framePr w:hSpace="187" w:wrap="around" w:vAnchor="page" w:hAnchor="margin" w:xAlign="center" w:yAlign="center"/>
      <w:pBdr>
        <w:top w:val="single" w:sz="2" w:space="10" w:color="B5B5B5" w:themeColor="accent6"/>
        <w:left w:val="single" w:sz="2" w:space="10" w:color="B5B5B5" w:themeColor="accent6"/>
        <w:bottom w:val="single" w:sz="2" w:space="10" w:color="B5B5B5" w:themeColor="accent6"/>
        <w:right w:val="single" w:sz="2" w:space="10" w:color="B5B5B5" w:themeColor="accent6"/>
      </w:pBdr>
      <w:shd w:val="clear" w:color="auto" w:fill="F8F8F8"/>
      <w:spacing w:before="120"/>
      <w:ind w:left="792" w:right="702"/>
    </w:pPr>
    <w:rPr>
      <w:i/>
      <w:iCs/>
      <w:color w:val="2260A5" w:themeColor="accent1"/>
    </w:rPr>
  </w:style>
  <w:style w:type="paragraph" w:styleId="BodyText">
    <w:name w:val="Body Text"/>
    <w:basedOn w:val="Normal"/>
    <w:link w:val="BodyTextChar"/>
    <w:uiPriority w:val="18"/>
    <w:semiHidden/>
    <w:unhideWhenUsed/>
    <w:qFormat/>
    <w:rsid w:val="004A18CC"/>
  </w:style>
  <w:style w:type="character" w:customStyle="1" w:styleId="BodyTextChar">
    <w:name w:val="Body Text Char"/>
    <w:basedOn w:val="DefaultParagraphFont"/>
    <w:link w:val="BodyText"/>
    <w:uiPriority w:val="18"/>
    <w:semiHidden/>
    <w:rsid w:val="004A18CC"/>
    <w:rPr>
      <w:rFonts w:ascii="Arial" w:hAnsi="Arial"/>
    </w:rPr>
  </w:style>
  <w:style w:type="paragraph" w:styleId="BodyText2">
    <w:name w:val="Body Text 2"/>
    <w:basedOn w:val="Normal"/>
    <w:link w:val="BodyText2Char"/>
    <w:uiPriority w:val="99"/>
    <w:semiHidden/>
    <w:rsid w:val="004A18CC"/>
    <w:pPr>
      <w:spacing w:line="480" w:lineRule="auto"/>
    </w:pPr>
  </w:style>
  <w:style w:type="character" w:customStyle="1" w:styleId="BodyText2Char">
    <w:name w:val="Body Text 2 Char"/>
    <w:basedOn w:val="DefaultParagraphFont"/>
    <w:link w:val="BodyText2"/>
    <w:uiPriority w:val="99"/>
    <w:semiHidden/>
    <w:rsid w:val="004A18CC"/>
    <w:rPr>
      <w:rFonts w:ascii="Arial" w:hAnsi="Arial"/>
    </w:rPr>
  </w:style>
  <w:style w:type="paragraph" w:styleId="BodyTextFirstIndent">
    <w:name w:val="Body Text First Indent"/>
    <w:basedOn w:val="BodyText"/>
    <w:link w:val="BodyTextFirstIndentChar"/>
    <w:uiPriority w:val="99"/>
    <w:semiHidden/>
    <w:unhideWhenUsed/>
    <w:locked/>
    <w:rsid w:val="004A18CC"/>
    <w:pPr>
      <w:ind w:firstLine="360"/>
    </w:pPr>
  </w:style>
  <w:style w:type="character" w:customStyle="1" w:styleId="BodyTextFirstIndentChar">
    <w:name w:val="Body Text First Indent Char"/>
    <w:basedOn w:val="BodyTextChar"/>
    <w:link w:val="BodyTextFirstIndent"/>
    <w:uiPriority w:val="99"/>
    <w:semiHidden/>
    <w:rsid w:val="004A18CC"/>
    <w:rPr>
      <w:rFonts w:ascii="Arial" w:hAnsi="Arial"/>
    </w:rPr>
  </w:style>
  <w:style w:type="paragraph" w:styleId="BodyTextFirstIndent2">
    <w:name w:val="Body Text First Indent 2"/>
    <w:basedOn w:val="Normal"/>
    <w:link w:val="BodyTextFirstIndent2Char"/>
    <w:uiPriority w:val="99"/>
    <w:semiHidden/>
    <w:unhideWhenUsed/>
    <w:locked/>
    <w:rsid w:val="004A18CC"/>
    <w:pPr>
      <w:ind w:left="360" w:firstLine="360"/>
    </w:pPr>
  </w:style>
  <w:style w:type="character" w:customStyle="1" w:styleId="BodyTextFirstIndent2Char">
    <w:name w:val="Body Text First Indent 2 Char"/>
    <w:basedOn w:val="DefaultParagraphFont"/>
    <w:link w:val="BodyTextFirstIndent2"/>
    <w:uiPriority w:val="99"/>
    <w:semiHidden/>
    <w:rsid w:val="004A18CC"/>
    <w:rPr>
      <w:rFonts w:ascii="Arial" w:hAnsi="Arial"/>
    </w:rPr>
  </w:style>
  <w:style w:type="paragraph" w:styleId="BodyText3">
    <w:name w:val="Body Text 3"/>
    <w:basedOn w:val="Normal"/>
    <w:link w:val="BodyText3Char"/>
    <w:uiPriority w:val="99"/>
    <w:semiHidden/>
    <w:rsid w:val="004A18CC"/>
    <w:rPr>
      <w:szCs w:val="16"/>
    </w:rPr>
  </w:style>
  <w:style w:type="character" w:customStyle="1" w:styleId="BodyText3Char">
    <w:name w:val="Body Text 3 Char"/>
    <w:basedOn w:val="DefaultParagraphFont"/>
    <w:link w:val="BodyText3"/>
    <w:uiPriority w:val="99"/>
    <w:semiHidden/>
    <w:rsid w:val="004A18CC"/>
    <w:rPr>
      <w:rFonts w:ascii="Arial" w:hAnsi="Arial"/>
      <w:szCs w:val="16"/>
    </w:rPr>
  </w:style>
  <w:style w:type="paragraph" w:styleId="Footer">
    <w:name w:val="footer"/>
    <w:basedOn w:val="Normal"/>
    <w:link w:val="FooterChar"/>
    <w:uiPriority w:val="49"/>
    <w:rsid w:val="004A18CC"/>
    <w:pPr>
      <w:tabs>
        <w:tab w:val="center" w:pos="4680"/>
        <w:tab w:val="right" w:pos="9360"/>
      </w:tabs>
      <w:spacing w:before="120" w:after="0"/>
    </w:pPr>
    <w:rPr>
      <w:color w:val="808080" w:themeColor="background1" w:themeShade="80"/>
      <w:sz w:val="16"/>
    </w:rPr>
  </w:style>
  <w:style w:type="character" w:customStyle="1" w:styleId="FooterChar">
    <w:name w:val="Footer Char"/>
    <w:basedOn w:val="DefaultParagraphFont"/>
    <w:link w:val="Footer"/>
    <w:uiPriority w:val="49"/>
    <w:rsid w:val="004A18CC"/>
    <w:rPr>
      <w:rFonts w:ascii="Arial" w:hAnsi="Arial"/>
      <w:color w:val="808080" w:themeColor="background1" w:themeShade="80"/>
      <w:sz w:val="16"/>
    </w:rPr>
  </w:style>
  <w:style w:type="paragraph" w:styleId="Header">
    <w:name w:val="header"/>
    <w:basedOn w:val="Normal"/>
    <w:link w:val="HeaderChar"/>
    <w:uiPriority w:val="99"/>
    <w:rsid w:val="004A18CC"/>
    <w:pPr>
      <w:tabs>
        <w:tab w:val="center" w:pos="4680"/>
        <w:tab w:val="right" w:pos="9360"/>
      </w:tabs>
      <w:spacing w:after="0"/>
      <w:ind w:left="2880"/>
      <w:jc w:val="right"/>
    </w:pPr>
    <w:rPr>
      <w:color w:val="808080" w:themeColor="background1" w:themeShade="80"/>
    </w:rPr>
  </w:style>
  <w:style w:type="character" w:customStyle="1" w:styleId="HeaderChar">
    <w:name w:val="Header Char"/>
    <w:basedOn w:val="DefaultParagraphFont"/>
    <w:link w:val="Header"/>
    <w:uiPriority w:val="99"/>
    <w:rsid w:val="004A18CC"/>
    <w:rPr>
      <w:rFonts w:ascii="Arial" w:hAnsi="Arial"/>
      <w:color w:val="808080" w:themeColor="background1" w:themeShade="80"/>
    </w:rPr>
  </w:style>
  <w:style w:type="character" w:styleId="Hyperlink">
    <w:name w:val="Hyperlink"/>
    <w:basedOn w:val="DefaultParagraphFont"/>
    <w:uiPriority w:val="99"/>
    <w:rsid w:val="004A18CC"/>
    <w:rPr>
      <w:color w:val="2260A5" w:themeColor="accent1"/>
      <w:u w:val="single"/>
    </w:rPr>
  </w:style>
  <w:style w:type="paragraph" w:styleId="List">
    <w:name w:val="List"/>
    <w:basedOn w:val="Normal"/>
    <w:uiPriority w:val="4"/>
    <w:rsid w:val="004A18CC"/>
    <w:pPr>
      <w:ind w:left="360" w:hanging="360"/>
    </w:pPr>
  </w:style>
  <w:style w:type="paragraph" w:styleId="List2">
    <w:name w:val="List 2"/>
    <w:basedOn w:val="List"/>
    <w:uiPriority w:val="4"/>
    <w:rsid w:val="004A18CC"/>
    <w:pPr>
      <w:ind w:left="720"/>
    </w:pPr>
  </w:style>
  <w:style w:type="paragraph" w:styleId="List3">
    <w:name w:val="List 3"/>
    <w:basedOn w:val="List2"/>
    <w:uiPriority w:val="4"/>
    <w:rsid w:val="004A18CC"/>
    <w:pPr>
      <w:ind w:left="1080"/>
    </w:pPr>
  </w:style>
  <w:style w:type="paragraph" w:styleId="List4">
    <w:name w:val="List 4"/>
    <w:basedOn w:val="List3"/>
    <w:uiPriority w:val="4"/>
    <w:rsid w:val="004A18CC"/>
    <w:pPr>
      <w:ind w:left="1440"/>
    </w:pPr>
  </w:style>
  <w:style w:type="paragraph" w:styleId="List5">
    <w:name w:val="List 5"/>
    <w:basedOn w:val="List4"/>
    <w:uiPriority w:val="4"/>
    <w:rsid w:val="004A18CC"/>
    <w:pPr>
      <w:ind w:left="1800"/>
    </w:pPr>
  </w:style>
  <w:style w:type="paragraph" w:styleId="ListBullet">
    <w:name w:val="List Bullet"/>
    <w:basedOn w:val="Normal"/>
    <w:uiPriority w:val="4"/>
    <w:qFormat/>
    <w:rsid w:val="004A18CC"/>
    <w:pPr>
      <w:numPr>
        <w:numId w:val="1"/>
      </w:numPr>
    </w:pPr>
  </w:style>
  <w:style w:type="paragraph" w:styleId="ListBullet2">
    <w:name w:val="List Bullet 2"/>
    <w:basedOn w:val="Normal"/>
    <w:uiPriority w:val="4"/>
    <w:qFormat/>
    <w:rsid w:val="004A18CC"/>
    <w:pPr>
      <w:numPr>
        <w:numId w:val="2"/>
      </w:numPr>
    </w:pPr>
  </w:style>
  <w:style w:type="paragraph" w:styleId="ListBullet3">
    <w:name w:val="List Bullet 3"/>
    <w:basedOn w:val="Normal"/>
    <w:uiPriority w:val="4"/>
    <w:qFormat/>
    <w:rsid w:val="004A18CC"/>
    <w:pPr>
      <w:numPr>
        <w:numId w:val="3"/>
      </w:numPr>
    </w:pPr>
  </w:style>
  <w:style w:type="paragraph" w:styleId="ListBullet4">
    <w:name w:val="List Bullet 4"/>
    <w:basedOn w:val="Normal"/>
    <w:uiPriority w:val="4"/>
    <w:qFormat/>
    <w:rsid w:val="004A18CC"/>
    <w:pPr>
      <w:numPr>
        <w:numId w:val="4"/>
      </w:numPr>
    </w:pPr>
  </w:style>
  <w:style w:type="paragraph" w:styleId="ListBullet5">
    <w:name w:val="List Bullet 5"/>
    <w:basedOn w:val="Normal"/>
    <w:uiPriority w:val="4"/>
    <w:qFormat/>
    <w:rsid w:val="004A18CC"/>
    <w:pPr>
      <w:numPr>
        <w:numId w:val="5"/>
      </w:numPr>
    </w:pPr>
  </w:style>
  <w:style w:type="paragraph" w:styleId="ListContinue">
    <w:name w:val="List Continue"/>
    <w:basedOn w:val="Normal"/>
    <w:uiPriority w:val="4"/>
    <w:rsid w:val="004A18CC"/>
    <w:pPr>
      <w:ind w:left="360"/>
    </w:pPr>
  </w:style>
  <w:style w:type="paragraph" w:styleId="ListContinue2">
    <w:name w:val="List Continue 2"/>
    <w:basedOn w:val="ListContinue"/>
    <w:uiPriority w:val="4"/>
    <w:rsid w:val="004A18CC"/>
    <w:pPr>
      <w:ind w:left="720"/>
    </w:pPr>
  </w:style>
  <w:style w:type="paragraph" w:styleId="ListContinue3">
    <w:name w:val="List Continue 3"/>
    <w:basedOn w:val="Normal"/>
    <w:uiPriority w:val="4"/>
    <w:rsid w:val="004A18CC"/>
    <w:pPr>
      <w:ind w:left="1080"/>
    </w:pPr>
  </w:style>
  <w:style w:type="paragraph" w:styleId="ListContinue4">
    <w:name w:val="List Continue 4"/>
    <w:basedOn w:val="Normal"/>
    <w:uiPriority w:val="4"/>
    <w:rsid w:val="004A18CC"/>
    <w:pPr>
      <w:ind w:left="1440"/>
    </w:pPr>
  </w:style>
  <w:style w:type="paragraph" w:styleId="ListContinue5">
    <w:name w:val="List Continue 5"/>
    <w:basedOn w:val="Normal"/>
    <w:uiPriority w:val="4"/>
    <w:rsid w:val="004A18CC"/>
    <w:pPr>
      <w:ind w:left="1800"/>
    </w:pPr>
  </w:style>
  <w:style w:type="paragraph" w:styleId="ListNumber">
    <w:name w:val="List Number"/>
    <w:basedOn w:val="Normal"/>
    <w:uiPriority w:val="4"/>
    <w:rsid w:val="004A18CC"/>
    <w:pPr>
      <w:numPr>
        <w:numId w:val="14"/>
      </w:numPr>
    </w:pPr>
  </w:style>
  <w:style w:type="paragraph" w:styleId="ListNumber2">
    <w:name w:val="List Number 2"/>
    <w:basedOn w:val="Normal"/>
    <w:uiPriority w:val="4"/>
    <w:rsid w:val="004A18CC"/>
    <w:pPr>
      <w:numPr>
        <w:numId w:val="6"/>
      </w:numPr>
    </w:pPr>
  </w:style>
  <w:style w:type="paragraph" w:styleId="ListNumber3">
    <w:name w:val="List Number 3"/>
    <w:basedOn w:val="Normal"/>
    <w:uiPriority w:val="4"/>
    <w:rsid w:val="004A18CC"/>
    <w:pPr>
      <w:numPr>
        <w:numId w:val="7"/>
      </w:numPr>
    </w:pPr>
  </w:style>
  <w:style w:type="paragraph" w:styleId="ListNumber4">
    <w:name w:val="List Number 4"/>
    <w:basedOn w:val="Normal"/>
    <w:uiPriority w:val="4"/>
    <w:rsid w:val="004A18CC"/>
    <w:pPr>
      <w:numPr>
        <w:numId w:val="8"/>
      </w:numPr>
    </w:pPr>
  </w:style>
  <w:style w:type="paragraph" w:styleId="ListNumber5">
    <w:name w:val="List Number 5"/>
    <w:basedOn w:val="Normal"/>
    <w:uiPriority w:val="4"/>
    <w:rsid w:val="004A18CC"/>
    <w:pPr>
      <w:numPr>
        <w:numId w:val="9"/>
      </w:numPr>
    </w:pPr>
  </w:style>
  <w:style w:type="paragraph" w:styleId="MessageHeader">
    <w:name w:val="Message Header"/>
    <w:basedOn w:val="Normal"/>
    <w:link w:val="MessageHeaderChar"/>
    <w:uiPriority w:val="99"/>
    <w:locked/>
    <w:rsid w:val="004A18CC"/>
    <w:pPr>
      <w:pBdr>
        <w:top w:val="single" w:sz="6" w:space="4" w:color="3F3F3F" w:themeColor="text1"/>
        <w:left w:val="single" w:sz="6" w:space="4" w:color="3F3F3F" w:themeColor="text1"/>
        <w:bottom w:val="single" w:sz="6" w:space="4" w:color="3F3F3F" w:themeColor="text1"/>
        <w:right w:val="single" w:sz="6" w:space="4" w:color="3F3F3F" w:themeColor="text1"/>
      </w:pBdr>
      <w:shd w:val="pct10" w:color="auto" w:fill="auto"/>
      <w:spacing w:after="0"/>
      <w:ind w:left="1080" w:hanging="1080"/>
    </w:pPr>
    <w:rPr>
      <w:rFonts w:ascii="Palatino" w:eastAsiaTheme="majorEastAsia" w:hAnsi="Palatino" w:cstheme="majorBidi"/>
    </w:rPr>
  </w:style>
  <w:style w:type="character" w:customStyle="1" w:styleId="MessageHeaderChar">
    <w:name w:val="Message Header Char"/>
    <w:basedOn w:val="DefaultParagraphFont"/>
    <w:link w:val="MessageHeader"/>
    <w:uiPriority w:val="99"/>
    <w:rsid w:val="004A18CC"/>
    <w:rPr>
      <w:rFonts w:ascii="Palatino" w:eastAsiaTheme="majorEastAsia" w:hAnsi="Palatino" w:cstheme="majorBidi"/>
      <w:shd w:val="pct10" w:color="auto" w:fill="auto"/>
    </w:rPr>
  </w:style>
  <w:style w:type="numbering" w:customStyle="1" w:styleId="Headings">
    <w:name w:val="Headings"/>
    <w:uiPriority w:val="99"/>
    <w:rsid w:val="004A18CC"/>
    <w:pPr>
      <w:numPr>
        <w:numId w:val="33"/>
      </w:numPr>
    </w:pPr>
  </w:style>
  <w:style w:type="paragraph" w:customStyle="1" w:styleId="Reference">
    <w:name w:val="Reference"/>
    <w:basedOn w:val="Normal"/>
    <w:uiPriority w:val="3"/>
    <w:qFormat/>
    <w:rsid w:val="004A18CC"/>
    <w:pPr>
      <w:numPr>
        <w:numId w:val="13"/>
      </w:numPr>
      <w:spacing w:before="120"/>
    </w:pPr>
  </w:style>
  <w:style w:type="paragraph" w:customStyle="1" w:styleId="CellBody">
    <w:name w:val="Cell Body"/>
    <w:aliases w:val="Table Text"/>
    <w:uiPriority w:val="1"/>
    <w:qFormat/>
    <w:rsid w:val="004A18CC"/>
    <w:pPr>
      <w:spacing w:before="40" w:after="40"/>
    </w:pPr>
    <w:rPr>
      <w:color w:val="2F2F2F" w:themeColor="text1" w:themeShade="BF"/>
      <w:sz w:val="20"/>
    </w:rPr>
  </w:style>
  <w:style w:type="table" w:styleId="TableGrid">
    <w:name w:val="Table Grid"/>
    <w:basedOn w:val="TableNormal"/>
    <w:uiPriority w:val="59"/>
    <w:rsid w:val="004A18CC"/>
    <w:pPr>
      <w:spacing w:after="0"/>
    </w:pPr>
    <w:rPr>
      <w:color w:val="3F3F3F" w:themeColor="text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mageLeft">
    <w:name w:val="Image Left"/>
    <w:next w:val="Normal"/>
    <w:uiPriority w:val="15"/>
    <w:semiHidden/>
    <w:locked/>
    <w:rsid w:val="004A18CC"/>
    <w:rPr>
      <w:color w:val="3F3F3F" w:themeColor="text1"/>
      <w:sz w:val="20"/>
    </w:rPr>
  </w:style>
  <w:style w:type="paragraph" w:customStyle="1" w:styleId="Copyright">
    <w:name w:val="Copyright"/>
    <w:uiPriority w:val="99"/>
    <w:rsid w:val="004A18CC"/>
    <w:pPr>
      <w:spacing w:after="80" w:line="220" w:lineRule="exact"/>
    </w:pPr>
    <w:rPr>
      <w:rFonts w:cs="Tahoma"/>
      <w:color w:val="3F3F3F" w:themeColor="text1"/>
      <w:sz w:val="16"/>
      <w:szCs w:val="16"/>
    </w:rPr>
  </w:style>
  <w:style w:type="character" w:customStyle="1" w:styleId="BalloonTextChar">
    <w:name w:val="Balloon Text Char"/>
    <w:basedOn w:val="DefaultParagraphFont"/>
    <w:link w:val="BalloonText"/>
    <w:uiPriority w:val="99"/>
    <w:semiHidden/>
    <w:rsid w:val="004A18CC"/>
    <w:rPr>
      <w:rFonts w:ascii="Tahoma" w:hAnsi="Tahoma" w:cs="Tahoma"/>
      <w:sz w:val="16"/>
      <w:szCs w:val="16"/>
    </w:rPr>
  </w:style>
  <w:style w:type="character" w:styleId="PlaceholderText">
    <w:name w:val="Placeholder Text"/>
    <w:basedOn w:val="DefaultParagraphFont"/>
    <w:uiPriority w:val="99"/>
    <w:semiHidden/>
    <w:locked/>
    <w:rsid w:val="004A18CC"/>
    <w:rPr>
      <w:color w:val="808080"/>
    </w:rPr>
  </w:style>
  <w:style w:type="paragraph" w:styleId="NoSpacing">
    <w:name w:val="No Spacing"/>
    <w:link w:val="NoSpacingChar"/>
    <w:uiPriority w:val="1"/>
    <w:qFormat/>
    <w:rsid w:val="004A18CC"/>
    <w:pPr>
      <w:spacing w:after="0" w:line="240" w:lineRule="auto"/>
    </w:pPr>
    <w:rPr>
      <w:rFonts w:asciiTheme="majorHAnsi" w:hAnsiTheme="majorHAnsi"/>
      <w:color w:val="3F3F3F" w:themeColor="text1"/>
    </w:rPr>
  </w:style>
  <w:style w:type="paragraph" w:customStyle="1" w:styleId="TableTitle">
    <w:name w:val="Table Title"/>
    <w:uiPriority w:val="4"/>
    <w:qFormat/>
    <w:rsid w:val="004A18CC"/>
    <w:pPr>
      <w:spacing w:before="120" w:after="80"/>
    </w:pPr>
    <w:rPr>
      <w:rFonts w:ascii="Arial" w:hAnsi="Arial"/>
      <w:bCs/>
      <w:i/>
      <w:color w:val="595959" w:themeColor="text2"/>
      <w:sz w:val="20"/>
      <w:szCs w:val="20"/>
    </w:rPr>
  </w:style>
  <w:style w:type="table" w:customStyle="1" w:styleId="BluetoothFrontMatter">
    <w:name w:val="Bluetooth Front Matter"/>
    <w:basedOn w:val="TableNormal"/>
    <w:uiPriority w:val="99"/>
    <w:rsid w:val="004A18CC"/>
    <w:pPr>
      <w:spacing w:after="0" w:line="240" w:lineRule="auto"/>
    </w:pPr>
    <w:rPr>
      <w:color w:val="3F3F3F" w:themeColor="text1"/>
      <w:sz w:val="20"/>
      <w:szCs w:val="24"/>
    </w:rPr>
    <w:tblPr>
      <w:tblInd w:w="144" w:type="dxa"/>
      <w:tblBorders>
        <w:bottom w:val="single" w:sz="4" w:space="0" w:color="auto"/>
      </w:tblBorders>
    </w:tblPr>
    <w:tblStylePr w:type="firstRow">
      <w:pPr>
        <w:jc w:val="left"/>
      </w:pPr>
      <w:rPr>
        <w:rFonts w:asciiTheme="majorHAnsi" w:hAnsiTheme="majorHAnsi"/>
        <w:b/>
        <w:sz w:val="18"/>
      </w:rPr>
      <w:tblPr/>
      <w:tcPr>
        <w:tcBorders>
          <w:top w:val="single" w:sz="4" w:space="0" w:color="auto"/>
          <w:bottom w:val="single" w:sz="4" w:space="0" w:color="auto"/>
        </w:tcBorders>
        <w:shd w:val="clear" w:color="auto" w:fill="F2F2F2" w:themeFill="background1" w:themeFillShade="F2"/>
        <w:vAlign w:val="center"/>
      </w:tcPr>
    </w:tblStylePr>
    <w:tblStylePr w:type="lastRow">
      <w:rPr>
        <w:rFonts w:asciiTheme="minorHAnsi" w:hAnsiTheme="minorHAnsi"/>
        <w:sz w:val="18"/>
      </w:rPr>
    </w:tblStylePr>
  </w:style>
  <w:style w:type="paragraph" w:styleId="FootnoteText">
    <w:name w:val="footnote text"/>
    <w:basedOn w:val="Normal"/>
    <w:link w:val="FootnoteTextChar"/>
    <w:uiPriority w:val="38"/>
    <w:semiHidden/>
    <w:rsid w:val="004A18CC"/>
    <w:pPr>
      <w:spacing w:after="0"/>
    </w:pPr>
    <w:rPr>
      <w:sz w:val="16"/>
    </w:rPr>
  </w:style>
  <w:style w:type="character" w:customStyle="1" w:styleId="FootnoteTextChar">
    <w:name w:val="Footnote Text Char"/>
    <w:basedOn w:val="DefaultParagraphFont"/>
    <w:link w:val="FootnoteText"/>
    <w:uiPriority w:val="38"/>
    <w:semiHidden/>
    <w:rsid w:val="004A18CC"/>
    <w:rPr>
      <w:rFonts w:ascii="Arial" w:hAnsi="Arial"/>
      <w:sz w:val="16"/>
    </w:rPr>
  </w:style>
  <w:style w:type="character" w:styleId="FootnoteReference">
    <w:name w:val="footnote reference"/>
    <w:basedOn w:val="FootnoteTextChar"/>
    <w:uiPriority w:val="38"/>
    <w:semiHidden/>
    <w:rsid w:val="004A18CC"/>
    <w:rPr>
      <w:rFonts w:ascii="Arial" w:eastAsia="MS Mincho" w:hAnsi="Arial" w:cs="Calibri"/>
      <w:bCs/>
      <w:noProof/>
      <w:snapToGrid w:val="0"/>
      <w:color w:val="3F3F3F" w:themeColor="text1"/>
      <w:sz w:val="16"/>
      <w:szCs w:val="20"/>
      <w:vertAlign w:val="superscript"/>
    </w:rPr>
  </w:style>
  <w:style w:type="paragraph" w:styleId="EndnoteText">
    <w:name w:val="endnote text"/>
    <w:basedOn w:val="Normal"/>
    <w:link w:val="EndnoteTextChar"/>
    <w:uiPriority w:val="54"/>
    <w:semiHidden/>
    <w:rsid w:val="004A18CC"/>
    <w:pPr>
      <w:spacing w:after="0"/>
    </w:pPr>
    <w:rPr>
      <w:sz w:val="16"/>
    </w:rPr>
  </w:style>
  <w:style w:type="character" w:customStyle="1" w:styleId="EndnoteTextChar">
    <w:name w:val="Endnote Text Char"/>
    <w:basedOn w:val="DefaultParagraphFont"/>
    <w:link w:val="EndnoteText"/>
    <w:uiPriority w:val="54"/>
    <w:semiHidden/>
    <w:rsid w:val="004A18CC"/>
    <w:rPr>
      <w:rFonts w:ascii="Arial" w:hAnsi="Arial"/>
      <w:sz w:val="16"/>
    </w:rPr>
  </w:style>
  <w:style w:type="character" w:styleId="EndnoteReference">
    <w:name w:val="endnote reference"/>
    <w:basedOn w:val="EndnoteTextChar"/>
    <w:uiPriority w:val="54"/>
    <w:semiHidden/>
    <w:rsid w:val="004A18CC"/>
    <w:rPr>
      <w:rFonts w:ascii="Arial" w:eastAsia="MS Mincho" w:hAnsi="Arial" w:cs="Calibri"/>
      <w:bCs w:val="0"/>
      <w:noProof/>
      <w:snapToGrid/>
      <w:color w:val="3F3F3F" w:themeColor="text1"/>
      <w:sz w:val="16"/>
      <w:szCs w:val="20"/>
      <w:vertAlign w:val="superscript"/>
    </w:rPr>
  </w:style>
  <w:style w:type="character" w:styleId="CommentReference">
    <w:name w:val="annotation reference"/>
    <w:basedOn w:val="DefaultParagraphFont"/>
    <w:uiPriority w:val="99"/>
    <w:semiHidden/>
    <w:rsid w:val="004A18CC"/>
    <w:rPr>
      <w:sz w:val="16"/>
      <w:szCs w:val="16"/>
    </w:rPr>
  </w:style>
  <w:style w:type="paragraph" w:styleId="CommentText">
    <w:name w:val="annotation text"/>
    <w:basedOn w:val="Normal"/>
    <w:link w:val="CommentTextChar"/>
    <w:uiPriority w:val="99"/>
    <w:semiHidden/>
    <w:locked/>
    <w:rsid w:val="004A18CC"/>
  </w:style>
  <w:style w:type="character" w:customStyle="1" w:styleId="CommentTextChar">
    <w:name w:val="Comment Text Char"/>
    <w:basedOn w:val="DefaultParagraphFont"/>
    <w:link w:val="CommentText"/>
    <w:uiPriority w:val="99"/>
    <w:semiHidden/>
    <w:rsid w:val="004A18CC"/>
    <w:rPr>
      <w:rFonts w:ascii="Arial" w:hAnsi="Arial"/>
    </w:rPr>
  </w:style>
  <w:style w:type="paragraph" w:styleId="CommentSubject">
    <w:name w:val="annotation subject"/>
    <w:basedOn w:val="CommentText"/>
    <w:next w:val="CommentText"/>
    <w:link w:val="CommentSubjectChar"/>
    <w:uiPriority w:val="99"/>
    <w:semiHidden/>
    <w:locked/>
    <w:rsid w:val="004A18CC"/>
    <w:pPr>
      <w:spacing w:line="240" w:lineRule="auto"/>
    </w:pPr>
    <w:rPr>
      <w:b/>
      <w:bCs/>
      <w:sz w:val="20"/>
      <w:szCs w:val="20"/>
    </w:rPr>
  </w:style>
  <w:style w:type="character" w:customStyle="1" w:styleId="CommentSubjectChar">
    <w:name w:val="Comment Subject Char"/>
    <w:basedOn w:val="CommentTextChar"/>
    <w:link w:val="CommentSubject"/>
    <w:uiPriority w:val="99"/>
    <w:semiHidden/>
    <w:rsid w:val="004A18CC"/>
    <w:rPr>
      <w:rFonts w:ascii="Arial" w:hAnsi="Arial"/>
      <w:b/>
      <w:bCs/>
      <w:sz w:val="20"/>
      <w:szCs w:val="20"/>
    </w:rPr>
  </w:style>
  <w:style w:type="paragraph" w:styleId="TableofFigures">
    <w:name w:val="table of figures"/>
    <w:basedOn w:val="Normal"/>
    <w:next w:val="Normal"/>
    <w:uiPriority w:val="99"/>
    <w:unhideWhenUsed/>
    <w:locked/>
    <w:rsid w:val="004A18CC"/>
    <w:pPr>
      <w:spacing w:after="0"/>
    </w:pPr>
  </w:style>
  <w:style w:type="table" w:styleId="LightShading-Accent5">
    <w:name w:val="Light Shading Accent 5"/>
    <w:basedOn w:val="TableNormal"/>
    <w:uiPriority w:val="60"/>
    <w:locked/>
    <w:rsid w:val="004A18CC"/>
    <w:pPr>
      <w:spacing w:after="0" w:line="240" w:lineRule="auto"/>
    </w:pPr>
    <w:rPr>
      <w:color w:val="607081" w:themeColor="accent5" w:themeShade="BF"/>
    </w:rPr>
    <w:tblPr>
      <w:tblStyleRowBandSize w:val="1"/>
      <w:tblStyleColBandSize w:val="1"/>
      <w:tblBorders>
        <w:top w:val="single" w:sz="8" w:space="0" w:color="8796A6" w:themeColor="accent5"/>
        <w:bottom w:val="single" w:sz="8" w:space="0" w:color="8796A6" w:themeColor="accent5"/>
      </w:tblBorders>
    </w:tblPr>
    <w:tblStylePr w:type="firstRow">
      <w:pPr>
        <w:spacing w:before="0" w:after="0" w:line="240" w:lineRule="auto"/>
      </w:pPr>
      <w:rPr>
        <w:b/>
        <w:bCs/>
      </w:rPr>
      <w:tblPr/>
      <w:tcPr>
        <w:tcBorders>
          <w:top w:val="single" w:sz="8" w:space="0" w:color="8796A6" w:themeColor="accent5"/>
          <w:left w:val="nil"/>
          <w:bottom w:val="single" w:sz="8" w:space="0" w:color="8796A6" w:themeColor="accent5"/>
          <w:right w:val="nil"/>
          <w:insideH w:val="nil"/>
          <w:insideV w:val="nil"/>
        </w:tcBorders>
      </w:tcPr>
    </w:tblStylePr>
    <w:tblStylePr w:type="lastRow">
      <w:pPr>
        <w:spacing w:before="0" w:after="0" w:line="240" w:lineRule="auto"/>
      </w:pPr>
      <w:rPr>
        <w:b/>
        <w:bCs/>
      </w:rPr>
      <w:tblPr/>
      <w:tcPr>
        <w:tcBorders>
          <w:top w:val="single" w:sz="8" w:space="0" w:color="8796A6" w:themeColor="accent5"/>
          <w:left w:val="nil"/>
          <w:bottom w:val="single" w:sz="8" w:space="0" w:color="8796A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1E5E9" w:themeFill="accent5" w:themeFillTint="3F"/>
      </w:tcPr>
    </w:tblStylePr>
    <w:tblStylePr w:type="band1Horz">
      <w:tblPr/>
      <w:tcPr>
        <w:tcBorders>
          <w:left w:val="nil"/>
          <w:right w:val="nil"/>
          <w:insideH w:val="nil"/>
          <w:insideV w:val="nil"/>
        </w:tcBorders>
        <w:shd w:val="clear" w:color="auto" w:fill="E1E5E9" w:themeFill="accent5" w:themeFillTint="3F"/>
      </w:tcPr>
    </w:tblStylePr>
  </w:style>
  <w:style w:type="table" w:customStyle="1" w:styleId="Bluetoothgrid">
    <w:name w:val="Bluetooth grid"/>
    <w:basedOn w:val="TableNormal"/>
    <w:uiPriority w:val="99"/>
    <w:rsid w:val="004A18CC"/>
    <w:pPr>
      <w:spacing w:beforeLines="40" w:after="0" w:line="240" w:lineRule="auto"/>
    </w:pPr>
    <w:rPr>
      <w:sz w:val="20"/>
    </w:rPr>
    <w:tblPr>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Arial" w:hAnsi="Arial"/>
        <w:b w:val="0"/>
        <w:sz w:val="20"/>
      </w:rPr>
      <w:tblPr/>
      <w:tcPr>
        <w:shd w:val="clear" w:color="auto" w:fill="F2F2F2" w:themeFill="background1" w:themeFillShade="F2"/>
      </w:tcPr>
    </w:tblStylePr>
  </w:style>
  <w:style w:type="paragraph" w:customStyle="1" w:styleId="Tableheading">
    <w:name w:val="Table heading"/>
    <w:basedOn w:val="Normal"/>
    <w:uiPriority w:val="1"/>
    <w:rsid w:val="004A18CC"/>
    <w:pPr>
      <w:spacing w:before="40" w:after="40"/>
    </w:pPr>
    <w:rPr>
      <w:b/>
      <w:sz w:val="20"/>
    </w:rPr>
  </w:style>
  <w:style w:type="table" w:styleId="ColorfulList-Accent1">
    <w:name w:val="Colorful List Accent 1"/>
    <w:basedOn w:val="TableNormal"/>
    <w:uiPriority w:val="72"/>
    <w:locked/>
    <w:rsid w:val="004A18CC"/>
    <w:pPr>
      <w:spacing w:after="0"/>
    </w:pPr>
    <w:rPr>
      <w:color w:val="3F3F3F" w:themeColor="text1"/>
    </w:rPr>
    <w:tblPr>
      <w:tblStyleRowBandSize w:val="1"/>
      <w:tblStyleColBandSize w:val="1"/>
    </w:tblPr>
    <w:tcPr>
      <w:shd w:val="clear" w:color="auto" w:fill="E5EFF9" w:themeFill="accent1" w:themeFillTint="19"/>
    </w:tcPr>
    <w:tblStylePr w:type="firstRow">
      <w:rPr>
        <w:b/>
        <w:bCs/>
        <w:color w:val="FFFFFF" w:themeColor="background1"/>
      </w:rPr>
      <w:tblPr/>
      <w:tcPr>
        <w:tcBorders>
          <w:bottom w:val="single" w:sz="12" w:space="0" w:color="FFFFFF" w:themeColor="background1"/>
        </w:tcBorders>
        <w:shd w:val="clear" w:color="auto" w:fill="CC5100" w:themeFill="accent2" w:themeFillShade="CC"/>
      </w:tcPr>
    </w:tblStylePr>
    <w:tblStylePr w:type="lastRow">
      <w:rPr>
        <w:b/>
        <w:bCs/>
        <w:color w:val="CC5100" w:themeColor="accent2" w:themeShade="CC"/>
      </w:rPr>
      <w:tblPr/>
      <w:tcPr>
        <w:tcBorders>
          <w:top w:val="single" w:sz="12" w:space="0" w:color="3F3F3F"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FD7F2" w:themeFill="accent1" w:themeFillTint="3F"/>
      </w:tcPr>
    </w:tblStylePr>
    <w:tblStylePr w:type="band1Horz">
      <w:tblPr/>
      <w:tcPr>
        <w:shd w:val="clear" w:color="auto" w:fill="CBDEF4" w:themeFill="accent1" w:themeFillTint="33"/>
      </w:tcPr>
    </w:tblStylePr>
  </w:style>
  <w:style w:type="table" w:styleId="ColorfulList-Accent2">
    <w:name w:val="Colorful List Accent 2"/>
    <w:basedOn w:val="TableNormal"/>
    <w:uiPriority w:val="72"/>
    <w:locked/>
    <w:rsid w:val="004A18CC"/>
    <w:pPr>
      <w:spacing w:after="0"/>
    </w:pPr>
    <w:rPr>
      <w:color w:val="3F3F3F" w:themeColor="text1"/>
    </w:rPr>
    <w:tblPr>
      <w:tblStyleRowBandSize w:val="1"/>
      <w:tblStyleColBandSize w:val="1"/>
    </w:tblPr>
    <w:tcPr>
      <w:shd w:val="clear" w:color="auto" w:fill="FFF0E6" w:themeFill="accent2" w:themeFillTint="19"/>
    </w:tcPr>
    <w:tblStylePr w:type="firstRow">
      <w:rPr>
        <w:b/>
        <w:bCs/>
        <w:color w:val="FFFFFF" w:themeColor="background1"/>
      </w:rPr>
      <w:tblPr/>
      <w:tcPr>
        <w:tcBorders>
          <w:bottom w:val="single" w:sz="12" w:space="0" w:color="FFFFFF" w:themeColor="background1"/>
        </w:tcBorders>
        <w:shd w:val="clear" w:color="auto" w:fill="CC5100" w:themeFill="accent2" w:themeFillShade="CC"/>
      </w:tcPr>
    </w:tblStylePr>
    <w:tblStylePr w:type="lastRow">
      <w:rPr>
        <w:b/>
        <w:bCs/>
        <w:color w:val="CC5100" w:themeColor="accent2" w:themeShade="CC"/>
      </w:rPr>
      <w:tblPr/>
      <w:tcPr>
        <w:tcBorders>
          <w:top w:val="single" w:sz="12" w:space="0" w:color="3F3F3F"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D9C0" w:themeFill="accent2" w:themeFillTint="3F"/>
      </w:tcPr>
    </w:tblStylePr>
    <w:tblStylePr w:type="band1Horz">
      <w:tblPr/>
      <w:tcPr>
        <w:shd w:val="clear" w:color="auto" w:fill="FFE0CC" w:themeFill="accent2" w:themeFillTint="33"/>
      </w:tcPr>
    </w:tblStylePr>
  </w:style>
  <w:style w:type="table" w:styleId="ColorfulList-Accent3">
    <w:name w:val="Colorful List Accent 3"/>
    <w:basedOn w:val="TableNormal"/>
    <w:uiPriority w:val="72"/>
    <w:locked/>
    <w:rsid w:val="004A18CC"/>
    <w:pPr>
      <w:spacing w:after="0"/>
    </w:pPr>
    <w:rPr>
      <w:color w:val="3F3F3F" w:themeColor="text1"/>
    </w:rPr>
    <w:tblPr>
      <w:tblStyleRowBandSize w:val="1"/>
      <w:tblStyleColBandSize w:val="1"/>
    </w:tblPr>
    <w:tcPr>
      <w:shd w:val="clear" w:color="auto" w:fill="FFF7EA" w:themeFill="accent3" w:themeFillTint="19"/>
    </w:tcPr>
    <w:tblStylePr w:type="firstRow">
      <w:rPr>
        <w:b/>
        <w:bCs/>
        <w:color w:val="FFFFFF" w:themeColor="background1"/>
      </w:rPr>
      <w:tblPr/>
      <w:tcPr>
        <w:tcBorders>
          <w:bottom w:val="single" w:sz="12" w:space="0" w:color="FFFFFF" w:themeColor="background1"/>
        </w:tcBorders>
        <w:shd w:val="clear" w:color="auto" w:fill="CC7800" w:themeFill="accent4" w:themeFillShade="CC"/>
      </w:tcPr>
    </w:tblStylePr>
    <w:tblStylePr w:type="lastRow">
      <w:rPr>
        <w:b/>
        <w:bCs/>
        <w:color w:val="CC7800" w:themeColor="accent4" w:themeShade="CC"/>
      </w:rPr>
      <w:tblPr/>
      <w:tcPr>
        <w:tcBorders>
          <w:top w:val="single" w:sz="12" w:space="0" w:color="3F3F3F"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DCC" w:themeFill="accent3" w:themeFillTint="3F"/>
      </w:tcPr>
    </w:tblStylePr>
    <w:tblStylePr w:type="band1Horz">
      <w:tblPr/>
      <w:tcPr>
        <w:shd w:val="clear" w:color="auto" w:fill="FFF0D6" w:themeFill="accent3" w:themeFillTint="33"/>
      </w:tcPr>
    </w:tblStylePr>
  </w:style>
  <w:style w:type="table" w:styleId="ColorfulList-Accent4">
    <w:name w:val="Colorful List Accent 4"/>
    <w:basedOn w:val="TableNormal"/>
    <w:uiPriority w:val="72"/>
    <w:locked/>
    <w:rsid w:val="004A18CC"/>
    <w:pPr>
      <w:spacing w:after="0"/>
    </w:pPr>
    <w:rPr>
      <w:color w:val="3F3F3F" w:themeColor="text1"/>
    </w:rPr>
    <w:tblPr>
      <w:tblStyleRowBandSize w:val="1"/>
      <w:tblStyleColBandSize w:val="1"/>
    </w:tblPr>
    <w:tcPr>
      <w:shd w:val="clear" w:color="auto" w:fill="FFF4E6" w:themeFill="accent4" w:themeFillTint="19"/>
    </w:tcPr>
    <w:tblStylePr w:type="firstRow">
      <w:rPr>
        <w:b/>
        <w:bCs/>
        <w:color w:val="FFFFFF" w:themeColor="background1"/>
      </w:rPr>
      <w:tblPr/>
      <w:tcPr>
        <w:tcBorders>
          <w:bottom w:val="single" w:sz="12" w:space="0" w:color="FFFFFF" w:themeColor="background1"/>
        </w:tcBorders>
        <w:shd w:val="clear" w:color="auto" w:fill="F49F00" w:themeFill="accent3" w:themeFillShade="CC"/>
      </w:tcPr>
    </w:tblStylePr>
    <w:tblStylePr w:type="lastRow">
      <w:rPr>
        <w:b/>
        <w:bCs/>
        <w:color w:val="F49F00" w:themeColor="accent3" w:themeShade="CC"/>
      </w:rPr>
      <w:tblPr/>
      <w:tcPr>
        <w:tcBorders>
          <w:top w:val="single" w:sz="12" w:space="0" w:color="3F3F3F"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5C0" w:themeFill="accent4" w:themeFillTint="3F"/>
      </w:tcPr>
    </w:tblStylePr>
    <w:tblStylePr w:type="band1Horz">
      <w:tblPr/>
      <w:tcPr>
        <w:shd w:val="clear" w:color="auto" w:fill="FFEACC" w:themeFill="accent4" w:themeFillTint="33"/>
      </w:tcPr>
    </w:tblStylePr>
  </w:style>
  <w:style w:type="table" w:styleId="ColorfulList-Accent5">
    <w:name w:val="Colorful List Accent 5"/>
    <w:basedOn w:val="TableNormal"/>
    <w:uiPriority w:val="72"/>
    <w:locked/>
    <w:rsid w:val="004A18CC"/>
    <w:pPr>
      <w:spacing w:after="0"/>
    </w:pPr>
    <w:rPr>
      <w:color w:val="3F3F3F" w:themeColor="text1"/>
    </w:rPr>
    <w:tblPr>
      <w:tblStyleRowBandSize w:val="1"/>
      <w:tblStyleColBandSize w:val="1"/>
    </w:tblPr>
    <w:tcPr>
      <w:shd w:val="clear" w:color="auto" w:fill="F3F4F6" w:themeFill="accent5" w:themeFillTint="19"/>
    </w:tcPr>
    <w:tblStylePr w:type="firstRow">
      <w:rPr>
        <w:b/>
        <w:bCs/>
        <w:color w:val="FFFFFF" w:themeColor="background1"/>
      </w:rPr>
      <w:tblPr/>
      <w:tcPr>
        <w:tcBorders>
          <w:bottom w:val="single" w:sz="12" w:space="0" w:color="FFFFFF" w:themeColor="background1"/>
        </w:tcBorders>
        <w:shd w:val="clear" w:color="auto" w:fill="909090" w:themeFill="accent6" w:themeFillShade="CC"/>
      </w:tcPr>
    </w:tblStylePr>
    <w:tblStylePr w:type="lastRow">
      <w:rPr>
        <w:b/>
        <w:bCs/>
        <w:color w:val="909090" w:themeColor="accent6" w:themeShade="CC"/>
      </w:rPr>
      <w:tblPr/>
      <w:tcPr>
        <w:tcBorders>
          <w:top w:val="single" w:sz="12" w:space="0" w:color="3F3F3F"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1E5E9" w:themeFill="accent5" w:themeFillTint="3F"/>
      </w:tcPr>
    </w:tblStylePr>
    <w:tblStylePr w:type="band1Horz">
      <w:tblPr/>
      <w:tcPr>
        <w:shd w:val="clear" w:color="auto" w:fill="E6E9ED" w:themeFill="accent5" w:themeFillTint="33"/>
      </w:tcPr>
    </w:tblStylePr>
  </w:style>
  <w:style w:type="table" w:styleId="ColorfulShading-Accent6">
    <w:name w:val="Colorful Shading Accent 6"/>
    <w:basedOn w:val="TableNormal"/>
    <w:uiPriority w:val="71"/>
    <w:locked/>
    <w:rsid w:val="004A18CC"/>
    <w:pPr>
      <w:spacing w:after="0"/>
    </w:pPr>
    <w:rPr>
      <w:color w:val="3F3F3F" w:themeColor="text1"/>
    </w:rPr>
    <w:tblPr>
      <w:tblStyleRowBandSize w:val="1"/>
      <w:tblStyleColBandSize w:val="1"/>
      <w:tblBorders>
        <w:top w:val="single" w:sz="24" w:space="0" w:color="8796A6" w:themeColor="accent5"/>
        <w:left w:val="single" w:sz="4" w:space="0" w:color="B5B5B5" w:themeColor="accent6"/>
        <w:bottom w:val="single" w:sz="4" w:space="0" w:color="B5B5B5" w:themeColor="accent6"/>
        <w:right w:val="single" w:sz="4" w:space="0" w:color="B5B5B5" w:themeColor="accent6"/>
        <w:insideH w:val="single" w:sz="4" w:space="0" w:color="FFFFFF" w:themeColor="background1"/>
        <w:insideV w:val="single" w:sz="4" w:space="0" w:color="FFFFFF" w:themeColor="background1"/>
      </w:tblBorders>
    </w:tblPr>
    <w:tcPr>
      <w:shd w:val="clear" w:color="auto" w:fill="F7F7F7" w:themeFill="accent6" w:themeFillTint="19"/>
    </w:tcPr>
    <w:tblStylePr w:type="firstRow">
      <w:rPr>
        <w:b/>
        <w:bCs/>
      </w:rPr>
      <w:tblPr/>
      <w:tcPr>
        <w:tcBorders>
          <w:top w:val="nil"/>
          <w:left w:val="nil"/>
          <w:bottom w:val="single" w:sz="24" w:space="0" w:color="8796A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C6C6C" w:themeFill="accent6" w:themeFillShade="99"/>
      </w:tcPr>
    </w:tblStylePr>
    <w:tblStylePr w:type="firstCol">
      <w:rPr>
        <w:color w:val="FFFFFF" w:themeColor="background1"/>
      </w:rPr>
      <w:tblPr/>
      <w:tcPr>
        <w:tcBorders>
          <w:top w:val="nil"/>
          <w:left w:val="nil"/>
          <w:bottom w:val="nil"/>
          <w:right w:val="nil"/>
          <w:insideH w:val="single" w:sz="4" w:space="0" w:color="6C6C6C" w:themeColor="accent6" w:themeShade="99"/>
          <w:insideV w:val="nil"/>
        </w:tcBorders>
        <w:shd w:val="clear" w:color="auto" w:fill="6C6C6C"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6C6C6C" w:themeFill="accent6" w:themeFillShade="99"/>
      </w:tcPr>
    </w:tblStylePr>
    <w:tblStylePr w:type="band1Vert">
      <w:tblPr/>
      <w:tcPr>
        <w:shd w:val="clear" w:color="auto" w:fill="E1E1E1" w:themeFill="accent6" w:themeFillTint="66"/>
      </w:tcPr>
    </w:tblStylePr>
    <w:tblStylePr w:type="band1Horz">
      <w:tblPr/>
      <w:tcPr>
        <w:shd w:val="clear" w:color="auto" w:fill="DADADA" w:themeFill="accent6" w:themeFillTint="7F"/>
      </w:tcPr>
    </w:tblStylePr>
    <w:tblStylePr w:type="neCell">
      <w:rPr>
        <w:color w:val="3F3F3F" w:themeColor="text1"/>
      </w:rPr>
    </w:tblStylePr>
    <w:tblStylePr w:type="nwCell">
      <w:rPr>
        <w:color w:val="3F3F3F" w:themeColor="text1"/>
      </w:rPr>
    </w:tblStylePr>
  </w:style>
  <w:style w:type="table" w:styleId="DarkList-Accent1">
    <w:name w:val="Dark List Accent 1"/>
    <w:basedOn w:val="TableNormal"/>
    <w:uiPriority w:val="70"/>
    <w:locked/>
    <w:rsid w:val="004A18CC"/>
    <w:pPr>
      <w:spacing w:after="0"/>
    </w:pPr>
    <w:rPr>
      <w:color w:val="FFFFFF" w:themeColor="background1"/>
    </w:rPr>
    <w:tblPr>
      <w:tblStyleRowBandSize w:val="1"/>
      <w:tblStyleColBandSize w:val="1"/>
    </w:tblPr>
    <w:tcPr>
      <w:shd w:val="clear" w:color="auto" w:fill="2260A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3F3F3F" w:themeFill="text1"/>
      </w:tcPr>
    </w:tblStylePr>
    <w:tblStylePr w:type="lastRow">
      <w:tblPr/>
      <w:tcPr>
        <w:tcBorders>
          <w:top w:val="single" w:sz="18" w:space="0" w:color="FFFFFF" w:themeColor="background1"/>
          <w:left w:val="nil"/>
          <w:bottom w:val="nil"/>
          <w:right w:val="nil"/>
          <w:insideH w:val="nil"/>
          <w:insideV w:val="nil"/>
        </w:tcBorders>
        <w:shd w:val="clear" w:color="auto" w:fill="112F52"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19477B"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19477B" w:themeFill="accent1" w:themeFillShade="BF"/>
      </w:tcPr>
    </w:tblStylePr>
    <w:tblStylePr w:type="band1Vert">
      <w:tblPr/>
      <w:tcPr>
        <w:tcBorders>
          <w:top w:val="nil"/>
          <w:left w:val="nil"/>
          <w:bottom w:val="nil"/>
          <w:right w:val="nil"/>
          <w:insideH w:val="nil"/>
          <w:insideV w:val="nil"/>
        </w:tcBorders>
        <w:shd w:val="clear" w:color="auto" w:fill="19477B" w:themeFill="accent1" w:themeFillShade="BF"/>
      </w:tcPr>
    </w:tblStylePr>
    <w:tblStylePr w:type="band1Horz">
      <w:tblPr/>
      <w:tcPr>
        <w:tcBorders>
          <w:top w:val="nil"/>
          <w:left w:val="nil"/>
          <w:bottom w:val="nil"/>
          <w:right w:val="nil"/>
          <w:insideH w:val="nil"/>
          <w:insideV w:val="nil"/>
        </w:tcBorders>
        <w:shd w:val="clear" w:color="auto" w:fill="19477B" w:themeFill="accent1" w:themeFillShade="BF"/>
      </w:tcPr>
    </w:tblStylePr>
  </w:style>
  <w:style w:type="table" w:styleId="DarkList-Accent2">
    <w:name w:val="Dark List Accent 2"/>
    <w:basedOn w:val="TableNormal"/>
    <w:uiPriority w:val="70"/>
    <w:locked/>
    <w:rsid w:val="004A18CC"/>
    <w:pPr>
      <w:spacing w:after="0"/>
    </w:pPr>
    <w:rPr>
      <w:color w:val="FFFFFF" w:themeColor="background1"/>
    </w:rPr>
    <w:tblPr>
      <w:tblStyleRowBandSize w:val="1"/>
      <w:tblStyleColBandSize w:val="1"/>
    </w:tblPr>
    <w:tcPr>
      <w:shd w:val="clear" w:color="auto" w:fill="FF66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3F3F3F" w:themeFill="text1"/>
      </w:tcPr>
    </w:tblStylePr>
    <w:tblStylePr w:type="lastRow">
      <w:tblPr/>
      <w:tcPr>
        <w:tcBorders>
          <w:top w:val="single" w:sz="18" w:space="0" w:color="FFFFFF" w:themeColor="background1"/>
          <w:left w:val="nil"/>
          <w:bottom w:val="nil"/>
          <w:right w:val="nil"/>
          <w:insideH w:val="nil"/>
          <w:insideV w:val="nil"/>
        </w:tcBorders>
        <w:shd w:val="clear" w:color="auto" w:fill="7F32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4C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4C00" w:themeFill="accent2" w:themeFillShade="BF"/>
      </w:tcPr>
    </w:tblStylePr>
    <w:tblStylePr w:type="band1Vert">
      <w:tblPr/>
      <w:tcPr>
        <w:tcBorders>
          <w:top w:val="nil"/>
          <w:left w:val="nil"/>
          <w:bottom w:val="nil"/>
          <w:right w:val="nil"/>
          <w:insideH w:val="nil"/>
          <w:insideV w:val="nil"/>
        </w:tcBorders>
        <w:shd w:val="clear" w:color="auto" w:fill="BF4C00" w:themeFill="accent2" w:themeFillShade="BF"/>
      </w:tcPr>
    </w:tblStylePr>
    <w:tblStylePr w:type="band1Horz">
      <w:tblPr/>
      <w:tcPr>
        <w:tcBorders>
          <w:top w:val="nil"/>
          <w:left w:val="nil"/>
          <w:bottom w:val="nil"/>
          <w:right w:val="nil"/>
          <w:insideH w:val="nil"/>
          <w:insideV w:val="nil"/>
        </w:tcBorders>
        <w:shd w:val="clear" w:color="auto" w:fill="BF4C00" w:themeFill="accent2" w:themeFillShade="BF"/>
      </w:tcPr>
    </w:tblStylePr>
  </w:style>
  <w:style w:type="table" w:styleId="DarkList-Accent4">
    <w:name w:val="Dark List Accent 4"/>
    <w:basedOn w:val="TableNormal"/>
    <w:uiPriority w:val="70"/>
    <w:locked/>
    <w:rsid w:val="004A18CC"/>
    <w:pPr>
      <w:spacing w:after="0"/>
    </w:pPr>
    <w:rPr>
      <w:color w:val="FFFFFF" w:themeColor="background1"/>
    </w:rPr>
    <w:tblPr>
      <w:tblStyleRowBandSize w:val="1"/>
      <w:tblStyleColBandSize w:val="1"/>
    </w:tblPr>
    <w:tcPr>
      <w:shd w:val="clear" w:color="auto" w:fill="FF96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3F3F3F" w:themeFill="text1"/>
      </w:tcPr>
    </w:tblStylePr>
    <w:tblStylePr w:type="lastRow">
      <w:tblPr/>
      <w:tcPr>
        <w:tcBorders>
          <w:top w:val="single" w:sz="18" w:space="0" w:color="FFFFFF" w:themeColor="background1"/>
          <w:left w:val="nil"/>
          <w:bottom w:val="nil"/>
          <w:right w:val="nil"/>
          <w:insideH w:val="nil"/>
          <w:insideV w:val="nil"/>
        </w:tcBorders>
        <w:shd w:val="clear" w:color="auto" w:fill="7F4A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70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7000" w:themeFill="accent4" w:themeFillShade="BF"/>
      </w:tcPr>
    </w:tblStylePr>
    <w:tblStylePr w:type="band1Vert">
      <w:tblPr/>
      <w:tcPr>
        <w:tcBorders>
          <w:top w:val="nil"/>
          <w:left w:val="nil"/>
          <w:bottom w:val="nil"/>
          <w:right w:val="nil"/>
          <w:insideH w:val="nil"/>
          <w:insideV w:val="nil"/>
        </w:tcBorders>
        <w:shd w:val="clear" w:color="auto" w:fill="BF7000" w:themeFill="accent4" w:themeFillShade="BF"/>
      </w:tcPr>
    </w:tblStylePr>
    <w:tblStylePr w:type="band1Horz">
      <w:tblPr/>
      <w:tcPr>
        <w:tcBorders>
          <w:top w:val="nil"/>
          <w:left w:val="nil"/>
          <w:bottom w:val="nil"/>
          <w:right w:val="nil"/>
          <w:insideH w:val="nil"/>
          <w:insideV w:val="nil"/>
        </w:tcBorders>
        <w:shd w:val="clear" w:color="auto" w:fill="BF7000" w:themeFill="accent4" w:themeFillShade="BF"/>
      </w:tcPr>
    </w:tblStylePr>
  </w:style>
  <w:style w:type="table" w:styleId="DarkList-Accent5">
    <w:name w:val="Dark List Accent 5"/>
    <w:basedOn w:val="TableNormal"/>
    <w:uiPriority w:val="70"/>
    <w:locked/>
    <w:rsid w:val="004A18CC"/>
    <w:pPr>
      <w:spacing w:after="0"/>
    </w:pPr>
    <w:rPr>
      <w:color w:val="FFFFFF" w:themeColor="background1"/>
    </w:rPr>
    <w:tblPr>
      <w:tblStyleRowBandSize w:val="1"/>
      <w:tblStyleColBandSize w:val="1"/>
    </w:tblPr>
    <w:tcPr>
      <w:shd w:val="clear" w:color="auto" w:fill="8796A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3F3F3F" w:themeFill="text1"/>
      </w:tcPr>
    </w:tblStylePr>
    <w:tblStylePr w:type="lastRow">
      <w:tblPr/>
      <w:tcPr>
        <w:tcBorders>
          <w:top w:val="single" w:sz="18" w:space="0" w:color="FFFFFF" w:themeColor="background1"/>
          <w:left w:val="nil"/>
          <w:bottom w:val="nil"/>
          <w:right w:val="nil"/>
          <w:insideH w:val="nil"/>
          <w:insideV w:val="nil"/>
        </w:tcBorders>
        <w:shd w:val="clear" w:color="auto" w:fill="3F4A55"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607081"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607081" w:themeFill="accent5" w:themeFillShade="BF"/>
      </w:tcPr>
    </w:tblStylePr>
    <w:tblStylePr w:type="band1Vert">
      <w:tblPr/>
      <w:tcPr>
        <w:tcBorders>
          <w:top w:val="nil"/>
          <w:left w:val="nil"/>
          <w:bottom w:val="nil"/>
          <w:right w:val="nil"/>
          <w:insideH w:val="nil"/>
          <w:insideV w:val="nil"/>
        </w:tcBorders>
        <w:shd w:val="clear" w:color="auto" w:fill="607081" w:themeFill="accent5" w:themeFillShade="BF"/>
      </w:tcPr>
    </w:tblStylePr>
    <w:tblStylePr w:type="band1Horz">
      <w:tblPr/>
      <w:tcPr>
        <w:tcBorders>
          <w:top w:val="nil"/>
          <w:left w:val="nil"/>
          <w:bottom w:val="nil"/>
          <w:right w:val="nil"/>
          <w:insideH w:val="nil"/>
          <w:insideV w:val="nil"/>
        </w:tcBorders>
        <w:shd w:val="clear" w:color="auto" w:fill="607081" w:themeFill="accent5" w:themeFillShade="BF"/>
      </w:tcPr>
    </w:tblStylePr>
  </w:style>
  <w:style w:type="table" w:styleId="LightList-Accent5">
    <w:name w:val="Light List Accent 5"/>
    <w:basedOn w:val="TableNormal"/>
    <w:uiPriority w:val="61"/>
    <w:locked/>
    <w:rsid w:val="004A18CC"/>
    <w:pPr>
      <w:spacing w:after="0"/>
    </w:pPr>
    <w:rPr>
      <w:color w:val="3F3F3F" w:themeColor="text1"/>
    </w:rPr>
    <w:tblPr>
      <w:tblStyleRowBandSize w:val="1"/>
      <w:tblStyleColBandSize w:val="1"/>
      <w:tblBorders>
        <w:top w:val="single" w:sz="8" w:space="0" w:color="8796A6" w:themeColor="accent5"/>
        <w:left w:val="single" w:sz="8" w:space="0" w:color="8796A6" w:themeColor="accent5"/>
        <w:bottom w:val="single" w:sz="8" w:space="0" w:color="8796A6" w:themeColor="accent5"/>
        <w:right w:val="single" w:sz="8" w:space="0" w:color="8796A6" w:themeColor="accent5"/>
      </w:tblBorders>
    </w:tblPr>
    <w:tblStylePr w:type="firstRow">
      <w:pPr>
        <w:spacing w:before="0" w:after="0" w:line="240" w:lineRule="auto"/>
      </w:pPr>
      <w:rPr>
        <w:b/>
        <w:bCs/>
        <w:color w:val="FFFFFF" w:themeColor="background1"/>
      </w:rPr>
      <w:tblPr/>
      <w:tcPr>
        <w:shd w:val="clear" w:color="auto" w:fill="8796A6" w:themeFill="accent5"/>
      </w:tcPr>
    </w:tblStylePr>
    <w:tblStylePr w:type="lastRow">
      <w:pPr>
        <w:spacing w:before="0" w:after="0" w:line="240" w:lineRule="auto"/>
      </w:pPr>
      <w:rPr>
        <w:b/>
        <w:bCs/>
      </w:rPr>
      <w:tblPr/>
      <w:tcPr>
        <w:tcBorders>
          <w:top w:val="double" w:sz="6" w:space="0" w:color="8796A6" w:themeColor="accent5"/>
          <w:left w:val="single" w:sz="8" w:space="0" w:color="8796A6" w:themeColor="accent5"/>
          <w:bottom w:val="single" w:sz="8" w:space="0" w:color="8796A6" w:themeColor="accent5"/>
          <w:right w:val="single" w:sz="8" w:space="0" w:color="8796A6" w:themeColor="accent5"/>
        </w:tcBorders>
      </w:tcPr>
    </w:tblStylePr>
    <w:tblStylePr w:type="firstCol">
      <w:rPr>
        <w:b/>
        <w:bCs/>
      </w:rPr>
    </w:tblStylePr>
    <w:tblStylePr w:type="lastCol">
      <w:rPr>
        <w:b/>
        <w:bCs/>
      </w:rPr>
    </w:tblStylePr>
    <w:tblStylePr w:type="band1Vert">
      <w:tblPr/>
      <w:tcPr>
        <w:tcBorders>
          <w:top w:val="single" w:sz="8" w:space="0" w:color="8796A6" w:themeColor="accent5"/>
          <w:left w:val="single" w:sz="8" w:space="0" w:color="8796A6" w:themeColor="accent5"/>
          <w:bottom w:val="single" w:sz="8" w:space="0" w:color="8796A6" w:themeColor="accent5"/>
          <w:right w:val="single" w:sz="8" w:space="0" w:color="8796A6" w:themeColor="accent5"/>
        </w:tcBorders>
      </w:tcPr>
    </w:tblStylePr>
    <w:tblStylePr w:type="band1Horz">
      <w:tblPr/>
      <w:tcPr>
        <w:tcBorders>
          <w:top w:val="single" w:sz="8" w:space="0" w:color="8796A6" w:themeColor="accent5"/>
          <w:left w:val="single" w:sz="8" w:space="0" w:color="8796A6" w:themeColor="accent5"/>
          <w:bottom w:val="single" w:sz="8" w:space="0" w:color="8796A6" w:themeColor="accent5"/>
          <w:right w:val="single" w:sz="8" w:space="0" w:color="8796A6" w:themeColor="accent5"/>
        </w:tcBorders>
      </w:tcPr>
    </w:tblStylePr>
  </w:style>
  <w:style w:type="table" w:styleId="LightList-Accent6">
    <w:name w:val="Light List Accent 6"/>
    <w:basedOn w:val="TableNormal"/>
    <w:uiPriority w:val="61"/>
    <w:locked/>
    <w:rsid w:val="004A18CC"/>
    <w:pPr>
      <w:spacing w:after="0"/>
    </w:pPr>
    <w:rPr>
      <w:color w:val="3F3F3F" w:themeColor="text1"/>
    </w:rPr>
    <w:tblPr>
      <w:tblStyleRowBandSize w:val="1"/>
      <w:tblStyleColBandSize w:val="1"/>
      <w:tblBorders>
        <w:top w:val="single" w:sz="8" w:space="0" w:color="B5B5B5" w:themeColor="accent6"/>
        <w:left w:val="single" w:sz="8" w:space="0" w:color="B5B5B5" w:themeColor="accent6"/>
        <w:bottom w:val="single" w:sz="8" w:space="0" w:color="B5B5B5" w:themeColor="accent6"/>
        <w:right w:val="single" w:sz="8" w:space="0" w:color="B5B5B5" w:themeColor="accent6"/>
      </w:tblBorders>
    </w:tblPr>
    <w:tblStylePr w:type="firstRow">
      <w:pPr>
        <w:spacing w:before="0" w:after="0" w:line="240" w:lineRule="auto"/>
      </w:pPr>
      <w:rPr>
        <w:b/>
        <w:bCs/>
        <w:color w:val="FFFFFF" w:themeColor="background1"/>
      </w:rPr>
      <w:tblPr/>
      <w:tcPr>
        <w:shd w:val="clear" w:color="auto" w:fill="B5B5B5" w:themeFill="accent6"/>
      </w:tcPr>
    </w:tblStylePr>
    <w:tblStylePr w:type="lastRow">
      <w:pPr>
        <w:spacing w:before="0" w:after="0" w:line="240" w:lineRule="auto"/>
      </w:pPr>
      <w:rPr>
        <w:b/>
        <w:bCs/>
      </w:rPr>
      <w:tblPr/>
      <w:tcPr>
        <w:tcBorders>
          <w:top w:val="double" w:sz="6" w:space="0" w:color="B5B5B5" w:themeColor="accent6"/>
          <w:left w:val="single" w:sz="8" w:space="0" w:color="B5B5B5" w:themeColor="accent6"/>
          <w:bottom w:val="single" w:sz="8" w:space="0" w:color="B5B5B5" w:themeColor="accent6"/>
          <w:right w:val="single" w:sz="8" w:space="0" w:color="B5B5B5" w:themeColor="accent6"/>
        </w:tcBorders>
      </w:tcPr>
    </w:tblStylePr>
    <w:tblStylePr w:type="firstCol">
      <w:rPr>
        <w:b/>
        <w:bCs/>
      </w:rPr>
    </w:tblStylePr>
    <w:tblStylePr w:type="lastCol">
      <w:rPr>
        <w:b/>
        <w:bCs/>
      </w:rPr>
    </w:tblStylePr>
    <w:tblStylePr w:type="band1Vert">
      <w:tblPr/>
      <w:tcPr>
        <w:tcBorders>
          <w:top w:val="single" w:sz="8" w:space="0" w:color="B5B5B5" w:themeColor="accent6"/>
          <w:left w:val="single" w:sz="8" w:space="0" w:color="B5B5B5" w:themeColor="accent6"/>
          <w:bottom w:val="single" w:sz="8" w:space="0" w:color="B5B5B5" w:themeColor="accent6"/>
          <w:right w:val="single" w:sz="8" w:space="0" w:color="B5B5B5" w:themeColor="accent6"/>
        </w:tcBorders>
      </w:tcPr>
    </w:tblStylePr>
    <w:tblStylePr w:type="band1Horz">
      <w:tblPr/>
      <w:tcPr>
        <w:tcBorders>
          <w:top w:val="single" w:sz="8" w:space="0" w:color="B5B5B5" w:themeColor="accent6"/>
          <w:left w:val="single" w:sz="8" w:space="0" w:color="B5B5B5" w:themeColor="accent6"/>
          <w:bottom w:val="single" w:sz="8" w:space="0" w:color="B5B5B5" w:themeColor="accent6"/>
          <w:right w:val="single" w:sz="8" w:space="0" w:color="B5B5B5" w:themeColor="accent6"/>
        </w:tcBorders>
      </w:tcPr>
    </w:tblStylePr>
  </w:style>
  <w:style w:type="table" w:styleId="LightShading-Accent6">
    <w:name w:val="Light Shading Accent 6"/>
    <w:basedOn w:val="TableNormal"/>
    <w:uiPriority w:val="60"/>
    <w:locked/>
    <w:rsid w:val="004A18CC"/>
    <w:pPr>
      <w:spacing w:after="0"/>
    </w:pPr>
    <w:rPr>
      <w:color w:val="878787" w:themeColor="accent6" w:themeShade="BF"/>
    </w:rPr>
    <w:tblPr>
      <w:tblStyleRowBandSize w:val="1"/>
      <w:tblStyleColBandSize w:val="1"/>
      <w:tblBorders>
        <w:top w:val="single" w:sz="8" w:space="0" w:color="B5B5B5" w:themeColor="accent6"/>
        <w:bottom w:val="single" w:sz="8" w:space="0" w:color="B5B5B5" w:themeColor="accent6"/>
      </w:tblBorders>
    </w:tblPr>
    <w:tblStylePr w:type="firstRow">
      <w:pPr>
        <w:spacing w:before="0" w:after="0" w:line="240" w:lineRule="auto"/>
      </w:pPr>
      <w:rPr>
        <w:b/>
        <w:bCs/>
      </w:rPr>
      <w:tblPr/>
      <w:tcPr>
        <w:tcBorders>
          <w:top w:val="single" w:sz="8" w:space="0" w:color="B5B5B5" w:themeColor="accent6"/>
          <w:left w:val="nil"/>
          <w:bottom w:val="single" w:sz="8" w:space="0" w:color="B5B5B5" w:themeColor="accent6"/>
          <w:right w:val="nil"/>
          <w:insideH w:val="nil"/>
          <w:insideV w:val="nil"/>
        </w:tcBorders>
      </w:tcPr>
    </w:tblStylePr>
    <w:tblStylePr w:type="lastRow">
      <w:pPr>
        <w:spacing w:before="0" w:after="0" w:line="240" w:lineRule="auto"/>
      </w:pPr>
      <w:rPr>
        <w:b/>
        <w:bCs/>
      </w:rPr>
      <w:tblPr/>
      <w:tcPr>
        <w:tcBorders>
          <w:top w:val="single" w:sz="8" w:space="0" w:color="B5B5B5" w:themeColor="accent6"/>
          <w:left w:val="nil"/>
          <w:bottom w:val="single" w:sz="8" w:space="0" w:color="B5B5B5"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CECEC" w:themeFill="accent6" w:themeFillTint="3F"/>
      </w:tcPr>
    </w:tblStylePr>
    <w:tblStylePr w:type="band1Horz">
      <w:tblPr/>
      <w:tcPr>
        <w:tcBorders>
          <w:left w:val="nil"/>
          <w:right w:val="nil"/>
          <w:insideH w:val="nil"/>
          <w:insideV w:val="nil"/>
        </w:tcBorders>
        <w:shd w:val="clear" w:color="auto" w:fill="ECECEC" w:themeFill="accent6" w:themeFillTint="3F"/>
      </w:tcPr>
    </w:tblStylePr>
  </w:style>
  <w:style w:type="table" w:styleId="MediumGrid1-Accent5">
    <w:name w:val="Medium Grid 1 Accent 5"/>
    <w:basedOn w:val="TableNormal"/>
    <w:uiPriority w:val="67"/>
    <w:locked/>
    <w:rsid w:val="004A18CC"/>
    <w:pPr>
      <w:spacing w:after="0"/>
    </w:pPr>
    <w:rPr>
      <w:color w:val="3F3F3F" w:themeColor="text1"/>
    </w:rPr>
    <w:tblPr>
      <w:tblStyleRowBandSize w:val="1"/>
      <w:tblStyleColBandSize w:val="1"/>
      <w:tblBorders>
        <w:top w:val="single" w:sz="8" w:space="0" w:color="A5B0BC" w:themeColor="accent5" w:themeTint="BF"/>
        <w:left w:val="single" w:sz="8" w:space="0" w:color="A5B0BC" w:themeColor="accent5" w:themeTint="BF"/>
        <w:bottom w:val="single" w:sz="8" w:space="0" w:color="A5B0BC" w:themeColor="accent5" w:themeTint="BF"/>
        <w:right w:val="single" w:sz="8" w:space="0" w:color="A5B0BC" w:themeColor="accent5" w:themeTint="BF"/>
        <w:insideH w:val="single" w:sz="8" w:space="0" w:color="A5B0BC" w:themeColor="accent5" w:themeTint="BF"/>
        <w:insideV w:val="single" w:sz="8" w:space="0" w:color="A5B0BC" w:themeColor="accent5" w:themeTint="BF"/>
      </w:tblBorders>
    </w:tblPr>
    <w:tcPr>
      <w:shd w:val="clear" w:color="auto" w:fill="E1E5E9" w:themeFill="accent5" w:themeFillTint="3F"/>
    </w:tcPr>
    <w:tblStylePr w:type="firstRow">
      <w:rPr>
        <w:b/>
        <w:bCs/>
      </w:rPr>
    </w:tblStylePr>
    <w:tblStylePr w:type="lastRow">
      <w:rPr>
        <w:b/>
        <w:bCs/>
      </w:rPr>
      <w:tblPr/>
      <w:tcPr>
        <w:tcBorders>
          <w:top w:val="single" w:sz="18" w:space="0" w:color="A5B0BC" w:themeColor="accent5" w:themeTint="BF"/>
        </w:tcBorders>
      </w:tcPr>
    </w:tblStylePr>
    <w:tblStylePr w:type="firstCol">
      <w:rPr>
        <w:b/>
        <w:bCs/>
      </w:rPr>
    </w:tblStylePr>
    <w:tblStylePr w:type="lastCol">
      <w:rPr>
        <w:b/>
        <w:bCs/>
      </w:rPr>
    </w:tblStylePr>
    <w:tblStylePr w:type="band1Vert">
      <w:tblPr/>
      <w:tcPr>
        <w:shd w:val="clear" w:color="auto" w:fill="C3CAD2" w:themeFill="accent5" w:themeFillTint="7F"/>
      </w:tcPr>
    </w:tblStylePr>
    <w:tblStylePr w:type="band1Horz">
      <w:tblPr/>
      <w:tcPr>
        <w:shd w:val="clear" w:color="auto" w:fill="C3CAD2" w:themeFill="accent5" w:themeFillTint="7F"/>
      </w:tcPr>
    </w:tblStylePr>
  </w:style>
  <w:style w:type="table" w:styleId="MediumGrid2-Accent6">
    <w:name w:val="Medium Grid 2 Accent 6"/>
    <w:basedOn w:val="TableNormal"/>
    <w:uiPriority w:val="68"/>
    <w:locked/>
    <w:rsid w:val="004A18CC"/>
    <w:pPr>
      <w:spacing w:after="0"/>
    </w:pPr>
    <w:rPr>
      <w:rFonts w:eastAsiaTheme="majorEastAsia" w:cstheme="majorBidi"/>
      <w:color w:val="3F3F3F" w:themeColor="text1"/>
    </w:rPr>
    <w:tblPr>
      <w:tblStyleRowBandSize w:val="1"/>
      <w:tblStyleColBandSize w:val="1"/>
      <w:tblBorders>
        <w:top w:val="single" w:sz="8" w:space="0" w:color="B5B5B5" w:themeColor="accent6"/>
        <w:left w:val="single" w:sz="8" w:space="0" w:color="B5B5B5" w:themeColor="accent6"/>
        <w:bottom w:val="single" w:sz="8" w:space="0" w:color="B5B5B5" w:themeColor="accent6"/>
        <w:right w:val="single" w:sz="8" w:space="0" w:color="B5B5B5" w:themeColor="accent6"/>
        <w:insideH w:val="single" w:sz="8" w:space="0" w:color="B5B5B5" w:themeColor="accent6"/>
        <w:insideV w:val="single" w:sz="8" w:space="0" w:color="B5B5B5" w:themeColor="accent6"/>
      </w:tblBorders>
    </w:tblPr>
    <w:tcPr>
      <w:shd w:val="clear" w:color="auto" w:fill="ECECEC" w:themeFill="accent6" w:themeFillTint="3F"/>
    </w:tcPr>
    <w:tblStylePr w:type="firstRow">
      <w:rPr>
        <w:b/>
        <w:bCs/>
        <w:color w:val="3F3F3F" w:themeColor="text1"/>
      </w:rPr>
      <w:tblPr/>
      <w:tcPr>
        <w:shd w:val="clear" w:color="auto" w:fill="F7F7F7" w:themeFill="accent6" w:themeFillTint="19"/>
      </w:tcPr>
    </w:tblStylePr>
    <w:tblStylePr w:type="lastRow">
      <w:rPr>
        <w:b/>
        <w:bCs/>
        <w:color w:val="3F3F3F" w:themeColor="text1"/>
      </w:rPr>
      <w:tblPr/>
      <w:tcPr>
        <w:tcBorders>
          <w:top w:val="single" w:sz="12" w:space="0" w:color="3F3F3F" w:themeColor="text1"/>
          <w:left w:val="nil"/>
          <w:bottom w:val="nil"/>
          <w:right w:val="nil"/>
          <w:insideH w:val="nil"/>
          <w:insideV w:val="nil"/>
        </w:tcBorders>
        <w:shd w:val="clear" w:color="auto" w:fill="FFFFFF" w:themeFill="background1"/>
      </w:tcPr>
    </w:tblStylePr>
    <w:tblStylePr w:type="firstCol">
      <w:rPr>
        <w:b/>
        <w:bCs/>
        <w:color w:val="3F3F3F"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3F3F3F" w:themeColor="text1"/>
      </w:rPr>
      <w:tblPr/>
      <w:tcPr>
        <w:tcBorders>
          <w:top w:val="nil"/>
          <w:left w:val="nil"/>
          <w:bottom w:val="nil"/>
          <w:right w:val="nil"/>
          <w:insideH w:val="nil"/>
          <w:insideV w:val="nil"/>
        </w:tcBorders>
        <w:shd w:val="clear" w:color="auto" w:fill="F0F0F0" w:themeFill="accent6" w:themeFillTint="33"/>
      </w:tcPr>
    </w:tblStylePr>
    <w:tblStylePr w:type="band1Vert">
      <w:tblPr/>
      <w:tcPr>
        <w:shd w:val="clear" w:color="auto" w:fill="DADADA" w:themeFill="accent6" w:themeFillTint="7F"/>
      </w:tcPr>
    </w:tblStylePr>
    <w:tblStylePr w:type="band1Horz">
      <w:tblPr/>
      <w:tcPr>
        <w:tcBorders>
          <w:insideH w:val="single" w:sz="6" w:space="0" w:color="B5B5B5" w:themeColor="accent6"/>
          <w:insideV w:val="single" w:sz="6" w:space="0" w:color="B5B5B5" w:themeColor="accent6"/>
        </w:tcBorders>
        <w:shd w:val="clear" w:color="auto" w:fill="DADADA" w:themeFill="accent6" w:themeFillTint="7F"/>
      </w:tcPr>
    </w:tblStylePr>
    <w:tblStylePr w:type="nwCell">
      <w:tblPr/>
      <w:tcPr>
        <w:shd w:val="clear" w:color="auto" w:fill="FFFFFF" w:themeFill="background1"/>
      </w:tcPr>
    </w:tblStylePr>
  </w:style>
  <w:style w:type="table" w:styleId="MediumGrid3-Accent1">
    <w:name w:val="Medium Grid 3 Accent 1"/>
    <w:basedOn w:val="TableNormal"/>
    <w:uiPriority w:val="69"/>
    <w:locked/>
    <w:rsid w:val="004A18CC"/>
    <w:pPr>
      <w:spacing w:after="0"/>
    </w:pPr>
    <w:rPr>
      <w:color w:val="3F3F3F" w:themeColor="text1"/>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FD7F2"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260A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260A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260A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260A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EAEE4"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EAEE4" w:themeFill="accent1" w:themeFillTint="7F"/>
      </w:tcPr>
    </w:tblStylePr>
  </w:style>
  <w:style w:type="table" w:styleId="MediumGrid3-Accent2">
    <w:name w:val="Medium Grid 3 Accent 2"/>
    <w:basedOn w:val="TableNormal"/>
    <w:uiPriority w:val="69"/>
    <w:locked/>
    <w:rsid w:val="004A18CC"/>
    <w:pPr>
      <w:spacing w:after="0"/>
    </w:pPr>
    <w:rPr>
      <w:color w:val="3F3F3F" w:themeColor="text1"/>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D9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66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66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66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66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2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280" w:themeFill="accent2" w:themeFillTint="7F"/>
      </w:tcPr>
    </w:tblStylePr>
  </w:style>
  <w:style w:type="table" w:styleId="MediumGrid3-Accent3">
    <w:name w:val="Medium Grid 3 Accent 3"/>
    <w:basedOn w:val="TableNormal"/>
    <w:uiPriority w:val="69"/>
    <w:locked/>
    <w:rsid w:val="004A18CC"/>
    <w:pPr>
      <w:spacing w:after="0"/>
    </w:pPr>
    <w:rPr>
      <w:color w:val="3F3F3F" w:themeColor="text1"/>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DCC"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B932"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B932"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B932"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B932"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B98"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B98" w:themeFill="accent3" w:themeFillTint="7F"/>
      </w:tcPr>
    </w:tblStylePr>
  </w:style>
  <w:style w:type="table" w:styleId="MediumGrid3-Accent4">
    <w:name w:val="Medium Grid 3 Accent 4"/>
    <w:basedOn w:val="TableNormal"/>
    <w:uiPriority w:val="69"/>
    <w:locked/>
    <w:rsid w:val="004A18CC"/>
    <w:pPr>
      <w:spacing w:after="0"/>
    </w:pPr>
    <w:rPr>
      <w:color w:val="3F3F3F" w:themeColor="text1"/>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5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96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96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96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96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CA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CA80" w:themeFill="accent4" w:themeFillTint="7F"/>
      </w:tcPr>
    </w:tblStylePr>
  </w:style>
  <w:style w:type="table" w:styleId="MediumGrid3-Accent5">
    <w:name w:val="Medium Grid 3 Accent 5"/>
    <w:basedOn w:val="TableNormal"/>
    <w:uiPriority w:val="69"/>
    <w:locked/>
    <w:rsid w:val="004A18CC"/>
    <w:pPr>
      <w:spacing w:after="0"/>
    </w:pPr>
    <w:rPr>
      <w:color w:val="3F3F3F" w:themeColor="text1"/>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1E5E9"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796A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796A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796A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796A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3CAD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3CAD2" w:themeFill="accent5" w:themeFillTint="7F"/>
      </w:tcPr>
    </w:tblStylePr>
  </w:style>
  <w:style w:type="table" w:styleId="MediumGrid3-Accent6">
    <w:name w:val="Medium Grid 3 Accent 6"/>
    <w:basedOn w:val="TableNormal"/>
    <w:uiPriority w:val="69"/>
    <w:locked/>
    <w:rsid w:val="004A18CC"/>
    <w:pPr>
      <w:spacing w:after="0"/>
    </w:pPr>
    <w:rPr>
      <w:color w:val="3F3F3F" w:themeColor="text1"/>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CECEC"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5B5B5"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5B5B5"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5B5B5"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5B5B5"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ADADA"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ADADA" w:themeFill="accent6" w:themeFillTint="7F"/>
      </w:tcPr>
    </w:tblStylePr>
  </w:style>
  <w:style w:type="table" w:styleId="MediumShading1-Accent6">
    <w:name w:val="Medium Shading 1 Accent 6"/>
    <w:basedOn w:val="TableNormal"/>
    <w:uiPriority w:val="63"/>
    <w:locked/>
    <w:rsid w:val="004A18CC"/>
    <w:pPr>
      <w:spacing w:after="0"/>
    </w:pPr>
    <w:rPr>
      <w:color w:val="3F3F3F" w:themeColor="text1"/>
    </w:rPr>
    <w:tblPr>
      <w:tblStyleRowBandSize w:val="1"/>
      <w:tblStyleColBandSize w:val="1"/>
      <w:tblBorders>
        <w:top w:val="single" w:sz="8" w:space="0" w:color="C7C7C7" w:themeColor="accent6" w:themeTint="BF"/>
        <w:left w:val="single" w:sz="8" w:space="0" w:color="C7C7C7" w:themeColor="accent6" w:themeTint="BF"/>
        <w:bottom w:val="single" w:sz="8" w:space="0" w:color="C7C7C7" w:themeColor="accent6" w:themeTint="BF"/>
        <w:right w:val="single" w:sz="8" w:space="0" w:color="C7C7C7" w:themeColor="accent6" w:themeTint="BF"/>
        <w:insideH w:val="single" w:sz="8" w:space="0" w:color="C7C7C7" w:themeColor="accent6" w:themeTint="BF"/>
      </w:tblBorders>
    </w:tblPr>
    <w:tblStylePr w:type="firstRow">
      <w:pPr>
        <w:spacing w:before="0" w:after="0" w:line="240" w:lineRule="auto"/>
      </w:pPr>
      <w:rPr>
        <w:b/>
        <w:bCs/>
        <w:color w:val="FFFFFF" w:themeColor="background1"/>
      </w:rPr>
      <w:tblPr/>
      <w:tcPr>
        <w:tcBorders>
          <w:top w:val="single" w:sz="8" w:space="0" w:color="C7C7C7" w:themeColor="accent6" w:themeTint="BF"/>
          <w:left w:val="single" w:sz="8" w:space="0" w:color="C7C7C7" w:themeColor="accent6" w:themeTint="BF"/>
          <w:bottom w:val="single" w:sz="8" w:space="0" w:color="C7C7C7" w:themeColor="accent6" w:themeTint="BF"/>
          <w:right w:val="single" w:sz="8" w:space="0" w:color="C7C7C7" w:themeColor="accent6" w:themeTint="BF"/>
          <w:insideH w:val="nil"/>
          <w:insideV w:val="nil"/>
        </w:tcBorders>
        <w:shd w:val="clear" w:color="auto" w:fill="B5B5B5" w:themeFill="accent6"/>
      </w:tcPr>
    </w:tblStylePr>
    <w:tblStylePr w:type="lastRow">
      <w:pPr>
        <w:spacing w:before="0" w:after="0" w:line="240" w:lineRule="auto"/>
      </w:pPr>
      <w:rPr>
        <w:b/>
        <w:bCs/>
      </w:rPr>
      <w:tblPr/>
      <w:tcPr>
        <w:tcBorders>
          <w:top w:val="double" w:sz="6" w:space="0" w:color="C7C7C7" w:themeColor="accent6" w:themeTint="BF"/>
          <w:left w:val="single" w:sz="8" w:space="0" w:color="C7C7C7" w:themeColor="accent6" w:themeTint="BF"/>
          <w:bottom w:val="single" w:sz="8" w:space="0" w:color="C7C7C7" w:themeColor="accent6" w:themeTint="BF"/>
          <w:right w:val="single" w:sz="8" w:space="0" w:color="C7C7C7" w:themeColor="accent6" w:themeTint="BF"/>
          <w:insideH w:val="nil"/>
          <w:insideV w:val="nil"/>
        </w:tcBorders>
      </w:tcPr>
    </w:tblStylePr>
    <w:tblStylePr w:type="firstCol">
      <w:rPr>
        <w:b/>
        <w:bCs/>
      </w:rPr>
    </w:tblStylePr>
    <w:tblStylePr w:type="lastCol">
      <w:rPr>
        <w:b/>
        <w:bCs/>
      </w:rPr>
    </w:tblStylePr>
    <w:tblStylePr w:type="band1Vert">
      <w:tblPr/>
      <w:tcPr>
        <w:shd w:val="clear" w:color="auto" w:fill="ECECEC" w:themeFill="accent6" w:themeFillTint="3F"/>
      </w:tcPr>
    </w:tblStylePr>
    <w:tblStylePr w:type="band1Horz">
      <w:tblPr/>
      <w:tcPr>
        <w:tcBorders>
          <w:insideH w:val="nil"/>
          <w:insideV w:val="nil"/>
        </w:tcBorders>
        <w:shd w:val="clear" w:color="auto" w:fill="ECECEC" w:themeFill="accent6" w:themeFillTint="3F"/>
      </w:tcPr>
    </w:tblStylePr>
    <w:tblStylePr w:type="band2Horz">
      <w:tblPr/>
      <w:tcPr>
        <w:tcBorders>
          <w:insideH w:val="nil"/>
          <w:insideV w:val="nil"/>
        </w:tcBorders>
      </w:tcPr>
    </w:tblStylePr>
  </w:style>
  <w:style w:type="paragraph" w:customStyle="1" w:styleId="Bodyspace-above">
    <w:name w:val="Body space-above"/>
    <w:basedOn w:val="Normal"/>
    <w:uiPriority w:val="1"/>
    <w:qFormat/>
    <w:rsid w:val="004A18CC"/>
    <w:pPr>
      <w:spacing w:before="120"/>
    </w:pPr>
    <w:rPr>
      <w:bCs/>
      <w:snapToGrid w:val="0"/>
    </w:rPr>
  </w:style>
  <w:style w:type="character" w:styleId="FollowedHyperlink">
    <w:name w:val="FollowedHyperlink"/>
    <w:basedOn w:val="DefaultParagraphFont"/>
    <w:uiPriority w:val="4"/>
    <w:unhideWhenUsed/>
    <w:rsid w:val="004A18CC"/>
    <w:rPr>
      <w:color w:val="8796A6" w:themeColor="followedHyperlink"/>
      <w:u w:val="single"/>
    </w:rPr>
  </w:style>
  <w:style w:type="character" w:styleId="HTMLVariable">
    <w:name w:val="HTML Variable"/>
    <w:basedOn w:val="DefaultParagraphFont"/>
    <w:uiPriority w:val="99"/>
    <w:unhideWhenUsed/>
    <w:locked/>
    <w:rsid w:val="004A18CC"/>
    <w:rPr>
      <w:i/>
      <w:iCs/>
    </w:rPr>
  </w:style>
  <w:style w:type="table" w:styleId="LightShading-Accent2">
    <w:name w:val="Light Shading Accent 2"/>
    <w:basedOn w:val="TableNormal"/>
    <w:uiPriority w:val="60"/>
    <w:locked/>
    <w:rsid w:val="004A18CC"/>
    <w:pPr>
      <w:spacing w:after="0"/>
    </w:pPr>
    <w:rPr>
      <w:color w:val="BF4C00" w:themeColor="accent2" w:themeShade="BF"/>
    </w:rPr>
    <w:tblPr>
      <w:tblStyleRowBandSize w:val="1"/>
      <w:tblStyleColBandSize w:val="1"/>
      <w:tblBorders>
        <w:top w:val="single" w:sz="8" w:space="0" w:color="FF6600" w:themeColor="accent2"/>
        <w:bottom w:val="single" w:sz="8" w:space="0" w:color="FF6600" w:themeColor="accent2"/>
      </w:tblBorders>
    </w:tblPr>
    <w:tblStylePr w:type="firstRow">
      <w:pPr>
        <w:spacing w:before="0" w:after="0" w:line="240" w:lineRule="auto"/>
      </w:pPr>
      <w:rPr>
        <w:b/>
        <w:bCs/>
      </w:rPr>
      <w:tblPr/>
      <w:tcPr>
        <w:tcBorders>
          <w:top w:val="single" w:sz="8" w:space="0" w:color="FF6600" w:themeColor="accent2"/>
          <w:left w:val="nil"/>
          <w:bottom w:val="single" w:sz="8" w:space="0" w:color="FF6600" w:themeColor="accent2"/>
          <w:right w:val="nil"/>
          <w:insideH w:val="nil"/>
          <w:insideV w:val="nil"/>
        </w:tcBorders>
      </w:tcPr>
    </w:tblStylePr>
    <w:tblStylePr w:type="lastRow">
      <w:pPr>
        <w:spacing w:before="0" w:after="0" w:line="240" w:lineRule="auto"/>
      </w:pPr>
      <w:rPr>
        <w:b/>
        <w:bCs/>
      </w:rPr>
      <w:tblPr/>
      <w:tcPr>
        <w:tcBorders>
          <w:top w:val="single" w:sz="8" w:space="0" w:color="FF6600" w:themeColor="accent2"/>
          <w:left w:val="nil"/>
          <w:bottom w:val="single" w:sz="8" w:space="0" w:color="FF66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D9C0" w:themeFill="accent2" w:themeFillTint="3F"/>
      </w:tcPr>
    </w:tblStylePr>
    <w:tblStylePr w:type="band1Horz">
      <w:tblPr/>
      <w:tcPr>
        <w:tcBorders>
          <w:left w:val="nil"/>
          <w:right w:val="nil"/>
          <w:insideH w:val="nil"/>
          <w:insideV w:val="nil"/>
        </w:tcBorders>
        <w:shd w:val="clear" w:color="auto" w:fill="FFD9C0" w:themeFill="accent2" w:themeFillTint="3F"/>
      </w:tcPr>
    </w:tblStylePr>
  </w:style>
  <w:style w:type="table" w:styleId="LightGrid-Accent2">
    <w:name w:val="Light Grid Accent 2"/>
    <w:basedOn w:val="TableNormal"/>
    <w:uiPriority w:val="62"/>
    <w:locked/>
    <w:rsid w:val="004A18CC"/>
    <w:pPr>
      <w:spacing w:after="0"/>
    </w:pPr>
    <w:tblPr>
      <w:tblStyleRowBandSize w:val="1"/>
      <w:tblStyleColBandSize w:val="1"/>
      <w:tblBorders>
        <w:top w:val="single" w:sz="8" w:space="0" w:color="FF6600" w:themeColor="accent2"/>
        <w:left w:val="single" w:sz="8" w:space="0" w:color="FF6600" w:themeColor="accent2"/>
        <w:bottom w:val="single" w:sz="8" w:space="0" w:color="FF6600" w:themeColor="accent2"/>
        <w:right w:val="single" w:sz="8" w:space="0" w:color="FF6600" w:themeColor="accent2"/>
        <w:insideH w:val="single" w:sz="8" w:space="0" w:color="FF6600" w:themeColor="accent2"/>
        <w:insideV w:val="single" w:sz="8" w:space="0" w:color="FF66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6600" w:themeColor="accent2"/>
          <w:left w:val="single" w:sz="8" w:space="0" w:color="FF6600" w:themeColor="accent2"/>
          <w:bottom w:val="single" w:sz="18" w:space="0" w:color="FF6600" w:themeColor="accent2"/>
          <w:right w:val="single" w:sz="8" w:space="0" w:color="FF6600" w:themeColor="accent2"/>
          <w:insideH w:val="nil"/>
          <w:insideV w:val="single" w:sz="8" w:space="0" w:color="FF66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6600" w:themeColor="accent2"/>
          <w:left w:val="single" w:sz="8" w:space="0" w:color="FF6600" w:themeColor="accent2"/>
          <w:bottom w:val="single" w:sz="8" w:space="0" w:color="FF6600" w:themeColor="accent2"/>
          <w:right w:val="single" w:sz="8" w:space="0" w:color="FF6600" w:themeColor="accent2"/>
          <w:insideH w:val="nil"/>
          <w:insideV w:val="single" w:sz="8" w:space="0" w:color="FF66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6600" w:themeColor="accent2"/>
          <w:left w:val="single" w:sz="8" w:space="0" w:color="FF6600" w:themeColor="accent2"/>
          <w:bottom w:val="single" w:sz="8" w:space="0" w:color="FF6600" w:themeColor="accent2"/>
          <w:right w:val="single" w:sz="8" w:space="0" w:color="FF6600" w:themeColor="accent2"/>
        </w:tcBorders>
      </w:tcPr>
    </w:tblStylePr>
    <w:tblStylePr w:type="band1Vert">
      <w:tblPr/>
      <w:tcPr>
        <w:tcBorders>
          <w:top w:val="single" w:sz="8" w:space="0" w:color="FF6600" w:themeColor="accent2"/>
          <w:left w:val="single" w:sz="8" w:space="0" w:color="FF6600" w:themeColor="accent2"/>
          <w:bottom w:val="single" w:sz="8" w:space="0" w:color="FF6600" w:themeColor="accent2"/>
          <w:right w:val="single" w:sz="8" w:space="0" w:color="FF6600" w:themeColor="accent2"/>
        </w:tcBorders>
        <w:shd w:val="clear" w:color="auto" w:fill="FFD9C0" w:themeFill="accent2" w:themeFillTint="3F"/>
      </w:tcPr>
    </w:tblStylePr>
    <w:tblStylePr w:type="band1Horz">
      <w:tblPr/>
      <w:tcPr>
        <w:tcBorders>
          <w:top w:val="single" w:sz="8" w:space="0" w:color="FF6600" w:themeColor="accent2"/>
          <w:left w:val="single" w:sz="8" w:space="0" w:color="FF6600" w:themeColor="accent2"/>
          <w:bottom w:val="single" w:sz="8" w:space="0" w:color="FF6600" w:themeColor="accent2"/>
          <w:right w:val="single" w:sz="8" w:space="0" w:color="FF6600" w:themeColor="accent2"/>
          <w:insideV w:val="single" w:sz="8" w:space="0" w:color="FF6600" w:themeColor="accent2"/>
        </w:tcBorders>
        <w:shd w:val="clear" w:color="auto" w:fill="FFD9C0" w:themeFill="accent2" w:themeFillTint="3F"/>
      </w:tcPr>
    </w:tblStylePr>
    <w:tblStylePr w:type="band2Horz">
      <w:tblPr/>
      <w:tcPr>
        <w:tcBorders>
          <w:top w:val="single" w:sz="8" w:space="0" w:color="FF6600" w:themeColor="accent2"/>
          <w:left w:val="single" w:sz="8" w:space="0" w:color="FF6600" w:themeColor="accent2"/>
          <w:bottom w:val="single" w:sz="8" w:space="0" w:color="FF6600" w:themeColor="accent2"/>
          <w:right w:val="single" w:sz="8" w:space="0" w:color="FF6600" w:themeColor="accent2"/>
          <w:insideV w:val="single" w:sz="8" w:space="0" w:color="FF6600" w:themeColor="accent2"/>
        </w:tcBorders>
      </w:tcPr>
    </w:tblStylePr>
  </w:style>
  <w:style w:type="table" w:styleId="LightShading-Accent3">
    <w:name w:val="Light Shading Accent 3"/>
    <w:basedOn w:val="TableNormal"/>
    <w:uiPriority w:val="60"/>
    <w:locked/>
    <w:rsid w:val="004A18CC"/>
    <w:pPr>
      <w:spacing w:after="0"/>
    </w:pPr>
    <w:rPr>
      <w:color w:val="E49500" w:themeColor="accent3" w:themeShade="BF"/>
    </w:rPr>
    <w:tblPr>
      <w:tblStyleRowBandSize w:val="1"/>
      <w:tblStyleColBandSize w:val="1"/>
      <w:tblBorders>
        <w:top w:val="single" w:sz="8" w:space="0" w:color="FFB932" w:themeColor="accent3"/>
        <w:bottom w:val="single" w:sz="8" w:space="0" w:color="FFB932" w:themeColor="accent3"/>
      </w:tblBorders>
    </w:tblPr>
    <w:tblStylePr w:type="firstRow">
      <w:pPr>
        <w:spacing w:before="0" w:after="0" w:line="240" w:lineRule="auto"/>
      </w:pPr>
      <w:rPr>
        <w:b/>
        <w:bCs/>
      </w:rPr>
      <w:tblPr/>
      <w:tcPr>
        <w:tcBorders>
          <w:top w:val="single" w:sz="8" w:space="0" w:color="FFB932" w:themeColor="accent3"/>
          <w:left w:val="nil"/>
          <w:bottom w:val="single" w:sz="8" w:space="0" w:color="FFB932" w:themeColor="accent3"/>
          <w:right w:val="nil"/>
          <w:insideH w:val="nil"/>
          <w:insideV w:val="nil"/>
        </w:tcBorders>
      </w:tcPr>
    </w:tblStylePr>
    <w:tblStylePr w:type="lastRow">
      <w:pPr>
        <w:spacing w:before="0" w:after="0" w:line="240" w:lineRule="auto"/>
      </w:pPr>
      <w:rPr>
        <w:b/>
        <w:bCs/>
      </w:rPr>
      <w:tblPr/>
      <w:tcPr>
        <w:tcBorders>
          <w:top w:val="single" w:sz="8" w:space="0" w:color="FFB932" w:themeColor="accent3"/>
          <w:left w:val="nil"/>
          <w:bottom w:val="single" w:sz="8" w:space="0" w:color="FFB932"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DCC" w:themeFill="accent3" w:themeFillTint="3F"/>
      </w:tcPr>
    </w:tblStylePr>
    <w:tblStylePr w:type="band1Horz">
      <w:tblPr/>
      <w:tcPr>
        <w:tcBorders>
          <w:left w:val="nil"/>
          <w:right w:val="nil"/>
          <w:insideH w:val="nil"/>
          <w:insideV w:val="nil"/>
        </w:tcBorders>
        <w:shd w:val="clear" w:color="auto" w:fill="FFEDCC" w:themeFill="accent3" w:themeFillTint="3F"/>
      </w:tcPr>
    </w:tblStylePr>
  </w:style>
  <w:style w:type="table" w:styleId="LightList-Accent3">
    <w:name w:val="Light List Accent 3"/>
    <w:basedOn w:val="TableNormal"/>
    <w:uiPriority w:val="61"/>
    <w:locked/>
    <w:rsid w:val="004A18CC"/>
    <w:pPr>
      <w:spacing w:after="0"/>
    </w:pPr>
    <w:tblPr>
      <w:tblStyleRowBandSize w:val="1"/>
      <w:tblStyleColBandSize w:val="1"/>
      <w:tblBorders>
        <w:top w:val="single" w:sz="8" w:space="0" w:color="FFB932" w:themeColor="accent3"/>
        <w:left w:val="single" w:sz="8" w:space="0" w:color="FFB932" w:themeColor="accent3"/>
        <w:bottom w:val="single" w:sz="8" w:space="0" w:color="FFB932" w:themeColor="accent3"/>
        <w:right w:val="single" w:sz="8" w:space="0" w:color="FFB932" w:themeColor="accent3"/>
      </w:tblBorders>
    </w:tblPr>
    <w:tblStylePr w:type="firstRow">
      <w:pPr>
        <w:spacing w:before="0" w:after="0" w:line="240" w:lineRule="auto"/>
      </w:pPr>
      <w:rPr>
        <w:b/>
        <w:bCs/>
        <w:color w:val="FFFFFF" w:themeColor="background1"/>
      </w:rPr>
      <w:tblPr/>
      <w:tcPr>
        <w:shd w:val="clear" w:color="auto" w:fill="FFB932" w:themeFill="accent3"/>
      </w:tcPr>
    </w:tblStylePr>
    <w:tblStylePr w:type="lastRow">
      <w:pPr>
        <w:spacing w:before="0" w:after="0" w:line="240" w:lineRule="auto"/>
      </w:pPr>
      <w:rPr>
        <w:b/>
        <w:bCs/>
      </w:rPr>
      <w:tblPr/>
      <w:tcPr>
        <w:tcBorders>
          <w:top w:val="double" w:sz="6" w:space="0" w:color="FFB932" w:themeColor="accent3"/>
          <w:left w:val="single" w:sz="8" w:space="0" w:color="FFB932" w:themeColor="accent3"/>
          <w:bottom w:val="single" w:sz="8" w:space="0" w:color="FFB932" w:themeColor="accent3"/>
          <w:right w:val="single" w:sz="8" w:space="0" w:color="FFB932" w:themeColor="accent3"/>
        </w:tcBorders>
      </w:tcPr>
    </w:tblStylePr>
    <w:tblStylePr w:type="firstCol">
      <w:rPr>
        <w:b/>
        <w:bCs/>
      </w:rPr>
    </w:tblStylePr>
    <w:tblStylePr w:type="lastCol">
      <w:rPr>
        <w:b/>
        <w:bCs/>
      </w:rPr>
    </w:tblStylePr>
    <w:tblStylePr w:type="band1Vert">
      <w:tblPr/>
      <w:tcPr>
        <w:tcBorders>
          <w:top w:val="single" w:sz="8" w:space="0" w:color="FFB932" w:themeColor="accent3"/>
          <w:left w:val="single" w:sz="8" w:space="0" w:color="FFB932" w:themeColor="accent3"/>
          <w:bottom w:val="single" w:sz="8" w:space="0" w:color="FFB932" w:themeColor="accent3"/>
          <w:right w:val="single" w:sz="8" w:space="0" w:color="FFB932" w:themeColor="accent3"/>
        </w:tcBorders>
      </w:tcPr>
    </w:tblStylePr>
    <w:tblStylePr w:type="band1Horz">
      <w:tblPr/>
      <w:tcPr>
        <w:tcBorders>
          <w:top w:val="single" w:sz="8" w:space="0" w:color="FFB932" w:themeColor="accent3"/>
          <w:left w:val="single" w:sz="8" w:space="0" w:color="FFB932" w:themeColor="accent3"/>
          <w:bottom w:val="single" w:sz="8" w:space="0" w:color="FFB932" w:themeColor="accent3"/>
          <w:right w:val="single" w:sz="8" w:space="0" w:color="FFB932" w:themeColor="accent3"/>
        </w:tcBorders>
      </w:tcPr>
    </w:tblStylePr>
  </w:style>
  <w:style w:type="table" w:styleId="LightShading-Accent4">
    <w:name w:val="Light Shading Accent 4"/>
    <w:basedOn w:val="TableNormal"/>
    <w:uiPriority w:val="60"/>
    <w:locked/>
    <w:rsid w:val="004A18CC"/>
    <w:pPr>
      <w:spacing w:after="0"/>
    </w:pPr>
    <w:rPr>
      <w:color w:val="BF7000" w:themeColor="accent4" w:themeShade="BF"/>
    </w:rPr>
    <w:tblPr>
      <w:tblStyleRowBandSize w:val="1"/>
      <w:tblStyleColBandSize w:val="1"/>
      <w:tblBorders>
        <w:top w:val="single" w:sz="8" w:space="0" w:color="FF9600" w:themeColor="accent4"/>
        <w:bottom w:val="single" w:sz="8" w:space="0" w:color="FF9600" w:themeColor="accent4"/>
      </w:tblBorders>
    </w:tblPr>
    <w:tblStylePr w:type="firstRow">
      <w:pPr>
        <w:spacing w:before="0" w:after="0" w:line="240" w:lineRule="auto"/>
      </w:pPr>
      <w:rPr>
        <w:b/>
        <w:bCs/>
      </w:rPr>
      <w:tblPr/>
      <w:tcPr>
        <w:tcBorders>
          <w:top w:val="single" w:sz="8" w:space="0" w:color="FF9600" w:themeColor="accent4"/>
          <w:left w:val="nil"/>
          <w:bottom w:val="single" w:sz="8" w:space="0" w:color="FF9600" w:themeColor="accent4"/>
          <w:right w:val="nil"/>
          <w:insideH w:val="nil"/>
          <w:insideV w:val="nil"/>
        </w:tcBorders>
      </w:tcPr>
    </w:tblStylePr>
    <w:tblStylePr w:type="lastRow">
      <w:pPr>
        <w:spacing w:before="0" w:after="0" w:line="240" w:lineRule="auto"/>
      </w:pPr>
      <w:rPr>
        <w:b/>
        <w:bCs/>
      </w:rPr>
      <w:tblPr/>
      <w:tcPr>
        <w:tcBorders>
          <w:top w:val="single" w:sz="8" w:space="0" w:color="FF9600" w:themeColor="accent4"/>
          <w:left w:val="nil"/>
          <w:bottom w:val="single" w:sz="8" w:space="0" w:color="FF96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5C0" w:themeFill="accent4" w:themeFillTint="3F"/>
      </w:tcPr>
    </w:tblStylePr>
    <w:tblStylePr w:type="band1Horz">
      <w:tblPr/>
      <w:tcPr>
        <w:tcBorders>
          <w:left w:val="nil"/>
          <w:right w:val="nil"/>
          <w:insideH w:val="nil"/>
          <w:insideV w:val="nil"/>
        </w:tcBorders>
        <w:shd w:val="clear" w:color="auto" w:fill="FFE5C0" w:themeFill="accent4" w:themeFillTint="3F"/>
      </w:tcPr>
    </w:tblStylePr>
  </w:style>
  <w:style w:type="table" w:styleId="LightList-Accent4">
    <w:name w:val="Light List Accent 4"/>
    <w:basedOn w:val="TableNormal"/>
    <w:uiPriority w:val="61"/>
    <w:locked/>
    <w:rsid w:val="004A18CC"/>
    <w:pPr>
      <w:spacing w:after="0"/>
    </w:pPr>
    <w:tblPr>
      <w:tblStyleRowBandSize w:val="1"/>
      <w:tblStyleColBandSize w:val="1"/>
      <w:tblBorders>
        <w:top w:val="single" w:sz="8" w:space="0" w:color="FF9600" w:themeColor="accent4"/>
        <w:left w:val="single" w:sz="8" w:space="0" w:color="FF9600" w:themeColor="accent4"/>
        <w:bottom w:val="single" w:sz="8" w:space="0" w:color="FF9600" w:themeColor="accent4"/>
        <w:right w:val="single" w:sz="8" w:space="0" w:color="FF9600" w:themeColor="accent4"/>
      </w:tblBorders>
    </w:tblPr>
    <w:tblStylePr w:type="firstRow">
      <w:pPr>
        <w:spacing w:before="0" w:after="0" w:line="240" w:lineRule="auto"/>
      </w:pPr>
      <w:rPr>
        <w:b/>
        <w:bCs/>
        <w:color w:val="FFFFFF" w:themeColor="background1"/>
      </w:rPr>
      <w:tblPr/>
      <w:tcPr>
        <w:shd w:val="clear" w:color="auto" w:fill="FF9600" w:themeFill="accent4"/>
      </w:tcPr>
    </w:tblStylePr>
    <w:tblStylePr w:type="lastRow">
      <w:pPr>
        <w:spacing w:before="0" w:after="0" w:line="240" w:lineRule="auto"/>
      </w:pPr>
      <w:rPr>
        <w:b/>
        <w:bCs/>
      </w:rPr>
      <w:tblPr/>
      <w:tcPr>
        <w:tcBorders>
          <w:top w:val="double" w:sz="6" w:space="0" w:color="FF9600" w:themeColor="accent4"/>
          <w:left w:val="single" w:sz="8" w:space="0" w:color="FF9600" w:themeColor="accent4"/>
          <w:bottom w:val="single" w:sz="8" w:space="0" w:color="FF9600" w:themeColor="accent4"/>
          <w:right w:val="single" w:sz="8" w:space="0" w:color="FF9600" w:themeColor="accent4"/>
        </w:tcBorders>
      </w:tcPr>
    </w:tblStylePr>
    <w:tblStylePr w:type="firstCol">
      <w:rPr>
        <w:b/>
        <w:bCs/>
      </w:rPr>
    </w:tblStylePr>
    <w:tblStylePr w:type="lastCol">
      <w:rPr>
        <w:b/>
        <w:bCs/>
      </w:rPr>
    </w:tblStylePr>
    <w:tblStylePr w:type="band1Vert">
      <w:tblPr/>
      <w:tcPr>
        <w:tcBorders>
          <w:top w:val="single" w:sz="8" w:space="0" w:color="FF9600" w:themeColor="accent4"/>
          <w:left w:val="single" w:sz="8" w:space="0" w:color="FF9600" w:themeColor="accent4"/>
          <w:bottom w:val="single" w:sz="8" w:space="0" w:color="FF9600" w:themeColor="accent4"/>
          <w:right w:val="single" w:sz="8" w:space="0" w:color="FF9600" w:themeColor="accent4"/>
        </w:tcBorders>
      </w:tcPr>
    </w:tblStylePr>
    <w:tblStylePr w:type="band1Horz">
      <w:tblPr/>
      <w:tcPr>
        <w:tcBorders>
          <w:top w:val="single" w:sz="8" w:space="0" w:color="FF9600" w:themeColor="accent4"/>
          <w:left w:val="single" w:sz="8" w:space="0" w:color="FF9600" w:themeColor="accent4"/>
          <w:bottom w:val="single" w:sz="8" w:space="0" w:color="FF9600" w:themeColor="accent4"/>
          <w:right w:val="single" w:sz="8" w:space="0" w:color="FF9600" w:themeColor="accent4"/>
        </w:tcBorders>
      </w:tcPr>
    </w:tblStylePr>
  </w:style>
  <w:style w:type="paragraph" w:styleId="DocumentMap">
    <w:name w:val="Document Map"/>
    <w:basedOn w:val="Normal"/>
    <w:link w:val="DocumentMapChar"/>
    <w:uiPriority w:val="99"/>
    <w:semiHidden/>
    <w:locked/>
    <w:rsid w:val="004A18CC"/>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4A18CC"/>
    <w:rPr>
      <w:rFonts w:ascii="Tahoma" w:hAnsi="Tahoma" w:cs="Tahoma"/>
      <w:sz w:val="16"/>
      <w:szCs w:val="16"/>
    </w:rPr>
  </w:style>
  <w:style w:type="table" w:styleId="LightShading">
    <w:name w:val="Light Shading"/>
    <w:basedOn w:val="TableNormal"/>
    <w:uiPriority w:val="60"/>
    <w:locked/>
    <w:rsid w:val="004A18CC"/>
    <w:pPr>
      <w:spacing w:after="0"/>
    </w:pPr>
    <w:rPr>
      <w:rFonts w:eastAsiaTheme="minorHAnsi"/>
      <w:color w:val="2F2F2F" w:themeColor="text1" w:themeShade="BF"/>
    </w:rPr>
    <w:tblPr>
      <w:tblStyleRowBandSize w:val="1"/>
      <w:tblStyleColBandSize w:val="1"/>
      <w:tblBorders>
        <w:top w:val="single" w:sz="8" w:space="0" w:color="3F3F3F" w:themeColor="text1"/>
        <w:bottom w:val="single" w:sz="8" w:space="0" w:color="3F3F3F" w:themeColor="text1"/>
      </w:tblBorders>
    </w:tblPr>
    <w:tblStylePr w:type="firstRow">
      <w:pPr>
        <w:spacing w:before="0" w:after="0" w:line="240" w:lineRule="auto"/>
      </w:pPr>
      <w:rPr>
        <w:b/>
        <w:bCs/>
      </w:rPr>
      <w:tblPr/>
      <w:tcPr>
        <w:tcBorders>
          <w:top w:val="single" w:sz="8" w:space="0" w:color="3F3F3F" w:themeColor="text1"/>
          <w:left w:val="nil"/>
          <w:bottom w:val="single" w:sz="8" w:space="0" w:color="3F3F3F" w:themeColor="text1"/>
          <w:right w:val="nil"/>
          <w:insideH w:val="nil"/>
          <w:insideV w:val="nil"/>
        </w:tcBorders>
      </w:tcPr>
    </w:tblStylePr>
    <w:tblStylePr w:type="lastRow">
      <w:pPr>
        <w:spacing w:before="0" w:after="0" w:line="240" w:lineRule="auto"/>
      </w:pPr>
      <w:rPr>
        <w:b/>
        <w:bCs/>
      </w:rPr>
      <w:tblPr/>
      <w:tcPr>
        <w:tcBorders>
          <w:top w:val="single" w:sz="8" w:space="0" w:color="3F3F3F" w:themeColor="text1"/>
          <w:left w:val="nil"/>
          <w:bottom w:val="single" w:sz="8" w:space="0" w:color="3F3F3F"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FCFCF" w:themeFill="text1" w:themeFillTint="3F"/>
      </w:tcPr>
    </w:tblStylePr>
    <w:tblStylePr w:type="band1Horz">
      <w:tblPr/>
      <w:tcPr>
        <w:tcBorders>
          <w:left w:val="nil"/>
          <w:right w:val="nil"/>
          <w:insideH w:val="nil"/>
          <w:insideV w:val="nil"/>
        </w:tcBorders>
        <w:shd w:val="clear" w:color="auto" w:fill="CFCFCF" w:themeFill="text1" w:themeFillTint="3F"/>
      </w:tcPr>
    </w:tblStylePr>
  </w:style>
  <w:style w:type="table" w:styleId="ColorfulList">
    <w:name w:val="Colorful List"/>
    <w:basedOn w:val="TableNormal"/>
    <w:uiPriority w:val="72"/>
    <w:locked/>
    <w:rsid w:val="004A18CC"/>
    <w:pPr>
      <w:spacing w:after="0"/>
    </w:pPr>
    <w:rPr>
      <w:color w:val="3F3F3F" w:themeColor="text1"/>
    </w:rPr>
    <w:tblPr>
      <w:tblStyleRowBandSize w:val="1"/>
      <w:tblStyleColBandSize w:val="1"/>
    </w:tblPr>
    <w:tcPr>
      <w:shd w:val="clear" w:color="auto" w:fill="ECECEC" w:themeFill="text1" w:themeFillTint="19"/>
    </w:tcPr>
    <w:tblStylePr w:type="firstRow">
      <w:rPr>
        <w:b/>
        <w:bCs/>
        <w:color w:val="FFFFFF" w:themeColor="background1"/>
      </w:rPr>
      <w:tblPr/>
      <w:tcPr>
        <w:tcBorders>
          <w:bottom w:val="single" w:sz="12" w:space="0" w:color="FFFFFF" w:themeColor="background1"/>
        </w:tcBorders>
        <w:shd w:val="clear" w:color="auto" w:fill="CC5100" w:themeFill="accent2" w:themeFillShade="CC"/>
      </w:tcPr>
    </w:tblStylePr>
    <w:tblStylePr w:type="lastRow">
      <w:rPr>
        <w:b/>
        <w:bCs/>
        <w:color w:val="CC5100" w:themeColor="accent2" w:themeShade="CC"/>
      </w:rPr>
      <w:tblPr/>
      <w:tcPr>
        <w:tcBorders>
          <w:top w:val="single" w:sz="12" w:space="0" w:color="3F3F3F"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FCFCF" w:themeFill="text1" w:themeFillTint="3F"/>
      </w:tcPr>
    </w:tblStylePr>
    <w:tblStylePr w:type="band1Horz">
      <w:tblPr/>
      <w:tcPr>
        <w:shd w:val="clear" w:color="auto" w:fill="D8D8D8" w:themeFill="text1" w:themeFillTint="33"/>
      </w:tcPr>
    </w:tblStylePr>
  </w:style>
  <w:style w:type="table" w:styleId="DarkList">
    <w:name w:val="Dark List"/>
    <w:basedOn w:val="TableNormal"/>
    <w:uiPriority w:val="70"/>
    <w:locked/>
    <w:rsid w:val="004A18CC"/>
    <w:pPr>
      <w:spacing w:after="0"/>
    </w:pPr>
    <w:rPr>
      <w:color w:val="FFFFFF" w:themeColor="background1"/>
    </w:rPr>
    <w:tblPr>
      <w:tblStyleRowBandSize w:val="1"/>
      <w:tblStyleColBandSize w:val="1"/>
    </w:tblPr>
    <w:tcPr>
      <w:shd w:val="clear" w:color="auto" w:fill="3F3F3F" w:themeFill="text1"/>
    </w:tcPr>
    <w:tblStylePr w:type="firstRow">
      <w:rPr>
        <w:b/>
        <w:bCs/>
      </w:rPr>
      <w:tblPr/>
      <w:tcPr>
        <w:tcBorders>
          <w:top w:val="nil"/>
          <w:left w:val="nil"/>
          <w:bottom w:val="single" w:sz="18" w:space="0" w:color="FFFFFF" w:themeColor="background1"/>
          <w:right w:val="nil"/>
          <w:insideH w:val="nil"/>
          <w:insideV w:val="nil"/>
        </w:tcBorders>
        <w:shd w:val="clear" w:color="auto" w:fill="3F3F3F" w:themeFill="text1"/>
      </w:tcPr>
    </w:tblStylePr>
    <w:tblStylePr w:type="lastRow">
      <w:tblPr/>
      <w:tcPr>
        <w:tcBorders>
          <w:top w:val="single" w:sz="18" w:space="0" w:color="FFFFFF" w:themeColor="background1"/>
          <w:left w:val="nil"/>
          <w:bottom w:val="nil"/>
          <w:right w:val="nil"/>
          <w:insideH w:val="nil"/>
          <w:insideV w:val="nil"/>
        </w:tcBorders>
        <w:shd w:val="clear" w:color="auto" w:fill="1F1F1F"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2F2F2F"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2F2F2F" w:themeFill="text1" w:themeFillShade="BF"/>
      </w:tcPr>
    </w:tblStylePr>
    <w:tblStylePr w:type="band1Vert">
      <w:tblPr/>
      <w:tcPr>
        <w:tcBorders>
          <w:top w:val="nil"/>
          <w:left w:val="nil"/>
          <w:bottom w:val="nil"/>
          <w:right w:val="nil"/>
          <w:insideH w:val="nil"/>
          <w:insideV w:val="nil"/>
        </w:tcBorders>
        <w:shd w:val="clear" w:color="auto" w:fill="2F2F2F" w:themeFill="text1" w:themeFillShade="BF"/>
      </w:tcPr>
    </w:tblStylePr>
    <w:tblStylePr w:type="band1Horz">
      <w:tblPr/>
      <w:tcPr>
        <w:tcBorders>
          <w:top w:val="nil"/>
          <w:left w:val="nil"/>
          <w:bottom w:val="nil"/>
          <w:right w:val="nil"/>
          <w:insideH w:val="nil"/>
          <w:insideV w:val="nil"/>
        </w:tcBorders>
        <w:shd w:val="clear" w:color="auto" w:fill="2F2F2F" w:themeFill="text1" w:themeFillShade="BF"/>
      </w:tcPr>
    </w:tblStylePr>
  </w:style>
  <w:style w:type="table" w:styleId="MediumGrid3">
    <w:name w:val="Medium Grid 3"/>
    <w:basedOn w:val="TableNormal"/>
    <w:uiPriority w:val="69"/>
    <w:locked/>
    <w:rsid w:val="004A18CC"/>
    <w:pPr>
      <w:spacing w:after="0"/>
    </w:pPr>
    <w:rPr>
      <w:color w:val="3F3F3F" w:themeColor="text1"/>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FCFCF"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F3F3F"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F3F3F"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F3F3F"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F3F3F"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F9F9F"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F9F9F" w:themeFill="text1" w:themeFillTint="7F"/>
      </w:tcPr>
    </w:tblStylePr>
  </w:style>
  <w:style w:type="table" w:styleId="LightShading-Accent1">
    <w:name w:val="Light Shading Accent 1"/>
    <w:basedOn w:val="TableNormal"/>
    <w:uiPriority w:val="60"/>
    <w:locked/>
    <w:rsid w:val="004A18CC"/>
    <w:pPr>
      <w:spacing w:after="0"/>
    </w:pPr>
    <w:rPr>
      <w:color w:val="19477B" w:themeColor="accent1" w:themeShade="BF"/>
    </w:rPr>
    <w:tblPr>
      <w:tblStyleRowBandSize w:val="1"/>
      <w:tblStyleColBandSize w:val="1"/>
      <w:tblBorders>
        <w:top w:val="single" w:sz="8" w:space="0" w:color="2260A5" w:themeColor="accent1"/>
        <w:bottom w:val="single" w:sz="8" w:space="0" w:color="2260A5" w:themeColor="accent1"/>
      </w:tblBorders>
    </w:tblPr>
    <w:tblStylePr w:type="firstRow">
      <w:pPr>
        <w:spacing w:before="0" w:after="0" w:line="240" w:lineRule="auto"/>
      </w:pPr>
      <w:rPr>
        <w:b/>
        <w:bCs/>
      </w:rPr>
      <w:tblPr/>
      <w:tcPr>
        <w:tcBorders>
          <w:top w:val="single" w:sz="8" w:space="0" w:color="2260A5" w:themeColor="accent1"/>
          <w:left w:val="nil"/>
          <w:bottom w:val="single" w:sz="8" w:space="0" w:color="2260A5" w:themeColor="accent1"/>
          <w:right w:val="nil"/>
          <w:insideH w:val="nil"/>
          <w:insideV w:val="nil"/>
        </w:tcBorders>
      </w:tcPr>
    </w:tblStylePr>
    <w:tblStylePr w:type="lastRow">
      <w:pPr>
        <w:spacing w:before="0" w:after="0" w:line="240" w:lineRule="auto"/>
      </w:pPr>
      <w:rPr>
        <w:b/>
        <w:bCs/>
      </w:rPr>
      <w:tblPr/>
      <w:tcPr>
        <w:tcBorders>
          <w:top w:val="single" w:sz="8" w:space="0" w:color="2260A5" w:themeColor="accent1"/>
          <w:left w:val="nil"/>
          <w:bottom w:val="single" w:sz="8" w:space="0" w:color="2260A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D7F2" w:themeFill="accent1" w:themeFillTint="3F"/>
      </w:tcPr>
    </w:tblStylePr>
    <w:tblStylePr w:type="band1Horz">
      <w:tblPr/>
      <w:tcPr>
        <w:tcBorders>
          <w:left w:val="nil"/>
          <w:right w:val="nil"/>
          <w:insideH w:val="nil"/>
          <w:insideV w:val="nil"/>
        </w:tcBorders>
        <w:shd w:val="clear" w:color="auto" w:fill="BFD7F2" w:themeFill="accent1" w:themeFillTint="3F"/>
      </w:tcPr>
    </w:tblStylePr>
  </w:style>
  <w:style w:type="table" w:styleId="LightList">
    <w:name w:val="Light List"/>
    <w:basedOn w:val="TableNormal"/>
    <w:uiPriority w:val="61"/>
    <w:locked/>
    <w:rsid w:val="004A18CC"/>
    <w:pPr>
      <w:spacing w:after="0"/>
    </w:pPr>
    <w:rPr>
      <w:color w:val="3F3F3F" w:themeColor="text1"/>
    </w:rPr>
    <w:tblPr>
      <w:tblStyleRowBandSize w:val="1"/>
      <w:tblStyleColBandSize w:val="1"/>
      <w:tblBorders>
        <w:top w:val="single" w:sz="8" w:space="0" w:color="3F3F3F" w:themeColor="text1"/>
        <w:left w:val="single" w:sz="8" w:space="0" w:color="3F3F3F" w:themeColor="text1"/>
        <w:bottom w:val="single" w:sz="8" w:space="0" w:color="3F3F3F" w:themeColor="text1"/>
        <w:right w:val="single" w:sz="8" w:space="0" w:color="3F3F3F" w:themeColor="text1"/>
      </w:tblBorders>
    </w:tblPr>
    <w:tblStylePr w:type="firstRow">
      <w:pPr>
        <w:spacing w:before="0" w:after="0" w:line="240" w:lineRule="auto"/>
      </w:pPr>
      <w:rPr>
        <w:b/>
        <w:bCs/>
        <w:color w:val="FFFFFF" w:themeColor="background1"/>
      </w:rPr>
      <w:tblPr/>
      <w:tcPr>
        <w:shd w:val="clear" w:color="auto" w:fill="3F3F3F" w:themeFill="text1"/>
      </w:tcPr>
    </w:tblStylePr>
    <w:tblStylePr w:type="lastRow">
      <w:pPr>
        <w:spacing w:before="0" w:after="0" w:line="240" w:lineRule="auto"/>
      </w:pPr>
      <w:rPr>
        <w:b/>
        <w:bCs/>
      </w:rPr>
      <w:tblPr/>
      <w:tcPr>
        <w:tcBorders>
          <w:top w:val="double" w:sz="6" w:space="0" w:color="3F3F3F" w:themeColor="text1"/>
          <w:left w:val="single" w:sz="8" w:space="0" w:color="3F3F3F" w:themeColor="text1"/>
          <w:bottom w:val="single" w:sz="8" w:space="0" w:color="3F3F3F" w:themeColor="text1"/>
          <w:right w:val="single" w:sz="8" w:space="0" w:color="3F3F3F" w:themeColor="text1"/>
        </w:tcBorders>
      </w:tcPr>
    </w:tblStylePr>
    <w:tblStylePr w:type="firstCol">
      <w:rPr>
        <w:b/>
        <w:bCs/>
      </w:rPr>
    </w:tblStylePr>
    <w:tblStylePr w:type="lastCol">
      <w:rPr>
        <w:b/>
        <w:bCs/>
      </w:rPr>
    </w:tblStylePr>
    <w:tblStylePr w:type="band1Vert">
      <w:tblPr/>
      <w:tcPr>
        <w:tcBorders>
          <w:top w:val="single" w:sz="8" w:space="0" w:color="3F3F3F" w:themeColor="text1"/>
          <w:left w:val="single" w:sz="8" w:space="0" w:color="3F3F3F" w:themeColor="text1"/>
          <w:bottom w:val="single" w:sz="8" w:space="0" w:color="3F3F3F" w:themeColor="text1"/>
          <w:right w:val="single" w:sz="8" w:space="0" w:color="3F3F3F" w:themeColor="text1"/>
        </w:tcBorders>
      </w:tcPr>
    </w:tblStylePr>
    <w:tblStylePr w:type="band1Horz">
      <w:tblPr/>
      <w:tcPr>
        <w:tcBorders>
          <w:top w:val="single" w:sz="8" w:space="0" w:color="3F3F3F" w:themeColor="text1"/>
          <w:left w:val="single" w:sz="8" w:space="0" w:color="3F3F3F" w:themeColor="text1"/>
          <w:bottom w:val="single" w:sz="8" w:space="0" w:color="3F3F3F" w:themeColor="text1"/>
          <w:right w:val="single" w:sz="8" w:space="0" w:color="3F3F3F" w:themeColor="text1"/>
        </w:tcBorders>
      </w:tcPr>
    </w:tblStylePr>
  </w:style>
  <w:style w:type="table" w:styleId="LightList-Accent1">
    <w:name w:val="Light List Accent 1"/>
    <w:basedOn w:val="TableNormal"/>
    <w:uiPriority w:val="61"/>
    <w:locked/>
    <w:rsid w:val="004A18CC"/>
    <w:pPr>
      <w:spacing w:after="0" w:line="240" w:lineRule="auto"/>
    </w:pPr>
    <w:tblPr>
      <w:tblStyleRowBandSize w:val="1"/>
      <w:tblStyleColBandSize w:val="1"/>
      <w:tblBorders>
        <w:top w:val="single" w:sz="8" w:space="0" w:color="2260A5" w:themeColor="accent1"/>
        <w:left w:val="single" w:sz="8" w:space="0" w:color="2260A5" w:themeColor="accent1"/>
        <w:bottom w:val="single" w:sz="8" w:space="0" w:color="2260A5" w:themeColor="accent1"/>
        <w:right w:val="single" w:sz="8" w:space="0" w:color="2260A5" w:themeColor="accent1"/>
      </w:tblBorders>
    </w:tblPr>
    <w:tblStylePr w:type="firstRow">
      <w:pPr>
        <w:spacing w:before="0" w:after="0" w:line="240" w:lineRule="auto"/>
      </w:pPr>
      <w:rPr>
        <w:b/>
        <w:bCs/>
        <w:color w:val="FFFFFF" w:themeColor="background1"/>
      </w:rPr>
      <w:tblPr/>
      <w:tcPr>
        <w:shd w:val="clear" w:color="auto" w:fill="2260A5" w:themeFill="accent1"/>
      </w:tcPr>
    </w:tblStylePr>
    <w:tblStylePr w:type="lastRow">
      <w:pPr>
        <w:spacing w:before="0" w:after="0" w:line="240" w:lineRule="auto"/>
      </w:pPr>
      <w:rPr>
        <w:b/>
        <w:bCs/>
      </w:rPr>
      <w:tblPr/>
      <w:tcPr>
        <w:tcBorders>
          <w:top w:val="double" w:sz="6" w:space="0" w:color="2260A5" w:themeColor="accent1"/>
          <w:left w:val="single" w:sz="8" w:space="0" w:color="2260A5" w:themeColor="accent1"/>
          <w:bottom w:val="single" w:sz="8" w:space="0" w:color="2260A5" w:themeColor="accent1"/>
          <w:right w:val="single" w:sz="8" w:space="0" w:color="2260A5" w:themeColor="accent1"/>
        </w:tcBorders>
      </w:tcPr>
    </w:tblStylePr>
    <w:tblStylePr w:type="firstCol">
      <w:rPr>
        <w:b/>
        <w:bCs/>
      </w:rPr>
    </w:tblStylePr>
    <w:tblStylePr w:type="lastCol">
      <w:rPr>
        <w:b/>
        <w:bCs/>
      </w:rPr>
    </w:tblStylePr>
    <w:tblStylePr w:type="band1Vert">
      <w:tblPr/>
      <w:tcPr>
        <w:tcBorders>
          <w:top w:val="single" w:sz="8" w:space="0" w:color="2260A5" w:themeColor="accent1"/>
          <w:left w:val="single" w:sz="8" w:space="0" w:color="2260A5" w:themeColor="accent1"/>
          <w:bottom w:val="single" w:sz="8" w:space="0" w:color="2260A5" w:themeColor="accent1"/>
          <w:right w:val="single" w:sz="8" w:space="0" w:color="2260A5" w:themeColor="accent1"/>
        </w:tcBorders>
      </w:tcPr>
    </w:tblStylePr>
    <w:tblStylePr w:type="band1Horz">
      <w:tblPr/>
      <w:tcPr>
        <w:tcBorders>
          <w:top w:val="single" w:sz="8" w:space="0" w:color="2260A5" w:themeColor="accent1"/>
          <w:left w:val="single" w:sz="8" w:space="0" w:color="2260A5" w:themeColor="accent1"/>
          <w:bottom w:val="single" w:sz="8" w:space="0" w:color="2260A5" w:themeColor="accent1"/>
          <w:right w:val="single" w:sz="8" w:space="0" w:color="2260A5" w:themeColor="accent1"/>
        </w:tcBorders>
      </w:tcPr>
    </w:tblStylePr>
  </w:style>
  <w:style w:type="table" w:styleId="LightList-Accent2">
    <w:name w:val="Light List Accent 2"/>
    <w:basedOn w:val="TableNormal"/>
    <w:uiPriority w:val="61"/>
    <w:locked/>
    <w:rsid w:val="004A18CC"/>
    <w:pPr>
      <w:spacing w:after="0" w:line="240" w:lineRule="auto"/>
    </w:pPr>
    <w:tblPr>
      <w:tblStyleRowBandSize w:val="1"/>
      <w:tblStyleColBandSize w:val="1"/>
      <w:tblBorders>
        <w:top w:val="single" w:sz="8" w:space="0" w:color="FF6600" w:themeColor="accent2"/>
        <w:left w:val="single" w:sz="8" w:space="0" w:color="FF6600" w:themeColor="accent2"/>
        <w:bottom w:val="single" w:sz="8" w:space="0" w:color="FF6600" w:themeColor="accent2"/>
        <w:right w:val="single" w:sz="8" w:space="0" w:color="FF6600" w:themeColor="accent2"/>
      </w:tblBorders>
    </w:tblPr>
    <w:tblStylePr w:type="firstRow">
      <w:pPr>
        <w:spacing w:before="0" w:after="0" w:line="240" w:lineRule="auto"/>
      </w:pPr>
      <w:rPr>
        <w:b/>
        <w:bCs/>
        <w:color w:val="FFFFFF" w:themeColor="background1"/>
      </w:rPr>
      <w:tblPr/>
      <w:tcPr>
        <w:shd w:val="clear" w:color="auto" w:fill="FF6600" w:themeFill="accent2"/>
      </w:tcPr>
    </w:tblStylePr>
    <w:tblStylePr w:type="lastRow">
      <w:pPr>
        <w:spacing w:before="0" w:after="0" w:line="240" w:lineRule="auto"/>
      </w:pPr>
      <w:rPr>
        <w:b/>
        <w:bCs/>
      </w:rPr>
      <w:tblPr/>
      <w:tcPr>
        <w:tcBorders>
          <w:top w:val="double" w:sz="6" w:space="0" w:color="FF6600" w:themeColor="accent2"/>
          <w:left w:val="single" w:sz="8" w:space="0" w:color="FF6600" w:themeColor="accent2"/>
          <w:bottom w:val="single" w:sz="8" w:space="0" w:color="FF6600" w:themeColor="accent2"/>
          <w:right w:val="single" w:sz="8" w:space="0" w:color="FF6600" w:themeColor="accent2"/>
        </w:tcBorders>
      </w:tcPr>
    </w:tblStylePr>
    <w:tblStylePr w:type="firstCol">
      <w:rPr>
        <w:b/>
        <w:bCs/>
      </w:rPr>
    </w:tblStylePr>
    <w:tblStylePr w:type="lastCol">
      <w:rPr>
        <w:b/>
        <w:bCs/>
      </w:rPr>
    </w:tblStylePr>
    <w:tblStylePr w:type="band1Vert">
      <w:tblPr/>
      <w:tcPr>
        <w:tcBorders>
          <w:top w:val="single" w:sz="8" w:space="0" w:color="FF6600" w:themeColor="accent2"/>
          <w:left w:val="single" w:sz="8" w:space="0" w:color="FF6600" w:themeColor="accent2"/>
          <w:bottom w:val="single" w:sz="8" w:space="0" w:color="FF6600" w:themeColor="accent2"/>
          <w:right w:val="single" w:sz="8" w:space="0" w:color="FF6600" w:themeColor="accent2"/>
        </w:tcBorders>
      </w:tcPr>
    </w:tblStylePr>
    <w:tblStylePr w:type="band1Horz">
      <w:tblPr/>
      <w:tcPr>
        <w:tcBorders>
          <w:top w:val="single" w:sz="8" w:space="0" w:color="FF6600" w:themeColor="accent2"/>
          <w:left w:val="single" w:sz="8" w:space="0" w:color="FF6600" w:themeColor="accent2"/>
          <w:bottom w:val="single" w:sz="8" w:space="0" w:color="FF6600" w:themeColor="accent2"/>
          <w:right w:val="single" w:sz="8" w:space="0" w:color="FF6600" w:themeColor="accent2"/>
        </w:tcBorders>
      </w:tcPr>
    </w:tblStylePr>
  </w:style>
  <w:style w:type="table" w:styleId="LightGrid-Accent4">
    <w:name w:val="Light Grid Accent 4"/>
    <w:basedOn w:val="TableNormal"/>
    <w:uiPriority w:val="62"/>
    <w:locked/>
    <w:rsid w:val="004A18CC"/>
    <w:pPr>
      <w:spacing w:after="0" w:line="240" w:lineRule="auto"/>
    </w:pPr>
    <w:tblPr>
      <w:tblStyleRowBandSize w:val="1"/>
      <w:tblStyleColBandSize w:val="1"/>
      <w:tblBorders>
        <w:top w:val="single" w:sz="8" w:space="0" w:color="FF9600" w:themeColor="accent4"/>
        <w:left w:val="single" w:sz="8" w:space="0" w:color="FF9600" w:themeColor="accent4"/>
        <w:bottom w:val="single" w:sz="8" w:space="0" w:color="FF9600" w:themeColor="accent4"/>
        <w:right w:val="single" w:sz="8" w:space="0" w:color="FF9600" w:themeColor="accent4"/>
        <w:insideH w:val="single" w:sz="8" w:space="0" w:color="FF9600" w:themeColor="accent4"/>
        <w:insideV w:val="single" w:sz="8" w:space="0" w:color="FF96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9600" w:themeColor="accent4"/>
          <w:left w:val="single" w:sz="8" w:space="0" w:color="FF9600" w:themeColor="accent4"/>
          <w:bottom w:val="single" w:sz="18" w:space="0" w:color="FF9600" w:themeColor="accent4"/>
          <w:right w:val="single" w:sz="8" w:space="0" w:color="FF9600" w:themeColor="accent4"/>
          <w:insideH w:val="nil"/>
          <w:insideV w:val="single" w:sz="8" w:space="0" w:color="FF96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9600" w:themeColor="accent4"/>
          <w:left w:val="single" w:sz="8" w:space="0" w:color="FF9600" w:themeColor="accent4"/>
          <w:bottom w:val="single" w:sz="8" w:space="0" w:color="FF9600" w:themeColor="accent4"/>
          <w:right w:val="single" w:sz="8" w:space="0" w:color="FF9600" w:themeColor="accent4"/>
          <w:insideH w:val="nil"/>
          <w:insideV w:val="single" w:sz="8" w:space="0" w:color="FF96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9600" w:themeColor="accent4"/>
          <w:left w:val="single" w:sz="8" w:space="0" w:color="FF9600" w:themeColor="accent4"/>
          <w:bottom w:val="single" w:sz="8" w:space="0" w:color="FF9600" w:themeColor="accent4"/>
          <w:right w:val="single" w:sz="8" w:space="0" w:color="FF9600" w:themeColor="accent4"/>
        </w:tcBorders>
      </w:tcPr>
    </w:tblStylePr>
    <w:tblStylePr w:type="band1Vert">
      <w:tblPr/>
      <w:tcPr>
        <w:tcBorders>
          <w:top w:val="single" w:sz="8" w:space="0" w:color="FF9600" w:themeColor="accent4"/>
          <w:left w:val="single" w:sz="8" w:space="0" w:color="FF9600" w:themeColor="accent4"/>
          <w:bottom w:val="single" w:sz="8" w:space="0" w:color="FF9600" w:themeColor="accent4"/>
          <w:right w:val="single" w:sz="8" w:space="0" w:color="FF9600" w:themeColor="accent4"/>
        </w:tcBorders>
        <w:shd w:val="clear" w:color="auto" w:fill="FFE5C0" w:themeFill="accent4" w:themeFillTint="3F"/>
      </w:tcPr>
    </w:tblStylePr>
    <w:tblStylePr w:type="band1Horz">
      <w:tblPr/>
      <w:tcPr>
        <w:tcBorders>
          <w:top w:val="single" w:sz="8" w:space="0" w:color="FF9600" w:themeColor="accent4"/>
          <w:left w:val="single" w:sz="8" w:space="0" w:color="FF9600" w:themeColor="accent4"/>
          <w:bottom w:val="single" w:sz="8" w:space="0" w:color="FF9600" w:themeColor="accent4"/>
          <w:right w:val="single" w:sz="8" w:space="0" w:color="FF9600" w:themeColor="accent4"/>
          <w:insideV w:val="single" w:sz="8" w:space="0" w:color="FF9600" w:themeColor="accent4"/>
        </w:tcBorders>
        <w:shd w:val="clear" w:color="auto" w:fill="FFE5C0" w:themeFill="accent4" w:themeFillTint="3F"/>
      </w:tcPr>
    </w:tblStylePr>
    <w:tblStylePr w:type="band2Horz">
      <w:tblPr/>
      <w:tcPr>
        <w:tcBorders>
          <w:top w:val="single" w:sz="8" w:space="0" w:color="FF9600" w:themeColor="accent4"/>
          <w:left w:val="single" w:sz="8" w:space="0" w:color="FF9600" w:themeColor="accent4"/>
          <w:bottom w:val="single" w:sz="8" w:space="0" w:color="FF9600" w:themeColor="accent4"/>
          <w:right w:val="single" w:sz="8" w:space="0" w:color="FF9600" w:themeColor="accent4"/>
          <w:insideV w:val="single" w:sz="8" w:space="0" w:color="FF9600" w:themeColor="accent4"/>
        </w:tcBorders>
      </w:tcPr>
    </w:tblStylePr>
  </w:style>
  <w:style w:type="table" w:styleId="LightGrid-Accent3">
    <w:name w:val="Light Grid Accent 3"/>
    <w:basedOn w:val="TableNormal"/>
    <w:uiPriority w:val="62"/>
    <w:locked/>
    <w:rsid w:val="004A18CC"/>
    <w:pPr>
      <w:spacing w:after="0" w:line="240" w:lineRule="auto"/>
    </w:pPr>
    <w:tblPr>
      <w:tblStyleRowBandSize w:val="1"/>
      <w:tblStyleColBandSize w:val="1"/>
      <w:tblBorders>
        <w:top w:val="single" w:sz="8" w:space="0" w:color="FFB932" w:themeColor="accent3"/>
        <w:left w:val="single" w:sz="8" w:space="0" w:color="FFB932" w:themeColor="accent3"/>
        <w:bottom w:val="single" w:sz="8" w:space="0" w:color="FFB932" w:themeColor="accent3"/>
        <w:right w:val="single" w:sz="8" w:space="0" w:color="FFB932" w:themeColor="accent3"/>
        <w:insideH w:val="single" w:sz="8" w:space="0" w:color="FFB932" w:themeColor="accent3"/>
        <w:insideV w:val="single" w:sz="8" w:space="0" w:color="FFB932"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B932" w:themeColor="accent3"/>
          <w:left w:val="single" w:sz="8" w:space="0" w:color="FFB932" w:themeColor="accent3"/>
          <w:bottom w:val="single" w:sz="18" w:space="0" w:color="FFB932" w:themeColor="accent3"/>
          <w:right w:val="single" w:sz="8" w:space="0" w:color="FFB932" w:themeColor="accent3"/>
          <w:insideH w:val="nil"/>
          <w:insideV w:val="single" w:sz="8" w:space="0" w:color="FFB932"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B932" w:themeColor="accent3"/>
          <w:left w:val="single" w:sz="8" w:space="0" w:color="FFB932" w:themeColor="accent3"/>
          <w:bottom w:val="single" w:sz="8" w:space="0" w:color="FFB932" w:themeColor="accent3"/>
          <w:right w:val="single" w:sz="8" w:space="0" w:color="FFB932" w:themeColor="accent3"/>
          <w:insideH w:val="nil"/>
          <w:insideV w:val="single" w:sz="8" w:space="0" w:color="FFB932"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B932" w:themeColor="accent3"/>
          <w:left w:val="single" w:sz="8" w:space="0" w:color="FFB932" w:themeColor="accent3"/>
          <w:bottom w:val="single" w:sz="8" w:space="0" w:color="FFB932" w:themeColor="accent3"/>
          <w:right w:val="single" w:sz="8" w:space="0" w:color="FFB932" w:themeColor="accent3"/>
        </w:tcBorders>
      </w:tcPr>
    </w:tblStylePr>
    <w:tblStylePr w:type="band1Vert">
      <w:tblPr/>
      <w:tcPr>
        <w:tcBorders>
          <w:top w:val="single" w:sz="8" w:space="0" w:color="FFB932" w:themeColor="accent3"/>
          <w:left w:val="single" w:sz="8" w:space="0" w:color="FFB932" w:themeColor="accent3"/>
          <w:bottom w:val="single" w:sz="8" w:space="0" w:color="FFB932" w:themeColor="accent3"/>
          <w:right w:val="single" w:sz="8" w:space="0" w:color="FFB932" w:themeColor="accent3"/>
        </w:tcBorders>
        <w:shd w:val="clear" w:color="auto" w:fill="FFEDCC" w:themeFill="accent3" w:themeFillTint="3F"/>
      </w:tcPr>
    </w:tblStylePr>
    <w:tblStylePr w:type="band1Horz">
      <w:tblPr/>
      <w:tcPr>
        <w:tcBorders>
          <w:top w:val="single" w:sz="8" w:space="0" w:color="FFB932" w:themeColor="accent3"/>
          <w:left w:val="single" w:sz="8" w:space="0" w:color="FFB932" w:themeColor="accent3"/>
          <w:bottom w:val="single" w:sz="8" w:space="0" w:color="FFB932" w:themeColor="accent3"/>
          <w:right w:val="single" w:sz="8" w:space="0" w:color="FFB932" w:themeColor="accent3"/>
          <w:insideV w:val="single" w:sz="8" w:space="0" w:color="FFB932" w:themeColor="accent3"/>
        </w:tcBorders>
        <w:shd w:val="clear" w:color="auto" w:fill="FFEDCC" w:themeFill="accent3" w:themeFillTint="3F"/>
      </w:tcPr>
    </w:tblStylePr>
    <w:tblStylePr w:type="band2Horz">
      <w:tblPr/>
      <w:tcPr>
        <w:tcBorders>
          <w:top w:val="single" w:sz="8" w:space="0" w:color="FFB932" w:themeColor="accent3"/>
          <w:left w:val="single" w:sz="8" w:space="0" w:color="FFB932" w:themeColor="accent3"/>
          <w:bottom w:val="single" w:sz="8" w:space="0" w:color="FFB932" w:themeColor="accent3"/>
          <w:right w:val="single" w:sz="8" w:space="0" w:color="FFB932" w:themeColor="accent3"/>
          <w:insideV w:val="single" w:sz="8" w:space="0" w:color="FFB932" w:themeColor="accent3"/>
        </w:tcBorders>
      </w:tcPr>
    </w:tblStylePr>
  </w:style>
  <w:style w:type="table" w:styleId="LightGrid-Accent1">
    <w:name w:val="Light Grid Accent 1"/>
    <w:basedOn w:val="TableNormal"/>
    <w:uiPriority w:val="62"/>
    <w:locked/>
    <w:rsid w:val="004A18CC"/>
    <w:pPr>
      <w:spacing w:after="0" w:line="240" w:lineRule="auto"/>
    </w:pPr>
    <w:tblPr>
      <w:tblStyleRowBandSize w:val="1"/>
      <w:tblStyleColBandSize w:val="1"/>
      <w:tblBorders>
        <w:top w:val="single" w:sz="8" w:space="0" w:color="2260A5" w:themeColor="accent1"/>
        <w:left w:val="single" w:sz="8" w:space="0" w:color="2260A5" w:themeColor="accent1"/>
        <w:bottom w:val="single" w:sz="8" w:space="0" w:color="2260A5" w:themeColor="accent1"/>
        <w:right w:val="single" w:sz="8" w:space="0" w:color="2260A5" w:themeColor="accent1"/>
        <w:insideH w:val="single" w:sz="8" w:space="0" w:color="2260A5" w:themeColor="accent1"/>
        <w:insideV w:val="single" w:sz="8" w:space="0" w:color="2260A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260A5" w:themeColor="accent1"/>
          <w:left w:val="single" w:sz="8" w:space="0" w:color="2260A5" w:themeColor="accent1"/>
          <w:bottom w:val="single" w:sz="18" w:space="0" w:color="2260A5" w:themeColor="accent1"/>
          <w:right w:val="single" w:sz="8" w:space="0" w:color="2260A5" w:themeColor="accent1"/>
          <w:insideH w:val="nil"/>
          <w:insideV w:val="single" w:sz="8" w:space="0" w:color="2260A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260A5" w:themeColor="accent1"/>
          <w:left w:val="single" w:sz="8" w:space="0" w:color="2260A5" w:themeColor="accent1"/>
          <w:bottom w:val="single" w:sz="8" w:space="0" w:color="2260A5" w:themeColor="accent1"/>
          <w:right w:val="single" w:sz="8" w:space="0" w:color="2260A5" w:themeColor="accent1"/>
          <w:insideH w:val="nil"/>
          <w:insideV w:val="single" w:sz="8" w:space="0" w:color="2260A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260A5" w:themeColor="accent1"/>
          <w:left w:val="single" w:sz="8" w:space="0" w:color="2260A5" w:themeColor="accent1"/>
          <w:bottom w:val="single" w:sz="8" w:space="0" w:color="2260A5" w:themeColor="accent1"/>
          <w:right w:val="single" w:sz="8" w:space="0" w:color="2260A5" w:themeColor="accent1"/>
        </w:tcBorders>
      </w:tcPr>
    </w:tblStylePr>
    <w:tblStylePr w:type="band1Vert">
      <w:tblPr/>
      <w:tcPr>
        <w:tcBorders>
          <w:top w:val="single" w:sz="8" w:space="0" w:color="2260A5" w:themeColor="accent1"/>
          <w:left w:val="single" w:sz="8" w:space="0" w:color="2260A5" w:themeColor="accent1"/>
          <w:bottom w:val="single" w:sz="8" w:space="0" w:color="2260A5" w:themeColor="accent1"/>
          <w:right w:val="single" w:sz="8" w:space="0" w:color="2260A5" w:themeColor="accent1"/>
        </w:tcBorders>
        <w:shd w:val="clear" w:color="auto" w:fill="BFD7F2" w:themeFill="accent1" w:themeFillTint="3F"/>
      </w:tcPr>
    </w:tblStylePr>
    <w:tblStylePr w:type="band1Horz">
      <w:tblPr/>
      <w:tcPr>
        <w:tcBorders>
          <w:top w:val="single" w:sz="8" w:space="0" w:color="2260A5" w:themeColor="accent1"/>
          <w:left w:val="single" w:sz="8" w:space="0" w:color="2260A5" w:themeColor="accent1"/>
          <w:bottom w:val="single" w:sz="8" w:space="0" w:color="2260A5" w:themeColor="accent1"/>
          <w:right w:val="single" w:sz="8" w:space="0" w:color="2260A5" w:themeColor="accent1"/>
          <w:insideV w:val="single" w:sz="8" w:space="0" w:color="2260A5" w:themeColor="accent1"/>
        </w:tcBorders>
        <w:shd w:val="clear" w:color="auto" w:fill="BFD7F2" w:themeFill="accent1" w:themeFillTint="3F"/>
      </w:tcPr>
    </w:tblStylePr>
    <w:tblStylePr w:type="band2Horz">
      <w:tblPr/>
      <w:tcPr>
        <w:tcBorders>
          <w:top w:val="single" w:sz="8" w:space="0" w:color="2260A5" w:themeColor="accent1"/>
          <w:left w:val="single" w:sz="8" w:space="0" w:color="2260A5" w:themeColor="accent1"/>
          <w:bottom w:val="single" w:sz="8" w:space="0" w:color="2260A5" w:themeColor="accent1"/>
          <w:right w:val="single" w:sz="8" w:space="0" w:color="2260A5" w:themeColor="accent1"/>
          <w:insideV w:val="single" w:sz="8" w:space="0" w:color="2260A5" w:themeColor="accent1"/>
        </w:tcBorders>
      </w:tcPr>
    </w:tblStylePr>
  </w:style>
  <w:style w:type="character" w:customStyle="1" w:styleId="CaptionChar">
    <w:name w:val="Caption Char"/>
    <w:basedOn w:val="DefaultParagraphFont"/>
    <w:link w:val="Caption"/>
    <w:uiPriority w:val="1"/>
    <w:rsid w:val="004A18CC"/>
    <w:rPr>
      <w:rFonts w:ascii="Arial" w:hAnsi="Arial"/>
      <w:bCs/>
      <w:i/>
      <w:color w:val="424242" w:themeColor="text2" w:themeShade="BF"/>
      <w:sz w:val="18"/>
      <w:szCs w:val="18"/>
    </w:rPr>
  </w:style>
  <w:style w:type="table" w:customStyle="1" w:styleId="Bluetoothheadingformatting">
    <w:name w:val="Bluetooth heading formatting"/>
    <w:basedOn w:val="TableGrid"/>
    <w:uiPriority w:val="99"/>
    <w:rsid w:val="004A18CC"/>
    <w:pPr>
      <w:spacing w:beforeLines="40" w:line="240" w:lineRule="auto"/>
    </w:pPr>
    <w:rPr>
      <w:rFonts w:ascii="Arial" w:hAnsi="Arial"/>
      <w:sz w:val="20"/>
      <w:szCs w:val="24"/>
    </w:rPr>
    <w:tblPr>
      <w:tblInd w:w="144" w:type="dxa"/>
      <w:tblBorders>
        <w:top w:val="single" w:sz="4" w:space="0" w:color="3F3F3F" w:themeColor="text1"/>
        <w:left w:val="single" w:sz="4" w:space="0" w:color="3F3F3F" w:themeColor="text1"/>
        <w:bottom w:val="single" w:sz="4" w:space="0" w:color="3F3F3F" w:themeColor="text1"/>
        <w:right w:val="single" w:sz="4" w:space="0" w:color="3F3F3F" w:themeColor="text1"/>
        <w:insideH w:val="single" w:sz="4" w:space="0" w:color="3F3F3F" w:themeColor="text1"/>
        <w:insideV w:val="single" w:sz="4" w:space="0" w:color="3F3F3F" w:themeColor="text1"/>
      </w:tblBorders>
    </w:tblPr>
    <w:trPr>
      <w:cantSplit/>
    </w:trPr>
    <w:tcPr>
      <w:vAlign w:val="center"/>
    </w:tcPr>
    <w:tblStylePr w:type="firstRow">
      <w:pPr>
        <w:wordWrap/>
        <w:spacing w:beforeLines="40" w:beforeAutospacing="0"/>
        <w:jc w:val="left"/>
      </w:pPr>
      <w:rPr>
        <w:rFonts w:ascii="Arial" w:hAnsi="Arial"/>
        <w:b/>
        <w:color w:val="3F3F3F" w:themeColor="text1"/>
        <w:sz w:val="20"/>
      </w:rPr>
      <w:tblPr/>
      <w:tcPr>
        <w:shd w:val="clear" w:color="auto" w:fill="F2F2F2" w:themeFill="background1" w:themeFillShade="F2"/>
        <w:vAlign w:val="center"/>
      </w:tcPr>
    </w:tblStylePr>
    <w:tblStylePr w:type="lastRow">
      <w:rPr>
        <w:rFonts w:asciiTheme="minorHAnsi" w:hAnsiTheme="minorHAnsi"/>
        <w:sz w:val="20"/>
      </w:rPr>
    </w:tblStylePr>
  </w:style>
  <w:style w:type="table" w:styleId="MediumShading2-Accent6">
    <w:name w:val="Medium Shading 2 Accent 6"/>
    <w:basedOn w:val="TableNormal"/>
    <w:uiPriority w:val="64"/>
    <w:locked/>
    <w:rsid w:val="004A18C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5B5B5"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5B5B5" w:themeFill="accent6"/>
      </w:tcPr>
    </w:tblStylePr>
    <w:tblStylePr w:type="lastCol">
      <w:rPr>
        <w:b/>
        <w:bCs/>
        <w:color w:val="FFFFFF" w:themeColor="background1"/>
      </w:rPr>
      <w:tblPr/>
      <w:tcPr>
        <w:tcBorders>
          <w:left w:val="nil"/>
          <w:right w:val="nil"/>
          <w:insideH w:val="nil"/>
          <w:insideV w:val="nil"/>
        </w:tcBorders>
        <w:shd w:val="clear" w:color="auto" w:fill="B5B5B5"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5">
    <w:name w:val="Light Grid Accent 5"/>
    <w:basedOn w:val="TableNormal"/>
    <w:uiPriority w:val="62"/>
    <w:locked/>
    <w:rsid w:val="004A18CC"/>
    <w:pPr>
      <w:spacing w:after="0" w:line="240" w:lineRule="auto"/>
    </w:pPr>
    <w:tblPr>
      <w:tblStyleRowBandSize w:val="1"/>
      <w:tblStyleColBandSize w:val="1"/>
      <w:tblBorders>
        <w:top w:val="single" w:sz="8" w:space="0" w:color="8796A6" w:themeColor="accent5"/>
        <w:left w:val="single" w:sz="8" w:space="0" w:color="8796A6" w:themeColor="accent5"/>
        <w:bottom w:val="single" w:sz="8" w:space="0" w:color="8796A6" w:themeColor="accent5"/>
        <w:right w:val="single" w:sz="8" w:space="0" w:color="8796A6" w:themeColor="accent5"/>
        <w:insideH w:val="single" w:sz="8" w:space="0" w:color="8796A6" w:themeColor="accent5"/>
        <w:insideV w:val="single" w:sz="8" w:space="0" w:color="8796A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796A6" w:themeColor="accent5"/>
          <w:left w:val="single" w:sz="8" w:space="0" w:color="8796A6" w:themeColor="accent5"/>
          <w:bottom w:val="single" w:sz="18" w:space="0" w:color="8796A6" w:themeColor="accent5"/>
          <w:right w:val="single" w:sz="8" w:space="0" w:color="8796A6" w:themeColor="accent5"/>
          <w:insideH w:val="nil"/>
          <w:insideV w:val="single" w:sz="8" w:space="0" w:color="8796A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796A6" w:themeColor="accent5"/>
          <w:left w:val="single" w:sz="8" w:space="0" w:color="8796A6" w:themeColor="accent5"/>
          <w:bottom w:val="single" w:sz="8" w:space="0" w:color="8796A6" w:themeColor="accent5"/>
          <w:right w:val="single" w:sz="8" w:space="0" w:color="8796A6" w:themeColor="accent5"/>
          <w:insideH w:val="nil"/>
          <w:insideV w:val="single" w:sz="8" w:space="0" w:color="8796A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796A6" w:themeColor="accent5"/>
          <w:left w:val="single" w:sz="8" w:space="0" w:color="8796A6" w:themeColor="accent5"/>
          <w:bottom w:val="single" w:sz="8" w:space="0" w:color="8796A6" w:themeColor="accent5"/>
          <w:right w:val="single" w:sz="8" w:space="0" w:color="8796A6" w:themeColor="accent5"/>
        </w:tcBorders>
      </w:tcPr>
    </w:tblStylePr>
    <w:tblStylePr w:type="band1Vert">
      <w:tblPr/>
      <w:tcPr>
        <w:tcBorders>
          <w:top w:val="single" w:sz="8" w:space="0" w:color="8796A6" w:themeColor="accent5"/>
          <w:left w:val="single" w:sz="8" w:space="0" w:color="8796A6" w:themeColor="accent5"/>
          <w:bottom w:val="single" w:sz="8" w:space="0" w:color="8796A6" w:themeColor="accent5"/>
          <w:right w:val="single" w:sz="8" w:space="0" w:color="8796A6" w:themeColor="accent5"/>
        </w:tcBorders>
        <w:shd w:val="clear" w:color="auto" w:fill="E1E5E9" w:themeFill="accent5" w:themeFillTint="3F"/>
      </w:tcPr>
    </w:tblStylePr>
    <w:tblStylePr w:type="band1Horz">
      <w:tblPr/>
      <w:tcPr>
        <w:tcBorders>
          <w:top w:val="single" w:sz="8" w:space="0" w:color="8796A6" w:themeColor="accent5"/>
          <w:left w:val="single" w:sz="8" w:space="0" w:color="8796A6" w:themeColor="accent5"/>
          <w:bottom w:val="single" w:sz="8" w:space="0" w:color="8796A6" w:themeColor="accent5"/>
          <w:right w:val="single" w:sz="8" w:space="0" w:color="8796A6" w:themeColor="accent5"/>
          <w:insideV w:val="single" w:sz="8" w:space="0" w:color="8796A6" w:themeColor="accent5"/>
        </w:tcBorders>
        <w:shd w:val="clear" w:color="auto" w:fill="E1E5E9" w:themeFill="accent5" w:themeFillTint="3F"/>
      </w:tcPr>
    </w:tblStylePr>
    <w:tblStylePr w:type="band2Horz">
      <w:tblPr/>
      <w:tcPr>
        <w:tcBorders>
          <w:top w:val="single" w:sz="8" w:space="0" w:color="8796A6" w:themeColor="accent5"/>
          <w:left w:val="single" w:sz="8" w:space="0" w:color="8796A6" w:themeColor="accent5"/>
          <w:bottom w:val="single" w:sz="8" w:space="0" w:color="8796A6" w:themeColor="accent5"/>
          <w:right w:val="single" w:sz="8" w:space="0" w:color="8796A6" w:themeColor="accent5"/>
          <w:insideV w:val="single" w:sz="8" w:space="0" w:color="8796A6" w:themeColor="accent5"/>
        </w:tcBorders>
      </w:tcPr>
    </w:tblStylePr>
  </w:style>
  <w:style w:type="table" w:styleId="MediumShading2">
    <w:name w:val="Medium Shading 2"/>
    <w:basedOn w:val="TableNormal"/>
    <w:uiPriority w:val="64"/>
    <w:locked/>
    <w:rsid w:val="004A18CC"/>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F3F3F"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F3F3F" w:themeFill="text1"/>
      </w:tcPr>
    </w:tblStylePr>
    <w:tblStylePr w:type="lastCol">
      <w:rPr>
        <w:b/>
        <w:bCs/>
        <w:color w:val="FFFFFF" w:themeColor="background1"/>
      </w:rPr>
      <w:tblPr/>
      <w:tcPr>
        <w:tcBorders>
          <w:left w:val="nil"/>
          <w:right w:val="nil"/>
          <w:insideH w:val="nil"/>
          <w:insideV w:val="nil"/>
        </w:tcBorders>
        <w:shd w:val="clear" w:color="auto" w:fill="3F3F3F"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1-Accent2">
    <w:name w:val="Medium Grid 1 Accent 2"/>
    <w:basedOn w:val="TableNormal"/>
    <w:uiPriority w:val="67"/>
    <w:locked/>
    <w:rsid w:val="004A18CC"/>
    <w:pPr>
      <w:spacing w:after="0" w:line="240" w:lineRule="auto"/>
    </w:pPr>
    <w:tblPr>
      <w:tblStyleRowBandSize w:val="1"/>
      <w:tblStyleColBandSize w:val="1"/>
      <w:tblBorders>
        <w:top w:val="single" w:sz="8" w:space="0" w:color="FF8C40" w:themeColor="accent2" w:themeTint="BF"/>
        <w:left w:val="single" w:sz="8" w:space="0" w:color="FF8C40" w:themeColor="accent2" w:themeTint="BF"/>
        <w:bottom w:val="single" w:sz="8" w:space="0" w:color="FF8C40" w:themeColor="accent2" w:themeTint="BF"/>
        <w:right w:val="single" w:sz="8" w:space="0" w:color="FF8C40" w:themeColor="accent2" w:themeTint="BF"/>
        <w:insideH w:val="single" w:sz="8" w:space="0" w:color="FF8C40" w:themeColor="accent2" w:themeTint="BF"/>
        <w:insideV w:val="single" w:sz="8" w:space="0" w:color="FF8C40" w:themeColor="accent2" w:themeTint="BF"/>
      </w:tblBorders>
    </w:tblPr>
    <w:tcPr>
      <w:shd w:val="clear" w:color="auto" w:fill="FFD9C0" w:themeFill="accent2" w:themeFillTint="3F"/>
    </w:tcPr>
    <w:tblStylePr w:type="firstRow">
      <w:rPr>
        <w:b/>
        <w:bCs/>
      </w:rPr>
    </w:tblStylePr>
    <w:tblStylePr w:type="lastRow">
      <w:rPr>
        <w:b/>
        <w:bCs/>
      </w:rPr>
      <w:tblPr/>
      <w:tcPr>
        <w:tcBorders>
          <w:top w:val="single" w:sz="18" w:space="0" w:color="FF8C40" w:themeColor="accent2" w:themeTint="BF"/>
        </w:tcBorders>
      </w:tcPr>
    </w:tblStylePr>
    <w:tblStylePr w:type="firstCol">
      <w:rPr>
        <w:b/>
        <w:bCs/>
      </w:rPr>
    </w:tblStylePr>
    <w:tblStylePr w:type="lastCol">
      <w:rPr>
        <w:b/>
        <w:bCs/>
      </w:rPr>
    </w:tblStylePr>
    <w:tblStylePr w:type="band1Vert">
      <w:tblPr/>
      <w:tcPr>
        <w:shd w:val="clear" w:color="auto" w:fill="FFB280" w:themeFill="accent2" w:themeFillTint="7F"/>
      </w:tcPr>
    </w:tblStylePr>
    <w:tblStylePr w:type="band1Horz">
      <w:tblPr/>
      <w:tcPr>
        <w:shd w:val="clear" w:color="auto" w:fill="FFB280" w:themeFill="accent2" w:themeFillTint="7F"/>
      </w:tcPr>
    </w:tblStylePr>
  </w:style>
  <w:style w:type="table" w:styleId="MediumList2-Accent6">
    <w:name w:val="Medium List 2 Accent 6"/>
    <w:basedOn w:val="TableNormal"/>
    <w:uiPriority w:val="66"/>
    <w:locked/>
    <w:rsid w:val="004A18CC"/>
    <w:pPr>
      <w:spacing w:after="0" w:line="240" w:lineRule="auto"/>
    </w:pPr>
    <w:rPr>
      <w:rFonts w:asciiTheme="majorHAnsi" w:eastAsiaTheme="majorEastAsia" w:hAnsiTheme="majorHAnsi" w:cstheme="majorBidi"/>
      <w:color w:val="3F3F3F" w:themeColor="text1"/>
    </w:rPr>
    <w:tblPr>
      <w:tblStyleRowBandSize w:val="1"/>
      <w:tblStyleColBandSize w:val="1"/>
      <w:tblBorders>
        <w:top w:val="single" w:sz="8" w:space="0" w:color="B5B5B5" w:themeColor="accent6"/>
        <w:left w:val="single" w:sz="8" w:space="0" w:color="B5B5B5" w:themeColor="accent6"/>
        <w:bottom w:val="single" w:sz="8" w:space="0" w:color="B5B5B5" w:themeColor="accent6"/>
        <w:right w:val="single" w:sz="8" w:space="0" w:color="B5B5B5" w:themeColor="accent6"/>
      </w:tblBorders>
    </w:tblPr>
    <w:tblStylePr w:type="firstRow">
      <w:rPr>
        <w:sz w:val="24"/>
        <w:szCs w:val="24"/>
      </w:rPr>
      <w:tblPr/>
      <w:tcPr>
        <w:tcBorders>
          <w:top w:val="nil"/>
          <w:left w:val="nil"/>
          <w:bottom w:val="single" w:sz="24" w:space="0" w:color="B5B5B5" w:themeColor="accent6"/>
          <w:right w:val="nil"/>
          <w:insideH w:val="nil"/>
          <w:insideV w:val="nil"/>
        </w:tcBorders>
        <w:shd w:val="clear" w:color="auto" w:fill="FFFFFF" w:themeFill="background1"/>
      </w:tcPr>
    </w:tblStylePr>
    <w:tblStylePr w:type="lastRow">
      <w:tblPr/>
      <w:tcPr>
        <w:tcBorders>
          <w:top w:val="single" w:sz="8" w:space="0" w:color="B5B5B5"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5B5B5" w:themeColor="accent6"/>
          <w:insideH w:val="nil"/>
          <w:insideV w:val="nil"/>
        </w:tcBorders>
        <w:shd w:val="clear" w:color="auto" w:fill="FFFFFF" w:themeFill="background1"/>
      </w:tcPr>
    </w:tblStylePr>
    <w:tblStylePr w:type="lastCol">
      <w:tblPr/>
      <w:tcPr>
        <w:tcBorders>
          <w:top w:val="nil"/>
          <w:left w:val="single" w:sz="8" w:space="0" w:color="B5B5B5"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CECEC" w:themeFill="accent6" w:themeFillTint="3F"/>
      </w:tcPr>
    </w:tblStylePr>
    <w:tblStylePr w:type="band1Horz">
      <w:tblPr/>
      <w:tcPr>
        <w:tcBorders>
          <w:top w:val="nil"/>
          <w:bottom w:val="nil"/>
          <w:insideH w:val="nil"/>
          <w:insideV w:val="nil"/>
        </w:tcBorders>
        <w:shd w:val="clear" w:color="auto" w:fill="ECECEC"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locked/>
    <w:rsid w:val="004A18CC"/>
    <w:pPr>
      <w:spacing w:after="0" w:line="240" w:lineRule="auto"/>
    </w:pPr>
    <w:rPr>
      <w:rFonts w:asciiTheme="majorHAnsi" w:eastAsiaTheme="majorEastAsia" w:hAnsiTheme="majorHAnsi" w:cstheme="majorBidi"/>
      <w:color w:val="3F3F3F" w:themeColor="text1"/>
    </w:rPr>
    <w:tblPr>
      <w:tblStyleRowBandSize w:val="1"/>
      <w:tblStyleColBandSize w:val="1"/>
      <w:tblBorders>
        <w:top w:val="single" w:sz="8" w:space="0" w:color="8796A6" w:themeColor="accent5"/>
        <w:left w:val="single" w:sz="8" w:space="0" w:color="8796A6" w:themeColor="accent5"/>
        <w:bottom w:val="single" w:sz="8" w:space="0" w:color="8796A6" w:themeColor="accent5"/>
        <w:right w:val="single" w:sz="8" w:space="0" w:color="8796A6" w:themeColor="accent5"/>
      </w:tblBorders>
    </w:tblPr>
    <w:tblStylePr w:type="firstRow">
      <w:rPr>
        <w:sz w:val="24"/>
        <w:szCs w:val="24"/>
      </w:rPr>
      <w:tblPr/>
      <w:tcPr>
        <w:tcBorders>
          <w:top w:val="nil"/>
          <w:left w:val="nil"/>
          <w:bottom w:val="single" w:sz="24" w:space="0" w:color="8796A6" w:themeColor="accent5"/>
          <w:right w:val="nil"/>
          <w:insideH w:val="nil"/>
          <w:insideV w:val="nil"/>
        </w:tcBorders>
        <w:shd w:val="clear" w:color="auto" w:fill="FFFFFF" w:themeFill="background1"/>
      </w:tcPr>
    </w:tblStylePr>
    <w:tblStylePr w:type="lastRow">
      <w:tblPr/>
      <w:tcPr>
        <w:tcBorders>
          <w:top w:val="single" w:sz="8" w:space="0" w:color="8796A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796A6" w:themeColor="accent5"/>
          <w:insideH w:val="nil"/>
          <w:insideV w:val="nil"/>
        </w:tcBorders>
        <w:shd w:val="clear" w:color="auto" w:fill="FFFFFF" w:themeFill="background1"/>
      </w:tcPr>
    </w:tblStylePr>
    <w:tblStylePr w:type="lastCol">
      <w:tblPr/>
      <w:tcPr>
        <w:tcBorders>
          <w:top w:val="nil"/>
          <w:left w:val="single" w:sz="8" w:space="0" w:color="8796A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1E5E9" w:themeFill="accent5" w:themeFillTint="3F"/>
      </w:tcPr>
    </w:tblStylePr>
    <w:tblStylePr w:type="band1Horz">
      <w:tblPr/>
      <w:tcPr>
        <w:tcBorders>
          <w:top w:val="nil"/>
          <w:bottom w:val="nil"/>
          <w:insideH w:val="nil"/>
          <w:insideV w:val="nil"/>
        </w:tcBorders>
        <w:shd w:val="clear" w:color="auto" w:fill="E1E5E9"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locked/>
    <w:rsid w:val="004A18CC"/>
    <w:pPr>
      <w:spacing w:after="0" w:line="240" w:lineRule="auto"/>
    </w:pPr>
    <w:rPr>
      <w:rFonts w:asciiTheme="majorHAnsi" w:eastAsiaTheme="majorEastAsia" w:hAnsiTheme="majorHAnsi" w:cstheme="majorBidi"/>
      <w:color w:val="3F3F3F" w:themeColor="text1"/>
    </w:rPr>
    <w:tblPr>
      <w:tblStyleRowBandSize w:val="1"/>
      <w:tblStyleColBandSize w:val="1"/>
      <w:tblBorders>
        <w:top w:val="single" w:sz="8" w:space="0" w:color="FF9600" w:themeColor="accent4"/>
        <w:left w:val="single" w:sz="8" w:space="0" w:color="FF9600" w:themeColor="accent4"/>
        <w:bottom w:val="single" w:sz="8" w:space="0" w:color="FF9600" w:themeColor="accent4"/>
        <w:right w:val="single" w:sz="8" w:space="0" w:color="FF9600" w:themeColor="accent4"/>
      </w:tblBorders>
    </w:tblPr>
    <w:tblStylePr w:type="firstRow">
      <w:rPr>
        <w:sz w:val="24"/>
        <w:szCs w:val="24"/>
      </w:rPr>
      <w:tblPr/>
      <w:tcPr>
        <w:tcBorders>
          <w:top w:val="nil"/>
          <w:left w:val="nil"/>
          <w:bottom w:val="single" w:sz="24" w:space="0" w:color="FF9600" w:themeColor="accent4"/>
          <w:right w:val="nil"/>
          <w:insideH w:val="nil"/>
          <w:insideV w:val="nil"/>
        </w:tcBorders>
        <w:shd w:val="clear" w:color="auto" w:fill="FFFFFF" w:themeFill="background1"/>
      </w:tcPr>
    </w:tblStylePr>
    <w:tblStylePr w:type="lastRow">
      <w:tblPr/>
      <w:tcPr>
        <w:tcBorders>
          <w:top w:val="single" w:sz="8" w:space="0" w:color="FF96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9600" w:themeColor="accent4"/>
          <w:insideH w:val="nil"/>
          <w:insideV w:val="nil"/>
        </w:tcBorders>
        <w:shd w:val="clear" w:color="auto" w:fill="FFFFFF" w:themeFill="background1"/>
      </w:tcPr>
    </w:tblStylePr>
    <w:tblStylePr w:type="lastCol">
      <w:tblPr/>
      <w:tcPr>
        <w:tcBorders>
          <w:top w:val="nil"/>
          <w:left w:val="single" w:sz="8" w:space="0" w:color="FF96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5C0" w:themeFill="accent4" w:themeFillTint="3F"/>
      </w:tcPr>
    </w:tblStylePr>
    <w:tblStylePr w:type="band1Horz">
      <w:tblPr/>
      <w:tcPr>
        <w:tcBorders>
          <w:top w:val="nil"/>
          <w:bottom w:val="nil"/>
          <w:insideH w:val="nil"/>
          <w:insideV w:val="nil"/>
        </w:tcBorders>
        <w:shd w:val="clear" w:color="auto" w:fill="FFE5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locked/>
    <w:rsid w:val="004A18CC"/>
    <w:pPr>
      <w:spacing w:after="0" w:line="240" w:lineRule="auto"/>
    </w:pPr>
    <w:rPr>
      <w:rFonts w:asciiTheme="majorHAnsi" w:eastAsiaTheme="majorEastAsia" w:hAnsiTheme="majorHAnsi" w:cstheme="majorBidi"/>
      <w:color w:val="3F3F3F" w:themeColor="text1"/>
    </w:rPr>
    <w:tblPr>
      <w:tblStyleRowBandSize w:val="1"/>
      <w:tblStyleColBandSize w:val="1"/>
      <w:tblBorders>
        <w:top w:val="single" w:sz="8" w:space="0" w:color="FFB932" w:themeColor="accent3"/>
        <w:left w:val="single" w:sz="8" w:space="0" w:color="FFB932" w:themeColor="accent3"/>
        <w:bottom w:val="single" w:sz="8" w:space="0" w:color="FFB932" w:themeColor="accent3"/>
        <w:right w:val="single" w:sz="8" w:space="0" w:color="FFB932" w:themeColor="accent3"/>
      </w:tblBorders>
    </w:tblPr>
    <w:tblStylePr w:type="firstRow">
      <w:rPr>
        <w:sz w:val="24"/>
        <w:szCs w:val="24"/>
      </w:rPr>
      <w:tblPr/>
      <w:tcPr>
        <w:tcBorders>
          <w:top w:val="nil"/>
          <w:left w:val="nil"/>
          <w:bottom w:val="single" w:sz="24" w:space="0" w:color="FFB932" w:themeColor="accent3"/>
          <w:right w:val="nil"/>
          <w:insideH w:val="nil"/>
          <w:insideV w:val="nil"/>
        </w:tcBorders>
        <w:shd w:val="clear" w:color="auto" w:fill="FFFFFF" w:themeFill="background1"/>
      </w:tcPr>
    </w:tblStylePr>
    <w:tblStylePr w:type="lastRow">
      <w:tblPr/>
      <w:tcPr>
        <w:tcBorders>
          <w:top w:val="single" w:sz="8" w:space="0" w:color="FFB932"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B932" w:themeColor="accent3"/>
          <w:insideH w:val="nil"/>
          <w:insideV w:val="nil"/>
        </w:tcBorders>
        <w:shd w:val="clear" w:color="auto" w:fill="FFFFFF" w:themeFill="background1"/>
      </w:tcPr>
    </w:tblStylePr>
    <w:tblStylePr w:type="lastCol">
      <w:tblPr/>
      <w:tcPr>
        <w:tcBorders>
          <w:top w:val="nil"/>
          <w:left w:val="single" w:sz="8" w:space="0" w:color="FFB932"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DCC" w:themeFill="accent3" w:themeFillTint="3F"/>
      </w:tcPr>
    </w:tblStylePr>
    <w:tblStylePr w:type="band1Horz">
      <w:tblPr/>
      <w:tcPr>
        <w:tcBorders>
          <w:top w:val="nil"/>
          <w:bottom w:val="nil"/>
          <w:insideH w:val="nil"/>
          <w:insideV w:val="nil"/>
        </w:tcBorders>
        <w:shd w:val="clear" w:color="auto" w:fill="FFEDCC"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
    <w:name w:val="Medium Grid 2"/>
    <w:basedOn w:val="TableNormal"/>
    <w:uiPriority w:val="68"/>
    <w:locked/>
    <w:rsid w:val="004A18CC"/>
    <w:pPr>
      <w:spacing w:after="0" w:line="240" w:lineRule="auto"/>
    </w:pPr>
    <w:rPr>
      <w:rFonts w:asciiTheme="majorHAnsi" w:eastAsiaTheme="majorEastAsia" w:hAnsiTheme="majorHAnsi" w:cstheme="majorBidi"/>
      <w:color w:val="3F3F3F" w:themeColor="text1"/>
    </w:rPr>
    <w:tblPr>
      <w:tblStyleRowBandSize w:val="1"/>
      <w:tblStyleColBandSize w:val="1"/>
      <w:tblBorders>
        <w:top w:val="single" w:sz="8" w:space="0" w:color="3F3F3F" w:themeColor="text1"/>
        <w:left w:val="single" w:sz="8" w:space="0" w:color="3F3F3F" w:themeColor="text1"/>
        <w:bottom w:val="single" w:sz="8" w:space="0" w:color="3F3F3F" w:themeColor="text1"/>
        <w:right w:val="single" w:sz="8" w:space="0" w:color="3F3F3F" w:themeColor="text1"/>
        <w:insideH w:val="single" w:sz="8" w:space="0" w:color="3F3F3F" w:themeColor="text1"/>
        <w:insideV w:val="single" w:sz="8" w:space="0" w:color="3F3F3F" w:themeColor="text1"/>
      </w:tblBorders>
    </w:tblPr>
    <w:tcPr>
      <w:shd w:val="clear" w:color="auto" w:fill="CFCFCF" w:themeFill="text1" w:themeFillTint="3F"/>
    </w:tcPr>
    <w:tblStylePr w:type="firstRow">
      <w:rPr>
        <w:b/>
        <w:bCs/>
        <w:color w:val="3F3F3F" w:themeColor="text1"/>
      </w:rPr>
      <w:tblPr/>
      <w:tcPr>
        <w:shd w:val="clear" w:color="auto" w:fill="ECECEC" w:themeFill="text1" w:themeFillTint="19"/>
      </w:tcPr>
    </w:tblStylePr>
    <w:tblStylePr w:type="lastRow">
      <w:rPr>
        <w:b/>
        <w:bCs/>
        <w:color w:val="3F3F3F" w:themeColor="text1"/>
      </w:rPr>
      <w:tblPr/>
      <w:tcPr>
        <w:tcBorders>
          <w:top w:val="single" w:sz="12" w:space="0" w:color="3F3F3F" w:themeColor="text1"/>
          <w:left w:val="nil"/>
          <w:bottom w:val="nil"/>
          <w:right w:val="nil"/>
          <w:insideH w:val="nil"/>
          <w:insideV w:val="nil"/>
        </w:tcBorders>
        <w:shd w:val="clear" w:color="auto" w:fill="FFFFFF" w:themeFill="background1"/>
      </w:tcPr>
    </w:tblStylePr>
    <w:tblStylePr w:type="firstCol">
      <w:rPr>
        <w:b/>
        <w:bCs/>
        <w:color w:val="3F3F3F"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3F3F3F" w:themeColor="text1"/>
      </w:rPr>
      <w:tblPr/>
      <w:tcPr>
        <w:tcBorders>
          <w:top w:val="nil"/>
          <w:left w:val="nil"/>
          <w:bottom w:val="nil"/>
          <w:right w:val="nil"/>
          <w:insideH w:val="nil"/>
          <w:insideV w:val="nil"/>
        </w:tcBorders>
        <w:shd w:val="clear" w:color="auto" w:fill="D8D8D8" w:themeFill="text1" w:themeFillTint="33"/>
      </w:tcPr>
    </w:tblStylePr>
    <w:tblStylePr w:type="band1Vert">
      <w:tblPr/>
      <w:tcPr>
        <w:shd w:val="clear" w:color="auto" w:fill="9F9F9F" w:themeFill="text1" w:themeFillTint="7F"/>
      </w:tcPr>
    </w:tblStylePr>
    <w:tblStylePr w:type="band1Horz">
      <w:tblPr/>
      <w:tcPr>
        <w:tcBorders>
          <w:insideH w:val="single" w:sz="6" w:space="0" w:color="3F3F3F" w:themeColor="text1"/>
          <w:insideV w:val="single" w:sz="6" w:space="0" w:color="3F3F3F" w:themeColor="text1"/>
        </w:tcBorders>
        <w:shd w:val="clear" w:color="auto" w:fill="9F9F9F" w:themeFill="text1" w:themeFillTint="7F"/>
      </w:tcPr>
    </w:tblStylePr>
    <w:tblStylePr w:type="nwCell">
      <w:tblPr/>
      <w:tcPr>
        <w:shd w:val="clear" w:color="auto" w:fill="FFFFFF" w:themeFill="background1"/>
      </w:tcPr>
    </w:tblStylePr>
  </w:style>
  <w:style w:type="table" w:styleId="MediumGrid1-Accent6">
    <w:name w:val="Medium Grid 1 Accent 6"/>
    <w:basedOn w:val="TableNormal"/>
    <w:uiPriority w:val="67"/>
    <w:locked/>
    <w:rsid w:val="004A18CC"/>
    <w:pPr>
      <w:spacing w:after="0" w:line="240" w:lineRule="auto"/>
    </w:pPr>
    <w:tblPr>
      <w:tblStyleRowBandSize w:val="1"/>
      <w:tblStyleColBandSize w:val="1"/>
      <w:tblBorders>
        <w:top w:val="single" w:sz="8" w:space="0" w:color="C7C7C7" w:themeColor="accent6" w:themeTint="BF"/>
        <w:left w:val="single" w:sz="8" w:space="0" w:color="C7C7C7" w:themeColor="accent6" w:themeTint="BF"/>
        <w:bottom w:val="single" w:sz="8" w:space="0" w:color="C7C7C7" w:themeColor="accent6" w:themeTint="BF"/>
        <w:right w:val="single" w:sz="8" w:space="0" w:color="C7C7C7" w:themeColor="accent6" w:themeTint="BF"/>
        <w:insideH w:val="single" w:sz="8" w:space="0" w:color="C7C7C7" w:themeColor="accent6" w:themeTint="BF"/>
        <w:insideV w:val="single" w:sz="8" w:space="0" w:color="C7C7C7" w:themeColor="accent6" w:themeTint="BF"/>
      </w:tblBorders>
    </w:tblPr>
    <w:tcPr>
      <w:shd w:val="clear" w:color="auto" w:fill="ECECEC" w:themeFill="accent6" w:themeFillTint="3F"/>
    </w:tcPr>
    <w:tblStylePr w:type="firstRow">
      <w:rPr>
        <w:b/>
        <w:bCs/>
      </w:rPr>
    </w:tblStylePr>
    <w:tblStylePr w:type="lastRow">
      <w:rPr>
        <w:b/>
        <w:bCs/>
      </w:rPr>
      <w:tblPr/>
      <w:tcPr>
        <w:tcBorders>
          <w:top w:val="single" w:sz="18" w:space="0" w:color="C7C7C7" w:themeColor="accent6" w:themeTint="BF"/>
        </w:tcBorders>
      </w:tcPr>
    </w:tblStylePr>
    <w:tblStylePr w:type="firstCol">
      <w:rPr>
        <w:b/>
        <w:bCs/>
      </w:rPr>
    </w:tblStylePr>
    <w:tblStylePr w:type="lastCol">
      <w:rPr>
        <w:b/>
        <w:bCs/>
      </w:rPr>
    </w:tblStylePr>
    <w:tblStylePr w:type="band1Vert">
      <w:tblPr/>
      <w:tcPr>
        <w:shd w:val="clear" w:color="auto" w:fill="DADADA" w:themeFill="accent6" w:themeFillTint="7F"/>
      </w:tcPr>
    </w:tblStylePr>
    <w:tblStylePr w:type="band1Horz">
      <w:tblPr/>
      <w:tcPr>
        <w:shd w:val="clear" w:color="auto" w:fill="DADADA" w:themeFill="accent6" w:themeFillTint="7F"/>
      </w:tcPr>
    </w:tblStylePr>
  </w:style>
  <w:style w:type="table" w:styleId="MediumGrid1-Accent4">
    <w:name w:val="Medium Grid 1 Accent 4"/>
    <w:basedOn w:val="TableNormal"/>
    <w:uiPriority w:val="67"/>
    <w:locked/>
    <w:rsid w:val="004A18CC"/>
    <w:pPr>
      <w:spacing w:after="0" w:line="240" w:lineRule="auto"/>
    </w:pPr>
    <w:tblPr>
      <w:tblStyleRowBandSize w:val="1"/>
      <w:tblStyleColBandSize w:val="1"/>
      <w:tblBorders>
        <w:top w:val="single" w:sz="8" w:space="0" w:color="FFB040" w:themeColor="accent4" w:themeTint="BF"/>
        <w:left w:val="single" w:sz="8" w:space="0" w:color="FFB040" w:themeColor="accent4" w:themeTint="BF"/>
        <w:bottom w:val="single" w:sz="8" w:space="0" w:color="FFB040" w:themeColor="accent4" w:themeTint="BF"/>
        <w:right w:val="single" w:sz="8" w:space="0" w:color="FFB040" w:themeColor="accent4" w:themeTint="BF"/>
        <w:insideH w:val="single" w:sz="8" w:space="0" w:color="FFB040" w:themeColor="accent4" w:themeTint="BF"/>
        <w:insideV w:val="single" w:sz="8" w:space="0" w:color="FFB040" w:themeColor="accent4" w:themeTint="BF"/>
      </w:tblBorders>
    </w:tblPr>
    <w:tcPr>
      <w:shd w:val="clear" w:color="auto" w:fill="FFE5C0" w:themeFill="accent4" w:themeFillTint="3F"/>
    </w:tcPr>
    <w:tblStylePr w:type="firstRow">
      <w:rPr>
        <w:b/>
        <w:bCs/>
      </w:rPr>
    </w:tblStylePr>
    <w:tblStylePr w:type="lastRow">
      <w:rPr>
        <w:b/>
        <w:bCs/>
      </w:rPr>
      <w:tblPr/>
      <w:tcPr>
        <w:tcBorders>
          <w:top w:val="single" w:sz="18" w:space="0" w:color="FFB040" w:themeColor="accent4" w:themeTint="BF"/>
        </w:tcBorders>
      </w:tcPr>
    </w:tblStylePr>
    <w:tblStylePr w:type="firstCol">
      <w:rPr>
        <w:b/>
        <w:bCs/>
      </w:rPr>
    </w:tblStylePr>
    <w:tblStylePr w:type="lastCol">
      <w:rPr>
        <w:b/>
        <w:bCs/>
      </w:rPr>
    </w:tblStylePr>
    <w:tblStylePr w:type="band1Vert">
      <w:tblPr/>
      <w:tcPr>
        <w:shd w:val="clear" w:color="auto" w:fill="FFCA80" w:themeFill="accent4" w:themeFillTint="7F"/>
      </w:tcPr>
    </w:tblStylePr>
    <w:tblStylePr w:type="band1Horz">
      <w:tblPr/>
      <w:tcPr>
        <w:shd w:val="clear" w:color="auto" w:fill="FFCA80" w:themeFill="accent4" w:themeFillTint="7F"/>
      </w:tcPr>
    </w:tblStylePr>
  </w:style>
  <w:style w:type="table" w:styleId="MediumGrid1-Accent3">
    <w:name w:val="Medium Grid 1 Accent 3"/>
    <w:basedOn w:val="TableNormal"/>
    <w:uiPriority w:val="67"/>
    <w:locked/>
    <w:rsid w:val="004A18CC"/>
    <w:pPr>
      <w:spacing w:after="0" w:line="240" w:lineRule="auto"/>
    </w:pPr>
    <w:tblPr>
      <w:tblStyleRowBandSize w:val="1"/>
      <w:tblStyleColBandSize w:val="1"/>
      <w:tblBorders>
        <w:top w:val="single" w:sz="8" w:space="0" w:color="FFC965" w:themeColor="accent3" w:themeTint="BF"/>
        <w:left w:val="single" w:sz="8" w:space="0" w:color="FFC965" w:themeColor="accent3" w:themeTint="BF"/>
        <w:bottom w:val="single" w:sz="8" w:space="0" w:color="FFC965" w:themeColor="accent3" w:themeTint="BF"/>
        <w:right w:val="single" w:sz="8" w:space="0" w:color="FFC965" w:themeColor="accent3" w:themeTint="BF"/>
        <w:insideH w:val="single" w:sz="8" w:space="0" w:color="FFC965" w:themeColor="accent3" w:themeTint="BF"/>
        <w:insideV w:val="single" w:sz="8" w:space="0" w:color="FFC965" w:themeColor="accent3" w:themeTint="BF"/>
      </w:tblBorders>
    </w:tblPr>
    <w:tcPr>
      <w:shd w:val="clear" w:color="auto" w:fill="FFEDCC" w:themeFill="accent3" w:themeFillTint="3F"/>
    </w:tcPr>
    <w:tblStylePr w:type="firstRow">
      <w:rPr>
        <w:b/>
        <w:bCs/>
      </w:rPr>
    </w:tblStylePr>
    <w:tblStylePr w:type="lastRow">
      <w:rPr>
        <w:b/>
        <w:bCs/>
      </w:rPr>
      <w:tblPr/>
      <w:tcPr>
        <w:tcBorders>
          <w:top w:val="single" w:sz="18" w:space="0" w:color="FFC965" w:themeColor="accent3" w:themeTint="BF"/>
        </w:tcBorders>
      </w:tcPr>
    </w:tblStylePr>
    <w:tblStylePr w:type="firstCol">
      <w:rPr>
        <w:b/>
        <w:bCs/>
      </w:rPr>
    </w:tblStylePr>
    <w:tblStylePr w:type="lastCol">
      <w:rPr>
        <w:b/>
        <w:bCs/>
      </w:rPr>
    </w:tblStylePr>
    <w:tblStylePr w:type="band1Vert">
      <w:tblPr/>
      <w:tcPr>
        <w:shd w:val="clear" w:color="auto" w:fill="FFDB98" w:themeFill="accent3" w:themeFillTint="7F"/>
      </w:tcPr>
    </w:tblStylePr>
    <w:tblStylePr w:type="band1Horz">
      <w:tblPr/>
      <w:tcPr>
        <w:shd w:val="clear" w:color="auto" w:fill="FFDB98" w:themeFill="accent3" w:themeFillTint="7F"/>
      </w:tcPr>
    </w:tblStylePr>
  </w:style>
  <w:style w:type="table" w:styleId="LightGrid">
    <w:name w:val="Light Grid"/>
    <w:basedOn w:val="TableNormal"/>
    <w:uiPriority w:val="62"/>
    <w:locked/>
    <w:rsid w:val="004A18CC"/>
    <w:pPr>
      <w:spacing w:after="0" w:line="240" w:lineRule="auto"/>
    </w:pPr>
    <w:tblPr>
      <w:tblStyleRowBandSize w:val="1"/>
      <w:tblStyleColBandSize w:val="1"/>
      <w:tblBorders>
        <w:top w:val="single" w:sz="8" w:space="0" w:color="3F3F3F" w:themeColor="text1"/>
        <w:left w:val="single" w:sz="8" w:space="0" w:color="3F3F3F" w:themeColor="text1"/>
        <w:bottom w:val="single" w:sz="8" w:space="0" w:color="3F3F3F" w:themeColor="text1"/>
        <w:right w:val="single" w:sz="8" w:space="0" w:color="3F3F3F" w:themeColor="text1"/>
        <w:insideH w:val="single" w:sz="8" w:space="0" w:color="3F3F3F" w:themeColor="text1"/>
        <w:insideV w:val="single" w:sz="8" w:space="0" w:color="3F3F3F"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F3F3F" w:themeColor="text1"/>
          <w:left w:val="single" w:sz="8" w:space="0" w:color="3F3F3F" w:themeColor="text1"/>
          <w:bottom w:val="single" w:sz="18" w:space="0" w:color="3F3F3F" w:themeColor="text1"/>
          <w:right w:val="single" w:sz="8" w:space="0" w:color="3F3F3F" w:themeColor="text1"/>
          <w:insideH w:val="nil"/>
          <w:insideV w:val="single" w:sz="8" w:space="0" w:color="3F3F3F"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F3F3F" w:themeColor="text1"/>
          <w:left w:val="single" w:sz="8" w:space="0" w:color="3F3F3F" w:themeColor="text1"/>
          <w:bottom w:val="single" w:sz="8" w:space="0" w:color="3F3F3F" w:themeColor="text1"/>
          <w:right w:val="single" w:sz="8" w:space="0" w:color="3F3F3F" w:themeColor="text1"/>
          <w:insideH w:val="nil"/>
          <w:insideV w:val="single" w:sz="8" w:space="0" w:color="3F3F3F"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F3F3F" w:themeColor="text1"/>
          <w:left w:val="single" w:sz="8" w:space="0" w:color="3F3F3F" w:themeColor="text1"/>
          <w:bottom w:val="single" w:sz="8" w:space="0" w:color="3F3F3F" w:themeColor="text1"/>
          <w:right w:val="single" w:sz="8" w:space="0" w:color="3F3F3F" w:themeColor="text1"/>
        </w:tcBorders>
      </w:tcPr>
    </w:tblStylePr>
    <w:tblStylePr w:type="band1Vert">
      <w:tblPr/>
      <w:tcPr>
        <w:tcBorders>
          <w:top w:val="single" w:sz="8" w:space="0" w:color="3F3F3F" w:themeColor="text1"/>
          <w:left w:val="single" w:sz="8" w:space="0" w:color="3F3F3F" w:themeColor="text1"/>
          <w:bottom w:val="single" w:sz="8" w:space="0" w:color="3F3F3F" w:themeColor="text1"/>
          <w:right w:val="single" w:sz="8" w:space="0" w:color="3F3F3F" w:themeColor="text1"/>
        </w:tcBorders>
        <w:shd w:val="clear" w:color="auto" w:fill="CFCFCF" w:themeFill="text1" w:themeFillTint="3F"/>
      </w:tcPr>
    </w:tblStylePr>
    <w:tblStylePr w:type="band1Horz">
      <w:tblPr/>
      <w:tcPr>
        <w:tcBorders>
          <w:top w:val="single" w:sz="8" w:space="0" w:color="3F3F3F" w:themeColor="text1"/>
          <w:left w:val="single" w:sz="8" w:space="0" w:color="3F3F3F" w:themeColor="text1"/>
          <w:bottom w:val="single" w:sz="8" w:space="0" w:color="3F3F3F" w:themeColor="text1"/>
          <w:right w:val="single" w:sz="8" w:space="0" w:color="3F3F3F" w:themeColor="text1"/>
          <w:insideV w:val="single" w:sz="8" w:space="0" w:color="3F3F3F" w:themeColor="text1"/>
        </w:tcBorders>
        <w:shd w:val="clear" w:color="auto" w:fill="CFCFCF" w:themeFill="text1" w:themeFillTint="3F"/>
      </w:tcPr>
    </w:tblStylePr>
    <w:tblStylePr w:type="band2Horz">
      <w:tblPr/>
      <w:tcPr>
        <w:tcBorders>
          <w:top w:val="single" w:sz="8" w:space="0" w:color="3F3F3F" w:themeColor="text1"/>
          <w:left w:val="single" w:sz="8" w:space="0" w:color="3F3F3F" w:themeColor="text1"/>
          <w:bottom w:val="single" w:sz="8" w:space="0" w:color="3F3F3F" w:themeColor="text1"/>
          <w:right w:val="single" w:sz="8" w:space="0" w:color="3F3F3F" w:themeColor="text1"/>
          <w:insideV w:val="single" w:sz="8" w:space="0" w:color="3F3F3F" w:themeColor="text1"/>
        </w:tcBorders>
      </w:tcPr>
    </w:tblStylePr>
  </w:style>
  <w:style w:type="table" w:customStyle="1" w:styleId="Bluetoothhorizontalborders">
    <w:name w:val="Bluetooth horizontal borders"/>
    <w:basedOn w:val="TableNormal"/>
    <w:uiPriority w:val="99"/>
    <w:rsid w:val="004A18CC"/>
    <w:pPr>
      <w:spacing w:after="0" w:line="240" w:lineRule="auto"/>
    </w:pPr>
    <w:rPr>
      <w:rFonts w:ascii="Arial" w:hAnsi="Arial"/>
      <w:sz w:val="20"/>
    </w:rPr>
    <w:tblPr>
      <w:tblStyleRowBandSize w:val="1"/>
      <w:tblInd w:w="144" w:type="dxa"/>
      <w:tblBorders>
        <w:bottom w:val="double" w:sz="4" w:space="0" w:color="auto"/>
        <w:insideH w:val="single" w:sz="4" w:space="0" w:color="auto"/>
      </w:tblBorders>
    </w:tblPr>
    <w:tblStylePr w:type="firstRow">
      <w:tblPr/>
      <w:tcPr>
        <w:shd w:val="clear" w:color="auto" w:fill="F2F2F2" w:themeFill="background1" w:themeFillShade="F2"/>
      </w:tcPr>
    </w:tblStylePr>
    <w:tblStylePr w:type="band1Horz">
      <w:tblPr/>
      <w:tcPr>
        <w:tcBorders>
          <w:bottom w:val="nil"/>
        </w:tcBorders>
      </w:tcPr>
    </w:tblStylePr>
    <w:tblStylePr w:type="band2Horz">
      <w:tblPr/>
      <w:tcPr>
        <w:tcBorders>
          <w:bottom w:val="nil"/>
        </w:tcBorders>
      </w:tcPr>
    </w:tblStylePr>
  </w:style>
  <w:style w:type="character" w:customStyle="1" w:styleId="Courier9pt">
    <w:name w:val="Courier 9 pt"/>
    <w:basedOn w:val="DefaultParagraphFont"/>
    <w:uiPriority w:val="1"/>
    <w:rsid w:val="004A18CC"/>
    <w:rPr>
      <w:rFonts w:ascii="Courier" w:hAnsi="Courier"/>
      <w:sz w:val="18"/>
    </w:rPr>
  </w:style>
  <w:style w:type="paragraph" w:customStyle="1" w:styleId="Code">
    <w:name w:val="Code"/>
    <w:basedOn w:val="Normal"/>
    <w:uiPriority w:val="1"/>
    <w:rsid w:val="004A18CC"/>
    <w:pPr>
      <w:spacing w:before="40" w:after="40"/>
    </w:pPr>
    <w:rPr>
      <w:rFonts w:ascii="Courier" w:hAnsi="Courier"/>
      <w:sz w:val="18"/>
    </w:rPr>
  </w:style>
  <w:style w:type="character" w:styleId="Emphasis">
    <w:name w:val="Emphasis"/>
    <w:aliases w:val="Highlight in orange"/>
    <w:basedOn w:val="DefaultParagraphFont"/>
    <w:uiPriority w:val="2"/>
    <w:unhideWhenUsed/>
    <w:qFormat/>
    <w:rsid w:val="004A18CC"/>
    <w:rPr>
      <w:i w:val="0"/>
      <w:iCs/>
      <w:color w:val="FF6600" w:themeColor="accent2"/>
    </w:rPr>
  </w:style>
  <w:style w:type="character" w:styleId="SubtleEmphasis">
    <w:name w:val="Subtle Emphasis"/>
    <w:aliases w:val="light gray italics"/>
    <w:basedOn w:val="DefaultParagraphFont"/>
    <w:uiPriority w:val="2"/>
    <w:unhideWhenUsed/>
    <w:qFormat/>
    <w:rsid w:val="004A18CC"/>
    <w:rPr>
      <w:i/>
      <w:iCs/>
      <w:color w:val="9F9F9F" w:themeColor="text1" w:themeTint="7F"/>
    </w:rPr>
  </w:style>
  <w:style w:type="character" w:customStyle="1" w:styleId="ListParagraphChar">
    <w:name w:val="List Paragraph Char"/>
    <w:basedOn w:val="DefaultParagraphFont"/>
    <w:link w:val="ListParagraph"/>
    <w:uiPriority w:val="34"/>
    <w:rsid w:val="004A18CC"/>
    <w:rPr>
      <w:rFonts w:ascii="Arial" w:eastAsia="MS Mincho" w:hAnsi="Arial" w:cs="Calibri"/>
      <w:bCs/>
      <w:noProof/>
      <w:snapToGrid w:val="0"/>
      <w:szCs w:val="20"/>
    </w:rPr>
  </w:style>
  <w:style w:type="character" w:customStyle="1" w:styleId="Italic">
    <w:name w:val="Italic"/>
    <w:basedOn w:val="DefaultParagraphFont"/>
    <w:uiPriority w:val="2"/>
    <w:rsid w:val="004A18CC"/>
    <w:rPr>
      <w:rFonts w:asciiTheme="minorHAnsi" w:hAnsiTheme="minorHAnsi"/>
      <w:i/>
    </w:rPr>
  </w:style>
  <w:style w:type="character" w:customStyle="1" w:styleId="Crossreference">
    <w:name w:val="Cross reference"/>
    <w:aliases w:val="Document Hyperlink"/>
    <w:uiPriority w:val="4"/>
    <w:qFormat/>
    <w:rsid w:val="004A18CC"/>
    <w:rPr>
      <w:color w:val="0070C0"/>
    </w:rPr>
  </w:style>
  <w:style w:type="paragraph" w:customStyle="1" w:styleId="Watermarksidebar">
    <w:name w:val="Watermark sidebar"/>
    <w:basedOn w:val="Bodyspace-above"/>
    <w:uiPriority w:val="54"/>
    <w:rsid w:val="004A18CC"/>
    <w:rPr>
      <w:color w:val="A6A6A6" w:themeColor="background1" w:themeShade="A6"/>
      <w:sz w:val="40"/>
      <w:szCs w:val="40"/>
    </w:rPr>
  </w:style>
  <w:style w:type="paragraph" w:styleId="Revision">
    <w:name w:val="Revision"/>
    <w:hidden/>
    <w:uiPriority w:val="99"/>
    <w:semiHidden/>
    <w:rsid w:val="004A18CC"/>
    <w:pPr>
      <w:spacing w:after="0" w:line="240" w:lineRule="auto"/>
    </w:pPr>
    <w:rPr>
      <w:rFonts w:ascii="Arial" w:hAnsi="Arial"/>
    </w:rPr>
  </w:style>
  <w:style w:type="character" w:customStyle="1" w:styleId="NoSpacingChar">
    <w:name w:val="No Spacing Char"/>
    <w:basedOn w:val="DefaultParagraphFont"/>
    <w:link w:val="NoSpacing"/>
    <w:uiPriority w:val="1"/>
    <w:rsid w:val="004A18CC"/>
    <w:rPr>
      <w:rFonts w:asciiTheme="majorHAnsi" w:hAnsiTheme="majorHAnsi"/>
      <w:color w:val="3F3F3F" w:themeColor="text1"/>
    </w:rPr>
  </w:style>
  <w:style w:type="paragraph" w:styleId="NormalWeb">
    <w:name w:val="Normal (Web)"/>
    <w:basedOn w:val="Normal"/>
    <w:uiPriority w:val="99"/>
    <w:locked/>
    <w:rsid w:val="004A18C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eaderline1">
    <w:name w:val="Header line 1"/>
    <w:basedOn w:val="Header"/>
    <w:uiPriority w:val="99"/>
    <w:rsid w:val="004A18CC"/>
    <w:pPr>
      <w:tabs>
        <w:tab w:val="clear" w:pos="4680"/>
      </w:tabs>
    </w:pPr>
    <w:rPr>
      <w:rFonts w:asciiTheme="minorHAnsi" w:hAnsiTheme="minorHAnsi"/>
      <w:bCs/>
    </w:rPr>
  </w:style>
  <w:style w:type="paragraph" w:customStyle="1" w:styleId="Headerline2">
    <w:name w:val="Header line 2"/>
    <w:uiPriority w:val="99"/>
    <w:rsid w:val="004A18CC"/>
    <w:pPr>
      <w:spacing w:line="480" w:lineRule="auto"/>
      <w:jc w:val="right"/>
    </w:pPr>
    <w:rPr>
      <w:b/>
      <w:color w:val="808080" w:themeColor="background1" w:themeShade="80"/>
      <w:sz w:val="20"/>
    </w:rPr>
  </w:style>
  <w:style w:type="paragraph" w:customStyle="1" w:styleId="Copyrightbold">
    <w:name w:val="Copyright bold"/>
    <w:basedOn w:val="Copyright"/>
    <w:uiPriority w:val="99"/>
    <w:qFormat/>
    <w:rsid w:val="004A18CC"/>
    <w:rPr>
      <w:b/>
    </w:rPr>
  </w:style>
  <w:style w:type="paragraph" w:customStyle="1" w:styleId="Copyrightnormal">
    <w:name w:val="Copyright normal"/>
    <w:basedOn w:val="Normal"/>
    <w:rsid w:val="008C4300"/>
    <w:pPr>
      <w:spacing w:line="240" w:lineRule="auto"/>
      <w:jc w:val="both"/>
    </w:pPr>
    <w:rPr>
      <w:rFonts w:eastAsia="Times New Roman" w:cs="Arial"/>
      <w:bCs/>
      <w:color w:val="000000"/>
      <w:sz w:val="19"/>
      <w:szCs w:val="19"/>
    </w:rPr>
  </w:style>
  <w:style w:type="paragraph" w:customStyle="1" w:styleId="CopyrightHeading">
    <w:name w:val="Copyright Heading"/>
    <w:basedOn w:val="Normal"/>
    <w:qFormat/>
    <w:rsid w:val="008C4300"/>
    <w:pPr>
      <w:keepNext/>
      <w:spacing w:before="240" w:afterAutospacing="1" w:line="240" w:lineRule="auto"/>
    </w:pPr>
    <w:rPr>
      <w:rFonts w:eastAsia="MS Mincho" w:cs="Arial"/>
      <w:b/>
      <w:bCs/>
      <w:color w:val="000000"/>
      <w:sz w:val="28"/>
      <w:szCs w:val="28"/>
    </w:rPr>
  </w:style>
  <w:style w:type="table" w:customStyle="1" w:styleId="LightShading1">
    <w:name w:val="Light Shading1"/>
    <w:basedOn w:val="TableNormal"/>
    <w:uiPriority w:val="60"/>
    <w:locked/>
    <w:rsid w:val="00E40CCE"/>
    <w:pPr>
      <w:spacing w:after="0"/>
    </w:pPr>
    <w:rPr>
      <w:rFonts w:eastAsiaTheme="minorHAnsi"/>
      <w:color w:val="2F2F2F" w:themeColor="text1" w:themeShade="BF"/>
    </w:rPr>
    <w:tblPr>
      <w:tblStyleRowBandSize w:val="1"/>
      <w:tblStyleColBandSize w:val="1"/>
      <w:tblBorders>
        <w:top w:val="single" w:sz="8" w:space="0" w:color="3F3F3F" w:themeColor="text1"/>
        <w:bottom w:val="single" w:sz="8" w:space="0" w:color="3F3F3F" w:themeColor="text1"/>
      </w:tblBorders>
    </w:tblPr>
    <w:tblStylePr w:type="firstRow">
      <w:pPr>
        <w:spacing w:before="0" w:after="0" w:line="240" w:lineRule="auto"/>
      </w:pPr>
      <w:rPr>
        <w:b/>
        <w:bCs/>
      </w:rPr>
      <w:tblPr/>
      <w:tcPr>
        <w:tcBorders>
          <w:top w:val="single" w:sz="8" w:space="0" w:color="3F3F3F" w:themeColor="text1"/>
          <w:left w:val="nil"/>
          <w:bottom w:val="single" w:sz="8" w:space="0" w:color="3F3F3F" w:themeColor="text1"/>
          <w:right w:val="nil"/>
          <w:insideH w:val="nil"/>
          <w:insideV w:val="nil"/>
        </w:tcBorders>
      </w:tcPr>
    </w:tblStylePr>
    <w:tblStylePr w:type="lastRow">
      <w:pPr>
        <w:spacing w:before="0" w:after="0" w:line="240" w:lineRule="auto"/>
      </w:pPr>
      <w:rPr>
        <w:b/>
        <w:bCs/>
      </w:rPr>
      <w:tblPr/>
      <w:tcPr>
        <w:tcBorders>
          <w:top w:val="single" w:sz="8" w:space="0" w:color="3F3F3F" w:themeColor="text1"/>
          <w:left w:val="nil"/>
          <w:bottom w:val="single" w:sz="8" w:space="0" w:color="3F3F3F"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FCFCF" w:themeFill="text1" w:themeFillTint="3F"/>
      </w:tcPr>
    </w:tblStylePr>
    <w:tblStylePr w:type="band1Horz">
      <w:tblPr/>
      <w:tcPr>
        <w:tcBorders>
          <w:left w:val="nil"/>
          <w:right w:val="nil"/>
          <w:insideH w:val="nil"/>
          <w:insideV w:val="nil"/>
        </w:tcBorders>
        <w:shd w:val="clear" w:color="auto" w:fill="CFCFCF" w:themeFill="text1" w:themeFillTint="3F"/>
      </w:tcPr>
    </w:tblStylePr>
  </w:style>
  <w:style w:type="table" w:customStyle="1" w:styleId="ColorfulList1">
    <w:name w:val="Colorful List1"/>
    <w:basedOn w:val="TableNormal"/>
    <w:uiPriority w:val="72"/>
    <w:locked/>
    <w:rsid w:val="00E40CCE"/>
    <w:pPr>
      <w:spacing w:after="0"/>
    </w:pPr>
    <w:rPr>
      <w:color w:val="3F3F3F" w:themeColor="text1"/>
    </w:rPr>
    <w:tblPr>
      <w:tblStyleRowBandSize w:val="1"/>
      <w:tblStyleColBandSize w:val="1"/>
    </w:tblPr>
    <w:tcPr>
      <w:shd w:val="clear" w:color="auto" w:fill="ECECEC" w:themeFill="text1" w:themeFillTint="19"/>
    </w:tcPr>
    <w:tblStylePr w:type="firstRow">
      <w:rPr>
        <w:b/>
        <w:bCs/>
        <w:color w:val="FFFFFF" w:themeColor="background1"/>
      </w:rPr>
      <w:tblPr/>
      <w:tcPr>
        <w:tcBorders>
          <w:bottom w:val="single" w:sz="12" w:space="0" w:color="FFFFFF" w:themeColor="background1"/>
        </w:tcBorders>
        <w:shd w:val="clear" w:color="auto" w:fill="CC5100" w:themeFill="accent2" w:themeFillShade="CC"/>
      </w:tcPr>
    </w:tblStylePr>
    <w:tblStylePr w:type="lastRow">
      <w:rPr>
        <w:b/>
        <w:bCs/>
        <w:color w:val="CC5100" w:themeColor="accent2" w:themeShade="CC"/>
      </w:rPr>
      <w:tblPr/>
      <w:tcPr>
        <w:tcBorders>
          <w:top w:val="single" w:sz="12" w:space="0" w:color="3F3F3F"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FCFCF" w:themeFill="text1" w:themeFillTint="3F"/>
      </w:tcPr>
    </w:tblStylePr>
    <w:tblStylePr w:type="band1Horz">
      <w:tblPr/>
      <w:tcPr>
        <w:shd w:val="clear" w:color="auto" w:fill="D8D8D8" w:themeFill="text1" w:themeFillTint="33"/>
      </w:tcPr>
    </w:tblStylePr>
  </w:style>
  <w:style w:type="table" w:customStyle="1" w:styleId="DarkList1">
    <w:name w:val="Dark List1"/>
    <w:basedOn w:val="TableNormal"/>
    <w:uiPriority w:val="70"/>
    <w:locked/>
    <w:rsid w:val="00E40CCE"/>
    <w:pPr>
      <w:spacing w:after="0"/>
    </w:pPr>
    <w:rPr>
      <w:color w:val="FFFFFF" w:themeColor="background1"/>
    </w:rPr>
    <w:tblPr>
      <w:tblStyleRowBandSize w:val="1"/>
      <w:tblStyleColBandSize w:val="1"/>
    </w:tblPr>
    <w:tcPr>
      <w:shd w:val="clear" w:color="auto" w:fill="3F3F3F" w:themeFill="text1"/>
    </w:tcPr>
    <w:tblStylePr w:type="firstRow">
      <w:rPr>
        <w:b/>
        <w:bCs/>
      </w:rPr>
      <w:tblPr/>
      <w:tcPr>
        <w:tcBorders>
          <w:top w:val="nil"/>
          <w:left w:val="nil"/>
          <w:bottom w:val="single" w:sz="18" w:space="0" w:color="FFFFFF" w:themeColor="background1"/>
          <w:right w:val="nil"/>
          <w:insideH w:val="nil"/>
          <w:insideV w:val="nil"/>
        </w:tcBorders>
        <w:shd w:val="clear" w:color="auto" w:fill="3F3F3F" w:themeFill="text1"/>
      </w:tcPr>
    </w:tblStylePr>
    <w:tblStylePr w:type="lastRow">
      <w:tblPr/>
      <w:tcPr>
        <w:tcBorders>
          <w:top w:val="single" w:sz="18" w:space="0" w:color="FFFFFF" w:themeColor="background1"/>
          <w:left w:val="nil"/>
          <w:bottom w:val="nil"/>
          <w:right w:val="nil"/>
          <w:insideH w:val="nil"/>
          <w:insideV w:val="nil"/>
        </w:tcBorders>
        <w:shd w:val="clear" w:color="auto" w:fill="1F1F1F"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2F2F2F"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2F2F2F" w:themeFill="text1" w:themeFillShade="BF"/>
      </w:tcPr>
    </w:tblStylePr>
    <w:tblStylePr w:type="band1Vert">
      <w:tblPr/>
      <w:tcPr>
        <w:tcBorders>
          <w:top w:val="nil"/>
          <w:left w:val="nil"/>
          <w:bottom w:val="nil"/>
          <w:right w:val="nil"/>
          <w:insideH w:val="nil"/>
          <w:insideV w:val="nil"/>
        </w:tcBorders>
        <w:shd w:val="clear" w:color="auto" w:fill="2F2F2F" w:themeFill="text1" w:themeFillShade="BF"/>
      </w:tcPr>
    </w:tblStylePr>
    <w:tblStylePr w:type="band1Horz">
      <w:tblPr/>
      <w:tcPr>
        <w:tcBorders>
          <w:top w:val="nil"/>
          <w:left w:val="nil"/>
          <w:bottom w:val="nil"/>
          <w:right w:val="nil"/>
          <w:insideH w:val="nil"/>
          <w:insideV w:val="nil"/>
        </w:tcBorders>
        <w:shd w:val="clear" w:color="auto" w:fill="2F2F2F" w:themeFill="text1" w:themeFillShade="BF"/>
      </w:tcPr>
    </w:tblStylePr>
  </w:style>
  <w:style w:type="table" w:customStyle="1" w:styleId="MediumGrid31">
    <w:name w:val="Medium Grid 31"/>
    <w:basedOn w:val="TableNormal"/>
    <w:uiPriority w:val="69"/>
    <w:locked/>
    <w:rsid w:val="00E40CCE"/>
    <w:pPr>
      <w:spacing w:after="0"/>
    </w:pPr>
    <w:rPr>
      <w:color w:val="3F3F3F" w:themeColor="text1"/>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FCFCF"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F3F3F"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F3F3F"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F3F3F"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F3F3F"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F9F9F"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F9F9F" w:themeFill="text1" w:themeFillTint="7F"/>
      </w:tcPr>
    </w:tblStylePr>
  </w:style>
  <w:style w:type="table" w:customStyle="1" w:styleId="LightShading-Accent11">
    <w:name w:val="Light Shading - Accent 11"/>
    <w:basedOn w:val="TableNormal"/>
    <w:uiPriority w:val="60"/>
    <w:locked/>
    <w:rsid w:val="00E40CCE"/>
    <w:pPr>
      <w:spacing w:after="0"/>
    </w:pPr>
    <w:rPr>
      <w:color w:val="19477B" w:themeColor="accent1" w:themeShade="BF"/>
    </w:rPr>
    <w:tblPr>
      <w:tblStyleRowBandSize w:val="1"/>
      <w:tblStyleColBandSize w:val="1"/>
      <w:tblBorders>
        <w:top w:val="single" w:sz="8" w:space="0" w:color="2260A5" w:themeColor="accent1"/>
        <w:bottom w:val="single" w:sz="8" w:space="0" w:color="2260A5" w:themeColor="accent1"/>
      </w:tblBorders>
    </w:tblPr>
    <w:tblStylePr w:type="firstRow">
      <w:pPr>
        <w:spacing w:before="0" w:after="0" w:line="240" w:lineRule="auto"/>
      </w:pPr>
      <w:rPr>
        <w:b/>
        <w:bCs/>
      </w:rPr>
      <w:tblPr/>
      <w:tcPr>
        <w:tcBorders>
          <w:top w:val="single" w:sz="8" w:space="0" w:color="2260A5" w:themeColor="accent1"/>
          <w:left w:val="nil"/>
          <w:bottom w:val="single" w:sz="8" w:space="0" w:color="2260A5" w:themeColor="accent1"/>
          <w:right w:val="nil"/>
          <w:insideH w:val="nil"/>
          <w:insideV w:val="nil"/>
        </w:tcBorders>
      </w:tcPr>
    </w:tblStylePr>
    <w:tblStylePr w:type="lastRow">
      <w:pPr>
        <w:spacing w:before="0" w:after="0" w:line="240" w:lineRule="auto"/>
      </w:pPr>
      <w:rPr>
        <w:b/>
        <w:bCs/>
      </w:rPr>
      <w:tblPr/>
      <w:tcPr>
        <w:tcBorders>
          <w:top w:val="single" w:sz="8" w:space="0" w:color="2260A5" w:themeColor="accent1"/>
          <w:left w:val="nil"/>
          <w:bottom w:val="single" w:sz="8" w:space="0" w:color="2260A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D7F2" w:themeFill="accent1" w:themeFillTint="3F"/>
      </w:tcPr>
    </w:tblStylePr>
    <w:tblStylePr w:type="band1Horz">
      <w:tblPr/>
      <w:tcPr>
        <w:tcBorders>
          <w:left w:val="nil"/>
          <w:right w:val="nil"/>
          <w:insideH w:val="nil"/>
          <w:insideV w:val="nil"/>
        </w:tcBorders>
        <w:shd w:val="clear" w:color="auto" w:fill="BFD7F2" w:themeFill="accent1" w:themeFillTint="3F"/>
      </w:tcPr>
    </w:tblStylePr>
  </w:style>
  <w:style w:type="table" w:customStyle="1" w:styleId="LightList1">
    <w:name w:val="Light List1"/>
    <w:basedOn w:val="TableNormal"/>
    <w:uiPriority w:val="61"/>
    <w:locked/>
    <w:rsid w:val="00E40CCE"/>
    <w:pPr>
      <w:spacing w:after="0"/>
    </w:pPr>
    <w:rPr>
      <w:color w:val="3F3F3F" w:themeColor="text1"/>
    </w:rPr>
    <w:tblPr>
      <w:tblStyleRowBandSize w:val="1"/>
      <w:tblStyleColBandSize w:val="1"/>
      <w:tblBorders>
        <w:top w:val="single" w:sz="8" w:space="0" w:color="3F3F3F" w:themeColor="text1"/>
        <w:left w:val="single" w:sz="8" w:space="0" w:color="3F3F3F" w:themeColor="text1"/>
        <w:bottom w:val="single" w:sz="8" w:space="0" w:color="3F3F3F" w:themeColor="text1"/>
        <w:right w:val="single" w:sz="8" w:space="0" w:color="3F3F3F" w:themeColor="text1"/>
      </w:tblBorders>
    </w:tblPr>
    <w:tblStylePr w:type="firstRow">
      <w:pPr>
        <w:spacing w:before="0" w:after="0" w:line="240" w:lineRule="auto"/>
      </w:pPr>
      <w:rPr>
        <w:b/>
        <w:bCs/>
        <w:color w:val="FFFFFF" w:themeColor="background1"/>
      </w:rPr>
      <w:tblPr/>
      <w:tcPr>
        <w:shd w:val="clear" w:color="auto" w:fill="3F3F3F" w:themeFill="text1"/>
      </w:tcPr>
    </w:tblStylePr>
    <w:tblStylePr w:type="lastRow">
      <w:pPr>
        <w:spacing w:before="0" w:after="0" w:line="240" w:lineRule="auto"/>
      </w:pPr>
      <w:rPr>
        <w:b/>
        <w:bCs/>
      </w:rPr>
      <w:tblPr/>
      <w:tcPr>
        <w:tcBorders>
          <w:top w:val="double" w:sz="6" w:space="0" w:color="3F3F3F" w:themeColor="text1"/>
          <w:left w:val="single" w:sz="8" w:space="0" w:color="3F3F3F" w:themeColor="text1"/>
          <w:bottom w:val="single" w:sz="8" w:space="0" w:color="3F3F3F" w:themeColor="text1"/>
          <w:right w:val="single" w:sz="8" w:space="0" w:color="3F3F3F" w:themeColor="text1"/>
        </w:tcBorders>
      </w:tcPr>
    </w:tblStylePr>
    <w:tblStylePr w:type="firstCol">
      <w:rPr>
        <w:b/>
        <w:bCs/>
      </w:rPr>
    </w:tblStylePr>
    <w:tblStylePr w:type="lastCol">
      <w:rPr>
        <w:b/>
        <w:bCs/>
      </w:rPr>
    </w:tblStylePr>
    <w:tblStylePr w:type="band1Vert">
      <w:tblPr/>
      <w:tcPr>
        <w:tcBorders>
          <w:top w:val="single" w:sz="8" w:space="0" w:color="3F3F3F" w:themeColor="text1"/>
          <w:left w:val="single" w:sz="8" w:space="0" w:color="3F3F3F" w:themeColor="text1"/>
          <w:bottom w:val="single" w:sz="8" w:space="0" w:color="3F3F3F" w:themeColor="text1"/>
          <w:right w:val="single" w:sz="8" w:space="0" w:color="3F3F3F" w:themeColor="text1"/>
        </w:tcBorders>
      </w:tcPr>
    </w:tblStylePr>
    <w:tblStylePr w:type="band1Horz">
      <w:tblPr/>
      <w:tcPr>
        <w:tcBorders>
          <w:top w:val="single" w:sz="8" w:space="0" w:color="3F3F3F" w:themeColor="text1"/>
          <w:left w:val="single" w:sz="8" w:space="0" w:color="3F3F3F" w:themeColor="text1"/>
          <w:bottom w:val="single" w:sz="8" w:space="0" w:color="3F3F3F" w:themeColor="text1"/>
          <w:right w:val="single" w:sz="8" w:space="0" w:color="3F3F3F" w:themeColor="text1"/>
        </w:tcBorders>
      </w:tcPr>
    </w:tblStylePr>
  </w:style>
  <w:style w:type="table" w:customStyle="1" w:styleId="LightList-Accent11">
    <w:name w:val="Light List - Accent 11"/>
    <w:basedOn w:val="TableNormal"/>
    <w:uiPriority w:val="61"/>
    <w:locked/>
    <w:rsid w:val="00E40CCE"/>
    <w:pPr>
      <w:spacing w:after="0" w:line="240" w:lineRule="auto"/>
    </w:pPr>
    <w:tblPr>
      <w:tblStyleRowBandSize w:val="1"/>
      <w:tblStyleColBandSize w:val="1"/>
      <w:tblBorders>
        <w:top w:val="single" w:sz="8" w:space="0" w:color="2260A5" w:themeColor="accent1"/>
        <w:left w:val="single" w:sz="8" w:space="0" w:color="2260A5" w:themeColor="accent1"/>
        <w:bottom w:val="single" w:sz="8" w:space="0" w:color="2260A5" w:themeColor="accent1"/>
        <w:right w:val="single" w:sz="8" w:space="0" w:color="2260A5" w:themeColor="accent1"/>
      </w:tblBorders>
    </w:tblPr>
    <w:tblStylePr w:type="firstRow">
      <w:pPr>
        <w:spacing w:before="0" w:after="0" w:line="240" w:lineRule="auto"/>
      </w:pPr>
      <w:rPr>
        <w:b/>
        <w:bCs/>
        <w:color w:val="FFFFFF" w:themeColor="background1"/>
      </w:rPr>
      <w:tblPr/>
      <w:tcPr>
        <w:shd w:val="clear" w:color="auto" w:fill="2260A5" w:themeFill="accent1"/>
      </w:tcPr>
    </w:tblStylePr>
    <w:tblStylePr w:type="lastRow">
      <w:pPr>
        <w:spacing w:before="0" w:after="0" w:line="240" w:lineRule="auto"/>
      </w:pPr>
      <w:rPr>
        <w:b/>
        <w:bCs/>
      </w:rPr>
      <w:tblPr/>
      <w:tcPr>
        <w:tcBorders>
          <w:top w:val="double" w:sz="6" w:space="0" w:color="2260A5" w:themeColor="accent1"/>
          <w:left w:val="single" w:sz="8" w:space="0" w:color="2260A5" w:themeColor="accent1"/>
          <w:bottom w:val="single" w:sz="8" w:space="0" w:color="2260A5" w:themeColor="accent1"/>
          <w:right w:val="single" w:sz="8" w:space="0" w:color="2260A5" w:themeColor="accent1"/>
        </w:tcBorders>
      </w:tcPr>
    </w:tblStylePr>
    <w:tblStylePr w:type="firstCol">
      <w:rPr>
        <w:b/>
        <w:bCs/>
      </w:rPr>
    </w:tblStylePr>
    <w:tblStylePr w:type="lastCol">
      <w:rPr>
        <w:b/>
        <w:bCs/>
      </w:rPr>
    </w:tblStylePr>
    <w:tblStylePr w:type="band1Vert">
      <w:tblPr/>
      <w:tcPr>
        <w:tcBorders>
          <w:top w:val="single" w:sz="8" w:space="0" w:color="2260A5" w:themeColor="accent1"/>
          <w:left w:val="single" w:sz="8" w:space="0" w:color="2260A5" w:themeColor="accent1"/>
          <w:bottom w:val="single" w:sz="8" w:space="0" w:color="2260A5" w:themeColor="accent1"/>
          <w:right w:val="single" w:sz="8" w:space="0" w:color="2260A5" w:themeColor="accent1"/>
        </w:tcBorders>
      </w:tcPr>
    </w:tblStylePr>
    <w:tblStylePr w:type="band1Horz">
      <w:tblPr/>
      <w:tcPr>
        <w:tcBorders>
          <w:top w:val="single" w:sz="8" w:space="0" w:color="2260A5" w:themeColor="accent1"/>
          <w:left w:val="single" w:sz="8" w:space="0" w:color="2260A5" w:themeColor="accent1"/>
          <w:bottom w:val="single" w:sz="8" w:space="0" w:color="2260A5" w:themeColor="accent1"/>
          <w:right w:val="single" w:sz="8" w:space="0" w:color="2260A5" w:themeColor="accent1"/>
        </w:tcBorders>
      </w:tcPr>
    </w:tblStylePr>
  </w:style>
  <w:style w:type="table" w:customStyle="1" w:styleId="LightGrid-Accent11">
    <w:name w:val="Light Grid - Accent 11"/>
    <w:basedOn w:val="TableNormal"/>
    <w:uiPriority w:val="62"/>
    <w:locked/>
    <w:rsid w:val="00E40CCE"/>
    <w:pPr>
      <w:spacing w:after="0" w:line="240" w:lineRule="auto"/>
    </w:pPr>
    <w:tblPr>
      <w:tblStyleRowBandSize w:val="1"/>
      <w:tblStyleColBandSize w:val="1"/>
      <w:tblBorders>
        <w:top w:val="single" w:sz="8" w:space="0" w:color="2260A5" w:themeColor="accent1"/>
        <w:left w:val="single" w:sz="8" w:space="0" w:color="2260A5" w:themeColor="accent1"/>
        <w:bottom w:val="single" w:sz="8" w:space="0" w:color="2260A5" w:themeColor="accent1"/>
        <w:right w:val="single" w:sz="8" w:space="0" w:color="2260A5" w:themeColor="accent1"/>
        <w:insideH w:val="single" w:sz="8" w:space="0" w:color="2260A5" w:themeColor="accent1"/>
        <w:insideV w:val="single" w:sz="8" w:space="0" w:color="2260A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260A5" w:themeColor="accent1"/>
          <w:left w:val="single" w:sz="8" w:space="0" w:color="2260A5" w:themeColor="accent1"/>
          <w:bottom w:val="single" w:sz="18" w:space="0" w:color="2260A5" w:themeColor="accent1"/>
          <w:right w:val="single" w:sz="8" w:space="0" w:color="2260A5" w:themeColor="accent1"/>
          <w:insideH w:val="nil"/>
          <w:insideV w:val="single" w:sz="8" w:space="0" w:color="2260A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260A5" w:themeColor="accent1"/>
          <w:left w:val="single" w:sz="8" w:space="0" w:color="2260A5" w:themeColor="accent1"/>
          <w:bottom w:val="single" w:sz="8" w:space="0" w:color="2260A5" w:themeColor="accent1"/>
          <w:right w:val="single" w:sz="8" w:space="0" w:color="2260A5" w:themeColor="accent1"/>
          <w:insideH w:val="nil"/>
          <w:insideV w:val="single" w:sz="8" w:space="0" w:color="2260A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260A5" w:themeColor="accent1"/>
          <w:left w:val="single" w:sz="8" w:space="0" w:color="2260A5" w:themeColor="accent1"/>
          <w:bottom w:val="single" w:sz="8" w:space="0" w:color="2260A5" w:themeColor="accent1"/>
          <w:right w:val="single" w:sz="8" w:space="0" w:color="2260A5" w:themeColor="accent1"/>
        </w:tcBorders>
      </w:tcPr>
    </w:tblStylePr>
    <w:tblStylePr w:type="band1Vert">
      <w:tblPr/>
      <w:tcPr>
        <w:tcBorders>
          <w:top w:val="single" w:sz="8" w:space="0" w:color="2260A5" w:themeColor="accent1"/>
          <w:left w:val="single" w:sz="8" w:space="0" w:color="2260A5" w:themeColor="accent1"/>
          <w:bottom w:val="single" w:sz="8" w:space="0" w:color="2260A5" w:themeColor="accent1"/>
          <w:right w:val="single" w:sz="8" w:space="0" w:color="2260A5" w:themeColor="accent1"/>
        </w:tcBorders>
        <w:shd w:val="clear" w:color="auto" w:fill="BFD7F2" w:themeFill="accent1" w:themeFillTint="3F"/>
      </w:tcPr>
    </w:tblStylePr>
    <w:tblStylePr w:type="band1Horz">
      <w:tblPr/>
      <w:tcPr>
        <w:tcBorders>
          <w:top w:val="single" w:sz="8" w:space="0" w:color="2260A5" w:themeColor="accent1"/>
          <w:left w:val="single" w:sz="8" w:space="0" w:color="2260A5" w:themeColor="accent1"/>
          <w:bottom w:val="single" w:sz="8" w:space="0" w:color="2260A5" w:themeColor="accent1"/>
          <w:right w:val="single" w:sz="8" w:space="0" w:color="2260A5" w:themeColor="accent1"/>
          <w:insideV w:val="single" w:sz="8" w:space="0" w:color="2260A5" w:themeColor="accent1"/>
        </w:tcBorders>
        <w:shd w:val="clear" w:color="auto" w:fill="BFD7F2" w:themeFill="accent1" w:themeFillTint="3F"/>
      </w:tcPr>
    </w:tblStylePr>
    <w:tblStylePr w:type="band2Horz">
      <w:tblPr/>
      <w:tcPr>
        <w:tcBorders>
          <w:top w:val="single" w:sz="8" w:space="0" w:color="2260A5" w:themeColor="accent1"/>
          <w:left w:val="single" w:sz="8" w:space="0" w:color="2260A5" w:themeColor="accent1"/>
          <w:bottom w:val="single" w:sz="8" w:space="0" w:color="2260A5" w:themeColor="accent1"/>
          <w:right w:val="single" w:sz="8" w:space="0" w:color="2260A5" w:themeColor="accent1"/>
          <w:insideV w:val="single" w:sz="8" w:space="0" w:color="2260A5" w:themeColor="accent1"/>
        </w:tcBorders>
      </w:tcPr>
    </w:tblStylePr>
  </w:style>
  <w:style w:type="table" w:customStyle="1" w:styleId="MediumShading21">
    <w:name w:val="Medium Shading 21"/>
    <w:basedOn w:val="TableNormal"/>
    <w:uiPriority w:val="64"/>
    <w:locked/>
    <w:rsid w:val="00E40CCE"/>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F3F3F"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F3F3F" w:themeFill="text1"/>
      </w:tcPr>
    </w:tblStylePr>
    <w:tblStylePr w:type="lastCol">
      <w:rPr>
        <w:b/>
        <w:bCs/>
        <w:color w:val="FFFFFF" w:themeColor="background1"/>
      </w:rPr>
      <w:tblPr/>
      <w:tcPr>
        <w:tcBorders>
          <w:left w:val="nil"/>
          <w:right w:val="nil"/>
          <w:insideH w:val="nil"/>
          <w:insideV w:val="nil"/>
        </w:tcBorders>
        <w:shd w:val="clear" w:color="auto" w:fill="3F3F3F"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Grid21">
    <w:name w:val="Medium Grid 21"/>
    <w:basedOn w:val="TableNormal"/>
    <w:uiPriority w:val="68"/>
    <w:locked/>
    <w:rsid w:val="00E40CCE"/>
    <w:pPr>
      <w:spacing w:after="0" w:line="240" w:lineRule="auto"/>
    </w:pPr>
    <w:rPr>
      <w:rFonts w:asciiTheme="majorHAnsi" w:eastAsiaTheme="majorEastAsia" w:hAnsiTheme="majorHAnsi" w:cstheme="majorBidi"/>
      <w:color w:val="3F3F3F" w:themeColor="text1"/>
    </w:rPr>
    <w:tblPr>
      <w:tblStyleRowBandSize w:val="1"/>
      <w:tblStyleColBandSize w:val="1"/>
      <w:tblBorders>
        <w:top w:val="single" w:sz="8" w:space="0" w:color="3F3F3F" w:themeColor="text1"/>
        <w:left w:val="single" w:sz="8" w:space="0" w:color="3F3F3F" w:themeColor="text1"/>
        <w:bottom w:val="single" w:sz="8" w:space="0" w:color="3F3F3F" w:themeColor="text1"/>
        <w:right w:val="single" w:sz="8" w:space="0" w:color="3F3F3F" w:themeColor="text1"/>
        <w:insideH w:val="single" w:sz="8" w:space="0" w:color="3F3F3F" w:themeColor="text1"/>
        <w:insideV w:val="single" w:sz="8" w:space="0" w:color="3F3F3F" w:themeColor="text1"/>
      </w:tblBorders>
    </w:tblPr>
    <w:tcPr>
      <w:shd w:val="clear" w:color="auto" w:fill="CFCFCF" w:themeFill="text1" w:themeFillTint="3F"/>
    </w:tcPr>
    <w:tblStylePr w:type="firstRow">
      <w:rPr>
        <w:b/>
        <w:bCs/>
        <w:color w:val="3F3F3F" w:themeColor="text1"/>
      </w:rPr>
      <w:tblPr/>
      <w:tcPr>
        <w:shd w:val="clear" w:color="auto" w:fill="ECECEC" w:themeFill="text1" w:themeFillTint="19"/>
      </w:tcPr>
    </w:tblStylePr>
    <w:tblStylePr w:type="lastRow">
      <w:rPr>
        <w:b/>
        <w:bCs/>
        <w:color w:val="3F3F3F" w:themeColor="text1"/>
      </w:rPr>
      <w:tblPr/>
      <w:tcPr>
        <w:tcBorders>
          <w:top w:val="single" w:sz="12" w:space="0" w:color="3F3F3F" w:themeColor="text1"/>
          <w:left w:val="nil"/>
          <w:bottom w:val="nil"/>
          <w:right w:val="nil"/>
          <w:insideH w:val="nil"/>
          <w:insideV w:val="nil"/>
        </w:tcBorders>
        <w:shd w:val="clear" w:color="auto" w:fill="FFFFFF" w:themeFill="background1"/>
      </w:tcPr>
    </w:tblStylePr>
    <w:tblStylePr w:type="firstCol">
      <w:rPr>
        <w:b/>
        <w:bCs/>
        <w:color w:val="3F3F3F"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3F3F3F" w:themeColor="text1"/>
      </w:rPr>
      <w:tblPr/>
      <w:tcPr>
        <w:tcBorders>
          <w:top w:val="nil"/>
          <w:left w:val="nil"/>
          <w:bottom w:val="nil"/>
          <w:right w:val="nil"/>
          <w:insideH w:val="nil"/>
          <w:insideV w:val="nil"/>
        </w:tcBorders>
        <w:shd w:val="clear" w:color="auto" w:fill="D8D8D8" w:themeFill="text1" w:themeFillTint="33"/>
      </w:tcPr>
    </w:tblStylePr>
    <w:tblStylePr w:type="band1Vert">
      <w:tblPr/>
      <w:tcPr>
        <w:shd w:val="clear" w:color="auto" w:fill="9F9F9F" w:themeFill="text1" w:themeFillTint="7F"/>
      </w:tcPr>
    </w:tblStylePr>
    <w:tblStylePr w:type="band1Horz">
      <w:tblPr/>
      <w:tcPr>
        <w:tcBorders>
          <w:insideH w:val="single" w:sz="6" w:space="0" w:color="3F3F3F" w:themeColor="text1"/>
          <w:insideV w:val="single" w:sz="6" w:space="0" w:color="3F3F3F" w:themeColor="text1"/>
        </w:tcBorders>
        <w:shd w:val="clear" w:color="auto" w:fill="9F9F9F" w:themeFill="text1" w:themeFillTint="7F"/>
      </w:tcPr>
    </w:tblStylePr>
    <w:tblStylePr w:type="nwCell">
      <w:tblPr/>
      <w:tcPr>
        <w:shd w:val="clear" w:color="auto" w:fill="FFFFFF" w:themeFill="background1"/>
      </w:tcPr>
    </w:tblStylePr>
  </w:style>
  <w:style w:type="table" w:customStyle="1" w:styleId="LightGrid1">
    <w:name w:val="Light Grid1"/>
    <w:basedOn w:val="TableNormal"/>
    <w:uiPriority w:val="62"/>
    <w:locked/>
    <w:rsid w:val="00E40CCE"/>
    <w:pPr>
      <w:spacing w:after="0" w:line="240" w:lineRule="auto"/>
    </w:pPr>
    <w:tblPr>
      <w:tblStyleRowBandSize w:val="1"/>
      <w:tblStyleColBandSize w:val="1"/>
      <w:tblBorders>
        <w:top w:val="single" w:sz="8" w:space="0" w:color="3F3F3F" w:themeColor="text1"/>
        <w:left w:val="single" w:sz="8" w:space="0" w:color="3F3F3F" w:themeColor="text1"/>
        <w:bottom w:val="single" w:sz="8" w:space="0" w:color="3F3F3F" w:themeColor="text1"/>
        <w:right w:val="single" w:sz="8" w:space="0" w:color="3F3F3F" w:themeColor="text1"/>
        <w:insideH w:val="single" w:sz="8" w:space="0" w:color="3F3F3F" w:themeColor="text1"/>
        <w:insideV w:val="single" w:sz="8" w:space="0" w:color="3F3F3F"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F3F3F" w:themeColor="text1"/>
          <w:left w:val="single" w:sz="8" w:space="0" w:color="3F3F3F" w:themeColor="text1"/>
          <w:bottom w:val="single" w:sz="18" w:space="0" w:color="3F3F3F" w:themeColor="text1"/>
          <w:right w:val="single" w:sz="8" w:space="0" w:color="3F3F3F" w:themeColor="text1"/>
          <w:insideH w:val="nil"/>
          <w:insideV w:val="single" w:sz="8" w:space="0" w:color="3F3F3F"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F3F3F" w:themeColor="text1"/>
          <w:left w:val="single" w:sz="8" w:space="0" w:color="3F3F3F" w:themeColor="text1"/>
          <w:bottom w:val="single" w:sz="8" w:space="0" w:color="3F3F3F" w:themeColor="text1"/>
          <w:right w:val="single" w:sz="8" w:space="0" w:color="3F3F3F" w:themeColor="text1"/>
          <w:insideH w:val="nil"/>
          <w:insideV w:val="single" w:sz="8" w:space="0" w:color="3F3F3F"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F3F3F" w:themeColor="text1"/>
          <w:left w:val="single" w:sz="8" w:space="0" w:color="3F3F3F" w:themeColor="text1"/>
          <w:bottom w:val="single" w:sz="8" w:space="0" w:color="3F3F3F" w:themeColor="text1"/>
          <w:right w:val="single" w:sz="8" w:space="0" w:color="3F3F3F" w:themeColor="text1"/>
        </w:tcBorders>
      </w:tcPr>
    </w:tblStylePr>
    <w:tblStylePr w:type="band1Vert">
      <w:tblPr/>
      <w:tcPr>
        <w:tcBorders>
          <w:top w:val="single" w:sz="8" w:space="0" w:color="3F3F3F" w:themeColor="text1"/>
          <w:left w:val="single" w:sz="8" w:space="0" w:color="3F3F3F" w:themeColor="text1"/>
          <w:bottom w:val="single" w:sz="8" w:space="0" w:color="3F3F3F" w:themeColor="text1"/>
          <w:right w:val="single" w:sz="8" w:space="0" w:color="3F3F3F" w:themeColor="text1"/>
        </w:tcBorders>
        <w:shd w:val="clear" w:color="auto" w:fill="CFCFCF" w:themeFill="text1" w:themeFillTint="3F"/>
      </w:tcPr>
    </w:tblStylePr>
    <w:tblStylePr w:type="band1Horz">
      <w:tblPr/>
      <w:tcPr>
        <w:tcBorders>
          <w:top w:val="single" w:sz="8" w:space="0" w:color="3F3F3F" w:themeColor="text1"/>
          <w:left w:val="single" w:sz="8" w:space="0" w:color="3F3F3F" w:themeColor="text1"/>
          <w:bottom w:val="single" w:sz="8" w:space="0" w:color="3F3F3F" w:themeColor="text1"/>
          <w:right w:val="single" w:sz="8" w:space="0" w:color="3F3F3F" w:themeColor="text1"/>
          <w:insideV w:val="single" w:sz="8" w:space="0" w:color="3F3F3F" w:themeColor="text1"/>
        </w:tcBorders>
        <w:shd w:val="clear" w:color="auto" w:fill="CFCFCF" w:themeFill="text1" w:themeFillTint="3F"/>
      </w:tcPr>
    </w:tblStylePr>
    <w:tblStylePr w:type="band2Horz">
      <w:tblPr/>
      <w:tcPr>
        <w:tcBorders>
          <w:top w:val="single" w:sz="8" w:space="0" w:color="3F3F3F" w:themeColor="text1"/>
          <w:left w:val="single" w:sz="8" w:space="0" w:color="3F3F3F" w:themeColor="text1"/>
          <w:bottom w:val="single" w:sz="8" w:space="0" w:color="3F3F3F" w:themeColor="text1"/>
          <w:right w:val="single" w:sz="8" w:space="0" w:color="3F3F3F" w:themeColor="text1"/>
          <w:insideV w:val="single" w:sz="8" w:space="0" w:color="3F3F3F" w:themeColor="text1"/>
        </w:tcBorders>
      </w:tcPr>
    </w:tblStylePr>
  </w:style>
  <w:style w:type="character" w:customStyle="1" w:styleId="Superscript">
    <w:name w:val="Superscript"/>
    <w:uiPriority w:val="2"/>
    <w:rsid w:val="00E40CCE"/>
    <w:rPr>
      <w:vertAlign w:val="superscript"/>
    </w:rPr>
  </w:style>
  <w:style w:type="character" w:customStyle="1" w:styleId="subscript">
    <w:name w:val="subscript"/>
    <w:basedOn w:val="DefaultParagraphFont"/>
    <w:uiPriority w:val="2"/>
    <w:rsid w:val="00E40CCE"/>
    <w:rPr>
      <w:vertAlign w:val="subscript"/>
    </w:rPr>
  </w:style>
  <w:style w:type="paragraph" w:customStyle="1" w:styleId="CaptionLabel">
    <w:name w:val="Caption Label"/>
    <w:basedOn w:val="Caption"/>
    <w:link w:val="CaptionLabelChar"/>
    <w:uiPriority w:val="1"/>
    <w:rsid w:val="00E40CCE"/>
    <w:pPr>
      <w:spacing w:after="200"/>
    </w:pPr>
    <w:rPr>
      <w:rFonts w:eastAsiaTheme="minorHAnsi"/>
      <w:b/>
      <w:bCs w:val="0"/>
      <w:i w:val="0"/>
      <w:color w:val="3F3F3F" w:themeColor="text1"/>
      <w:sz w:val="20"/>
      <w:szCs w:val="20"/>
    </w:rPr>
  </w:style>
  <w:style w:type="character" w:customStyle="1" w:styleId="CaptionLabelChar">
    <w:name w:val="Caption Label Char"/>
    <w:basedOn w:val="CaptionChar"/>
    <w:link w:val="CaptionLabel"/>
    <w:uiPriority w:val="1"/>
    <w:rsid w:val="00E40CCE"/>
    <w:rPr>
      <w:rFonts w:ascii="Arial" w:eastAsiaTheme="minorHAnsi" w:hAnsi="Arial"/>
      <w:b/>
      <w:bCs w:val="0"/>
      <w:i w:val="0"/>
      <w:color w:val="3F3F3F" w:themeColor="text1"/>
      <w:sz w:val="20"/>
      <w:szCs w:val="20"/>
    </w:rPr>
  </w:style>
  <w:style w:type="paragraph" w:customStyle="1" w:styleId="Non-TOCHeading">
    <w:name w:val="Non-TOC Heading"/>
    <w:qFormat/>
    <w:rsid w:val="00E40CCE"/>
    <w:pPr>
      <w:pBdr>
        <w:bottom w:val="single" w:sz="4" w:space="1" w:color="19477B" w:themeColor="accent1" w:themeShade="BF"/>
      </w:pBdr>
    </w:pPr>
    <w:rPr>
      <w:rFonts w:eastAsiaTheme="majorEastAsia" w:cstheme="majorBidi"/>
      <w:b/>
      <w:bCs/>
      <w:color w:val="19477B" w:themeColor="accent1" w:themeShade="BF"/>
      <w:sz w:val="36"/>
      <w:szCs w:val="28"/>
    </w:rPr>
  </w:style>
  <w:style w:type="table" w:customStyle="1" w:styleId="GridTable4-Accent11">
    <w:name w:val="Grid Table 4 - Accent 11"/>
    <w:basedOn w:val="TableNormal"/>
    <w:uiPriority w:val="49"/>
    <w:rsid w:val="00E40CCE"/>
    <w:pPr>
      <w:spacing w:after="0" w:line="240" w:lineRule="auto"/>
    </w:pPr>
    <w:tblPr>
      <w:tblStyleRowBandSize w:val="1"/>
      <w:tblStyleColBandSize w:val="1"/>
      <w:tblBorders>
        <w:top w:val="single" w:sz="4" w:space="0" w:color="649EDF" w:themeColor="accent1" w:themeTint="99"/>
        <w:left w:val="single" w:sz="4" w:space="0" w:color="649EDF" w:themeColor="accent1" w:themeTint="99"/>
        <w:bottom w:val="single" w:sz="4" w:space="0" w:color="649EDF" w:themeColor="accent1" w:themeTint="99"/>
        <w:right w:val="single" w:sz="4" w:space="0" w:color="649EDF" w:themeColor="accent1" w:themeTint="99"/>
        <w:insideH w:val="single" w:sz="4" w:space="0" w:color="649EDF" w:themeColor="accent1" w:themeTint="99"/>
        <w:insideV w:val="single" w:sz="4" w:space="0" w:color="649EDF" w:themeColor="accent1" w:themeTint="99"/>
      </w:tblBorders>
    </w:tblPr>
    <w:tblStylePr w:type="firstRow">
      <w:rPr>
        <w:b/>
        <w:bCs/>
        <w:color w:val="FFFFFF" w:themeColor="background1"/>
      </w:rPr>
      <w:tblPr/>
      <w:tcPr>
        <w:tcBorders>
          <w:top w:val="single" w:sz="4" w:space="0" w:color="2260A5" w:themeColor="accent1"/>
          <w:left w:val="single" w:sz="4" w:space="0" w:color="2260A5" w:themeColor="accent1"/>
          <w:bottom w:val="single" w:sz="4" w:space="0" w:color="2260A5" w:themeColor="accent1"/>
          <w:right w:val="single" w:sz="4" w:space="0" w:color="2260A5" w:themeColor="accent1"/>
          <w:insideH w:val="nil"/>
          <w:insideV w:val="nil"/>
        </w:tcBorders>
        <w:shd w:val="clear" w:color="auto" w:fill="2260A5" w:themeFill="accent1"/>
      </w:tcPr>
    </w:tblStylePr>
    <w:tblStylePr w:type="lastRow">
      <w:rPr>
        <w:b/>
        <w:bCs/>
      </w:rPr>
      <w:tblPr/>
      <w:tcPr>
        <w:tcBorders>
          <w:top w:val="double" w:sz="4" w:space="0" w:color="2260A5" w:themeColor="accent1"/>
        </w:tcBorders>
      </w:tcPr>
    </w:tblStylePr>
    <w:tblStylePr w:type="firstCol">
      <w:rPr>
        <w:b/>
        <w:bCs/>
      </w:rPr>
    </w:tblStylePr>
    <w:tblStylePr w:type="lastCol">
      <w:rPr>
        <w:b/>
        <w:bCs/>
      </w:rPr>
    </w:tblStylePr>
    <w:tblStylePr w:type="band1Vert">
      <w:tblPr/>
      <w:tcPr>
        <w:shd w:val="clear" w:color="auto" w:fill="CBDEF4" w:themeFill="accent1" w:themeFillTint="33"/>
      </w:tcPr>
    </w:tblStylePr>
    <w:tblStylePr w:type="band1Horz">
      <w:tblPr/>
      <w:tcPr>
        <w:shd w:val="clear" w:color="auto" w:fill="CBDEF4" w:themeFill="accent1" w:themeFillTint="33"/>
      </w:tcPr>
    </w:tblStylePr>
  </w:style>
  <w:style w:type="table" w:customStyle="1" w:styleId="Bluetoothgrid1">
    <w:name w:val="Bluetooth grid1"/>
    <w:basedOn w:val="TableNormal"/>
    <w:uiPriority w:val="99"/>
    <w:rsid w:val="00E40CCE"/>
    <w:pPr>
      <w:spacing w:beforeLines="40" w:after="0" w:line="240" w:lineRule="auto"/>
    </w:pPr>
    <w:rPr>
      <w:sz w:val="20"/>
    </w:rPr>
    <w:tblPr>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Arial" w:hAnsi="Arial"/>
        <w:b w:val="0"/>
        <w:sz w:val="20"/>
      </w:rPr>
      <w:tblPr/>
      <w:tcPr>
        <w:shd w:val="clear" w:color="auto" w:fill="F2F2F2" w:themeFill="background1" w:themeFillShade="F2"/>
      </w:tcPr>
    </w:tblStylePr>
  </w:style>
  <w:style w:type="table" w:customStyle="1" w:styleId="Bluetoothgrid2">
    <w:name w:val="Bluetooth grid2"/>
    <w:basedOn w:val="TableNormal"/>
    <w:uiPriority w:val="99"/>
    <w:rsid w:val="00E40CCE"/>
    <w:pPr>
      <w:spacing w:beforeLines="40" w:after="0" w:line="240" w:lineRule="auto"/>
    </w:pPr>
    <w:rPr>
      <w:sz w:val="20"/>
    </w:rPr>
    <w:tblPr>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Arial" w:hAnsi="Arial"/>
        <w:b w:val="0"/>
        <w:sz w:val="20"/>
      </w:rPr>
      <w:tblPr/>
      <w:tcPr>
        <w:shd w:val="clear" w:color="auto" w:fill="F2F2F2" w:themeFill="background1" w:themeFillShade="F2"/>
      </w:tcPr>
    </w:tblStylePr>
  </w:style>
  <w:style w:type="table" w:customStyle="1" w:styleId="Bluetoothgrid3">
    <w:name w:val="Bluetooth grid3"/>
    <w:basedOn w:val="TableNormal"/>
    <w:uiPriority w:val="99"/>
    <w:rsid w:val="00E40CCE"/>
    <w:pPr>
      <w:spacing w:beforeLines="40" w:after="0" w:line="240" w:lineRule="auto"/>
    </w:pPr>
    <w:rPr>
      <w:sz w:val="20"/>
    </w:rPr>
    <w:tblPr>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Arial" w:hAnsi="Arial"/>
        <w:b w:val="0"/>
        <w:sz w:val="20"/>
      </w:rPr>
      <w:tblPr/>
      <w:tcPr>
        <w:shd w:val="clear" w:color="auto" w:fill="F2F2F2" w:themeFill="background1" w:themeFillShade="F2"/>
      </w:tcPr>
    </w:tblStylePr>
  </w:style>
  <w:style w:type="table" w:customStyle="1" w:styleId="Bluetoothgrid4">
    <w:name w:val="Bluetooth grid4"/>
    <w:basedOn w:val="TableNormal"/>
    <w:uiPriority w:val="99"/>
    <w:rsid w:val="00E40CCE"/>
    <w:pPr>
      <w:spacing w:beforeLines="40" w:after="0" w:line="240" w:lineRule="auto"/>
    </w:pPr>
    <w:rPr>
      <w:sz w:val="20"/>
    </w:rPr>
    <w:tblPr>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Arial" w:hAnsi="Arial"/>
        <w:b w:val="0"/>
        <w:sz w:val="20"/>
      </w:rPr>
      <w:tblPr/>
      <w:tcPr>
        <w:shd w:val="clear" w:color="auto" w:fill="F2F2F2" w:themeFill="background1" w:themeFillShade="F2"/>
      </w:tcPr>
    </w:tblStylePr>
  </w:style>
  <w:style w:type="table" w:customStyle="1" w:styleId="TableGrid1">
    <w:name w:val="Table Grid1"/>
    <w:basedOn w:val="TableNormal"/>
    <w:next w:val="TableGrid"/>
    <w:uiPriority w:val="59"/>
    <w:rsid w:val="00D07EBC"/>
    <w:pPr>
      <w:spacing w:after="0"/>
    </w:pPr>
    <w:rPr>
      <w:rFonts w:eastAsia="Times New Roman"/>
      <w:color w:val="3F3F3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11">
    <w:name w:val="Grid Table 2 - Accent 11"/>
    <w:basedOn w:val="TableNormal"/>
    <w:uiPriority w:val="47"/>
    <w:rsid w:val="00D072C5"/>
    <w:pPr>
      <w:spacing w:after="0" w:line="240" w:lineRule="auto"/>
    </w:pPr>
    <w:tblPr>
      <w:tblStyleRowBandSize w:val="1"/>
      <w:tblStyleColBandSize w:val="1"/>
      <w:tblBorders>
        <w:top w:val="single" w:sz="2" w:space="0" w:color="649EDF" w:themeColor="accent1" w:themeTint="99"/>
        <w:bottom w:val="single" w:sz="2" w:space="0" w:color="649EDF" w:themeColor="accent1" w:themeTint="99"/>
        <w:insideH w:val="single" w:sz="2" w:space="0" w:color="649EDF" w:themeColor="accent1" w:themeTint="99"/>
        <w:insideV w:val="single" w:sz="2" w:space="0" w:color="649EDF" w:themeColor="accent1" w:themeTint="99"/>
      </w:tblBorders>
    </w:tblPr>
    <w:tblStylePr w:type="firstRow">
      <w:rPr>
        <w:b/>
        <w:bCs/>
      </w:rPr>
      <w:tblPr/>
      <w:tcPr>
        <w:tcBorders>
          <w:top w:val="nil"/>
          <w:bottom w:val="single" w:sz="12" w:space="0" w:color="649EDF" w:themeColor="accent1" w:themeTint="99"/>
          <w:insideH w:val="nil"/>
          <w:insideV w:val="nil"/>
        </w:tcBorders>
        <w:shd w:val="clear" w:color="auto" w:fill="FFFFFF" w:themeFill="background1"/>
      </w:tcPr>
    </w:tblStylePr>
    <w:tblStylePr w:type="lastRow">
      <w:rPr>
        <w:b/>
        <w:bCs/>
      </w:rPr>
      <w:tblPr/>
      <w:tcPr>
        <w:tcBorders>
          <w:top w:val="double" w:sz="2" w:space="0" w:color="649ED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BDEF4" w:themeFill="accent1" w:themeFillTint="33"/>
      </w:tcPr>
    </w:tblStylePr>
    <w:tblStylePr w:type="band1Horz">
      <w:tblPr/>
      <w:tcPr>
        <w:shd w:val="clear" w:color="auto" w:fill="CBDEF4" w:themeFill="accent1" w:themeFillTint="33"/>
      </w:tcPr>
    </w:tblStylePr>
  </w:style>
  <w:style w:type="table" w:customStyle="1" w:styleId="GridTable4-Accent12">
    <w:name w:val="Grid Table 4 - Accent 12"/>
    <w:basedOn w:val="TableNormal"/>
    <w:uiPriority w:val="49"/>
    <w:rsid w:val="00D072C5"/>
    <w:pPr>
      <w:spacing w:after="0" w:line="240" w:lineRule="auto"/>
    </w:pPr>
    <w:tblPr>
      <w:tblStyleRowBandSize w:val="1"/>
      <w:tblStyleColBandSize w:val="1"/>
      <w:tblBorders>
        <w:top w:val="single" w:sz="4" w:space="0" w:color="649EDF" w:themeColor="accent1" w:themeTint="99"/>
        <w:left w:val="single" w:sz="4" w:space="0" w:color="649EDF" w:themeColor="accent1" w:themeTint="99"/>
        <w:bottom w:val="single" w:sz="4" w:space="0" w:color="649EDF" w:themeColor="accent1" w:themeTint="99"/>
        <w:right w:val="single" w:sz="4" w:space="0" w:color="649EDF" w:themeColor="accent1" w:themeTint="99"/>
        <w:insideH w:val="single" w:sz="4" w:space="0" w:color="649EDF" w:themeColor="accent1" w:themeTint="99"/>
        <w:insideV w:val="single" w:sz="4" w:space="0" w:color="649EDF" w:themeColor="accent1" w:themeTint="99"/>
      </w:tblBorders>
    </w:tblPr>
    <w:tblStylePr w:type="firstRow">
      <w:rPr>
        <w:b/>
        <w:bCs/>
        <w:color w:val="FFFFFF" w:themeColor="background1"/>
      </w:rPr>
      <w:tblPr/>
      <w:tcPr>
        <w:tcBorders>
          <w:top w:val="single" w:sz="4" w:space="0" w:color="2260A5" w:themeColor="accent1"/>
          <w:left w:val="single" w:sz="4" w:space="0" w:color="2260A5" w:themeColor="accent1"/>
          <w:bottom w:val="single" w:sz="4" w:space="0" w:color="2260A5" w:themeColor="accent1"/>
          <w:right w:val="single" w:sz="4" w:space="0" w:color="2260A5" w:themeColor="accent1"/>
          <w:insideH w:val="nil"/>
          <w:insideV w:val="nil"/>
        </w:tcBorders>
        <w:shd w:val="clear" w:color="auto" w:fill="2260A5" w:themeFill="accent1"/>
      </w:tcPr>
    </w:tblStylePr>
    <w:tblStylePr w:type="lastRow">
      <w:rPr>
        <w:b/>
        <w:bCs/>
      </w:rPr>
      <w:tblPr/>
      <w:tcPr>
        <w:tcBorders>
          <w:top w:val="double" w:sz="4" w:space="0" w:color="2260A5" w:themeColor="accent1"/>
        </w:tcBorders>
      </w:tcPr>
    </w:tblStylePr>
    <w:tblStylePr w:type="firstCol">
      <w:rPr>
        <w:b/>
        <w:bCs/>
      </w:rPr>
    </w:tblStylePr>
    <w:tblStylePr w:type="lastCol">
      <w:rPr>
        <w:b/>
        <w:bCs/>
      </w:rPr>
    </w:tblStylePr>
    <w:tblStylePr w:type="band1Vert">
      <w:tblPr/>
      <w:tcPr>
        <w:shd w:val="clear" w:color="auto" w:fill="CBDEF4" w:themeFill="accent1" w:themeFillTint="33"/>
      </w:tcPr>
    </w:tblStylePr>
    <w:tblStylePr w:type="band1Horz">
      <w:tblPr/>
      <w:tcPr>
        <w:shd w:val="clear" w:color="auto" w:fill="CBDEF4" w:themeFill="accent1" w:themeFillTint="33"/>
      </w:tcPr>
    </w:tblStylePr>
  </w:style>
  <w:style w:type="table" w:customStyle="1" w:styleId="GridTable3-Accent11">
    <w:name w:val="Grid Table 3 - Accent 11"/>
    <w:basedOn w:val="TableNormal"/>
    <w:uiPriority w:val="48"/>
    <w:rsid w:val="00D072C5"/>
    <w:pPr>
      <w:spacing w:after="0" w:line="240" w:lineRule="auto"/>
    </w:pPr>
    <w:tblPr>
      <w:tblStyleRowBandSize w:val="1"/>
      <w:tblStyleColBandSize w:val="1"/>
      <w:tblBorders>
        <w:top w:val="single" w:sz="4" w:space="0" w:color="649EDF" w:themeColor="accent1" w:themeTint="99"/>
        <w:left w:val="single" w:sz="4" w:space="0" w:color="649EDF" w:themeColor="accent1" w:themeTint="99"/>
        <w:bottom w:val="single" w:sz="4" w:space="0" w:color="649EDF" w:themeColor="accent1" w:themeTint="99"/>
        <w:right w:val="single" w:sz="4" w:space="0" w:color="649EDF" w:themeColor="accent1" w:themeTint="99"/>
        <w:insideH w:val="single" w:sz="4" w:space="0" w:color="649EDF" w:themeColor="accent1" w:themeTint="99"/>
        <w:insideV w:val="single" w:sz="4" w:space="0" w:color="649ED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BDEF4" w:themeFill="accent1" w:themeFillTint="33"/>
      </w:tcPr>
    </w:tblStylePr>
    <w:tblStylePr w:type="band1Horz">
      <w:tblPr/>
      <w:tcPr>
        <w:shd w:val="clear" w:color="auto" w:fill="CBDEF4" w:themeFill="accent1" w:themeFillTint="33"/>
      </w:tcPr>
    </w:tblStylePr>
    <w:tblStylePr w:type="neCell">
      <w:tblPr/>
      <w:tcPr>
        <w:tcBorders>
          <w:bottom w:val="single" w:sz="4" w:space="0" w:color="649EDF" w:themeColor="accent1" w:themeTint="99"/>
        </w:tcBorders>
      </w:tcPr>
    </w:tblStylePr>
    <w:tblStylePr w:type="nwCell">
      <w:tblPr/>
      <w:tcPr>
        <w:tcBorders>
          <w:bottom w:val="single" w:sz="4" w:space="0" w:color="649EDF" w:themeColor="accent1" w:themeTint="99"/>
        </w:tcBorders>
      </w:tcPr>
    </w:tblStylePr>
    <w:tblStylePr w:type="seCell">
      <w:tblPr/>
      <w:tcPr>
        <w:tcBorders>
          <w:top w:val="single" w:sz="4" w:space="0" w:color="649EDF" w:themeColor="accent1" w:themeTint="99"/>
        </w:tcBorders>
      </w:tcPr>
    </w:tblStylePr>
    <w:tblStylePr w:type="swCell">
      <w:tblPr/>
      <w:tcPr>
        <w:tcBorders>
          <w:top w:val="single" w:sz="4" w:space="0" w:color="649EDF" w:themeColor="accent1" w:themeTint="99"/>
        </w:tcBorders>
      </w:tcPr>
    </w:tblStylePr>
  </w:style>
  <w:style w:type="table" w:customStyle="1" w:styleId="GridTable6Colorful-Accent11">
    <w:name w:val="Grid Table 6 Colorful - Accent 11"/>
    <w:basedOn w:val="TableNormal"/>
    <w:uiPriority w:val="51"/>
    <w:rsid w:val="00D072C5"/>
    <w:pPr>
      <w:spacing w:after="0" w:line="240" w:lineRule="auto"/>
    </w:pPr>
    <w:rPr>
      <w:color w:val="19477B" w:themeColor="accent1" w:themeShade="BF"/>
    </w:rPr>
    <w:tblPr>
      <w:tblStyleRowBandSize w:val="1"/>
      <w:tblStyleColBandSize w:val="1"/>
      <w:tblBorders>
        <w:top w:val="single" w:sz="4" w:space="0" w:color="649EDF" w:themeColor="accent1" w:themeTint="99"/>
        <w:left w:val="single" w:sz="4" w:space="0" w:color="649EDF" w:themeColor="accent1" w:themeTint="99"/>
        <w:bottom w:val="single" w:sz="4" w:space="0" w:color="649EDF" w:themeColor="accent1" w:themeTint="99"/>
        <w:right w:val="single" w:sz="4" w:space="0" w:color="649EDF" w:themeColor="accent1" w:themeTint="99"/>
        <w:insideH w:val="single" w:sz="4" w:space="0" w:color="649EDF" w:themeColor="accent1" w:themeTint="99"/>
        <w:insideV w:val="single" w:sz="4" w:space="0" w:color="649EDF" w:themeColor="accent1" w:themeTint="99"/>
      </w:tblBorders>
    </w:tblPr>
    <w:tblStylePr w:type="firstRow">
      <w:rPr>
        <w:b/>
        <w:bCs/>
      </w:rPr>
      <w:tblPr/>
      <w:tcPr>
        <w:tcBorders>
          <w:bottom w:val="single" w:sz="12" w:space="0" w:color="649EDF" w:themeColor="accent1" w:themeTint="99"/>
        </w:tcBorders>
      </w:tcPr>
    </w:tblStylePr>
    <w:tblStylePr w:type="lastRow">
      <w:rPr>
        <w:b/>
        <w:bCs/>
      </w:rPr>
      <w:tblPr/>
      <w:tcPr>
        <w:tcBorders>
          <w:top w:val="double" w:sz="4" w:space="0" w:color="649EDF" w:themeColor="accent1" w:themeTint="99"/>
        </w:tcBorders>
      </w:tcPr>
    </w:tblStylePr>
    <w:tblStylePr w:type="firstCol">
      <w:rPr>
        <w:b/>
        <w:bCs/>
      </w:rPr>
    </w:tblStylePr>
    <w:tblStylePr w:type="lastCol">
      <w:rPr>
        <w:b/>
        <w:bCs/>
      </w:rPr>
    </w:tblStylePr>
    <w:tblStylePr w:type="band1Vert">
      <w:tblPr/>
      <w:tcPr>
        <w:shd w:val="clear" w:color="auto" w:fill="CBDEF4" w:themeFill="accent1" w:themeFillTint="33"/>
      </w:tcPr>
    </w:tblStylePr>
    <w:tblStylePr w:type="band1Horz">
      <w:tblPr/>
      <w:tcPr>
        <w:shd w:val="clear" w:color="auto" w:fill="CBDEF4" w:themeFill="accent1" w:themeFillTint="33"/>
      </w:tcPr>
    </w:tblStylePr>
  </w:style>
  <w:style w:type="character" w:customStyle="1" w:styleId="apple-converted-space">
    <w:name w:val="apple-converted-space"/>
    <w:basedOn w:val="DefaultParagraphFont"/>
    <w:rsid w:val="009119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618696">
      <w:bodyDiv w:val="1"/>
      <w:marLeft w:val="0"/>
      <w:marRight w:val="0"/>
      <w:marTop w:val="0"/>
      <w:marBottom w:val="0"/>
      <w:divBdr>
        <w:top w:val="none" w:sz="0" w:space="0" w:color="auto"/>
        <w:left w:val="none" w:sz="0" w:space="0" w:color="auto"/>
        <w:bottom w:val="none" w:sz="0" w:space="0" w:color="auto"/>
        <w:right w:val="none" w:sz="0" w:space="0" w:color="auto"/>
      </w:divBdr>
    </w:div>
    <w:div w:id="338821921">
      <w:bodyDiv w:val="1"/>
      <w:marLeft w:val="0"/>
      <w:marRight w:val="0"/>
      <w:marTop w:val="0"/>
      <w:marBottom w:val="0"/>
      <w:divBdr>
        <w:top w:val="none" w:sz="0" w:space="0" w:color="auto"/>
        <w:left w:val="none" w:sz="0" w:space="0" w:color="auto"/>
        <w:bottom w:val="none" w:sz="0" w:space="0" w:color="auto"/>
        <w:right w:val="none" w:sz="0" w:space="0" w:color="auto"/>
      </w:divBdr>
    </w:div>
    <w:div w:id="346299098">
      <w:bodyDiv w:val="1"/>
      <w:marLeft w:val="0"/>
      <w:marRight w:val="0"/>
      <w:marTop w:val="0"/>
      <w:marBottom w:val="0"/>
      <w:divBdr>
        <w:top w:val="none" w:sz="0" w:space="0" w:color="auto"/>
        <w:left w:val="none" w:sz="0" w:space="0" w:color="auto"/>
        <w:bottom w:val="none" w:sz="0" w:space="0" w:color="auto"/>
        <w:right w:val="none" w:sz="0" w:space="0" w:color="auto"/>
      </w:divBdr>
    </w:div>
    <w:div w:id="785849206">
      <w:bodyDiv w:val="1"/>
      <w:marLeft w:val="0"/>
      <w:marRight w:val="0"/>
      <w:marTop w:val="0"/>
      <w:marBottom w:val="0"/>
      <w:divBdr>
        <w:top w:val="none" w:sz="0" w:space="0" w:color="auto"/>
        <w:left w:val="none" w:sz="0" w:space="0" w:color="auto"/>
        <w:bottom w:val="none" w:sz="0" w:space="0" w:color="auto"/>
        <w:right w:val="none" w:sz="0" w:space="0" w:color="auto"/>
      </w:divBdr>
    </w:div>
    <w:div w:id="1009990711">
      <w:bodyDiv w:val="1"/>
      <w:marLeft w:val="0"/>
      <w:marRight w:val="0"/>
      <w:marTop w:val="0"/>
      <w:marBottom w:val="0"/>
      <w:divBdr>
        <w:top w:val="none" w:sz="0" w:space="0" w:color="auto"/>
        <w:left w:val="none" w:sz="0" w:space="0" w:color="auto"/>
        <w:bottom w:val="none" w:sz="0" w:space="0" w:color="auto"/>
        <w:right w:val="none" w:sz="0" w:space="0" w:color="auto"/>
      </w:divBdr>
    </w:div>
    <w:div w:id="1169367699">
      <w:bodyDiv w:val="1"/>
      <w:marLeft w:val="0"/>
      <w:marRight w:val="0"/>
      <w:marTop w:val="0"/>
      <w:marBottom w:val="0"/>
      <w:divBdr>
        <w:top w:val="none" w:sz="0" w:space="0" w:color="auto"/>
        <w:left w:val="none" w:sz="0" w:space="0" w:color="auto"/>
        <w:bottom w:val="none" w:sz="0" w:space="0" w:color="auto"/>
        <w:right w:val="none" w:sz="0" w:space="0" w:color="auto"/>
      </w:divBdr>
    </w:div>
    <w:div w:id="1282229542">
      <w:bodyDiv w:val="1"/>
      <w:marLeft w:val="0"/>
      <w:marRight w:val="0"/>
      <w:marTop w:val="0"/>
      <w:marBottom w:val="0"/>
      <w:divBdr>
        <w:top w:val="none" w:sz="0" w:space="0" w:color="auto"/>
        <w:left w:val="none" w:sz="0" w:space="0" w:color="auto"/>
        <w:bottom w:val="none" w:sz="0" w:space="0" w:color="auto"/>
        <w:right w:val="none" w:sz="0" w:space="0" w:color="auto"/>
      </w:divBdr>
    </w:div>
    <w:div w:id="1553610702">
      <w:bodyDiv w:val="1"/>
      <w:marLeft w:val="0"/>
      <w:marRight w:val="0"/>
      <w:marTop w:val="0"/>
      <w:marBottom w:val="0"/>
      <w:divBdr>
        <w:top w:val="none" w:sz="0" w:space="0" w:color="auto"/>
        <w:left w:val="none" w:sz="0" w:space="0" w:color="auto"/>
        <w:bottom w:val="none" w:sz="0" w:space="0" w:color="auto"/>
        <w:right w:val="none" w:sz="0" w:space="0" w:color="auto"/>
      </w:divBdr>
    </w:div>
    <w:div w:id="1587378664">
      <w:bodyDiv w:val="1"/>
      <w:marLeft w:val="0"/>
      <w:marRight w:val="0"/>
      <w:marTop w:val="0"/>
      <w:marBottom w:val="0"/>
      <w:divBdr>
        <w:top w:val="none" w:sz="0" w:space="0" w:color="auto"/>
        <w:left w:val="none" w:sz="0" w:space="0" w:color="auto"/>
        <w:bottom w:val="none" w:sz="0" w:space="0" w:color="auto"/>
        <w:right w:val="none" w:sz="0" w:space="0" w:color="auto"/>
      </w:divBdr>
    </w:div>
    <w:div w:id="1608388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4.emf"/><Relationship Id="rId26" Type="http://schemas.openxmlformats.org/officeDocument/2006/relationships/image" Target="media/image10.emf"/><Relationship Id="rId39" Type="http://schemas.openxmlformats.org/officeDocument/2006/relationships/oleObject" Target="embeddings/oleObject8.bin"/><Relationship Id="rId21" Type="http://schemas.openxmlformats.org/officeDocument/2006/relationships/image" Target="media/image6.emf"/><Relationship Id="rId34" Type="http://schemas.openxmlformats.org/officeDocument/2006/relationships/image" Target="media/image15.emf"/><Relationship Id="rId42" Type="http://schemas.openxmlformats.org/officeDocument/2006/relationships/image" Target="media/image20.emf"/><Relationship Id="rId47" Type="http://schemas.openxmlformats.org/officeDocument/2006/relationships/oleObject" Target="embeddings/oleObject12.bin"/><Relationship Id="rId50" Type="http://schemas.openxmlformats.org/officeDocument/2006/relationships/image" Target="media/image24.emf"/><Relationship Id="rId55" Type="http://schemas.openxmlformats.org/officeDocument/2006/relationships/oleObject" Target="embeddings/oleObject16.bin"/><Relationship Id="rId63" Type="http://schemas.openxmlformats.org/officeDocument/2006/relationships/image" Target="media/image31.emf"/><Relationship Id="rId68" Type="http://schemas.openxmlformats.org/officeDocument/2006/relationships/image" Target="media/image36.emf"/><Relationship Id="rId76" Type="http://schemas.openxmlformats.org/officeDocument/2006/relationships/header" Target="header5.xml"/><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39.emf"/><Relationship Id="rId2" Type="http://schemas.openxmlformats.org/officeDocument/2006/relationships/customXml" Target="../customXml/item2.xml"/><Relationship Id="rId16" Type="http://schemas.openxmlformats.org/officeDocument/2006/relationships/image" Target="media/image3.emf"/><Relationship Id="rId29" Type="http://schemas.openxmlformats.org/officeDocument/2006/relationships/image" Target="media/image12.emf"/><Relationship Id="rId11" Type="http://schemas.openxmlformats.org/officeDocument/2006/relationships/footer" Target="footer1.xml"/><Relationship Id="rId24" Type="http://schemas.openxmlformats.org/officeDocument/2006/relationships/image" Target="media/image8.emf"/><Relationship Id="rId32" Type="http://schemas.openxmlformats.org/officeDocument/2006/relationships/image" Target="media/image14.emf"/><Relationship Id="rId37" Type="http://schemas.openxmlformats.org/officeDocument/2006/relationships/image" Target="media/image17.emf"/><Relationship Id="rId40" Type="http://schemas.openxmlformats.org/officeDocument/2006/relationships/image" Target="media/image19.emf"/><Relationship Id="rId45" Type="http://schemas.openxmlformats.org/officeDocument/2006/relationships/image" Target="media/image22.emf"/><Relationship Id="rId53" Type="http://schemas.openxmlformats.org/officeDocument/2006/relationships/oleObject" Target="embeddings/oleObject15.bin"/><Relationship Id="rId58" Type="http://schemas.openxmlformats.org/officeDocument/2006/relationships/image" Target="media/image28.emf"/><Relationship Id="rId66" Type="http://schemas.openxmlformats.org/officeDocument/2006/relationships/image" Target="media/image34.emf"/><Relationship Id="rId74" Type="http://schemas.openxmlformats.org/officeDocument/2006/relationships/image" Target="media/image42.emf"/><Relationship Id="rId79" Type="http://schemas.openxmlformats.org/officeDocument/2006/relationships/header" Target="header6.xml"/><Relationship Id="rId5" Type="http://schemas.openxmlformats.org/officeDocument/2006/relationships/settings" Target="settings.xml"/><Relationship Id="rId61" Type="http://schemas.openxmlformats.org/officeDocument/2006/relationships/oleObject" Target="embeddings/oleObject19.bin"/><Relationship Id="rId82" Type="http://schemas.microsoft.com/office/2011/relationships/people" Target="people.xml"/><Relationship Id="rId10" Type="http://schemas.openxmlformats.org/officeDocument/2006/relationships/header" Target="header2.xml"/><Relationship Id="rId19" Type="http://schemas.openxmlformats.org/officeDocument/2006/relationships/oleObject" Target="embeddings/oleObject2.bin"/><Relationship Id="rId31" Type="http://schemas.openxmlformats.org/officeDocument/2006/relationships/image" Target="media/image13.emf"/><Relationship Id="rId44" Type="http://schemas.openxmlformats.org/officeDocument/2006/relationships/oleObject" Target="embeddings/oleObject10.bin"/><Relationship Id="rId52" Type="http://schemas.openxmlformats.org/officeDocument/2006/relationships/image" Target="media/image25.emf"/><Relationship Id="rId60" Type="http://schemas.openxmlformats.org/officeDocument/2006/relationships/image" Target="media/image29.emf"/><Relationship Id="rId65" Type="http://schemas.openxmlformats.org/officeDocument/2006/relationships/image" Target="media/image33.emf"/><Relationship Id="rId73" Type="http://schemas.openxmlformats.org/officeDocument/2006/relationships/image" Target="media/image41.emf"/><Relationship Id="rId78" Type="http://schemas.openxmlformats.org/officeDocument/2006/relationships/footer" Target="footer3.xml"/><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microsoft.com/office/2011/relationships/commentsExtended" Target="commentsExtended.xml"/><Relationship Id="rId22" Type="http://schemas.openxmlformats.org/officeDocument/2006/relationships/oleObject" Target="embeddings/oleObject3.bin"/><Relationship Id="rId27" Type="http://schemas.openxmlformats.org/officeDocument/2006/relationships/oleObject" Target="embeddings/oleObject4.bin"/><Relationship Id="rId30" Type="http://schemas.openxmlformats.org/officeDocument/2006/relationships/oleObject" Target="embeddings/oleObject5.bin"/><Relationship Id="rId35" Type="http://schemas.openxmlformats.org/officeDocument/2006/relationships/oleObject" Target="embeddings/oleObject7.bin"/><Relationship Id="rId43" Type="http://schemas.openxmlformats.org/officeDocument/2006/relationships/image" Target="media/image21.emf"/><Relationship Id="rId48" Type="http://schemas.openxmlformats.org/officeDocument/2006/relationships/image" Target="media/image23.emf"/><Relationship Id="rId56" Type="http://schemas.openxmlformats.org/officeDocument/2006/relationships/image" Target="media/image27.emf"/><Relationship Id="rId64" Type="http://schemas.openxmlformats.org/officeDocument/2006/relationships/image" Target="media/image32.emf"/><Relationship Id="rId69" Type="http://schemas.openxmlformats.org/officeDocument/2006/relationships/image" Target="media/image37.emf"/><Relationship Id="rId77"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oleObject" Target="embeddings/oleObject14.bin"/><Relationship Id="rId72" Type="http://schemas.openxmlformats.org/officeDocument/2006/relationships/image" Target="media/image40.emf"/><Relationship Id="rId80" Type="http://schemas.openxmlformats.org/officeDocument/2006/relationships/footer" Target="footer4.xml"/><Relationship Id="rId3" Type="http://schemas.openxmlformats.org/officeDocument/2006/relationships/numbering" Target="numbering.xml"/><Relationship Id="rId12" Type="http://schemas.openxmlformats.org/officeDocument/2006/relationships/header" Target="header3.xml"/><Relationship Id="rId17" Type="http://schemas.openxmlformats.org/officeDocument/2006/relationships/oleObject" Target="embeddings/oleObject1.bin"/><Relationship Id="rId25" Type="http://schemas.openxmlformats.org/officeDocument/2006/relationships/image" Target="media/image9.emf"/><Relationship Id="rId33" Type="http://schemas.openxmlformats.org/officeDocument/2006/relationships/oleObject" Target="embeddings/oleObject6.bin"/><Relationship Id="rId38" Type="http://schemas.openxmlformats.org/officeDocument/2006/relationships/image" Target="media/image18.emf"/><Relationship Id="rId46" Type="http://schemas.openxmlformats.org/officeDocument/2006/relationships/oleObject" Target="embeddings/oleObject11.bin"/><Relationship Id="rId59" Type="http://schemas.openxmlformats.org/officeDocument/2006/relationships/oleObject" Target="embeddings/oleObject18.bin"/><Relationship Id="rId67" Type="http://schemas.openxmlformats.org/officeDocument/2006/relationships/image" Target="media/image35.emf"/><Relationship Id="rId20" Type="http://schemas.openxmlformats.org/officeDocument/2006/relationships/image" Target="media/image5.emf"/><Relationship Id="rId41" Type="http://schemas.openxmlformats.org/officeDocument/2006/relationships/oleObject" Target="embeddings/oleObject9.bin"/><Relationship Id="rId54" Type="http://schemas.openxmlformats.org/officeDocument/2006/relationships/image" Target="media/image26.emf"/><Relationship Id="rId62" Type="http://schemas.openxmlformats.org/officeDocument/2006/relationships/image" Target="media/image30.emf"/><Relationship Id="rId70" Type="http://schemas.openxmlformats.org/officeDocument/2006/relationships/image" Target="media/image38.emf"/><Relationship Id="rId75" Type="http://schemas.openxmlformats.org/officeDocument/2006/relationships/header" Target="header4.xml"/><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7.emf"/><Relationship Id="rId28" Type="http://schemas.openxmlformats.org/officeDocument/2006/relationships/image" Target="media/image11.emf"/><Relationship Id="rId36" Type="http://schemas.openxmlformats.org/officeDocument/2006/relationships/image" Target="media/image16.emf"/><Relationship Id="rId49" Type="http://schemas.openxmlformats.org/officeDocument/2006/relationships/oleObject" Target="embeddings/oleObject13.bin"/><Relationship Id="rId57" Type="http://schemas.openxmlformats.org/officeDocument/2006/relationships/oleObject" Target="embeddings/oleObject17.bin"/></Relationships>
</file>

<file path=word/_rels/header5.xml.rels><?xml version="1.0" encoding="UTF-8" standalone="yes"?>
<Relationships xmlns="http://schemas.openxmlformats.org/package/2006/relationships"><Relationship Id="rId1" Type="http://schemas.openxmlformats.org/officeDocument/2006/relationships/image" Target="media/image4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edding\AppData\Local\Temp\Template_CR_2015r0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91F0516F4E54F8990809E518496B374"/>
        <w:category>
          <w:name w:val="General"/>
          <w:gallery w:val="placeholder"/>
        </w:category>
        <w:types>
          <w:type w:val="bbPlcHdr"/>
        </w:types>
        <w:behaviors>
          <w:behavior w:val="content"/>
        </w:behaviors>
        <w:guid w:val="{C17BE175-1076-434D-AB4A-5A7D648E3B53}"/>
      </w:docPartPr>
      <w:docPartBody>
        <w:p w:rsidR="008D4428" w:rsidRDefault="00EC29EE">
          <w:pPr>
            <w:pStyle w:val="C91F0516F4E54F8990809E518496B374"/>
          </w:pPr>
          <w:r w:rsidRPr="00944B67">
            <w:rPr>
              <w:rStyle w:val="PlaceholderText"/>
            </w:rPr>
            <w:t>[Title]</w:t>
          </w:r>
        </w:p>
      </w:docPartBody>
    </w:docPart>
    <w:docPart>
      <w:docPartPr>
        <w:name w:val="381DF0614AE94448ACCCC4F22F703DF4"/>
        <w:category>
          <w:name w:val="General"/>
          <w:gallery w:val="placeholder"/>
        </w:category>
        <w:types>
          <w:type w:val="bbPlcHdr"/>
        </w:types>
        <w:behaviors>
          <w:behavior w:val="content"/>
        </w:behaviors>
        <w:guid w:val="{232C726F-144B-4640-9C83-35CF756F5EA1}"/>
      </w:docPartPr>
      <w:docPartBody>
        <w:p w:rsidR="008D4428" w:rsidRDefault="00EC29EE">
          <w:pPr>
            <w:pStyle w:val="381DF0614AE94448ACCCC4F22F703DF4"/>
          </w:pPr>
          <w:r w:rsidRPr="004F0C8A">
            <w:rPr>
              <w:rStyle w:val="PlaceholderText"/>
            </w:rPr>
            <w:t>Click here to enter text.</w:t>
          </w:r>
        </w:p>
      </w:docPartBody>
    </w:docPart>
    <w:docPart>
      <w:docPartPr>
        <w:name w:val="B7A85C0424D64864A60FE144B3632371"/>
        <w:category>
          <w:name w:val="General"/>
          <w:gallery w:val="placeholder"/>
        </w:category>
        <w:types>
          <w:type w:val="bbPlcHdr"/>
        </w:types>
        <w:behaviors>
          <w:behavior w:val="content"/>
        </w:behaviors>
        <w:guid w:val="{7CF19A0C-B119-4EFA-B0F8-465DD5E6C05E}"/>
      </w:docPartPr>
      <w:docPartBody>
        <w:p w:rsidR="008D4428" w:rsidRDefault="00EC29EE">
          <w:pPr>
            <w:pStyle w:val="B7A85C0424D64864A60FE144B3632371"/>
          </w:pPr>
          <w:r w:rsidRPr="00012EB0">
            <w:rPr>
              <w:rStyle w:val="PlaceholderText"/>
            </w:rPr>
            <w:t>[Publish Date]</w:t>
          </w:r>
        </w:p>
      </w:docPartBody>
    </w:docPart>
    <w:docPart>
      <w:docPartPr>
        <w:name w:val="2F9779477D434D4096FE7AE0CDCCDF2D"/>
        <w:category>
          <w:name w:val="General"/>
          <w:gallery w:val="placeholder"/>
        </w:category>
        <w:types>
          <w:type w:val="bbPlcHdr"/>
        </w:types>
        <w:behaviors>
          <w:behavior w:val="content"/>
        </w:behaviors>
        <w:guid w:val="{7CD56D57-739A-4DC3-99D8-C8154582A954}"/>
      </w:docPartPr>
      <w:docPartBody>
        <w:p w:rsidR="008D4428" w:rsidRDefault="00EC29EE">
          <w:pPr>
            <w:pStyle w:val="2F9779477D434D4096FE7AE0CDCCDF2D"/>
          </w:pPr>
          <w:r w:rsidRPr="00012EB0">
            <w:rPr>
              <w:rStyle w:val="PlaceholderText"/>
            </w:rPr>
            <w:t>[Status]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MingLiU">
    <w:altName w:val="細明體"/>
    <w:panose1 w:val="02020509000000000000"/>
    <w:charset w:val="88"/>
    <w:family w:val="modern"/>
    <w:pitch w:val="fixed"/>
    <w:sig w:usb0="A00002FF" w:usb1="28CFFCFA" w:usb2="00000016" w:usb3="00000000" w:csb0="00100001" w:csb1="00000000"/>
  </w:font>
  <w:font w:name="Palatino Linotype">
    <w:panose1 w:val="02040502050505030304"/>
    <w:charset w:val="00"/>
    <w:family w:val="roman"/>
    <w:pitch w:val="variable"/>
    <w:sig w:usb0="E0000287" w:usb1="40000013" w:usb2="00000000" w:usb3="00000000" w:csb0="0000019F" w:csb1="00000000"/>
  </w:font>
  <w:font w:name="Palatino">
    <w:altName w:val="Book Antiqua"/>
    <w:charset w:val="00"/>
    <w:family w:val="auto"/>
    <w:pitch w:val="variable"/>
    <w:sig w:usb0="A00002FF" w:usb1="7800205A" w:usb2="14600000" w:usb3="00000000" w:csb0="00000193"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Arial,Italic">
    <w:altName w:val="Times New Roman"/>
    <w:charset w:val="00"/>
    <w:family w:val="auto"/>
    <w:pitch w:val="default"/>
    <w:sig w:usb0="00000003" w:usb1="00000000" w:usb2="00000000" w:usb3="00000000" w:csb0="00000001" w:csb1="00000000"/>
  </w:font>
  <w:font w:name="Arial,Bold">
    <w:panose1 w:val="00000000000000000000"/>
    <w:charset w:val="00"/>
    <w:family w:val="auto"/>
    <w:notTrueType/>
    <w:pitch w:val="default"/>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inkAnnotations="0"/>
  <w:defaultTabStop w:val="720"/>
  <w:hyphenationZone w:val="425"/>
  <w:characterSpacingControl w:val="doNotCompress"/>
  <w:compat>
    <w:useFELayout/>
    <w:compatSetting w:name="compatibilityMode" w:uri="http://schemas.microsoft.com/office/word" w:val="12"/>
  </w:compat>
  <w:rsids>
    <w:rsidRoot w:val="00EC29EE"/>
    <w:rsid w:val="00015CB0"/>
    <w:rsid w:val="00086D2B"/>
    <w:rsid w:val="000A75DE"/>
    <w:rsid w:val="000E0CC6"/>
    <w:rsid w:val="000E2473"/>
    <w:rsid w:val="00122437"/>
    <w:rsid w:val="0013156F"/>
    <w:rsid w:val="001C05CB"/>
    <w:rsid w:val="001D6640"/>
    <w:rsid w:val="001D6AA9"/>
    <w:rsid w:val="001E588E"/>
    <w:rsid w:val="00202C59"/>
    <w:rsid w:val="00210E38"/>
    <w:rsid w:val="002503BB"/>
    <w:rsid w:val="002810C0"/>
    <w:rsid w:val="00290CF1"/>
    <w:rsid w:val="002F1DC0"/>
    <w:rsid w:val="0039762A"/>
    <w:rsid w:val="003B69EB"/>
    <w:rsid w:val="003C0E52"/>
    <w:rsid w:val="004021DA"/>
    <w:rsid w:val="00453CBC"/>
    <w:rsid w:val="004852D6"/>
    <w:rsid w:val="00490C6D"/>
    <w:rsid w:val="0049515B"/>
    <w:rsid w:val="004A22CF"/>
    <w:rsid w:val="004A2E2C"/>
    <w:rsid w:val="004E1578"/>
    <w:rsid w:val="004F0C19"/>
    <w:rsid w:val="004F1E7D"/>
    <w:rsid w:val="005161D9"/>
    <w:rsid w:val="005A4671"/>
    <w:rsid w:val="005E228E"/>
    <w:rsid w:val="005E6C95"/>
    <w:rsid w:val="00603E9E"/>
    <w:rsid w:val="006261F9"/>
    <w:rsid w:val="00657CC2"/>
    <w:rsid w:val="006A1FD2"/>
    <w:rsid w:val="006A65AE"/>
    <w:rsid w:val="006F725B"/>
    <w:rsid w:val="00726D04"/>
    <w:rsid w:val="00730DF6"/>
    <w:rsid w:val="007349A2"/>
    <w:rsid w:val="00760DE6"/>
    <w:rsid w:val="00773DB0"/>
    <w:rsid w:val="007D7732"/>
    <w:rsid w:val="00847819"/>
    <w:rsid w:val="008800F4"/>
    <w:rsid w:val="00896515"/>
    <w:rsid w:val="008D4428"/>
    <w:rsid w:val="008F60EE"/>
    <w:rsid w:val="00985359"/>
    <w:rsid w:val="009A7162"/>
    <w:rsid w:val="009F7705"/>
    <w:rsid w:val="009F7B9A"/>
    <w:rsid w:val="00A036AB"/>
    <w:rsid w:val="00A35588"/>
    <w:rsid w:val="00A61448"/>
    <w:rsid w:val="00AA0FBF"/>
    <w:rsid w:val="00AC2A2E"/>
    <w:rsid w:val="00B0788C"/>
    <w:rsid w:val="00B71D2E"/>
    <w:rsid w:val="00B9460C"/>
    <w:rsid w:val="00B97DB4"/>
    <w:rsid w:val="00BD17DC"/>
    <w:rsid w:val="00BF6B65"/>
    <w:rsid w:val="00C06CBE"/>
    <w:rsid w:val="00C12D75"/>
    <w:rsid w:val="00C72A36"/>
    <w:rsid w:val="00C81938"/>
    <w:rsid w:val="00C870D2"/>
    <w:rsid w:val="00C95B21"/>
    <w:rsid w:val="00C9601D"/>
    <w:rsid w:val="00C96E4D"/>
    <w:rsid w:val="00CA2007"/>
    <w:rsid w:val="00CD451D"/>
    <w:rsid w:val="00D40EC3"/>
    <w:rsid w:val="00E35839"/>
    <w:rsid w:val="00E944F5"/>
    <w:rsid w:val="00E96737"/>
    <w:rsid w:val="00EA5C39"/>
    <w:rsid w:val="00EC29EE"/>
    <w:rsid w:val="00F06E79"/>
    <w:rsid w:val="00F31B47"/>
    <w:rsid w:val="00FB531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2A2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503BB"/>
    <w:rPr>
      <w:color w:val="808080"/>
    </w:rPr>
  </w:style>
  <w:style w:type="paragraph" w:customStyle="1" w:styleId="C91F0516F4E54F8990809E518496B374">
    <w:name w:val="C91F0516F4E54F8990809E518496B374"/>
    <w:rsid w:val="00AC2A2E"/>
  </w:style>
  <w:style w:type="paragraph" w:customStyle="1" w:styleId="381DF0614AE94448ACCCC4F22F703DF4">
    <w:name w:val="381DF0614AE94448ACCCC4F22F703DF4"/>
    <w:rsid w:val="00AC2A2E"/>
  </w:style>
  <w:style w:type="paragraph" w:customStyle="1" w:styleId="B7A85C0424D64864A60FE144B3632371">
    <w:name w:val="B7A85C0424D64864A60FE144B3632371"/>
    <w:rsid w:val="00AC2A2E"/>
  </w:style>
  <w:style w:type="paragraph" w:customStyle="1" w:styleId="2F9779477D434D4096FE7AE0CDCCDF2D">
    <w:name w:val="2F9779477D434D4096FE7AE0CDCCDF2D"/>
    <w:rsid w:val="00AC2A2E"/>
  </w:style>
  <w:style w:type="paragraph" w:customStyle="1" w:styleId="026E592E0276456EA25AEB0682B0A3C4">
    <w:name w:val="026E592E0276456EA25AEB0682B0A3C4"/>
    <w:rsid w:val="00AC2A2E"/>
  </w:style>
  <w:style w:type="paragraph" w:customStyle="1" w:styleId="976336CC73BC458A9170EC4EBCA10D39">
    <w:name w:val="976336CC73BC458A9170EC4EBCA10D39"/>
    <w:rsid w:val="00AC2A2E"/>
  </w:style>
  <w:style w:type="paragraph" w:customStyle="1" w:styleId="834B0BE441CA4C77B8E744C731973DBF">
    <w:name w:val="834B0BE441CA4C77B8E744C731973DBF"/>
    <w:rsid w:val="00AC2A2E"/>
  </w:style>
  <w:style w:type="paragraph" w:customStyle="1" w:styleId="B314BD8CF55E472E866B1C90F3C150B1">
    <w:name w:val="B314BD8CF55E472E866B1C90F3C150B1"/>
    <w:rsid w:val="002503BB"/>
  </w:style>
  <w:style w:type="paragraph" w:customStyle="1" w:styleId="37E478AE9D2D4966B75B06266E7CB46C">
    <w:name w:val="37E478AE9D2D4966B75B06266E7CB46C"/>
  </w:style>
  <w:style w:type="paragraph" w:customStyle="1" w:styleId="301A246D50DD4A0E929AC0F142FF964B">
    <w:name w:val="301A246D50DD4A0E929AC0F142FF964B"/>
  </w:style>
  <w:style w:type="paragraph" w:customStyle="1" w:styleId="5F77709B18D24BB58F22CECFBB26DB29">
    <w:name w:val="5F77709B18D24BB58F22CECFBB26DB29"/>
  </w:style>
  <w:style w:type="paragraph" w:customStyle="1" w:styleId="E642BCB00C494B28ADEFB308B4EEF3DF">
    <w:name w:val="E642BCB00C494B28ADEFB308B4EEF3DF"/>
  </w:style>
  <w:style w:type="paragraph" w:customStyle="1" w:styleId="4AEB2BA545C7401898F623E08C209896">
    <w:name w:val="4AEB2BA545C7401898F623E08C20989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Bluetooth SIG">
      <a:dk1>
        <a:srgbClr val="3F3F3F"/>
      </a:dk1>
      <a:lt1>
        <a:sysClr val="window" lastClr="FFFFFF"/>
      </a:lt1>
      <a:dk2>
        <a:srgbClr val="595959"/>
      </a:dk2>
      <a:lt2>
        <a:srgbClr val="F2F2F2"/>
      </a:lt2>
      <a:accent1>
        <a:srgbClr val="2260A5"/>
      </a:accent1>
      <a:accent2>
        <a:srgbClr val="FF6600"/>
      </a:accent2>
      <a:accent3>
        <a:srgbClr val="FFB932"/>
      </a:accent3>
      <a:accent4>
        <a:srgbClr val="FF9600"/>
      </a:accent4>
      <a:accent5>
        <a:srgbClr val="8796A6"/>
      </a:accent5>
      <a:accent6>
        <a:srgbClr val="B5B5B5"/>
      </a:accent6>
      <a:hlink>
        <a:srgbClr val="FF6600"/>
      </a:hlink>
      <a:folHlink>
        <a:srgbClr val="8796A6"/>
      </a:folHlink>
    </a:clrScheme>
    <a:fontScheme name="SIG Fonts">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2016-04-19T00:00:00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18C6AD5-94D5-4CF0-88A4-542737234C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Template_CR_2015r02</Template>
  <TotalTime>122</TotalTime>
  <Pages>184</Pages>
  <Words>41664</Words>
  <Characters>237490</Characters>
  <Application>Microsoft Office Word</Application>
  <DocSecurity>0</DocSecurity>
  <Lines>1979</Lines>
  <Paragraphs>557</Paragraphs>
  <ScaleCrop>false</ScaleCrop>
  <HeadingPairs>
    <vt:vector size="2" baseType="variant">
      <vt:variant>
        <vt:lpstr>Title</vt:lpstr>
      </vt:variant>
      <vt:variant>
        <vt:i4>1</vt:i4>
      </vt:variant>
    </vt:vector>
  </HeadingPairs>
  <TitlesOfParts>
    <vt:vector size="1" baseType="lpstr">
      <vt:lpstr>LE Advertising Extensions</vt:lpstr>
    </vt:vector>
  </TitlesOfParts>
  <Company>Bluetooth SIG</Company>
  <LinksUpToDate>false</LinksUpToDate>
  <CharactersWithSpaces>278597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 Advertising Extensions</dc:title>
  <dc:subject>Specification Change Request</dc:subject>
  <dc:creator>Brian A. Redding</dc:creator>
  <cp:keywords/>
  <dc:description/>
  <cp:lastModifiedBy>Redding, Brian</cp:lastModifiedBy>
  <cp:revision>7</cp:revision>
  <dcterms:created xsi:type="dcterms:W3CDTF">2016-04-18T23:52:00Z</dcterms:created>
  <dcterms:modified xsi:type="dcterms:W3CDTF">2016-04-19T01:53:00Z</dcterms:modified>
  <cp:contentStatus>D09r14</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i4>3</vt:i4>
  </property>
  <property fmtid="{D5CDD505-2E9C-101B-9397-08002B2CF9AE}" pid="3" name="_NewReviewCycle">
    <vt:lpwstr/>
  </property>
  <property fmtid="{D5CDD505-2E9C-101B-9397-08002B2CF9AE}" pid="4" name="_AdHocReviewCycleID">
    <vt:i4>1153048468</vt:i4>
  </property>
  <property fmtid="{D5CDD505-2E9C-101B-9397-08002B2CF9AE}" pid="5" name="_EmailSubject">
    <vt:lpwstr>Advertising Extensions CR D09r14</vt:lpwstr>
  </property>
  <property fmtid="{D5CDD505-2E9C-101B-9397-08002B2CF9AE}" pid="6" name="_AuthorEmail">
    <vt:lpwstr>bredding@qti.qualcomm.com</vt:lpwstr>
  </property>
  <property fmtid="{D5CDD505-2E9C-101B-9397-08002B2CF9AE}" pid="7" name="_AuthorEmailDisplayName">
    <vt:lpwstr>Redding, Brian</vt:lpwstr>
  </property>
</Properties>
</file>